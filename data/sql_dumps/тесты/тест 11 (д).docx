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3"/>
        <w:tblpPr w:leftFromText="180" w:rightFromText="180" w:horzAnchor="margin" w:tblpY="665"/>
        <w:tblW w:w="15588" w:type="dxa"/>
        <w:tblLayout w:type="fixed"/>
        <w:tblLook w:val="04A0" w:firstRow="1" w:lastRow="0" w:firstColumn="1" w:lastColumn="0" w:noHBand="0" w:noVBand="1"/>
        <w:tblPrChange w:id="0" w:author="2" w:date="2021-08-31T10:55:00Z">
          <w:tblPr>
            <w:tblStyle w:val="a3"/>
            <w:tblpPr w:leftFromText="180" w:rightFromText="180" w:horzAnchor="margin" w:tblpY="665"/>
            <w:tblW w:w="15446" w:type="dxa"/>
            <w:tblLayout w:type="fixed"/>
            <w:tblLook w:val="04A0" w:firstRow="1" w:lastRow="0" w:firstColumn="1" w:lastColumn="0" w:noHBand="0" w:noVBand="1"/>
          </w:tblPr>
        </w:tblPrChange>
      </w:tblPr>
      <w:tblGrid>
        <w:gridCol w:w="846"/>
        <w:gridCol w:w="1843"/>
        <w:gridCol w:w="425"/>
        <w:gridCol w:w="392"/>
        <w:gridCol w:w="553"/>
        <w:gridCol w:w="6001"/>
        <w:gridCol w:w="4839"/>
        <w:gridCol w:w="122"/>
        <w:gridCol w:w="425"/>
        <w:gridCol w:w="142"/>
        <w:tblGridChange w:id="1">
          <w:tblGrid>
            <w:gridCol w:w="846"/>
            <w:gridCol w:w="1843"/>
            <w:gridCol w:w="425"/>
            <w:gridCol w:w="392"/>
            <w:gridCol w:w="553"/>
            <w:gridCol w:w="6001"/>
            <w:gridCol w:w="4839"/>
            <w:gridCol w:w="547"/>
          </w:tblGrid>
        </w:tblGridChange>
      </w:tblGrid>
      <w:tr w:rsidR="004B35C4" w14:paraId="116F2415" w14:textId="77777777" w:rsidTr="00911EF6">
        <w:tc>
          <w:tcPr>
            <w:tcW w:w="846" w:type="dxa"/>
            <w:tcPrChange w:id="2" w:author="2" w:date="2021-08-31T10:55:00Z">
              <w:tcPr>
                <w:tcW w:w="846" w:type="dxa"/>
              </w:tcPr>
            </w:tcPrChange>
          </w:tcPr>
          <w:p w14:paraId="4D8A409C" w14:textId="5F1C942C" w:rsidR="004B35C4" w:rsidRPr="004B35C4" w:rsidRDefault="004B35C4" w:rsidP="00F06AE7">
            <w:pPr>
              <w:spacing w:after="120"/>
              <w:rPr>
                <w:rFonts w:ascii="Times New Roman" w:hAnsi="Times New Roman" w:cs="Times New Roman"/>
                <w:b/>
                <w:bCs/>
                <w:sz w:val="24"/>
                <w:szCs w:val="24"/>
              </w:rPr>
            </w:pPr>
          </w:p>
        </w:tc>
        <w:tc>
          <w:tcPr>
            <w:tcW w:w="1843" w:type="dxa"/>
            <w:tcPrChange w:id="3" w:author="2" w:date="2021-08-31T10:55:00Z">
              <w:tcPr>
                <w:tcW w:w="1843" w:type="dxa"/>
              </w:tcPr>
            </w:tcPrChange>
          </w:tcPr>
          <w:p w14:paraId="4BDD8453" w14:textId="6FC4772B" w:rsidR="004B35C4" w:rsidRPr="004B35C4" w:rsidRDefault="004B35C4" w:rsidP="00F06AE7">
            <w:pPr>
              <w:spacing w:after="120"/>
              <w:rPr>
                <w:rFonts w:ascii="Times New Roman" w:hAnsi="Times New Roman" w:cs="Times New Roman"/>
                <w:b/>
                <w:bCs/>
                <w:sz w:val="24"/>
                <w:szCs w:val="24"/>
              </w:rPr>
            </w:pPr>
          </w:p>
        </w:tc>
        <w:tc>
          <w:tcPr>
            <w:tcW w:w="425" w:type="dxa"/>
            <w:tcPrChange w:id="4" w:author="2" w:date="2021-08-31T10:55:00Z">
              <w:tcPr>
                <w:tcW w:w="425" w:type="dxa"/>
              </w:tcPr>
            </w:tcPrChange>
          </w:tcPr>
          <w:p w14:paraId="0C2A5453" w14:textId="048165DE" w:rsidR="004B35C4" w:rsidRPr="004B35C4" w:rsidRDefault="004B35C4" w:rsidP="004B35C4">
            <w:pPr>
              <w:spacing w:after="120"/>
              <w:jc w:val="center"/>
              <w:rPr>
                <w:rFonts w:ascii="Times New Roman" w:hAnsi="Times New Roman" w:cs="Times New Roman"/>
                <w:b/>
                <w:bCs/>
                <w:sz w:val="24"/>
                <w:szCs w:val="24"/>
              </w:rPr>
            </w:pPr>
            <w:r w:rsidRPr="004B35C4">
              <w:rPr>
                <w:rFonts w:ascii="Times New Roman" w:hAnsi="Times New Roman" w:cs="Times New Roman"/>
                <w:b/>
                <w:bCs/>
                <w:sz w:val="24"/>
                <w:szCs w:val="24"/>
              </w:rPr>
              <w:t>№м</w:t>
            </w:r>
          </w:p>
        </w:tc>
        <w:tc>
          <w:tcPr>
            <w:tcW w:w="392" w:type="dxa"/>
            <w:tcPrChange w:id="5" w:author="2" w:date="2021-08-31T10:55:00Z">
              <w:tcPr>
                <w:tcW w:w="392" w:type="dxa"/>
              </w:tcPr>
            </w:tcPrChange>
          </w:tcPr>
          <w:p w14:paraId="4EF1A468" w14:textId="61D28AAF" w:rsidR="004B35C4" w:rsidRPr="004B35C4" w:rsidRDefault="004B35C4" w:rsidP="004B35C4">
            <w:pPr>
              <w:spacing w:after="120"/>
              <w:jc w:val="center"/>
              <w:rPr>
                <w:rFonts w:ascii="Times New Roman" w:hAnsi="Times New Roman" w:cs="Times New Roman"/>
                <w:b/>
                <w:bCs/>
                <w:sz w:val="24"/>
                <w:szCs w:val="24"/>
              </w:rPr>
            </w:pPr>
            <w:r w:rsidRPr="004B35C4">
              <w:rPr>
                <w:rFonts w:ascii="Times New Roman" w:hAnsi="Times New Roman" w:cs="Times New Roman"/>
                <w:b/>
                <w:bCs/>
                <w:sz w:val="24"/>
                <w:szCs w:val="24"/>
              </w:rPr>
              <w:t>У</w:t>
            </w:r>
          </w:p>
        </w:tc>
        <w:tc>
          <w:tcPr>
            <w:tcW w:w="553" w:type="dxa"/>
            <w:tcPrChange w:id="6" w:author="2" w:date="2021-08-31T10:55:00Z">
              <w:tcPr>
                <w:tcW w:w="553" w:type="dxa"/>
              </w:tcPr>
            </w:tcPrChange>
          </w:tcPr>
          <w:p w14:paraId="273D02B9" w14:textId="12CBEBDA" w:rsidR="004B35C4" w:rsidRPr="004B35C4" w:rsidRDefault="00F06AE7" w:rsidP="004B35C4">
            <w:pPr>
              <w:spacing w:after="120"/>
              <w:jc w:val="center"/>
              <w:rPr>
                <w:rFonts w:ascii="Times New Roman" w:hAnsi="Times New Roman" w:cs="Times New Roman"/>
                <w:b/>
                <w:bCs/>
                <w:sz w:val="24"/>
                <w:szCs w:val="24"/>
              </w:rPr>
            </w:pPr>
            <w:r>
              <w:rPr>
                <w:rFonts w:ascii="Times New Roman" w:hAnsi="Times New Roman" w:cs="Times New Roman"/>
                <w:b/>
                <w:bCs/>
                <w:sz w:val="24"/>
                <w:szCs w:val="24"/>
              </w:rPr>
              <w:t>№ з</w:t>
            </w:r>
          </w:p>
        </w:tc>
        <w:tc>
          <w:tcPr>
            <w:tcW w:w="6001" w:type="dxa"/>
            <w:tcPrChange w:id="7" w:author="2" w:date="2021-08-31T10:55:00Z">
              <w:tcPr>
                <w:tcW w:w="6001" w:type="dxa"/>
              </w:tcPr>
            </w:tcPrChange>
          </w:tcPr>
          <w:p w14:paraId="6A9E3DFC" w14:textId="7F72B954" w:rsidR="004B35C4" w:rsidRPr="004B35C4" w:rsidRDefault="006F33AA" w:rsidP="004B35C4">
            <w:pPr>
              <w:spacing w:after="120"/>
              <w:jc w:val="center"/>
              <w:rPr>
                <w:rFonts w:ascii="Times New Roman" w:hAnsi="Times New Roman" w:cs="Times New Roman"/>
                <w:b/>
                <w:bCs/>
                <w:sz w:val="24"/>
                <w:szCs w:val="24"/>
              </w:rPr>
            </w:pPr>
            <w:ins w:id="8" w:author="2" w:date="2021-08-31T10:55:00Z">
              <w:r>
                <w:rPr>
                  <w:rFonts w:ascii="Times New Roman" w:hAnsi="Times New Roman" w:cs="Times New Roman"/>
                  <w:b/>
                  <w:bCs/>
                  <w:sz w:val="24"/>
                  <w:szCs w:val="24"/>
                </w:rPr>
                <w:t>задание</w:t>
              </w:r>
            </w:ins>
          </w:p>
        </w:tc>
        <w:tc>
          <w:tcPr>
            <w:tcW w:w="4961" w:type="dxa"/>
            <w:gridSpan w:val="2"/>
            <w:tcPrChange w:id="9" w:author="2" w:date="2021-08-31T10:55:00Z">
              <w:tcPr>
                <w:tcW w:w="4839" w:type="dxa"/>
              </w:tcPr>
            </w:tcPrChange>
          </w:tcPr>
          <w:p w14:paraId="53BCD106" w14:textId="7074AC4F" w:rsidR="004B35C4" w:rsidRPr="006F33AA" w:rsidRDefault="00F06AE7" w:rsidP="004B35C4">
            <w:pPr>
              <w:spacing w:after="120"/>
              <w:jc w:val="center"/>
              <w:rPr>
                <w:rFonts w:ascii="Times New Roman" w:hAnsi="Times New Roman"/>
                <w:b/>
                <w:sz w:val="20"/>
                <w:rPrChange w:id="10" w:author="2" w:date="2021-08-31T10:55:00Z">
                  <w:rPr>
                    <w:rFonts w:ascii="Times New Roman" w:hAnsi="Times New Roman" w:cs="Times New Roman"/>
                    <w:b/>
                    <w:bCs/>
                    <w:sz w:val="24"/>
                    <w:szCs w:val="24"/>
                  </w:rPr>
                </w:rPrChange>
              </w:rPr>
            </w:pPr>
            <w:r w:rsidRPr="006F33AA">
              <w:rPr>
                <w:rFonts w:ascii="Times New Roman" w:hAnsi="Times New Roman"/>
                <w:b/>
                <w:sz w:val="20"/>
                <w:rPrChange w:id="11" w:author="2" w:date="2021-08-31T10:55:00Z">
                  <w:rPr>
                    <w:rFonts w:ascii="Times New Roman" w:hAnsi="Times New Roman" w:cs="Times New Roman"/>
                    <w:b/>
                    <w:bCs/>
                    <w:sz w:val="24"/>
                    <w:szCs w:val="24"/>
                  </w:rPr>
                </w:rPrChange>
              </w:rPr>
              <w:t>Варианты ответов</w:t>
            </w:r>
          </w:p>
        </w:tc>
        <w:tc>
          <w:tcPr>
            <w:tcW w:w="567" w:type="dxa"/>
            <w:gridSpan w:val="2"/>
            <w:tcPrChange w:id="12" w:author="2" w:date="2021-08-31T10:55:00Z">
              <w:tcPr>
                <w:tcW w:w="547" w:type="dxa"/>
              </w:tcPr>
            </w:tcPrChange>
          </w:tcPr>
          <w:p w14:paraId="0DABC347" w14:textId="516D200B" w:rsidR="004B35C4" w:rsidRPr="004B35C4" w:rsidRDefault="00F06AE7" w:rsidP="00F06AE7">
            <w:pPr>
              <w:tabs>
                <w:tab w:val="left" w:pos="600"/>
              </w:tabs>
              <w:spacing w:after="120"/>
              <w:ind w:right="34"/>
              <w:jc w:val="center"/>
              <w:rPr>
                <w:rFonts w:ascii="Times New Roman" w:hAnsi="Times New Roman" w:cs="Times New Roman"/>
                <w:b/>
                <w:bCs/>
                <w:sz w:val="24"/>
                <w:szCs w:val="24"/>
              </w:rPr>
            </w:pPr>
            <w:r>
              <w:rPr>
                <w:rFonts w:ascii="Times New Roman" w:hAnsi="Times New Roman" w:cs="Times New Roman"/>
                <w:b/>
                <w:bCs/>
                <w:sz w:val="24"/>
                <w:szCs w:val="24"/>
              </w:rPr>
              <w:t>ответ</w:t>
            </w:r>
          </w:p>
        </w:tc>
      </w:tr>
      <w:tr w:rsidR="00D971B5" w14:paraId="7F68F300" w14:textId="3C5CB995" w:rsidTr="00911EF6">
        <w:tc>
          <w:tcPr>
            <w:tcW w:w="846" w:type="dxa"/>
            <w:tcPrChange w:id="13" w:author="2" w:date="2021-08-31T10:55:00Z">
              <w:tcPr>
                <w:tcW w:w="846" w:type="dxa"/>
              </w:tcPr>
            </w:tcPrChange>
          </w:tcPr>
          <w:p w14:paraId="3CE9ACA4" w14:textId="77777777" w:rsidR="00D971B5" w:rsidRDefault="00D971B5" w:rsidP="00D971B5">
            <w:pPr>
              <w:spacing w:after="120"/>
              <w:rPr>
                <w:rFonts w:ascii="Times New Roman" w:hAnsi="Times New Roman" w:cs="Times New Roman"/>
                <w:sz w:val="24"/>
                <w:szCs w:val="24"/>
              </w:rPr>
            </w:pPr>
          </w:p>
        </w:tc>
        <w:tc>
          <w:tcPr>
            <w:tcW w:w="1843" w:type="dxa"/>
            <w:tcPrChange w:id="14" w:author="2" w:date="2021-08-31T10:55:00Z">
              <w:tcPr>
                <w:tcW w:w="1843" w:type="dxa"/>
              </w:tcPr>
            </w:tcPrChange>
          </w:tcPr>
          <w:p w14:paraId="6B90F507" w14:textId="77777777" w:rsidR="00D971B5" w:rsidRDefault="00D971B5" w:rsidP="00D971B5">
            <w:pPr>
              <w:spacing w:after="120"/>
              <w:rPr>
                <w:rFonts w:ascii="Times New Roman" w:hAnsi="Times New Roman" w:cs="Times New Roman"/>
                <w:sz w:val="24"/>
                <w:szCs w:val="24"/>
              </w:rPr>
            </w:pPr>
          </w:p>
        </w:tc>
        <w:tc>
          <w:tcPr>
            <w:tcW w:w="425" w:type="dxa"/>
            <w:tcPrChange w:id="15" w:author="2" w:date="2021-08-31T10:55:00Z">
              <w:tcPr>
                <w:tcW w:w="425" w:type="dxa"/>
              </w:tcPr>
            </w:tcPrChange>
          </w:tcPr>
          <w:p w14:paraId="33150B80" w14:textId="77777777" w:rsidR="00D971B5" w:rsidRDefault="00D971B5" w:rsidP="00D971B5">
            <w:pPr>
              <w:spacing w:after="120"/>
              <w:rPr>
                <w:rFonts w:ascii="Times New Roman" w:hAnsi="Times New Roman" w:cs="Times New Roman"/>
                <w:sz w:val="24"/>
                <w:szCs w:val="24"/>
              </w:rPr>
            </w:pPr>
          </w:p>
        </w:tc>
        <w:tc>
          <w:tcPr>
            <w:tcW w:w="392" w:type="dxa"/>
            <w:tcPrChange w:id="16" w:author="2" w:date="2021-08-31T10:55:00Z">
              <w:tcPr>
                <w:tcW w:w="392" w:type="dxa"/>
              </w:tcPr>
            </w:tcPrChange>
          </w:tcPr>
          <w:p w14:paraId="4966EE03" w14:textId="77777777" w:rsidR="00D971B5" w:rsidRDefault="00D971B5" w:rsidP="00D971B5">
            <w:pPr>
              <w:spacing w:after="120"/>
              <w:rPr>
                <w:rFonts w:ascii="Times New Roman" w:hAnsi="Times New Roman" w:cs="Times New Roman"/>
                <w:sz w:val="24"/>
                <w:szCs w:val="24"/>
              </w:rPr>
            </w:pPr>
          </w:p>
        </w:tc>
        <w:tc>
          <w:tcPr>
            <w:tcW w:w="553" w:type="dxa"/>
            <w:tcPrChange w:id="17" w:author="2" w:date="2021-08-31T10:55:00Z">
              <w:tcPr>
                <w:tcW w:w="553" w:type="dxa"/>
              </w:tcPr>
            </w:tcPrChange>
          </w:tcPr>
          <w:p w14:paraId="0CC5D1FE" w14:textId="77777777" w:rsidR="00D971B5" w:rsidRDefault="00D971B5" w:rsidP="00D971B5">
            <w:pPr>
              <w:spacing w:after="120"/>
              <w:rPr>
                <w:rFonts w:ascii="Times New Roman" w:hAnsi="Times New Roman" w:cs="Times New Roman"/>
                <w:sz w:val="24"/>
                <w:szCs w:val="24"/>
              </w:rPr>
            </w:pPr>
          </w:p>
        </w:tc>
        <w:tc>
          <w:tcPr>
            <w:tcW w:w="6001" w:type="dxa"/>
            <w:tcPrChange w:id="18" w:author="2" w:date="2021-08-31T10:55:00Z">
              <w:tcPr>
                <w:tcW w:w="6001" w:type="dxa"/>
              </w:tcPr>
            </w:tcPrChange>
          </w:tcPr>
          <w:p w14:paraId="1C15BC24" w14:textId="41E7F743" w:rsidR="00D971B5" w:rsidRPr="004B35C4" w:rsidRDefault="00D971B5" w:rsidP="00D971B5">
            <w:pPr>
              <w:spacing w:after="120"/>
              <w:ind w:right="819"/>
              <w:rPr>
                <w:rFonts w:ascii="Times New Roman" w:hAnsi="Times New Roman" w:cs="Times New Roman"/>
                <w:b/>
                <w:bCs/>
                <w:sz w:val="24"/>
                <w:szCs w:val="24"/>
              </w:rPr>
            </w:pPr>
            <w:r w:rsidRPr="004962E1">
              <w:rPr>
                <w:rFonts w:ascii="Times New Roman" w:hAnsi="Times New Roman" w:cs="Times New Roman"/>
                <w:b/>
                <w:bCs/>
                <w:sz w:val="24"/>
                <w:szCs w:val="24"/>
              </w:rPr>
              <w:t>Тест «Магнитное поле. Электромагнитная индукция.</w:t>
            </w:r>
            <w:r>
              <w:rPr>
                <w:rFonts w:ascii="Times New Roman" w:hAnsi="Times New Roman" w:cs="Times New Roman"/>
                <w:b/>
                <w:bCs/>
                <w:sz w:val="24"/>
                <w:szCs w:val="24"/>
              </w:rPr>
              <w:t xml:space="preserve"> </w:t>
            </w:r>
            <w:r>
              <w:rPr>
                <w:rFonts w:ascii="Times New Roman" w:hAnsi="Times New Roman" w:cs="Times New Roman"/>
                <w:b/>
                <w:bCs/>
                <w:noProof/>
                <w:sz w:val="24"/>
                <w:szCs w:val="24"/>
                <w:lang w:eastAsia="ru-RU"/>
              </w:rPr>
              <w:t>Самоиндукция. Индуктивномть</w:t>
            </w:r>
            <w:r w:rsidRPr="004962E1">
              <w:rPr>
                <w:rFonts w:ascii="Times New Roman" w:hAnsi="Times New Roman" w:cs="Times New Roman"/>
                <w:b/>
                <w:bCs/>
                <w:sz w:val="24"/>
                <w:szCs w:val="24"/>
              </w:rPr>
              <w:t>»</w:t>
            </w:r>
          </w:p>
        </w:tc>
        <w:tc>
          <w:tcPr>
            <w:tcW w:w="4961" w:type="dxa"/>
            <w:gridSpan w:val="2"/>
            <w:tcPrChange w:id="19" w:author="2" w:date="2021-08-31T10:55:00Z">
              <w:tcPr>
                <w:tcW w:w="4839" w:type="dxa"/>
              </w:tcPr>
            </w:tcPrChange>
          </w:tcPr>
          <w:p w14:paraId="08DF73C5" w14:textId="77777777" w:rsidR="00D971B5" w:rsidRPr="006F33AA" w:rsidRDefault="00D971B5" w:rsidP="00D971B5">
            <w:pPr>
              <w:spacing w:after="120"/>
              <w:rPr>
                <w:rFonts w:ascii="Times New Roman" w:hAnsi="Times New Roman"/>
                <w:sz w:val="20"/>
                <w:rPrChange w:id="20" w:author="2" w:date="2021-08-31T10:55:00Z">
                  <w:rPr>
                    <w:rFonts w:ascii="Times New Roman" w:hAnsi="Times New Roman" w:cs="Times New Roman"/>
                    <w:sz w:val="24"/>
                    <w:szCs w:val="24"/>
                  </w:rPr>
                </w:rPrChange>
              </w:rPr>
            </w:pPr>
          </w:p>
        </w:tc>
        <w:tc>
          <w:tcPr>
            <w:tcW w:w="567" w:type="dxa"/>
            <w:gridSpan w:val="2"/>
            <w:tcPrChange w:id="21" w:author="2" w:date="2021-08-31T10:55:00Z">
              <w:tcPr>
                <w:tcW w:w="547" w:type="dxa"/>
              </w:tcPr>
            </w:tcPrChange>
          </w:tcPr>
          <w:p w14:paraId="4C48685D" w14:textId="77777777" w:rsidR="00D971B5" w:rsidRPr="004B35C4" w:rsidRDefault="00D971B5" w:rsidP="00D971B5">
            <w:pPr>
              <w:tabs>
                <w:tab w:val="left" w:pos="600"/>
              </w:tabs>
              <w:spacing w:after="120"/>
              <w:ind w:right="34"/>
              <w:rPr>
                <w:rFonts w:ascii="Times New Roman" w:hAnsi="Times New Roman" w:cs="Times New Roman"/>
                <w:sz w:val="24"/>
                <w:szCs w:val="24"/>
              </w:rPr>
            </w:pPr>
          </w:p>
        </w:tc>
      </w:tr>
      <w:tr w:rsidR="00D971B5" w14:paraId="1A45E0B2" w14:textId="10D88C75" w:rsidTr="00911EF6">
        <w:tc>
          <w:tcPr>
            <w:tcW w:w="846" w:type="dxa"/>
            <w:tcPrChange w:id="22" w:author="2" w:date="2021-08-31T10:55:00Z">
              <w:tcPr>
                <w:tcW w:w="846" w:type="dxa"/>
              </w:tcPr>
            </w:tcPrChange>
          </w:tcPr>
          <w:p w14:paraId="1FDE9F55" w14:textId="77777777" w:rsidR="00D971B5" w:rsidRDefault="00D971B5" w:rsidP="00D971B5">
            <w:pPr>
              <w:spacing w:after="120"/>
              <w:rPr>
                <w:rFonts w:ascii="Times New Roman" w:hAnsi="Times New Roman" w:cs="Times New Roman"/>
                <w:sz w:val="24"/>
                <w:szCs w:val="24"/>
              </w:rPr>
            </w:pPr>
            <w:r>
              <w:rPr>
                <w:rFonts w:ascii="Times New Roman" w:hAnsi="Times New Roman" w:cs="Times New Roman"/>
                <w:sz w:val="24"/>
                <w:szCs w:val="24"/>
              </w:rPr>
              <w:t>1.1</w:t>
            </w:r>
          </w:p>
          <w:p w14:paraId="783F4E2B" w14:textId="3AEF8BE7" w:rsidR="00D971B5" w:rsidRDefault="00D971B5" w:rsidP="00D971B5">
            <w:pPr>
              <w:spacing w:after="120"/>
              <w:rPr>
                <w:rFonts w:ascii="Times New Roman" w:hAnsi="Times New Roman" w:cs="Times New Roman"/>
                <w:sz w:val="24"/>
                <w:szCs w:val="24"/>
              </w:rPr>
            </w:pPr>
            <w:r>
              <w:rPr>
                <w:rFonts w:ascii="Times New Roman" w:hAnsi="Times New Roman" w:cs="Times New Roman"/>
                <w:sz w:val="24"/>
                <w:szCs w:val="24"/>
              </w:rPr>
              <w:t>1.2</w:t>
            </w:r>
          </w:p>
        </w:tc>
        <w:tc>
          <w:tcPr>
            <w:tcW w:w="1843" w:type="dxa"/>
            <w:tcPrChange w:id="23" w:author="2" w:date="2021-08-31T10:55:00Z">
              <w:tcPr>
                <w:tcW w:w="1843" w:type="dxa"/>
              </w:tcPr>
            </w:tcPrChange>
          </w:tcPr>
          <w:p w14:paraId="2FA6BB89" w14:textId="4825975A" w:rsidR="00D971B5" w:rsidRPr="00DD6B39" w:rsidRDefault="000C6758" w:rsidP="00D971B5">
            <w:pPr>
              <w:spacing w:after="120"/>
              <w:rPr>
                <w:rFonts w:ascii="Times New Roman" w:hAnsi="Times New Roman" w:cs="Times New Roman"/>
                <w:b/>
                <w:bCs/>
                <w:sz w:val="24"/>
                <w:szCs w:val="24"/>
              </w:rPr>
            </w:pPr>
            <w:r>
              <w:rPr>
                <w:rFonts w:ascii="Times New Roman" w:hAnsi="Times New Roman" w:cs="Times New Roman"/>
                <w:b/>
                <w:bCs/>
                <w:sz w:val="24"/>
                <w:szCs w:val="24"/>
              </w:rPr>
              <w:t>Вектор магнитной индукции</w:t>
            </w:r>
          </w:p>
        </w:tc>
        <w:tc>
          <w:tcPr>
            <w:tcW w:w="425" w:type="dxa"/>
            <w:tcPrChange w:id="24" w:author="2" w:date="2021-08-31T10:55:00Z">
              <w:tcPr>
                <w:tcW w:w="425" w:type="dxa"/>
              </w:tcPr>
            </w:tcPrChange>
          </w:tcPr>
          <w:p w14:paraId="2A75509C" w14:textId="3413C31F" w:rsidR="00D971B5" w:rsidRDefault="00D971B5" w:rsidP="00D971B5">
            <w:pPr>
              <w:spacing w:after="120"/>
              <w:rPr>
                <w:rFonts w:ascii="Times New Roman" w:hAnsi="Times New Roman" w:cs="Times New Roman"/>
                <w:sz w:val="24"/>
                <w:szCs w:val="24"/>
              </w:rPr>
            </w:pPr>
            <w:r>
              <w:rPr>
                <w:rFonts w:ascii="Times New Roman" w:hAnsi="Times New Roman" w:cs="Times New Roman"/>
                <w:sz w:val="24"/>
                <w:szCs w:val="24"/>
              </w:rPr>
              <w:t>1</w:t>
            </w:r>
          </w:p>
        </w:tc>
        <w:tc>
          <w:tcPr>
            <w:tcW w:w="392" w:type="dxa"/>
            <w:tcPrChange w:id="25" w:author="2" w:date="2021-08-31T10:55:00Z">
              <w:tcPr>
                <w:tcW w:w="392" w:type="dxa"/>
              </w:tcPr>
            </w:tcPrChange>
          </w:tcPr>
          <w:p w14:paraId="71A24257" w14:textId="01CF28F7" w:rsidR="00D971B5" w:rsidRDefault="00D971B5" w:rsidP="00D971B5">
            <w:pPr>
              <w:spacing w:after="120"/>
              <w:rPr>
                <w:rFonts w:ascii="Times New Roman" w:hAnsi="Times New Roman" w:cs="Times New Roman"/>
                <w:sz w:val="24"/>
                <w:szCs w:val="24"/>
              </w:rPr>
            </w:pPr>
            <w:r>
              <w:rPr>
                <w:rFonts w:ascii="Times New Roman" w:hAnsi="Times New Roman" w:cs="Times New Roman"/>
                <w:sz w:val="24"/>
                <w:szCs w:val="24"/>
              </w:rPr>
              <w:t>Б</w:t>
            </w:r>
          </w:p>
        </w:tc>
        <w:tc>
          <w:tcPr>
            <w:tcW w:w="553" w:type="dxa"/>
            <w:tcPrChange w:id="26" w:author="2" w:date="2021-08-31T10:55:00Z">
              <w:tcPr>
                <w:tcW w:w="553" w:type="dxa"/>
              </w:tcPr>
            </w:tcPrChange>
          </w:tcPr>
          <w:p w14:paraId="78D8035B" w14:textId="652C3222"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27" w:author="2" w:date="2021-08-31T10:55:00Z">
              <w:tcPr>
                <w:tcW w:w="6001" w:type="dxa"/>
              </w:tcPr>
            </w:tcPrChange>
          </w:tcPr>
          <w:p w14:paraId="7A84426F" w14:textId="77777777" w:rsidR="00D971B5" w:rsidRPr="008F3AD0" w:rsidRDefault="00D971B5" w:rsidP="00D971B5">
            <w:pPr>
              <w:spacing w:line="277" w:lineRule="exact"/>
              <w:ind w:right="60"/>
              <w:rPr>
                <w:rFonts w:ascii="Times New Roman" w:eastAsia="Century Schoolbook" w:hAnsi="Times New Roman" w:cs="Times New Roman"/>
                <w:color w:val="000000"/>
                <w:sz w:val="24"/>
                <w:szCs w:val="24"/>
                <w:lang w:val="ru" w:eastAsia="ru-RU"/>
              </w:rPr>
            </w:pPr>
            <w:r w:rsidRPr="008F3AD0">
              <w:rPr>
                <w:rFonts w:ascii="Times New Roman" w:eastAsia="Century Schoolbook" w:hAnsi="Times New Roman" w:cs="Times New Roman"/>
                <w:color w:val="000000"/>
                <w:sz w:val="24"/>
                <w:szCs w:val="24"/>
                <w:lang w:val="ru" w:eastAsia="ru-RU"/>
              </w:rPr>
              <w:t>Расположим гибкий провод между полюсами магнита, как показано на рисунке. Выберите правильное утверж</w:t>
            </w:r>
            <w:r w:rsidRPr="008F3AD0">
              <w:rPr>
                <w:rFonts w:ascii="Times New Roman" w:eastAsia="Century Schoolbook" w:hAnsi="Times New Roman" w:cs="Times New Roman"/>
                <w:color w:val="000000"/>
                <w:sz w:val="24"/>
                <w:szCs w:val="24"/>
                <w:lang w:val="ru" w:eastAsia="ru-RU"/>
              </w:rPr>
              <w:softHyphen/>
              <w:t>дение.</w:t>
            </w:r>
          </w:p>
          <w:p w14:paraId="277B6F31" w14:textId="3EF59F13" w:rsidR="00D971B5" w:rsidRPr="00B86B5C" w:rsidRDefault="00D971B5" w:rsidP="00D971B5">
            <w:pPr>
              <w:spacing w:after="120"/>
              <w:rPr>
                <w:rFonts w:ascii="Times New Roman" w:hAnsi="Times New Roman" w:cs="Times New Roman"/>
                <w:sz w:val="24"/>
                <w:szCs w:val="24"/>
                <w:lang w:val="ru"/>
              </w:rPr>
            </w:pPr>
            <w:r>
              <w:rPr>
                <w:rFonts w:ascii="Times New Roman" w:hAnsi="Times New Roman" w:cs="Times New Roman"/>
                <w:noProof/>
                <w:sz w:val="24"/>
                <w:szCs w:val="24"/>
                <w:lang w:eastAsia="ru-RU"/>
              </w:rPr>
              <w:drawing>
                <wp:inline distT="0" distB="0" distL="0" distR="0" wp14:anchorId="6FE47464" wp14:editId="2A520E06">
                  <wp:extent cx="1316990" cy="147510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6990" cy="1475105"/>
                          </a:xfrm>
                          <a:prstGeom prst="rect">
                            <a:avLst/>
                          </a:prstGeom>
                          <a:noFill/>
                        </pic:spPr>
                      </pic:pic>
                    </a:graphicData>
                  </a:graphic>
                </wp:inline>
              </w:drawing>
            </w:r>
          </w:p>
        </w:tc>
        <w:tc>
          <w:tcPr>
            <w:tcW w:w="4961" w:type="dxa"/>
            <w:gridSpan w:val="2"/>
            <w:tcPrChange w:id="28" w:author="2" w:date="2021-08-31T10:55:00Z">
              <w:tcPr>
                <w:tcW w:w="4839" w:type="dxa"/>
              </w:tcPr>
            </w:tcPrChange>
          </w:tcPr>
          <w:p w14:paraId="28F0D306" w14:textId="77777777" w:rsidR="00D971B5" w:rsidRPr="006F33AA" w:rsidRDefault="00D971B5" w:rsidP="0012270D">
            <w:pPr>
              <w:pStyle w:val="a4"/>
              <w:numPr>
                <w:ilvl w:val="0"/>
                <w:numId w:val="38"/>
              </w:numPr>
              <w:spacing w:after="0" w:line="273" w:lineRule="exact"/>
              <w:ind w:left="600" w:right="60" w:hanging="283"/>
              <w:jc w:val="both"/>
              <w:rPr>
                <w:rFonts w:ascii="Times New Roman" w:hAnsi="Times New Roman"/>
                <w:color w:val="000000"/>
                <w:sz w:val="20"/>
                <w:lang w:val="ru"/>
                <w:rPrChange w:id="29"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30" w:author="2" w:date="2021-08-31T10:55:00Z">
                  <w:rPr>
                    <w:rFonts w:ascii="Times New Roman" w:eastAsia="Century Schoolbook" w:hAnsi="Times New Roman" w:cs="Times New Roman"/>
                    <w:color w:val="000000"/>
                    <w:sz w:val="24"/>
                    <w:szCs w:val="24"/>
                    <w:lang w:val="ru" w:eastAsia="ru-RU"/>
                  </w:rPr>
                </w:rPrChange>
              </w:rPr>
              <w:t>Если ток в проводе направлен вверх, то сила Ампера направлена горизонтально от южного к север</w:t>
            </w:r>
            <w:r w:rsidRPr="006F33AA">
              <w:rPr>
                <w:rFonts w:ascii="Times New Roman" w:hAnsi="Times New Roman"/>
                <w:color w:val="000000"/>
                <w:sz w:val="20"/>
                <w:lang w:val="ru"/>
                <w:rPrChange w:id="31" w:author="2" w:date="2021-08-31T10:55:00Z">
                  <w:rPr>
                    <w:rFonts w:ascii="Times New Roman" w:eastAsia="Century Schoolbook" w:hAnsi="Times New Roman" w:cs="Times New Roman"/>
                    <w:color w:val="000000"/>
                    <w:sz w:val="24"/>
                    <w:szCs w:val="24"/>
                    <w:lang w:val="ru" w:eastAsia="ru-RU"/>
                  </w:rPr>
                </w:rPrChange>
              </w:rPr>
              <w:softHyphen/>
              <w:t>ному полюсу.</w:t>
            </w:r>
          </w:p>
          <w:p w14:paraId="39DC54A9" w14:textId="77777777" w:rsidR="00D971B5" w:rsidRPr="006F33AA" w:rsidRDefault="00D971B5" w:rsidP="0012270D">
            <w:pPr>
              <w:pStyle w:val="a4"/>
              <w:numPr>
                <w:ilvl w:val="0"/>
                <w:numId w:val="38"/>
              </w:numPr>
              <w:spacing w:after="0" w:line="273" w:lineRule="exact"/>
              <w:ind w:left="600" w:right="60" w:hanging="283"/>
              <w:jc w:val="both"/>
              <w:rPr>
                <w:rFonts w:ascii="Times New Roman" w:hAnsi="Times New Roman"/>
                <w:color w:val="000000"/>
                <w:sz w:val="20"/>
                <w:lang w:val="ru"/>
                <w:rPrChange w:id="32"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33" w:author="2" w:date="2021-08-31T10:55:00Z">
                  <w:rPr>
                    <w:rFonts w:ascii="Times New Roman" w:eastAsia="Century Schoolbook" w:hAnsi="Times New Roman" w:cs="Times New Roman"/>
                    <w:color w:val="000000"/>
                    <w:sz w:val="24"/>
                    <w:szCs w:val="24"/>
                    <w:lang w:val="ru" w:eastAsia="ru-RU"/>
                  </w:rPr>
                </w:rPrChange>
              </w:rPr>
              <w:t>Если поместить между полюсами магнита магнитную стрелку, ее се</w:t>
            </w:r>
            <w:r w:rsidRPr="006F33AA">
              <w:rPr>
                <w:rFonts w:ascii="Times New Roman" w:hAnsi="Times New Roman"/>
                <w:color w:val="000000"/>
                <w:sz w:val="20"/>
                <w:lang w:val="ru"/>
                <w:rPrChange w:id="34" w:author="2" w:date="2021-08-31T10:55:00Z">
                  <w:rPr>
                    <w:rFonts w:ascii="Times New Roman" w:eastAsia="Century Schoolbook" w:hAnsi="Times New Roman" w:cs="Times New Roman"/>
                    <w:color w:val="000000"/>
                    <w:sz w:val="24"/>
                    <w:szCs w:val="24"/>
                    <w:lang w:val="ru" w:eastAsia="ru-RU"/>
                  </w:rPr>
                </w:rPrChange>
              </w:rPr>
              <w:softHyphen/>
              <w:t>верный полюс укажет направление от северного полюса к южному.</w:t>
            </w:r>
          </w:p>
          <w:p w14:paraId="54A8BC2C" w14:textId="77777777" w:rsidR="00D971B5" w:rsidRPr="006F33AA" w:rsidRDefault="00D971B5" w:rsidP="0012270D">
            <w:pPr>
              <w:pStyle w:val="a4"/>
              <w:numPr>
                <w:ilvl w:val="0"/>
                <w:numId w:val="38"/>
              </w:numPr>
              <w:spacing w:after="0" w:line="268" w:lineRule="exact"/>
              <w:ind w:left="600" w:right="60" w:hanging="283"/>
              <w:jc w:val="both"/>
              <w:rPr>
                <w:rFonts w:ascii="Times New Roman" w:hAnsi="Times New Roman"/>
                <w:color w:val="000000"/>
                <w:sz w:val="20"/>
                <w:lang w:val="ru"/>
                <w:rPrChange w:id="35"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36" w:author="2" w:date="2021-08-31T10:55:00Z">
                  <w:rPr>
                    <w:rFonts w:ascii="Times New Roman" w:eastAsia="Century Schoolbook" w:hAnsi="Times New Roman" w:cs="Times New Roman"/>
                    <w:color w:val="000000"/>
                    <w:sz w:val="24"/>
                    <w:szCs w:val="24"/>
                    <w:lang w:val="ru" w:eastAsia="ru-RU"/>
                  </w:rPr>
                </w:rPrChange>
              </w:rPr>
              <w:t>При увеличении силы тока в проводе сила Ампера не изменяется.</w:t>
            </w:r>
          </w:p>
          <w:p w14:paraId="4909DBE6" w14:textId="435EA8D8" w:rsidR="00D971B5" w:rsidRPr="006F33AA" w:rsidRDefault="00D971B5" w:rsidP="00D971B5">
            <w:pPr>
              <w:spacing w:after="120"/>
              <w:ind w:left="600" w:hanging="283"/>
              <w:rPr>
                <w:rFonts w:ascii="Times New Roman" w:hAnsi="Times New Roman"/>
                <w:sz w:val="20"/>
                <w:rPrChange w:id="37" w:author="2" w:date="2021-08-31T10:55:00Z">
                  <w:rPr>
                    <w:rFonts w:ascii="Times New Roman" w:hAnsi="Times New Roman" w:cs="Times New Roman"/>
                    <w:sz w:val="24"/>
                    <w:szCs w:val="24"/>
                  </w:rPr>
                </w:rPrChange>
              </w:rPr>
            </w:pPr>
            <w:r w:rsidRPr="006F33AA">
              <w:rPr>
                <w:rFonts w:ascii="Times New Roman" w:hAnsi="Times New Roman"/>
                <w:color w:val="000000"/>
                <w:sz w:val="20"/>
                <w:lang w:val="ru"/>
                <w:rPrChange w:id="38" w:author="2" w:date="2021-08-31T10:55:00Z">
                  <w:rPr>
                    <w:rFonts w:ascii="Times New Roman" w:eastAsia="Century Schoolbook" w:hAnsi="Times New Roman" w:cs="Times New Roman"/>
                    <w:color w:val="000000"/>
                    <w:sz w:val="24"/>
                    <w:szCs w:val="24"/>
                    <w:lang w:val="ru" w:eastAsia="ru-RU"/>
                  </w:rPr>
                </w:rPrChange>
              </w:rPr>
              <w:t xml:space="preserve"> 4. При увеличении длины проводника сила ток Ампера уменьшается</w:t>
            </w:r>
          </w:p>
        </w:tc>
        <w:tc>
          <w:tcPr>
            <w:tcW w:w="567" w:type="dxa"/>
            <w:gridSpan w:val="2"/>
            <w:tcPrChange w:id="39" w:author="2" w:date="2021-08-31T10:55:00Z">
              <w:tcPr>
                <w:tcW w:w="547" w:type="dxa"/>
              </w:tcPr>
            </w:tcPrChange>
          </w:tcPr>
          <w:p w14:paraId="5E9121B8" w14:textId="05FA4629" w:rsidR="00D971B5" w:rsidRPr="004B35C4" w:rsidRDefault="00D971B5" w:rsidP="00D971B5">
            <w:pPr>
              <w:tabs>
                <w:tab w:val="left" w:pos="600"/>
              </w:tabs>
              <w:ind w:right="34"/>
              <w:rPr>
                <w:rFonts w:ascii="Times New Roman" w:hAnsi="Times New Roman" w:cs="Times New Roman"/>
                <w:sz w:val="24"/>
                <w:szCs w:val="24"/>
              </w:rPr>
            </w:pPr>
            <w:r w:rsidRPr="004B35C4">
              <w:rPr>
                <w:rFonts w:ascii="Times New Roman" w:eastAsia="Century Schoolbook" w:hAnsi="Times New Roman" w:cs="Times New Roman"/>
                <w:color w:val="000000"/>
                <w:sz w:val="24"/>
                <w:szCs w:val="24"/>
                <w:lang w:val="ru" w:eastAsia="ru-RU"/>
              </w:rPr>
              <w:t>2</w:t>
            </w:r>
          </w:p>
        </w:tc>
      </w:tr>
      <w:tr w:rsidR="00D971B5" w14:paraId="65DC2F6D" w14:textId="00C7790C" w:rsidTr="00911EF6">
        <w:tc>
          <w:tcPr>
            <w:tcW w:w="846" w:type="dxa"/>
            <w:tcPrChange w:id="40" w:author="2" w:date="2021-08-31T10:55:00Z">
              <w:tcPr>
                <w:tcW w:w="846" w:type="dxa"/>
              </w:tcPr>
            </w:tcPrChange>
          </w:tcPr>
          <w:p w14:paraId="05C9D3DA" w14:textId="77777777" w:rsidR="00D971B5" w:rsidRDefault="00D971B5" w:rsidP="00D971B5">
            <w:pPr>
              <w:spacing w:after="120"/>
              <w:rPr>
                <w:rFonts w:ascii="Times New Roman" w:hAnsi="Times New Roman" w:cs="Times New Roman"/>
                <w:sz w:val="24"/>
                <w:szCs w:val="24"/>
              </w:rPr>
            </w:pPr>
          </w:p>
        </w:tc>
        <w:tc>
          <w:tcPr>
            <w:tcW w:w="1843" w:type="dxa"/>
            <w:tcPrChange w:id="41" w:author="2" w:date="2021-08-31T10:55:00Z">
              <w:tcPr>
                <w:tcW w:w="1843" w:type="dxa"/>
              </w:tcPr>
            </w:tcPrChange>
          </w:tcPr>
          <w:p w14:paraId="2AD0F4BD" w14:textId="77777777" w:rsidR="00D971B5" w:rsidRDefault="00D971B5" w:rsidP="00D971B5">
            <w:pPr>
              <w:spacing w:after="120"/>
              <w:rPr>
                <w:rFonts w:ascii="Times New Roman" w:hAnsi="Times New Roman" w:cs="Times New Roman"/>
                <w:sz w:val="24"/>
                <w:szCs w:val="24"/>
              </w:rPr>
            </w:pPr>
          </w:p>
        </w:tc>
        <w:tc>
          <w:tcPr>
            <w:tcW w:w="425" w:type="dxa"/>
            <w:tcPrChange w:id="42" w:author="2" w:date="2021-08-31T10:55:00Z">
              <w:tcPr>
                <w:tcW w:w="425" w:type="dxa"/>
              </w:tcPr>
            </w:tcPrChange>
          </w:tcPr>
          <w:p w14:paraId="2D49C663" w14:textId="77777777" w:rsidR="00D971B5" w:rsidRDefault="00D971B5" w:rsidP="00D971B5">
            <w:pPr>
              <w:spacing w:after="120"/>
              <w:rPr>
                <w:rFonts w:ascii="Times New Roman" w:hAnsi="Times New Roman" w:cs="Times New Roman"/>
                <w:sz w:val="24"/>
                <w:szCs w:val="24"/>
              </w:rPr>
            </w:pPr>
          </w:p>
        </w:tc>
        <w:tc>
          <w:tcPr>
            <w:tcW w:w="392" w:type="dxa"/>
            <w:tcPrChange w:id="43" w:author="2" w:date="2021-08-31T10:55:00Z">
              <w:tcPr>
                <w:tcW w:w="392" w:type="dxa"/>
              </w:tcPr>
            </w:tcPrChange>
          </w:tcPr>
          <w:p w14:paraId="024C81A3" w14:textId="77777777" w:rsidR="00D971B5" w:rsidRDefault="00D971B5" w:rsidP="00D971B5">
            <w:pPr>
              <w:spacing w:after="120"/>
              <w:rPr>
                <w:rFonts w:ascii="Times New Roman" w:hAnsi="Times New Roman" w:cs="Times New Roman"/>
                <w:sz w:val="24"/>
                <w:szCs w:val="24"/>
              </w:rPr>
            </w:pPr>
          </w:p>
        </w:tc>
        <w:tc>
          <w:tcPr>
            <w:tcW w:w="553" w:type="dxa"/>
            <w:tcPrChange w:id="44" w:author="2" w:date="2021-08-31T10:55:00Z">
              <w:tcPr>
                <w:tcW w:w="553" w:type="dxa"/>
              </w:tcPr>
            </w:tcPrChange>
          </w:tcPr>
          <w:p w14:paraId="4C15EA22" w14:textId="6B8C2568"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45" w:author="2" w:date="2021-08-31T10:55:00Z">
              <w:tcPr>
                <w:tcW w:w="6001" w:type="dxa"/>
              </w:tcPr>
            </w:tcPrChange>
          </w:tcPr>
          <w:p w14:paraId="250D6506" w14:textId="77777777" w:rsidR="00D971B5" w:rsidRPr="008F3AD0" w:rsidRDefault="00D971B5" w:rsidP="00D971B5">
            <w:pPr>
              <w:spacing w:line="268" w:lineRule="exact"/>
              <w:ind w:right="60"/>
              <w:rPr>
                <w:rFonts w:ascii="Times New Roman" w:eastAsia="Century Schoolbook" w:hAnsi="Times New Roman" w:cs="Times New Roman"/>
                <w:color w:val="000000"/>
                <w:sz w:val="24"/>
                <w:szCs w:val="24"/>
                <w:lang w:val="ru" w:eastAsia="ru-RU"/>
              </w:rPr>
            </w:pPr>
            <w:r>
              <w:rPr>
                <w:rFonts w:ascii="Times New Roman" w:eastAsia="Century Schoolbook" w:hAnsi="Times New Roman" w:cs="Times New Roman"/>
                <w:noProof/>
                <w:color w:val="000000"/>
                <w:sz w:val="24"/>
                <w:szCs w:val="24"/>
                <w:lang w:eastAsia="ru-RU"/>
              </w:rPr>
              <w:drawing>
                <wp:anchor distT="0" distB="0" distL="114300" distR="114300" simplePos="0" relativeHeight="252080128" behindDoc="1" locked="0" layoutInCell="1" allowOverlap="1" wp14:anchorId="4A96F88E" wp14:editId="1CCA41E5">
                  <wp:simplePos x="0" y="0"/>
                  <wp:positionH relativeFrom="column">
                    <wp:posOffset>2638425</wp:posOffset>
                  </wp:positionH>
                  <wp:positionV relativeFrom="paragraph">
                    <wp:posOffset>160020</wp:posOffset>
                  </wp:positionV>
                  <wp:extent cx="1268095" cy="1310640"/>
                  <wp:effectExtent l="0" t="0" r="8255" b="3810"/>
                  <wp:wrapTight wrapText="bothSides">
                    <wp:wrapPolygon edited="0">
                      <wp:start x="0" y="0"/>
                      <wp:lineTo x="0" y="21349"/>
                      <wp:lineTo x="21416" y="21349"/>
                      <wp:lineTo x="21416"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8095" cy="1310640"/>
                          </a:xfrm>
                          <a:prstGeom prst="rect">
                            <a:avLst/>
                          </a:prstGeom>
                          <a:noFill/>
                        </pic:spPr>
                      </pic:pic>
                    </a:graphicData>
                  </a:graphic>
                  <wp14:sizeRelH relativeFrom="page">
                    <wp14:pctWidth>0</wp14:pctWidth>
                  </wp14:sizeRelH>
                  <wp14:sizeRelV relativeFrom="page">
                    <wp14:pctHeight>0</wp14:pctHeight>
                  </wp14:sizeRelV>
                </wp:anchor>
              </w:drawing>
            </w:r>
            <w:r w:rsidRPr="008F3AD0">
              <w:rPr>
                <w:rFonts w:ascii="Times New Roman" w:eastAsia="Century Schoolbook" w:hAnsi="Times New Roman" w:cs="Times New Roman"/>
                <w:color w:val="000000"/>
                <w:sz w:val="24"/>
                <w:szCs w:val="24"/>
                <w:lang w:val="ru" w:eastAsia="ru-RU"/>
              </w:rPr>
              <w:t>Металлический стержень подвешен за концы на двух пружинах между полюсами подковообразного магнита.</w:t>
            </w:r>
          </w:p>
          <w:p w14:paraId="0C552B83" w14:textId="0DE94F61" w:rsidR="00D971B5" w:rsidRPr="00B86B5C" w:rsidRDefault="00D971B5" w:rsidP="00D971B5">
            <w:pPr>
              <w:spacing w:after="120"/>
              <w:rPr>
                <w:rFonts w:ascii="Times New Roman" w:hAnsi="Times New Roman" w:cs="Times New Roman"/>
                <w:sz w:val="24"/>
                <w:szCs w:val="24"/>
                <w:lang w:val="ru"/>
              </w:rPr>
            </w:pPr>
            <w:r w:rsidRPr="008F3AD0">
              <w:rPr>
                <w:rFonts w:ascii="Times New Roman" w:eastAsia="Century Schoolbook" w:hAnsi="Times New Roman" w:cs="Times New Roman"/>
                <w:color w:val="000000"/>
                <w:sz w:val="24"/>
                <w:szCs w:val="24"/>
                <w:lang w:val="ru" w:eastAsia="ru-RU"/>
              </w:rPr>
              <w:t>Выберите правильное утверждение</w:t>
            </w:r>
          </w:p>
        </w:tc>
        <w:tc>
          <w:tcPr>
            <w:tcW w:w="4961" w:type="dxa"/>
            <w:gridSpan w:val="2"/>
            <w:tcPrChange w:id="46" w:author="2" w:date="2021-08-31T10:55:00Z">
              <w:tcPr>
                <w:tcW w:w="4839" w:type="dxa"/>
              </w:tcPr>
            </w:tcPrChange>
          </w:tcPr>
          <w:p w14:paraId="164EADA9" w14:textId="77777777" w:rsidR="00D971B5" w:rsidRPr="006F33AA" w:rsidRDefault="00D971B5" w:rsidP="0012270D">
            <w:pPr>
              <w:pStyle w:val="a4"/>
              <w:numPr>
                <w:ilvl w:val="0"/>
                <w:numId w:val="39"/>
              </w:numPr>
              <w:tabs>
                <w:tab w:val="left" w:pos="1032"/>
              </w:tabs>
              <w:spacing w:after="0" w:line="268" w:lineRule="exact"/>
              <w:ind w:right="60"/>
              <w:jc w:val="both"/>
              <w:rPr>
                <w:rFonts w:ascii="Times New Roman" w:hAnsi="Times New Roman"/>
                <w:color w:val="000000"/>
                <w:sz w:val="20"/>
                <w:lang w:val="ru"/>
                <w:rPrChange w:id="47"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48" w:author="2" w:date="2021-08-31T10:55:00Z">
                  <w:rPr>
                    <w:rFonts w:ascii="Times New Roman" w:eastAsia="Century Schoolbook" w:hAnsi="Times New Roman" w:cs="Times New Roman"/>
                    <w:color w:val="000000"/>
                    <w:sz w:val="24"/>
                    <w:szCs w:val="24"/>
                    <w:lang w:val="ru" w:eastAsia="ru-RU"/>
                  </w:rPr>
                </w:rPrChange>
              </w:rPr>
              <w:t>Когда по стержню потечет ток, как показано на рисунке, стержень начнет перемещаться вверх.</w:t>
            </w:r>
          </w:p>
          <w:p w14:paraId="6368DA19" w14:textId="77777777" w:rsidR="00D971B5" w:rsidRPr="006F33AA" w:rsidRDefault="00D971B5" w:rsidP="0012270D">
            <w:pPr>
              <w:pStyle w:val="a4"/>
              <w:numPr>
                <w:ilvl w:val="0"/>
                <w:numId w:val="39"/>
              </w:numPr>
              <w:tabs>
                <w:tab w:val="left" w:pos="1032"/>
              </w:tabs>
              <w:spacing w:after="0" w:line="268" w:lineRule="exact"/>
              <w:ind w:right="60"/>
              <w:jc w:val="both"/>
              <w:rPr>
                <w:rFonts w:ascii="Times New Roman" w:hAnsi="Times New Roman"/>
                <w:color w:val="000000"/>
                <w:sz w:val="20"/>
                <w:lang w:val="ru"/>
                <w:rPrChange w:id="49"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50" w:author="2" w:date="2021-08-31T10:55:00Z">
                  <w:rPr>
                    <w:rFonts w:ascii="Times New Roman" w:eastAsia="Century Schoolbook" w:hAnsi="Times New Roman" w:cs="Times New Roman"/>
                    <w:color w:val="000000"/>
                    <w:sz w:val="24"/>
                    <w:szCs w:val="24"/>
                    <w:lang w:val="ru" w:eastAsia="ru-RU"/>
                  </w:rPr>
                </w:rPrChange>
              </w:rPr>
              <w:t>Магнитные линии направлены сверху вниз.</w:t>
            </w:r>
          </w:p>
          <w:p w14:paraId="4883E9A4" w14:textId="77777777" w:rsidR="00D971B5" w:rsidRPr="006F33AA" w:rsidRDefault="00D971B5" w:rsidP="0012270D">
            <w:pPr>
              <w:pStyle w:val="a4"/>
              <w:numPr>
                <w:ilvl w:val="0"/>
                <w:numId w:val="39"/>
              </w:numPr>
              <w:tabs>
                <w:tab w:val="left" w:pos="1032"/>
              </w:tabs>
              <w:spacing w:after="113" w:line="268" w:lineRule="exact"/>
              <w:ind w:right="60"/>
              <w:jc w:val="both"/>
              <w:rPr>
                <w:rFonts w:ascii="Times New Roman" w:hAnsi="Times New Roman"/>
                <w:color w:val="000000"/>
                <w:sz w:val="20"/>
                <w:lang w:val="ru"/>
                <w:rPrChange w:id="51"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52" w:author="2" w:date="2021-08-31T10:55:00Z">
                  <w:rPr>
                    <w:rFonts w:ascii="Times New Roman" w:eastAsia="Century Schoolbook" w:hAnsi="Times New Roman" w:cs="Times New Roman"/>
                    <w:color w:val="000000"/>
                    <w:sz w:val="24"/>
                    <w:szCs w:val="24"/>
                    <w:lang w:val="ru" w:eastAsia="ru-RU"/>
                  </w:rPr>
                </w:rPrChange>
              </w:rPr>
              <w:t>При уменьшении силы тока в стержне сила Ампера увеличивается.</w:t>
            </w:r>
          </w:p>
          <w:p w14:paraId="07A71C63" w14:textId="77777777" w:rsidR="00D971B5" w:rsidRPr="006F33AA" w:rsidRDefault="00D971B5" w:rsidP="0012270D">
            <w:pPr>
              <w:pStyle w:val="a4"/>
              <w:numPr>
                <w:ilvl w:val="0"/>
                <w:numId w:val="39"/>
              </w:numPr>
              <w:tabs>
                <w:tab w:val="left" w:pos="1032"/>
              </w:tabs>
              <w:spacing w:after="113" w:line="268" w:lineRule="exact"/>
              <w:ind w:right="60"/>
              <w:jc w:val="both"/>
              <w:rPr>
                <w:rFonts w:ascii="Times New Roman" w:hAnsi="Times New Roman"/>
                <w:color w:val="000000"/>
                <w:sz w:val="20"/>
                <w:lang w:val="ru"/>
                <w:rPrChange w:id="53"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54" w:author="2" w:date="2021-08-31T10:55:00Z">
                  <w:rPr>
                    <w:rFonts w:ascii="Times New Roman" w:eastAsia="Century Schoolbook" w:hAnsi="Times New Roman" w:cs="Times New Roman"/>
                    <w:color w:val="000000"/>
                    <w:sz w:val="24"/>
                    <w:szCs w:val="24"/>
                    <w:lang w:val="ru" w:eastAsia="ru-RU"/>
                  </w:rPr>
                </w:rPrChange>
              </w:rPr>
              <w:t>Сила Ампера направлена влево</w:t>
            </w:r>
          </w:p>
          <w:p w14:paraId="3A72EC33" w14:textId="77777777" w:rsidR="00D971B5" w:rsidRPr="006F33AA" w:rsidRDefault="00D971B5" w:rsidP="00D971B5">
            <w:pPr>
              <w:spacing w:after="120"/>
              <w:rPr>
                <w:rFonts w:ascii="Times New Roman" w:hAnsi="Times New Roman"/>
                <w:sz w:val="20"/>
                <w:rPrChange w:id="55" w:author="2" w:date="2021-08-31T10:55:00Z">
                  <w:rPr>
                    <w:rFonts w:ascii="Times New Roman" w:hAnsi="Times New Roman" w:cs="Times New Roman"/>
                    <w:sz w:val="24"/>
                    <w:szCs w:val="24"/>
                  </w:rPr>
                </w:rPrChange>
              </w:rPr>
            </w:pPr>
          </w:p>
        </w:tc>
        <w:tc>
          <w:tcPr>
            <w:tcW w:w="567" w:type="dxa"/>
            <w:gridSpan w:val="2"/>
            <w:tcPrChange w:id="56" w:author="2" w:date="2021-08-31T10:55:00Z">
              <w:tcPr>
                <w:tcW w:w="547" w:type="dxa"/>
              </w:tcPr>
            </w:tcPrChange>
          </w:tcPr>
          <w:p w14:paraId="7F7B75BB" w14:textId="6D62344F" w:rsidR="00D971B5" w:rsidRPr="004B35C4" w:rsidRDefault="00D971B5" w:rsidP="00D971B5">
            <w:pPr>
              <w:tabs>
                <w:tab w:val="left" w:pos="600"/>
              </w:tabs>
              <w:ind w:right="34"/>
              <w:rPr>
                <w:rFonts w:ascii="Times New Roman" w:hAnsi="Times New Roman" w:cs="Times New Roman"/>
                <w:sz w:val="24"/>
                <w:szCs w:val="24"/>
              </w:rPr>
            </w:pPr>
            <w:r w:rsidRPr="004B35C4">
              <w:rPr>
                <w:rFonts w:ascii="Times New Roman" w:eastAsia="Century Schoolbook" w:hAnsi="Times New Roman" w:cs="Times New Roman"/>
                <w:color w:val="000000"/>
                <w:sz w:val="24"/>
                <w:szCs w:val="24"/>
                <w:lang w:val="ru" w:eastAsia="ru-RU"/>
              </w:rPr>
              <w:t>2</w:t>
            </w:r>
          </w:p>
        </w:tc>
      </w:tr>
      <w:tr w:rsidR="00D971B5" w14:paraId="54EEB77E" w14:textId="3E6085DD" w:rsidTr="00911EF6">
        <w:tc>
          <w:tcPr>
            <w:tcW w:w="846" w:type="dxa"/>
            <w:tcPrChange w:id="57" w:author="2" w:date="2021-08-31T10:55:00Z">
              <w:tcPr>
                <w:tcW w:w="846" w:type="dxa"/>
              </w:tcPr>
            </w:tcPrChange>
          </w:tcPr>
          <w:p w14:paraId="4B144CB4" w14:textId="77777777" w:rsidR="00D971B5" w:rsidRDefault="00D971B5" w:rsidP="00D971B5">
            <w:pPr>
              <w:spacing w:after="120"/>
              <w:rPr>
                <w:rFonts w:ascii="Times New Roman" w:hAnsi="Times New Roman" w:cs="Times New Roman"/>
                <w:sz w:val="24"/>
                <w:szCs w:val="24"/>
              </w:rPr>
            </w:pPr>
          </w:p>
        </w:tc>
        <w:tc>
          <w:tcPr>
            <w:tcW w:w="1843" w:type="dxa"/>
            <w:tcPrChange w:id="58" w:author="2" w:date="2021-08-31T10:55:00Z">
              <w:tcPr>
                <w:tcW w:w="1843" w:type="dxa"/>
              </w:tcPr>
            </w:tcPrChange>
          </w:tcPr>
          <w:p w14:paraId="64CF62A4" w14:textId="77777777" w:rsidR="00D971B5" w:rsidRDefault="00D971B5" w:rsidP="00D971B5">
            <w:pPr>
              <w:spacing w:after="120"/>
              <w:rPr>
                <w:rFonts w:ascii="Times New Roman" w:hAnsi="Times New Roman" w:cs="Times New Roman"/>
                <w:sz w:val="24"/>
                <w:szCs w:val="24"/>
              </w:rPr>
            </w:pPr>
          </w:p>
        </w:tc>
        <w:tc>
          <w:tcPr>
            <w:tcW w:w="425" w:type="dxa"/>
            <w:tcPrChange w:id="59" w:author="2" w:date="2021-08-31T10:55:00Z">
              <w:tcPr>
                <w:tcW w:w="425" w:type="dxa"/>
              </w:tcPr>
            </w:tcPrChange>
          </w:tcPr>
          <w:p w14:paraId="030811D6" w14:textId="77777777" w:rsidR="00D971B5" w:rsidRDefault="00D971B5" w:rsidP="00D971B5">
            <w:pPr>
              <w:spacing w:after="120"/>
              <w:rPr>
                <w:rFonts w:ascii="Times New Roman" w:hAnsi="Times New Roman" w:cs="Times New Roman"/>
                <w:sz w:val="24"/>
                <w:szCs w:val="24"/>
              </w:rPr>
            </w:pPr>
          </w:p>
        </w:tc>
        <w:tc>
          <w:tcPr>
            <w:tcW w:w="392" w:type="dxa"/>
            <w:tcPrChange w:id="60" w:author="2" w:date="2021-08-31T10:55:00Z">
              <w:tcPr>
                <w:tcW w:w="392" w:type="dxa"/>
              </w:tcPr>
            </w:tcPrChange>
          </w:tcPr>
          <w:p w14:paraId="67A0F391" w14:textId="77777777" w:rsidR="00D971B5" w:rsidRDefault="00D971B5" w:rsidP="00D971B5">
            <w:pPr>
              <w:spacing w:after="120"/>
              <w:rPr>
                <w:rFonts w:ascii="Times New Roman" w:hAnsi="Times New Roman" w:cs="Times New Roman"/>
                <w:sz w:val="24"/>
                <w:szCs w:val="24"/>
              </w:rPr>
            </w:pPr>
          </w:p>
        </w:tc>
        <w:tc>
          <w:tcPr>
            <w:tcW w:w="553" w:type="dxa"/>
            <w:tcPrChange w:id="61" w:author="2" w:date="2021-08-31T10:55:00Z">
              <w:tcPr>
                <w:tcW w:w="553" w:type="dxa"/>
              </w:tcPr>
            </w:tcPrChange>
          </w:tcPr>
          <w:p w14:paraId="24ACDDB1" w14:textId="7A83E590"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62" w:author="2" w:date="2021-08-31T10:55:00Z">
              <w:tcPr>
                <w:tcW w:w="6001" w:type="dxa"/>
              </w:tcPr>
            </w:tcPrChange>
          </w:tcPr>
          <w:p w14:paraId="30F8B358" w14:textId="77777777" w:rsidR="00D971B5" w:rsidRDefault="00D971B5" w:rsidP="00D971B5">
            <w:pPr>
              <w:spacing w:after="120"/>
              <w:rPr>
                <w:rFonts w:ascii="Times New Roman" w:eastAsia="Century Schoolbook" w:hAnsi="Times New Roman" w:cs="Times New Roman"/>
                <w:color w:val="000000"/>
                <w:sz w:val="24"/>
                <w:szCs w:val="24"/>
                <w:lang w:val="ru" w:eastAsia="ru-RU"/>
              </w:rPr>
            </w:pPr>
            <w:r w:rsidRPr="008F3AD0">
              <w:rPr>
                <w:rFonts w:ascii="Times New Roman" w:eastAsia="Century Schoolbook" w:hAnsi="Times New Roman" w:cs="Times New Roman"/>
                <w:color w:val="000000"/>
                <w:sz w:val="24"/>
                <w:szCs w:val="24"/>
                <w:lang w:val="ru" w:eastAsia="ru-RU"/>
              </w:rPr>
              <w:t>Проводник с током находится в однородном магнитном поле. При этом на проводник действует сила Ампера так, как показано на рисунке. Выберите правильное утверж</w:t>
            </w:r>
            <w:r w:rsidRPr="008F3AD0">
              <w:rPr>
                <w:rFonts w:ascii="Times New Roman" w:eastAsia="Century Schoolbook" w:hAnsi="Times New Roman" w:cs="Times New Roman"/>
                <w:color w:val="000000"/>
                <w:sz w:val="24"/>
                <w:szCs w:val="24"/>
                <w:lang w:val="ru" w:eastAsia="ru-RU"/>
              </w:rPr>
              <w:softHyphen/>
              <w:t>дение</w:t>
            </w:r>
            <w:r>
              <w:rPr>
                <w:rFonts w:ascii="Times New Roman" w:eastAsia="Century Schoolbook" w:hAnsi="Times New Roman" w:cs="Times New Roman"/>
                <w:color w:val="000000"/>
                <w:sz w:val="24"/>
                <w:szCs w:val="24"/>
                <w:lang w:val="ru" w:eastAsia="ru-RU"/>
              </w:rPr>
              <w:t>.</w:t>
            </w:r>
          </w:p>
          <w:p w14:paraId="16C19BE1" w14:textId="50050558" w:rsidR="00D971B5" w:rsidRPr="00A67EB2" w:rsidRDefault="00D971B5" w:rsidP="00D971B5">
            <w:pPr>
              <w:spacing w:after="120"/>
              <w:rPr>
                <w:rFonts w:ascii="Times New Roman" w:hAnsi="Times New Roman" w:cs="Times New Roman"/>
                <w:sz w:val="24"/>
                <w:szCs w:val="24"/>
                <w:lang w:val="ru"/>
              </w:rPr>
            </w:pPr>
            <w:r>
              <w:rPr>
                <w:rFonts w:ascii="Times New Roman" w:hAnsi="Times New Roman" w:cs="Times New Roman"/>
                <w:noProof/>
                <w:sz w:val="24"/>
                <w:szCs w:val="24"/>
                <w:lang w:eastAsia="ru-RU"/>
              </w:rPr>
              <w:lastRenderedPageBreak/>
              <w:drawing>
                <wp:inline distT="0" distB="0" distL="0" distR="0" wp14:anchorId="6BAADAA8" wp14:editId="14934922">
                  <wp:extent cx="1164590" cy="944880"/>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4590" cy="944880"/>
                          </a:xfrm>
                          <a:prstGeom prst="rect">
                            <a:avLst/>
                          </a:prstGeom>
                          <a:noFill/>
                        </pic:spPr>
                      </pic:pic>
                    </a:graphicData>
                  </a:graphic>
                </wp:inline>
              </w:drawing>
            </w:r>
          </w:p>
        </w:tc>
        <w:tc>
          <w:tcPr>
            <w:tcW w:w="4961" w:type="dxa"/>
            <w:gridSpan w:val="2"/>
            <w:tcPrChange w:id="63" w:author="2" w:date="2021-08-31T10:55:00Z">
              <w:tcPr>
                <w:tcW w:w="4839" w:type="dxa"/>
              </w:tcPr>
            </w:tcPrChange>
          </w:tcPr>
          <w:p w14:paraId="7169589E" w14:textId="77777777" w:rsidR="00D971B5" w:rsidRPr="006F33AA" w:rsidRDefault="00D971B5" w:rsidP="0012270D">
            <w:pPr>
              <w:pStyle w:val="a4"/>
              <w:numPr>
                <w:ilvl w:val="0"/>
                <w:numId w:val="40"/>
              </w:numPr>
              <w:tabs>
                <w:tab w:val="left" w:pos="1032"/>
              </w:tabs>
              <w:spacing w:before="61" w:after="0" w:line="277" w:lineRule="exact"/>
              <w:ind w:left="627" w:right="20"/>
              <w:rPr>
                <w:rFonts w:ascii="Times New Roman" w:hAnsi="Times New Roman"/>
                <w:color w:val="000000"/>
                <w:sz w:val="20"/>
                <w:lang w:val="ru"/>
                <w:rPrChange w:id="64"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65" w:author="2" w:date="2021-08-31T10:55:00Z">
                  <w:rPr>
                    <w:rFonts w:ascii="Times New Roman" w:eastAsia="Century Schoolbook" w:hAnsi="Times New Roman" w:cs="Times New Roman"/>
                    <w:color w:val="000000"/>
                    <w:sz w:val="24"/>
                    <w:szCs w:val="24"/>
                    <w:lang w:val="ru" w:eastAsia="ru-RU"/>
                  </w:rPr>
                </w:rPrChange>
              </w:rPr>
              <w:lastRenderedPageBreak/>
              <w:t>Магнитное поле направлено перпендикулярно плоскости чертежа к нам.</w:t>
            </w:r>
          </w:p>
          <w:p w14:paraId="7179993C" w14:textId="79753F71" w:rsidR="00D971B5" w:rsidRPr="006F33AA" w:rsidRDefault="00D971B5" w:rsidP="0012270D">
            <w:pPr>
              <w:pStyle w:val="a4"/>
              <w:numPr>
                <w:ilvl w:val="0"/>
                <w:numId w:val="40"/>
              </w:numPr>
              <w:spacing w:after="0" w:line="277" w:lineRule="exact"/>
              <w:ind w:left="627" w:right="332"/>
              <w:rPr>
                <w:rFonts w:ascii="Times New Roman" w:hAnsi="Times New Roman"/>
                <w:color w:val="000000"/>
                <w:sz w:val="20"/>
                <w:lang w:val="ru"/>
                <w:rPrChange w:id="66"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67" w:author="2" w:date="2021-08-31T10:55:00Z">
                  <w:rPr>
                    <w:rFonts w:ascii="Times New Roman" w:eastAsia="Century Schoolbook" w:hAnsi="Times New Roman" w:cs="Times New Roman"/>
                    <w:color w:val="000000"/>
                    <w:sz w:val="24"/>
                    <w:szCs w:val="24"/>
                    <w:lang w:val="ru" w:eastAsia="ru-RU"/>
                  </w:rPr>
                </w:rPrChange>
              </w:rPr>
              <w:t xml:space="preserve">Если силу тока в проводнике </w:t>
            </w:r>
            <w:r w:rsidR="000C6758" w:rsidRPr="006F33AA">
              <w:rPr>
                <w:rFonts w:ascii="Times New Roman" w:hAnsi="Times New Roman"/>
                <w:color w:val="000000"/>
                <w:sz w:val="20"/>
                <w:lang w:val="ru"/>
                <w:rPrChange w:id="68" w:author="2" w:date="2021-08-31T10:55:00Z">
                  <w:rPr>
                    <w:rFonts w:ascii="Times New Roman" w:eastAsia="Century Schoolbook" w:hAnsi="Times New Roman" w:cs="Times New Roman"/>
                    <w:color w:val="000000"/>
                    <w:sz w:val="24"/>
                    <w:szCs w:val="24"/>
                    <w:lang w:val="ru" w:eastAsia="ru-RU"/>
                  </w:rPr>
                </w:rPrChange>
              </w:rPr>
              <w:t xml:space="preserve"> </w:t>
            </w:r>
            <w:r w:rsidRPr="006F33AA">
              <w:rPr>
                <w:rFonts w:ascii="Times New Roman" w:hAnsi="Times New Roman"/>
                <w:color w:val="000000"/>
                <w:sz w:val="20"/>
                <w:lang w:val="ru"/>
                <w:rPrChange w:id="69" w:author="2" w:date="2021-08-31T10:55:00Z">
                  <w:rPr>
                    <w:rFonts w:ascii="Times New Roman" w:eastAsia="Century Schoolbook" w:hAnsi="Times New Roman" w:cs="Times New Roman"/>
                    <w:color w:val="000000"/>
                    <w:sz w:val="24"/>
                    <w:szCs w:val="24"/>
                    <w:lang w:val="ru" w:eastAsia="ru-RU"/>
                  </w:rPr>
                </w:rPrChange>
              </w:rPr>
              <w:t>уменьшить в 3 раза, сила, действующая на проводник, уменьшится в 3 раза.</w:t>
            </w:r>
          </w:p>
          <w:p w14:paraId="60F88C1B" w14:textId="77777777" w:rsidR="00D971B5" w:rsidRPr="006F33AA" w:rsidRDefault="00D971B5" w:rsidP="00D971B5">
            <w:pPr>
              <w:ind w:left="627"/>
              <w:jc w:val="center"/>
              <w:rPr>
                <w:rFonts w:ascii="Times New Roman" w:hAnsi="Times New Roman"/>
                <w:color w:val="000000"/>
                <w:sz w:val="20"/>
                <w:lang w:val="ru"/>
                <w:rPrChange w:id="70" w:author="2" w:date="2021-08-31T10:55:00Z">
                  <w:rPr>
                    <w:rFonts w:ascii="Times New Roman" w:eastAsia="Arial Unicode MS" w:hAnsi="Times New Roman" w:cs="Times New Roman"/>
                    <w:color w:val="000000"/>
                    <w:sz w:val="24"/>
                    <w:szCs w:val="24"/>
                    <w:lang w:val="ru" w:eastAsia="ru-RU"/>
                  </w:rPr>
                </w:rPrChange>
              </w:rPr>
            </w:pPr>
          </w:p>
          <w:p w14:paraId="3A23C4A5" w14:textId="77777777" w:rsidR="00D971B5" w:rsidRPr="006F33AA" w:rsidRDefault="00D971B5" w:rsidP="0012270D">
            <w:pPr>
              <w:pStyle w:val="a4"/>
              <w:numPr>
                <w:ilvl w:val="0"/>
                <w:numId w:val="40"/>
              </w:numPr>
              <w:tabs>
                <w:tab w:val="left" w:pos="1037"/>
              </w:tabs>
              <w:spacing w:after="0" w:line="277" w:lineRule="exact"/>
              <w:ind w:left="627" w:right="20"/>
              <w:rPr>
                <w:rFonts w:ascii="Times New Roman" w:hAnsi="Times New Roman"/>
                <w:color w:val="000000"/>
                <w:sz w:val="20"/>
                <w:lang w:val="ru"/>
                <w:rPrChange w:id="71"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72" w:author="2" w:date="2021-08-31T10:55:00Z">
                  <w:rPr>
                    <w:rFonts w:ascii="Times New Roman" w:eastAsia="Century Schoolbook" w:hAnsi="Times New Roman" w:cs="Times New Roman"/>
                    <w:color w:val="000000"/>
                    <w:sz w:val="24"/>
                    <w:szCs w:val="24"/>
                    <w:lang w:val="ru" w:eastAsia="ru-RU"/>
                  </w:rPr>
                </w:rPrChange>
              </w:rPr>
              <w:t>Направление силы Ампера не зависит от направ</w:t>
            </w:r>
            <w:r w:rsidRPr="006F33AA">
              <w:rPr>
                <w:rFonts w:ascii="Times New Roman" w:hAnsi="Times New Roman"/>
                <w:color w:val="000000"/>
                <w:sz w:val="20"/>
                <w:lang w:val="ru"/>
                <w:rPrChange w:id="73" w:author="2" w:date="2021-08-31T10:55:00Z">
                  <w:rPr>
                    <w:rFonts w:ascii="Times New Roman" w:eastAsia="Century Schoolbook" w:hAnsi="Times New Roman" w:cs="Times New Roman"/>
                    <w:color w:val="000000"/>
                    <w:sz w:val="24"/>
                    <w:szCs w:val="24"/>
                    <w:lang w:val="ru" w:eastAsia="ru-RU"/>
                  </w:rPr>
                </w:rPrChange>
              </w:rPr>
              <w:softHyphen/>
              <w:t>ления силы тока в проводнике.</w:t>
            </w:r>
          </w:p>
          <w:p w14:paraId="093BC9CF" w14:textId="77777777" w:rsidR="00D971B5" w:rsidRPr="006F33AA" w:rsidRDefault="00D971B5" w:rsidP="0012270D">
            <w:pPr>
              <w:pStyle w:val="a4"/>
              <w:numPr>
                <w:ilvl w:val="0"/>
                <w:numId w:val="40"/>
              </w:numPr>
              <w:tabs>
                <w:tab w:val="left" w:pos="1037"/>
              </w:tabs>
              <w:spacing w:after="0" w:line="277" w:lineRule="exact"/>
              <w:ind w:left="627" w:right="20"/>
              <w:rPr>
                <w:rFonts w:ascii="Times New Roman" w:hAnsi="Times New Roman"/>
                <w:color w:val="000000"/>
                <w:sz w:val="20"/>
                <w:lang w:val="ru"/>
                <w:rPrChange w:id="74"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75" w:author="2" w:date="2021-08-31T10:55:00Z">
                  <w:rPr>
                    <w:rFonts w:ascii="Times New Roman" w:eastAsia="Century Schoolbook" w:hAnsi="Times New Roman" w:cs="Times New Roman"/>
                    <w:color w:val="000000"/>
                    <w:sz w:val="24"/>
                    <w:szCs w:val="24"/>
                    <w:lang w:val="ru" w:eastAsia="ru-RU"/>
                  </w:rPr>
                </w:rPrChange>
              </w:rPr>
              <w:lastRenderedPageBreak/>
              <w:t>Магнитное поле направлено горизонтально вправо.</w:t>
            </w:r>
          </w:p>
          <w:p w14:paraId="1C85D2A5" w14:textId="77777777" w:rsidR="00D971B5" w:rsidRPr="006F33AA" w:rsidRDefault="00D971B5" w:rsidP="00D971B5">
            <w:pPr>
              <w:spacing w:after="120"/>
              <w:rPr>
                <w:rFonts w:ascii="Times New Roman" w:hAnsi="Times New Roman"/>
                <w:sz w:val="20"/>
                <w:rPrChange w:id="76" w:author="2" w:date="2021-08-31T10:55:00Z">
                  <w:rPr>
                    <w:rFonts w:ascii="Times New Roman" w:hAnsi="Times New Roman" w:cs="Times New Roman"/>
                    <w:sz w:val="24"/>
                    <w:szCs w:val="24"/>
                  </w:rPr>
                </w:rPrChange>
              </w:rPr>
            </w:pPr>
          </w:p>
        </w:tc>
        <w:tc>
          <w:tcPr>
            <w:tcW w:w="567" w:type="dxa"/>
            <w:gridSpan w:val="2"/>
            <w:tcPrChange w:id="77" w:author="2" w:date="2021-08-31T10:55:00Z">
              <w:tcPr>
                <w:tcW w:w="547" w:type="dxa"/>
              </w:tcPr>
            </w:tcPrChange>
          </w:tcPr>
          <w:p w14:paraId="17FC4920" w14:textId="6B7DBB59" w:rsidR="00D971B5" w:rsidRPr="004B35C4" w:rsidRDefault="00D971B5" w:rsidP="00D971B5">
            <w:pPr>
              <w:tabs>
                <w:tab w:val="left" w:pos="600"/>
              </w:tabs>
              <w:ind w:right="34"/>
              <w:rPr>
                <w:rFonts w:ascii="Times New Roman" w:hAnsi="Times New Roman" w:cs="Times New Roman"/>
                <w:sz w:val="24"/>
                <w:szCs w:val="24"/>
              </w:rPr>
            </w:pPr>
            <w:r w:rsidRPr="004B35C4">
              <w:rPr>
                <w:rFonts w:ascii="Times New Roman" w:eastAsia="Century Schoolbook" w:hAnsi="Times New Roman" w:cs="Times New Roman"/>
                <w:color w:val="000000"/>
                <w:sz w:val="24"/>
                <w:szCs w:val="24"/>
                <w:lang w:val="ru" w:eastAsia="ru-RU"/>
              </w:rPr>
              <w:lastRenderedPageBreak/>
              <w:t>2</w:t>
            </w:r>
          </w:p>
        </w:tc>
      </w:tr>
      <w:tr w:rsidR="00D971B5" w14:paraId="14840C56" w14:textId="448E224C" w:rsidTr="00911EF6">
        <w:tc>
          <w:tcPr>
            <w:tcW w:w="846" w:type="dxa"/>
            <w:tcPrChange w:id="78" w:author="2" w:date="2021-08-31T10:55:00Z">
              <w:tcPr>
                <w:tcW w:w="846" w:type="dxa"/>
              </w:tcPr>
            </w:tcPrChange>
          </w:tcPr>
          <w:p w14:paraId="65023569" w14:textId="77777777" w:rsidR="00D971B5" w:rsidRDefault="00D971B5" w:rsidP="00D971B5">
            <w:pPr>
              <w:spacing w:after="120"/>
              <w:rPr>
                <w:rFonts w:ascii="Times New Roman" w:hAnsi="Times New Roman" w:cs="Times New Roman"/>
                <w:sz w:val="24"/>
                <w:szCs w:val="24"/>
              </w:rPr>
            </w:pPr>
          </w:p>
        </w:tc>
        <w:tc>
          <w:tcPr>
            <w:tcW w:w="1843" w:type="dxa"/>
            <w:tcPrChange w:id="79" w:author="2" w:date="2021-08-31T10:55:00Z">
              <w:tcPr>
                <w:tcW w:w="1843" w:type="dxa"/>
              </w:tcPr>
            </w:tcPrChange>
          </w:tcPr>
          <w:p w14:paraId="20C7F8C7" w14:textId="77777777" w:rsidR="00D971B5" w:rsidRDefault="00D971B5" w:rsidP="00D971B5">
            <w:pPr>
              <w:spacing w:after="120"/>
              <w:rPr>
                <w:rFonts w:ascii="Times New Roman" w:hAnsi="Times New Roman" w:cs="Times New Roman"/>
                <w:sz w:val="24"/>
                <w:szCs w:val="24"/>
              </w:rPr>
            </w:pPr>
          </w:p>
        </w:tc>
        <w:tc>
          <w:tcPr>
            <w:tcW w:w="425" w:type="dxa"/>
            <w:tcPrChange w:id="80" w:author="2" w:date="2021-08-31T10:55:00Z">
              <w:tcPr>
                <w:tcW w:w="425" w:type="dxa"/>
              </w:tcPr>
            </w:tcPrChange>
          </w:tcPr>
          <w:p w14:paraId="329FB8E5" w14:textId="77777777" w:rsidR="00D971B5" w:rsidRDefault="00D971B5" w:rsidP="00D971B5">
            <w:pPr>
              <w:spacing w:after="120"/>
              <w:rPr>
                <w:rFonts w:ascii="Times New Roman" w:hAnsi="Times New Roman" w:cs="Times New Roman"/>
                <w:sz w:val="24"/>
                <w:szCs w:val="24"/>
              </w:rPr>
            </w:pPr>
          </w:p>
        </w:tc>
        <w:tc>
          <w:tcPr>
            <w:tcW w:w="392" w:type="dxa"/>
            <w:tcPrChange w:id="81" w:author="2" w:date="2021-08-31T10:55:00Z">
              <w:tcPr>
                <w:tcW w:w="392" w:type="dxa"/>
              </w:tcPr>
            </w:tcPrChange>
          </w:tcPr>
          <w:p w14:paraId="3484F16C" w14:textId="77777777" w:rsidR="00D971B5" w:rsidRDefault="00D971B5" w:rsidP="00D971B5">
            <w:pPr>
              <w:spacing w:after="120"/>
              <w:rPr>
                <w:rFonts w:ascii="Times New Roman" w:hAnsi="Times New Roman" w:cs="Times New Roman"/>
                <w:sz w:val="24"/>
                <w:szCs w:val="24"/>
              </w:rPr>
            </w:pPr>
          </w:p>
        </w:tc>
        <w:tc>
          <w:tcPr>
            <w:tcW w:w="553" w:type="dxa"/>
            <w:tcPrChange w:id="82" w:author="2" w:date="2021-08-31T10:55:00Z">
              <w:tcPr>
                <w:tcW w:w="553" w:type="dxa"/>
              </w:tcPr>
            </w:tcPrChange>
          </w:tcPr>
          <w:p w14:paraId="6B2E99F8" w14:textId="310ABCF9"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83" w:author="2" w:date="2021-08-31T10:55:00Z">
              <w:tcPr>
                <w:tcW w:w="6001" w:type="dxa"/>
              </w:tcPr>
            </w:tcPrChange>
          </w:tcPr>
          <w:p w14:paraId="55B9B1D6" w14:textId="77777777" w:rsidR="00D971B5" w:rsidRPr="008F3AD0" w:rsidRDefault="00D971B5" w:rsidP="00D971B5">
            <w:pPr>
              <w:pStyle w:val="a4"/>
              <w:spacing w:after="0" w:line="277" w:lineRule="exact"/>
              <w:ind w:left="142" w:right="20"/>
              <w:jc w:val="both"/>
              <w:rPr>
                <w:rFonts w:ascii="Times New Roman" w:eastAsia="Century Schoolbook" w:hAnsi="Times New Roman" w:cs="Times New Roman"/>
                <w:color w:val="000000"/>
                <w:sz w:val="24"/>
                <w:szCs w:val="24"/>
                <w:lang w:val="ru" w:eastAsia="ru-RU"/>
              </w:rPr>
            </w:pPr>
            <w:r w:rsidRPr="008F3AD0">
              <w:rPr>
                <w:rFonts w:ascii="Times New Roman" w:eastAsia="Arial Unicode MS" w:hAnsi="Times New Roman" w:cs="Times New Roman"/>
                <w:noProof/>
                <w:color w:val="000000"/>
                <w:sz w:val="24"/>
                <w:szCs w:val="24"/>
                <w:lang w:eastAsia="ru-RU"/>
              </w:rPr>
              <w:drawing>
                <wp:anchor distT="0" distB="0" distL="114300" distR="114300" simplePos="0" relativeHeight="252081152" behindDoc="1" locked="0" layoutInCell="1" allowOverlap="1" wp14:anchorId="1B50D7FC" wp14:editId="077A97F2">
                  <wp:simplePos x="0" y="0"/>
                  <wp:positionH relativeFrom="column">
                    <wp:posOffset>3438525</wp:posOffset>
                  </wp:positionH>
                  <wp:positionV relativeFrom="paragraph">
                    <wp:posOffset>0</wp:posOffset>
                  </wp:positionV>
                  <wp:extent cx="671195" cy="1285240"/>
                  <wp:effectExtent l="0" t="0" r="0" b="0"/>
                  <wp:wrapTight wrapText="bothSides">
                    <wp:wrapPolygon edited="0">
                      <wp:start x="0" y="0"/>
                      <wp:lineTo x="0" y="21130"/>
                      <wp:lineTo x="20844" y="21130"/>
                      <wp:lineTo x="20844" y="0"/>
                      <wp:lineTo x="0" y="0"/>
                    </wp:wrapPolygon>
                  </wp:wrapTight>
                  <wp:docPr id="176" name="Рисунок 176" descr="C:\Users\TC634~1.TSE\AppData\Local\Temp\FineReader10\media\image1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TC634~1.TSE\AppData\Local\Temp\FineReader10\media\image176.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1195" cy="1285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AD0">
              <w:rPr>
                <w:rFonts w:ascii="Times New Roman" w:eastAsia="Century Schoolbook" w:hAnsi="Times New Roman" w:cs="Times New Roman"/>
                <w:color w:val="000000"/>
                <w:sz w:val="24"/>
                <w:szCs w:val="24"/>
                <w:lang w:val="ru" w:eastAsia="ru-RU"/>
              </w:rPr>
              <w:t>На рисунке изображен проводник с током, расположенный перпендикулярно к плоскости чертежа, между полюсами магнита. Сила тока направлена перпендикулярно плоскости чертежа от нас. Выберите правильное утверждение.</w:t>
            </w:r>
          </w:p>
          <w:p w14:paraId="4FE83BF4" w14:textId="77777777" w:rsidR="00D971B5" w:rsidRDefault="00D971B5" w:rsidP="00D971B5">
            <w:pPr>
              <w:spacing w:after="120"/>
              <w:rPr>
                <w:rFonts w:ascii="Times New Roman" w:hAnsi="Times New Roman" w:cs="Times New Roman"/>
                <w:sz w:val="24"/>
                <w:szCs w:val="24"/>
                <w:lang w:val="ru"/>
              </w:rPr>
            </w:pPr>
          </w:p>
          <w:p w14:paraId="75D5A1D9" w14:textId="77777777" w:rsidR="00D971B5" w:rsidRPr="00A67EB2" w:rsidRDefault="00D971B5" w:rsidP="00D971B5">
            <w:pPr>
              <w:spacing w:after="120"/>
              <w:rPr>
                <w:rFonts w:ascii="Times New Roman" w:hAnsi="Times New Roman" w:cs="Times New Roman"/>
                <w:sz w:val="24"/>
                <w:szCs w:val="24"/>
                <w:lang w:val="ru"/>
              </w:rPr>
            </w:pPr>
          </w:p>
        </w:tc>
        <w:tc>
          <w:tcPr>
            <w:tcW w:w="4961" w:type="dxa"/>
            <w:gridSpan w:val="2"/>
            <w:tcPrChange w:id="84" w:author="2" w:date="2021-08-31T10:55:00Z">
              <w:tcPr>
                <w:tcW w:w="4839" w:type="dxa"/>
              </w:tcPr>
            </w:tcPrChange>
          </w:tcPr>
          <w:p w14:paraId="0523D7A4" w14:textId="77777777" w:rsidR="00D971B5" w:rsidRPr="006F33AA" w:rsidRDefault="00D971B5" w:rsidP="0012270D">
            <w:pPr>
              <w:pStyle w:val="a4"/>
              <w:numPr>
                <w:ilvl w:val="0"/>
                <w:numId w:val="41"/>
              </w:numPr>
              <w:tabs>
                <w:tab w:val="left" w:pos="392"/>
              </w:tabs>
              <w:spacing w:after="0" w:line="273" w:lineRule="exact"/>
              <w:ind w:left="627" w:right="20"/>
              <w:rPr>
                <w:rFonts w:ascii="Times New Roman" w:hAnsi="Times New Roman"/>
                <w:color w:val="000000"/>
                <w:sz w:val="20"/>
                <w:lang w:val="ru"/>
                <w:rPrChange w:id="85"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86" w:author="2" w:date="2021-08-31T10:55:00Z">
                  <w:rPr>
                    <w:rFonts w:ascii="Times New Roman" w:eastAsia="Century Schoolbook" w:hAnsi="Times New Roman" w:cs="Times New Roman"/>
                    <w:color w:val="000000"/>
                    <w:sz w:val="24"/>
                    <w:szCs w:val="24"/>
                    <w:lang w:val="ru" w:eastAsia="ru-RU"/>
                  </w:rPr>
                </w:rPrChange>
              </w:rPr>
              <w:t>Сила, действующая на проводник, направлена вправо.</w:t>
            </w:r>
          </w:p>
          <w:p w14:paraId="4B144EF2" w14:textId="77777777" w:rsidR="00D971B5" w:rsidRPr="006F33AA" w:rsidRDefault="00D971B5" w:rsidP="0012270D">
            <w:pPr>
              <w:pStyle w:val="a4"/>
              <w:numPr>
                <w:ilvl w:val="0"/>
                <w:numId w:val="41"/>
              </w:numPr>
              <w:spacing w:after="0" w:line="273" w:lineRule="exact"/>
              <w:ind w:left="627" w:right="20"/>
              <w:rPr>
                <w:rFonts w:ascii="Times New Roman" w:hAnsi="Times New Roman"/>
                <w:color w:val="000000"/>
                <w:sz w:val="20"/>
                <w:lang w:val="ru"/>
                <w:rPrChange w:id="87"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88" w:author="2" w:date="2021-08-31T10:55:00Z">
                  <w:rPr>
                    <w:rFonts w:ascii="Times New Roman" w:eastAsia="Century Schoolbook" w:hAnsi="Times New Roman" w:cs="Times New Roman"/>
                    <w:color w:val="000000"/>
                    <w:sz w:val="24"/>
                    <w:szCs w:val="24"/>
                    <w:lang w:val="ru" w:eastAsia="ru-RU"/>
                  </w:rPr>
                </w:rPrChange>
              </w:rPr>
              <w:t>Сила, действующая на проводник, направлена влево.</w:t>
            </w:r>
          </w:p>
          <w:p w14:paraId="652585BC" w14:textId="77777777" w:rsidR="00D971B5" w:rsidRPr="006F33AA" w:rsidRDefault="00D971B5" w:rsidP="0012270D">
            <w:pPr>
              <w:pStyle w:val="a4"/>
              <w:numPr>
                <w:ilvl w:val="0"/>
                <w:numId w:val="41"/>
              </w:numPr>
              <w:tabs>
                <w:tab w:val="left" w:pos="392"/>
              </w:tabs>
              <w:spacing w:after="0" w:line="273" w:lineRule="exact"/>
              <w:ind w:left="627" w:right="20"/>
              <w:rPr>
                <w:rFonts w:ascii="Times New Roman" w:hAnsi="Times New Roman"/>
                <w:color w:val="000000"/>
                <w:sz w:val="20"/>
                <w:lang w:val="ru"/>
                <w:rPrChange w:id="89"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90" w:author="2" w:date="2021-08-31T10:55:00Z">
                  <w:rPr>
                    <w:rFonts w:ascii="Times New Roman" w:eastAsia="Century Schoolbook" w:hAnsi="Times New Roman" w:cs="Times New Roman"/>
                    <w:color w:val="000000"/>
                    <w:sz w:val="24"/>
                    <w:szCs w:val="24"/>
                    <w:lang w:val="ru" w:eastAsia="ru-RU"/>
                  </w:rPr>
                </w:rPrChange>
              </w:rPr>
              <w:t>Сила, действующая на проводник, направлена от нас.</w:t>
            </w:r>
          </w:p>
          <w:p w14:paraId="6B8865BF" w14:textId="77777777" w:rsidR="00D971B5" w:rsidRPr="006F33AA" w:rsidRDefault="00D971B5" w:rsidP="0012270D">
            <w:pPr>
              <w:pStyle w:val="a4"/>
              <w:numPr>
                <w:ilvl w:val="0"/>
                <w:numId w:val="41"/>
              </w:numPr>
              <w:tabs>
                <w:tab w:val="left" w:pos="392"/>
              </w:tabs>
              <w:spacing w:after="0" w:line="273" w:lineRule="exact"/>
              <w:ind w:left="627" w:right="20"/>
              <w:rPr>
                <w:rFonts w:ascii="Times New Roman" w:hAnsi="Times New Roman"/>
                <w:color w:val="000000"/>
                <w:sz w:val="20"/>
                <w:lang w:val="ru"/>
                <w:rPrChange w:id="91"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92" w:author="2" w:date="2021-08-31T10:55:00Z">
                  <w:rPr>
                    <w:rFonts w:ascii="Times New Roman" w:eastAsia="Century Schoolbook" w:hAnsi="Times New Roman" w:cs="Times New Roman"/>
                    <w:color w:val="000000"/>
                    <w:sz w:val="24"/>
                    <w:szCs w:val="24"/>
                    <w:lang w:val="ru" w:eastAsia="ru-RU"/>
                  </w:rPr>
                </w:rPrChange>
              </w:rPr>
              <w:t>Сила действующая на проводник направлена к нам.</w:t>
            </w:r>
          </w:p>
          <w:p w14:paraId="1FAEEB42" w14:textId="77777777" w:rsidR="00D971B5" w:rsidRPr="006F33AA" w:rsidRDefault="00D971B5" w:rsidP="00D971B5">
            <w:pPr>
              <w:spacing w:after="120"/>
              <w:rPr>
                <w:rFonts w:ascii="Times New Roman" w:hAnsi="Times New Roman"/>
                <w:sz w:val="20"/>
                <w:rPrChange w:id="93" w:author="2" w:date="2021-08-31T10:55:00Z">
                  <w:rPr>
                    <w:rFonts w:ascii="Times New Roman" w:hAnsi="Times New Roman" w:cs="Times New Roman"/>
                    <w:sz w:val="24"/>
                    <w:szCs w:val="24"/>
                  </w:rPr>
                </w:rPrChange>
              </w:rPr>
            </w:pPr>
          </w:p>
        </w:tc>
        <w:tc>
          <w:tcPr>
            <w:tcW w:w="567" w:type="dxa"/>
            <w:gridSpan w:val="2"/>
            <w:tcPrChange w:id="94" w:author="2" w:date="2021-08-31T10:55:00Z">
              <w:tcPr>
                <w:tcW w:w="547" w:type="dxa"/>
              </w:tcPr>
            </w:tcPrChange>
          </w:tcPr>
          <w:p w14:paraId="1BC69700" w14:textId="518940E3" w:rsidR="00D971B5" w:rsidRPr="004B35C4" w:rsidRDefault="00D971B5" w:rsidP="00D971B5">
            <w:pPr>
              <w:tabs>
                <w:tab w:val="left" w:pos="600"/>
              </w:tabs>
              <w:ind w:right="34"/>
              <w:rPr>
                <w:rFonts w:ascii="Times New Roman" w:hAnsi="Times New Roman" w:cs="Times New Roman"/>
                <w:sz w:val="24"/>
                <w:szCs w:val="24"/>
              </w:rPr>
            </w:pPr>
            <w:r w:rsidRPr="004B35C4">
              <w:rPr>
                <w:rFonts w:ascii="Times New Roman" w:eastAsia="Century Schoolbook" w:hAnsi="Times New Roman" w:cs="Times New Roman"/>
                <w:color w:val="000000"/>
                <w:sz w:val="24"/>
                <w:szCs w:val="24"/>
                <w:lang w:val="ru" w:eastAsia="ru-RU"/>
              </w:rPr>
              <w:t>1</w:t>
            </w:r>
          </w:p>
        </w:tc>
      </w:tr>
      <w:tr w:rsidR="00D971B5" w14:paraId="0DD19421" w14:textId="2C9BA93A" w:rsidTr="00911EF6">
        <w:tc>
          <w:tcPr>
            <w:tcW w:w="846" w:type="dxa"/>
            <w:tcPrChange w:id="95" w:author="2" w:date="2021-08-31T10:55:00Z">
              <w:tcPr>
                <w:tcW w:w="846" w:type="dxa"/>
              </w:tcPr>
            </w:tcPrChange>
          </w:tcPr>
          <w:p w14:paraId="28D9EC0D" w14:textId="77777777" w:rsidR="00D971B5" w:rsidRDefault="00D971B5" w:rsidP="00D971B5">
            <w:pPr>
              <w:spacing w:after="120"/>
              <w:rPr>
                <w:rFonts w:ascii="Times New Roman" w:hAnsi="Times New Roman" w:cs="Times New Roman"/>
                <w:sz w:val="24"/>
                <w:szCs w:val="24"/>
              </w:rPr>
            </w:pPr>
          </w:p>
        </w:tc>
        <w:tc>
          <w:tcPr>
            <w:tcW w:w="1843" w:type="dxa"/>
            <w:tcPrChange w:id="96" w:author="2" w:date="2021-08-31T10:55:00Z">
              <w:tcPr>
                <w:tcW w:w="1843" w:type="dxa"/>
              </w:tcPr>
            </w:tcPrChange>
          </w:tcPr>
          <w:p w14:paraId="4B417A06" w14:textId="77777777" w:rsidR="00D971B5" w:rsidRDefault="00D971B5" w:rsidP="00D971B5">
            <w:pPr>
              <w:spacing w:after="120"/>
              <w:rPr>
                <w:rFonts w:ascii="Times New Roman" w:hAnsi="Times New Roman" w:cs="Times New Roman"/>
                <w:sz w:val="24"/>
                <w:szCs w:val="24"/>
              </w:rPr>
            </w:pPr>
          </w:p>
        </w:tc>
        <w:tc>
          <w:tcPr>
            <w:tcW w:w="425" w:type="dxa"/>
            <w:tcPrChange w:id="97" w:author="2" w:date="2021-08-31T10:55:00Z">
              <w:tcPr>
                <w:tcW w:w="425" w:type="dxa"/>
              </w:tcPr>
            </w:tcPrChange>
          </w:tcPr>
          <w:p w14:paraId="29F32713" w14:textId="77777777" w:rsidR="00D971B5" w:rsidRDefault="00D971B5" w:rsidP="00D971B5">
            <w:pPr>
              <w:spacing w:after="120"/>
              <w:rPr>
                <w:rFonts w:ascii="Times New Roman" w:hAnsi="Times New Roman" w:cs="Times New Roman"/>
                <w:sz w:val="24"/>
                <w:szCs w:val="24"/>
              </w:rPr>
            </w:pPr>
          </w:p>
        </w:tc>
        <w:tc>
          <w:tcPr>
            <w:tcW w:w="392" w:type="dxa"/>
            <w:tcPrChange w:id="98" w:author="2" w:date="2021-08-31T10:55:00Z">
              <w:tcPr>
                <w:tcW w:w="392" w:type="dxa"/>
              </w:tcPr>
            </w:tcPrChange>
          </w:tcPr>
          <w:p w14:paraId="702ED725" w14:textId="77777777" w:rsidR="00D971B5" w:rsidRDefault="00D971B5" w:rsidP="00D971B5">
            <w:pPr>
              <w:spacing w:after="120"/>
              <w:rPr>
                <w:rFonts w:ascii="Times New Roman" w:hAnsi="Times New Roman" w:cs="Times New Roman"/>
                <w:sz w:val="24"/>
                <w:szCs w:val="24"/>
              </w:rPr>
            </w:pPr>
          </w:p>
        </w:tc>
        <w:tc>
          <w:tcPr>
            <w:tcW w:w="553" w:type="dxa"/>
            <w:tcPrChange w:id="99" w:author="2" w:date="2021-08-31T10:55:00Z">
              <w:tcPr>
                <w:tcW w:w="553" w:type="dxa"/>
              </w:tcPr>
            </w:tcPrChange>
          </w:tcPr>
          <w:p w14:paraId="50009F13" w14:textId="04007972" w:rsidR="00D971B5" w:rsidRPr="00DD6B39"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100" w:author="2" w:date="2021-08-31T10:55:00Z">
              <w:tcPr>
                <w:tcW w:w="6001" w:type="dxa"/>
              </w:tcPr>
            </w:tcPrChange>
          </w:tcPr>
          <w:p w14:paraId="6AB4322A" w14:textId="77777777" w:rsidR="00D971B5" w:rsidRDefault="00D971B5" w:rsidP="00D971B5">
            <w:pPr>
              <w:spacing w:after="120"/>
              <w:rPr>
                <w:rFonts w:ascii="Times New Roman" w:eastAsia="Century Schoolbook" w:hAnsi="Times New Roman" w:cs="Times New Roman"/>
                <w:color w:val="000000"/>
                <w:sz w:val="24"/>
                <w:szCs w:val="24"/>
                <w:lang w:val="ru" w:eastAsia="ru-RU"/>
              </w:rPr>
            </w:pPr>
            <w:r w:rsidRPr="008F3AD0">
              <w:rPr>
                <w:rFonts w:ascii="Times New Roman" w:eastAsia="Century Schoolbook" w:hAnsi="Times New Roman" w:cs="Times New Roman"/>
                <w:color w:val="000000"/>
                <w:sz w:val="24"/>
                <w:szCs w:val="24"/>
                <w:lang w:val="ru" w:eastAsia="ru-RU"/>
              </w:rPr>
              <w:t>Проводник с током помещен между полюсами постоянного магнита, как показано на рисунке. Выберите правильное утверждение</w:t>
            </w:r>
            <w:r>
              <w:rPr>
                <w:rFonts w:ascii="Times New Roman" w:eastAsia="Century Schoolbook" w:hAnsi="Times New Roman" w:cs="Times New Roman"/>
                <w:color w:val="000000"/>
                <w:sz w:val="24"/>
                <w:szCs w:val="24"/>
                <w:lang w:val="ru" w:eastAsia="ru-RU"/>
              </w:rPr>
              <w:t>.</w:t>
            </w:r>
          </w:p>
          <w:p w14:paraId="42E386D3" w14:textId="1DF5771C" w:rsidR="00D971B5" w:rsidRPr="00DD6B39" w:rsidRDefault="00D971B5" w:rsidP="00D971B5">
            <w:pPr>
              <w:spacing w:after="120"/>
              <w:rPr>
                <w:rFonts w:ascii="Times New Roman" w:hAnsi="Times New Roman" w:cs="Times New Roman"/>
                <w:sz w:val="24"/>
                <w:szCs w:val="24"/>
                <w:lang w:val="ru"/>
              </w:rPr>
            </w:pPr>
            <w:r w:rsidRPr="00453B7A">
              <w:rPr>
                <w:rFonts w:ascii="Times New Roman" w:hAnsi="Times New Roman" w:cs="Times New Roman"/>
                <w:noProof/>
                <w:sz w:val="24"/>
                <w:szCs w:val="24"/>
                <w:lang w:eastAsia="ru-RU"/>
              </w:rPr>
              <w:drawing>
                <wp:inline distT="0" distB="0" distL="0" distR="0" wp14:anchorId="6CE73EB1" wp14:editId="27CE433A">
                  <wp:extent cx="3114040" cy="1155802"/>
                  <wp:effectExtent l="0" t="0" r="0" b="635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1031" cy="1180666"/>
                          </a:xfrm>
                          <a:prstGeom prst="rect">
                            <a:avLst/>
                          </a:prstGeom>
                          <a:noFill/>
                          <a:ln>
                            <a:noFill/>
                          </a:ln>
                        </pic:spPr>
                      </pic:pic>
                    </a:graphicData>
                  </a:graphic>
                </wp:inline>
              </w:drawing>
            </w:r>
          </w:p>
        </w:tc>
        <w:tc>
          <w:tcPr>
            <w:tcW w:w="4961" w:type="dxa"/>
            <w:gridSpan w:val="2"/>
            <w:tcPrChange w:id="101" w:author="2" w:date="2021-08-31T10:55:00Z">
              <w:tcPr>
                <w:tcW w:w="4839" w:type="dxa"/>
              </w:tcPr>
            </w:tcPrChange>
          </w:tcPr>
          <w:p w14:paraId="508D9B71" w14:textId="77777777" w:rsidR="00D971B5" w:rsidRPr="006F33AA" w:rsidRDefault="00D971B5" w:rsidP="0012270D">
            <w:pPr>
              <w:pStyle w:val="a4"/>
              <w:numPr>
                <w:ilvl w:val="0"/>
                <w:numId w:val="42"/>
              </w:numPr>
              <w:tabs>
                <w:tab w:val="left" w:pos="1032"/>
              </w:tabs>
              <w:spacing w:after="0" w:line="273" w:lineRule="exact"/>
              <w:ind w:right="20"/>
              <w:rPr>
                <w:rFonts w:ascii="Times New Roman" w:hAnsi="Times New Roman"/>
                <w:color w:val="000000"/>
                <w:sz w:val="20"/>
                <w:lang w:val="ru"/>
                <w:rPrChange w:id="102"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103" w:author="2" w:date="2021-08-31T10:55:00Z">
                  <w:rPr>
                    <w:rFonts w:ascii="Times New Roman" w:eastAsia="Century Schoolbook" w:hAnsi="Times New Roman" w:cs="Times New Roman"/>
                    <w:color w:val="000000"/>
                    <w:sz w:val="24"/>
                    <w:szCs w:val="24"/>
                    <w:lang w:val="ru" w:eastAsia="ru-RU"/>
                  </w:rPr>
                </w:rPrChange>
              </w:rPr>
              <w:t>Магнитное поле между полюсами магнита направлено вниз.</w:t>
            </w:r>
          </w:p>
          <w:p w14:paraId="63911018" w14:textId="77777777" w:rsidR="00D971B5" w:rsidRPr="006F33AA" w:rsidRDefault="00D971B5" w:rsidP="0012270D">
            <w:pPr>
              <w:pStyle w:val="a4"/>
              <w:numPr>
                <w:ilvl w:val="0"/>
                <w:numId w:val="42"/>
              </w:numPr>
              <w:spacing w:after="0" w:line="273" w:lineRule="exact"/>
              <w:ind w:right="20"/>
              <w:rPr>
                <w:rFonts w:ascii="Times New Roman" w:hAnsi="Times New Roman"/>
                <w:color w:val="000000"/>
                <w:sz w:val="20"/>
                <w:lang w:val="ru"/>
                <w:rPrChange w:id="104"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105" w:author="2" w:date="2021-08-31T10:55:00Z">
                  <w:rPr>
                    <w:rFonts w:ascii="Times New Roman" w:eastAsia="Century Schoolbook" w:hAnsi="Times New Roman" w:cs="Times New Roman"/>
                    <w:color w:val="000000"/>
                    <w:sz w:val="24"/>
                    <w:szCs w:val="24"/>
                    <w:lang w:val="ru" w:eastAsia="ru-RU"/>
                  </w:rPr>
                </w:rPrChange>
              </w:rPr>
              <w:t>На проводник будет действовать сила, направленная перпендикулярно плоскости чертежа к нам.</w:t>
            </w:r>
          </w:p>
          <w:p w14:paraId="4F2364F3" w14:textId="77777777" w:rsidR="00D971B5" w:rsidRPr="006F33AA" w:rsidRDefault="00D971B5" w:rsidP="0012270D">
            <w:pPr>
              <w:pStyle w:val="a4"/>
              <w:numPr>
                <w:ilvl w:val="0"/>
                <w:numId w:val="42"/>
              </w:numPr>
              <w:tabs>
                <w:tab w:val="left" w:pos="1032"/>
              </w:tabs>
              <w:spacing w:after="0" w:line="273" w:lineRule="exact"/>
              <w:ind w:right="20"/>
              <w:rPr>
                <w:rFonts w:ascii="Times New Roman" w:hAnsi="Times New Roman"/>
                <w:color w:val="000000"/>
                <w:sz w:val="20"/>
                <w:lang w:val="ru"/>
                <w:rPrChange w:id="106"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107" w:author="2" w:date="2021-08-31T10:55:00Z">
                  <w:rPr>
                    <w:rFonts w:ascii="Times New Roman" w:eastAsia="Century Schoolbook" w:hAnsi="Times New Roman" w:cs="Times New Roman"/>
                    <w:color w:val="000000"/>
                    <w:sz w:val="24"/>
                    <w:szCs w:val="24"/>
                    <w:lang w:val="ru" w:eastAsia="ru-RU"/>
                  </w:rPr>
                </w:rPrChange>
              </w:rPr>
              <w:t>Если силу тока в проводнике увели</w:t>
            </w:r>
            <w:r w:rsidRPr="006F33AA">
              <w:rPr>
                <w:rFonts w:ascii="Times New Roman" w:hAnsi="Times New Roman"/>
                <w:color w:val="000000"/>
                <w:sz w:val="20"/>
                <w:lang w:val="ru"/>
                <w:rPrChange w:id="108" w:author="2" w:date="2021-08-31T10:55:00Z">
                  <w:rPr>
                    <w:rFonts w:ascii="Times New Roman" w:eastAsia="Century Schoolbook" w:hAnsi="Times New Roman" w:cs="Times New Roman"/>
                    <w:color w:val="000000"/>
                    <w:sz w:val="24"/>
                    <w:szCs w:val="24"/>
                    <w:lang w:val="ru" w:eastAsia="ru-RU"/>
                  </w:rPr>
                </w:rPrChange>
              </w:rPr>
              <w:softHyphen/>
              <w:t>чить вдвое, сила, действующая на проводник, уменьшится вдвое.</w:t>
            </w:r>
          </w:p>
          <w:p w14:paraId="2DB82E36" w14:textId="4E9F140A" w:rsidR="00D971B5" w:rsidRPr="006F33AA" w:rsidRDefault="00D971B5" w:rsidP="0012270D">
            <w:pPr>
              <w:pStyle w:val="a4"/>
              <w:numPr>
                <w:ilvl w:val="0"/>
                <w:numId w:val="42"/>
              </w:numPr>
              <w:spacing w:after="120" w:line="240" w:lineRule="auto"/>
              <w:rPr>
                <w:rFonts w:ascii="Times New Roman" w:hAnsi="Times New Roman"/>
                <w:sz w:val="20"/>
                <w:rPrChange w:id="109" w:author="2" w:date="2021-08-31T10:55:00Z">
                  <w:rPr>
                    <w:rFonts w:ascii="Times New Roman" w:hAnsi="Times New Roman" w:cs="Times New Roman"/>
                    <w:sz w:val="24"/>
                    <w:szCs w:val="24"/>
                  </w:rPr>
                </w:rPrChange>
              </w:rPr>
            </w:pPr>
            <w:r w:rsidRPr="006F33AA">
              <w:rPr>
                <w:rFonts w:ascii="Times New Roman" w:hAnsi="Times New Roman"/>
                <w:color w:val="000000"/>
                <w:sz w:val="20"/>
                <w:lang w:val="ru"/>
                <w:rPrChange w:id="110" w:author="2" w:date="2021-08-31T10:55:00Z">
                  <w:rPr>
                    <w:rFonts w:ascii="Times New Roman" w:eastAsia="Century Schoolbook" w:hAnsi="Times New Roman" w:cs="Times New Roman"/>
                    <w:color w:val="000000"/>
                    <w:sz w:val="24"/>
                    <w:szCs w:val="24"/>
                    <w:lang w:val="ru" w:eastAsia="ru-RU"/>
                  </w:rPr>
                </w:rPrChange>
              </w:rPr>
              <w:t>Если увеличить ширину магнитов , то сила действующая на проводник уменьшится</w:t>
            </w:r>
          </w:p>
        </w:tc>
        <w:tc>
          <w:tcPr>
            <w:tcW w:w="567" w:type="dxa"/>
            <w:gridSpan w:val="2"/>
            <w:tcPrChange w:id="111" w:author="2" w:date="2021-08-31T10:55:00Z">
              <w:tcPr>
                <w:tcW w:w="547" w:type="dxa"/>
              </w:tcPr>
            </w:tcPrChange>
          </w:tcPr>
          <w:p w14:paraId="6AB7E1D2" w14:textId="198B328A" w:rsidR="00D971B5" w:rsidRPr="004B35C4" w:rsidRDefault="00D971B5" w:rsidP="00D971B5">
            <w:pPr>
              <w:tabs>
                <w:tab w:val="left" w:pos="600"/>
              </w:tabs>
              <w:ind w:right="34"/>
              <w:contextualSpacing/>
              <w:rPr>
                <w:rFonts w:ascii="Times New Roman" w:eastAsia="Calibri" w:hAnsi="Times New Roman" w:cs="Times New Roman"/>
                <w:sz w:val="24"/>
                <w:szCs w:val="24"/>
              </w:rPr>
            </w:pPr>
            <w:r w:rsidRPr="004B35C4">
              <w:rPr>
                <w:rFonts w:ascii="Times New Roman" w:eastAsia="Century Schoolbook" w:hAnsi="Times New Roman" w:cs="Times New Roman"/>
                <w:color w:val="000000"/>
                <w:sz w:val="24"/>
                <w:szCs w:val="24"/>
                <w:lang w:val="ru" w:eastAsia="ru-RU"/>
              </w:rPr>
              <w:t>2</w:t>
            </w:r>
          </w:p>
        </w:tc>
      </w:tr>
      <w:tr w:rsidR="00D971B5" w14:paraId="593D352A" w14:textId="2B5F27A2" w:rsidTr="00911EF6">
        <w:tc>
          <w:tcPr>
            <w:tcW w:w="846" w:type="dxa"/>
            <w:tcPrChange w:id="112" w:author="2" w:date="2021-08-31T10:55:00Z">
              <w:tcPr>
                <w:tcW w:w="846" w:type="dxa"/>
              </w:tcPr>
            </w:tcPrChange>
          </w:tcPr>
          <w:p w14:paraId="3C2C668B" w14:textId="77777777" w:rsidR="00D971B5" w:rsidRDefault="00D971B5" w:rsidP="00D971B5">
            <w:pPr>
              <w:spacing w:after="120"/>
              <w:rPr>
                <w:rFonts w:ascii="Times New Roman" w:hAnsi="Times New Roman" w:cs="Times New Roman"/>
                <w:sz w:val="24"/>
                <w:szCs w:val="24"/>
              </w:rPr>
            </w:pPr>
          </w:p>
        </w:tc>
        <w:tc>
          <w:tcPr>
            <w:tcW w:w="1843" w:type="dxa"/>
            <w:tcPrChange w:id="113" w:author="2" w:date="2021-08-31T10:55:00Z">
              <w:tcPr>
                <w:tcW w:w="1843" w:type="dxa"/>
              </w:tcPr>
            </w:tcPrChange>
          </w:tcPr>
          <w:p w14:paraId="0E66B0F3" w14:textId="77777777" w:rsidR="00D971B5" w:rsidRDefault="00D971B5" w:rsidP="00D971B5">
            <w:pPr>
              <w:spacing w:after="120"/>
              <w:rPr>
                <w:rFonts w:ascii="Times New Roman" w:hAnsi="Times New Roman" w:cs="Times New Roman"/>
                <w:sz w:val="24"/>
                <w:szCs w:val="24"/>
              </w:rPr>
            </w:pPr>
          </w:p>
        </w:tc>
        <w:tc>
          <w:tcPr>
            <w:tcW w:w="425" w:type="dxa"/>
            <w:tcPrChange w:id="114" w:author="2" w:date="2021-08-31T10:55:00Z">
              <w:tcPr>
                <w:tcW w:w="425" w:type="dxa"/>
              </w:tcPr>
            </w:tcPrChange>
          </w:tcPr>
          <w:p w14:paraId="149F1493" w14:textId="77777777" w:rsidR="00D971B5" w:rsidRDefault="00D971B5" w:rsidP="00D971B5">
            <w:pPr>
              <w:spacing w:after="120"/>
              <w:rPr>
                <w:rFonts w:ascii="Times New Roman" w:hAnsi="Times New Roman" w:cs="Times New Roman"/>
                <w:sz w:val="24"/>
                <w:szCs w:val="24"/>
              </w:rPr>
            </w:pPr>
          </w:p>
        </w:tc>
        <w:tc>
          <w:tcPr>
            <w:tcW w:w="392" w:type="dxa"/>
            <w:tcPrChange w:id="115" w:author="2" w:date="2021-08-31T10:55:00Z">
              <w:tcPr>
                <w:tcW w:w="392" w:type="dxa"/>
              </w:tcPr>
            </w:tcPrChange>
          </w:tcPr>
          <w:p w14:paraId="35E50B04" w14:textId="77777777" w:rsidR="00D971B5" w:rsidRDefault="00D971B5" w:rsidP="00D971B5">
            <w:pPr>
              <w:spacing w:after="120"/>
              <w:rPr>
                <w:rFonts w:ascii="Times New Roman" w:hAnsi="Times New Roman" w:cs="Times New Roman"/>
                <w:sz w:val="24"/>
                <w:szCs w:val="24"/>
              </w:rPr>
            </w:pPr>
          </w:p>
        </w:tc>
        <w:tc>
          <w:tcPr>
            <w:tcW w:w="553" w:type="dxa"/>
            <w:tcPrChange w:id="116" w:author="2" w:date="2021-08-31T10:55:00Z">
              <w:tcPr>
                <w:tcW w:w="553" w:type="dxa"/>
              </w:tcPr>
            </w:tcPrChange>
          </w:tcPr>
          <w:p w14:paraId="2EE47A76" w14:textId="213FCDDA"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117" w:author="2" w:date="2021-08-31T10:55:00Z">
              <w:tcPr>
                <w:tcW w:w="6001" w:type="dxa"/>
              </w:tcPr>
            </w:tcPrChange>
          </w:tcPr>
          <w:p w14:paraId="6EA8C330" w14:textId="46F148F6" w:rsidR="00D971B5" w:rsidRDefault="0020746A" w:rsidP="00D971B5">
            <w:pPr>
              <w:spacing w:after="120"/>
              <w:rPr>
                <w:rFonts w:ascii="Times New Roman" w:hAnsi="Times New Roman" w:cs="Times New Roman"/>
                <w:color w:val="000000"/>
              </w:rPr>
            </w:pPr>
            <w:r>
              <w:rPr>
                <w:noProof/>
                <w:lang w:eastAsia="ru-RU"/>
              </w:rPr>
              <w:drawing>
                <wp:anchor distT="0" distB="0" distL="114300" distR="114300" simplePos="0" relativeHeight="252105728" behindDoc="1" locked="0" layoutInCell="1" allowOverlap="1" wp14:anchorId="3C6EEFC1" wp14:editId="68FB533B">
                  <wp:simplePos x="0" y="0"/>
                  <wp:positionH relativeFrom="column">
                    <wp:posOffset>34290</wp:posOffset>
                  </wp:positionH>
                  <wp:positionV relativeFrom="paragraph">
                    <wp:posOffset>730885</wp:posOffset>
                  </wp:positionV>
                  <wp:extent cx="2872740" cy="387985"/>
                  <wp:effectExtent l="0" t="0" r="0" b="0"/>
                  <wp:wrapTight wrapText="bothSides">
                    <wp:wrapPolygon edited="0">
                      <wp:start x="1003" y="1061"/>
                      <wp:lineTo x="0" y="6363"/>
                      <wp:lineTo x="430" y="14848"/>
                      <wp:lineTo x="17332" y="20151"/>
                      <wp:lineTo x="21199" y="20151"/>
                      <wp:lineTo x="21342" y="11666"/>
                      <wp:lineTo x="20769" y="6363"/>
                      <wp:lineTo x="19194" y="1061"/>
                      <wp:lineTo x="1003" y="1061"/>
                    </wp:wrapPolygon>
                  </wp:wrapTight>
                  <wp:docPr id="2" name="Рисунок 2" descr="https://phys-ege.sdamgia.ru/get_file?id=80947&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hys-ege.sdamgia.ru/get_file?id=80947&amp;png=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2740" cy="387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ru-RU"/>
              </w:rPr>
              <mc:AlternateContent>
                <mc:Choice Requires="wpi">
                  <w:drawing>
                    <wp:anchor distT="0" distB="0" distL="114300" distR="114300" simplePos="0" relativeHeight="252108800" behindDoc="0" locked="0" layoutInCell="1" allowOverlap="1" wp14:anchorId="0075B7AE" wp14:editId="525E3344">
                      <wp:simplePos x="0" y="0"/>
                      <wp:positionH relativeFrom="column">
                        <wp:posOffset>1909518</wp:posOffset>
                      </wp:positionH>
                      <wp:positionV relativeFrom="paragraph">
                        <wp:posOffset>731257</wp:posOffset>
                      </wp:positionV>
                      <wp:extent cx="360" cy="360"/>
                      <wp:effectExtent l="57150" t="57150" r="57150" b="57150"/>
                      <wp:wrapNone/>
                      <wp:docPr id="167" name="Рукописный ввод 167"/>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1C5D26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167" o:spid="_x0000_s1026" type="#_x0000_t75" style="position:absolute;margin-left:149.4pt;margin-top:56.65pt;width:1.95pt;height:1.9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">
                      <v:imagedata r:id="rId15" o:title=""/>
                    </v:shape>
                  </w:pict>
                </mc:Fallback>
              </mc:AlternateContent>
            </w:r>
            <w:r w:rsidRPr="0020746A">
              <w:rPr>
                <w:rFonts w:ascii="Times New Roman" w:hAnsi="Times New Roman" w:cs="Times New Roman"/>
                <w:color w:val="000000"/>
              </w:rPr>
              <w:t>К магнитной стрелке (северный полюс затемнен, см. рисунок), которая может поворачиваться вокруг вертикальной оси, перпендикулярной плоскости чертежа, поднесли постоянный полосовой магнит.</w:t>
            </w:r>
          </w:p>
          <w:p w14:paraId="0E3ACAD3" w14:textId="3B6FB14A" w:rsidR="0020746A" w:rsidRDefault="0020746A" w:rsidP="00D971B5">
            <w:pPr>
              <w:spacing w:after="120"/>
              <w:rPr>
                <w:rFonts w:ascii="Times New Roman" w:hAnsi="Times New Roman" w:cs="Times New Roman"/>
                <w:sz w:val="24"/>
                <w:szCs w:val="24"/>
              </w:rPr>
            </w:pPr>
          </w:p>
        </w:tc>
        <w:tc>
          <w:tcPr>
            <w:tcW w:w="4961" w:type="dxa"/>
            <w:gridSpan w:val="2"/>
            <w:tcPrChange w:id="118" w:author="2" w:date="2021-08-31T10:55:00Z">
              <w:tcPr>
                <w:tcW w:w="4839" w:type="dxa"/>
              </w:tcPr>
            </w:tcPrChange>
          </w:tcPr>
          <w:p w14:paraId="16C73B38" w14:textId="77777777" w:rsidR="0020746A" w:rsidRPr="006F33AA" w:rsidRDefault="0020746A" w:rsidP="0020746A">
            <w:pPr>
              <w:pStyle w:val="leftmargin"/>
              <w:spacing w:before="0" w:beforeAutospacing="0" w:after="0" w:afterAutospacing="0"/>
              <w:ind w:firstLine="375"/>
              <w:jc w:val="both"/>
              <w:rPr>
                <w:color w:val="000000"/>
                <w:sz w:val="20"/>
                <w:rPrChange w:id="119" w:author="2" w:date="2021-08-31T10:55:00Z">
                  <w:rPr>
                    <w:color w:val="000000"/>
                    <w:sz w:val="22"/>
                    <w:szCs w:val="22"/>
                  </w:rPr>
                </w:rPrChange>
              </w:rPr>
            </w:pPr>
            <w:r w:rsidRPr="006F33AA">
              <w:rPr>
                <w:color w:val="000000"/>
                <w:sz w:val="20"/>
                <w:rPrChange w:id="120" w:author="2" w:date="2021-08-31T10:55:00Z">
                  <w:rPr>
                    <w:color w:val="000000"/>
                    <w:sz w:val="22"/>
                    <w:szCs w:val="22"/>
                  </w:rPr>
                </w:rPrChange>
              </w:rPr>
              <w:t>При этом стрелка</w:t>
            </w:r>
          </w:p>
          <w:p w14:paraId="743789D0" w14:textId="77777777" w:rsidR="0020746A" w:rsidRPr="006F33AA" w:rsidRDefault="0020746A" w:rsidP="0020746A">
            <w:pPr>
              <w:pStyle w:val="ad"/>
              <w:spacing w:before="0" w:beforeAutospacing="0" w:after="0" w:afterAutospacing="0"/>
              <w:jc w:val="both"/>
              <w:rPr>
                <w:color w:val="000000"/>
                <w:sz w:val="20"/>
                <w:rPrChange w:id="121" w:author="2" w:date="2021-08-31T10:55:00Z">
                  <w:rPr>
                    <w:color w:val="000000"/>
                    <w:sz w:val="22"/>
                    <w:szCs w:val="22"/>
                  </w:rPr>
                </w:rPrChange>
              </w:rPr>
            </w:pPr>
            <w:r w:rsidRPr="006F33AA">
              <w:rPr>
                <w:color w:val="000000"/>
                <w:sz w:val="20"/>
                <w:rPrChange w:id="122" w:author="2" w:date="2021-08-31T10:55:00Z">
                  <w:rPr>
                    <w:color w:val="000000"/>
                    <w:sz w:val="22"/>
                    <w:szCs w:val="22"/>
                  </w:rPr>
                </w:rPrChange>
              </w:rPr>
              <w:t> </w:t>
            </w:r>
          </w:p>
          <w:p w14:paraId="11AEF2CB" w14:textId="4961F8BE" w:rsidR="0020746A" w:rsidRPr="006F33AA" w:rsidRDefault="0020746A" w:rsidP="0020746A">
            <w:pPr>
              <w:pStyle w:val="leftmargin"/>
              <w:spacing w:before="0" w:beforeAutospacing="0" w:after="0" w:afterAutospacing="0"/>
              <w:ind w:firstLine="375"/>
              <w:jc w:val="both"/>
              <w:rPr>
                <w:color w:val="000000"/>
                <w:sz w:val="20"/>
                <w:rPrChange w:id="123" w:author="2" w:date="2021-08-31T10:55:00Z">
                  <w:rPr>
                    <w:color w:val="000000"/>
                    <w:sz w:val="22"/>
                    <w:szCs w:val="22"/>
                  </w:rPr>
                </w:rPrChange>
              </w:rPr>
            </w:pPr>
            <w:r w:rsidRPr="006F33AA">
              <w:rPr>
                <w:color w:val="000000"/>
                <w:sz w:val="20"/>
                <w:rPrChange w:id="124" w:author="2" w:date="2021-08-31T10:55:00Z">
                  <w:rPr>
                    <w:color w:val="000000"/>
                    <w:sz w:val="22"/>
                    <w:szCs w:val="22"/>
                  </w:rPr>
                </w:rPrChange>
              </w:rPr>
              <w:t>1. повернется на </w:t>
            </w:r>
            <w:r w:rsidRPr="006F33AA">
              <w:rPr>
                <w:color w:val="000000"/>
                <w:sz w:val="20"/>
                <w:rPrChange w:id="125" w:author="2" w:date="2021-08-31T10:55:00Z">
                  <w:rPr>
                    <w:noProof/>
                    <w:color w:val="000000"/>
                    <w:sz w:val="22"/>
                    <w:szCs w:val="22"/>
                  </w:rPr>
                </w:rPrChange>
              </w:rPr>
              <w:t>180°</w:t>
            </w:r>
          </w:p>
          <w:p w14:paraId="7FA4FD88" w14:textId="17D7AC74" w:rsidR="0020746A" w:rsidRPr="006F33AA" w:rsidRDefault="0020746A" w:rsidP="0020746A">
            <w:pPr>
              <w:pStyle w:val="leftmargin"/>
              <w:spacing w:before="0" w:beforeAutospacing="0" w:after="0" w:afterAutospacing="0"/>
              <w:ind w:firstLine="375"/>
              <w:jc w:val="both"/>
              <w:rPr>
                <w:color w:val="000000"/>
                <w:sz w:val="20"/>
                <w:rPrChange w:id="126" w:author="2" w:date="2021-08-31T10:55:00Z">
                  <w:rPr>
                    <w:color w:val="000000"/>
                    <w:sz w:val="22"/>
                    <w:szCs w:val="22"/>
                  </w:rPr>
                </w:rPrChange>
              </w:rPr>
            </w:pPr>
            <w:r w:rsidRPr="006F33AA">
              <w:rPr>
                <w:color w:val="000000"/>
                <w:sz w:val="20"/>
                <w:rPrChange w:id="127" w:author="2" w:date="2021-08-31T10:55:00Z">
                  <w:rPr>
                    <w:color w:val="000000"/>
                    <w:sz w:val="22"/>
                    <w:szCs w:val="22"/>
                  </w:rPr>
                </w:rPrChange>
              </w:rPr>
              <w:t>2. повернется на </w:t>
            </w:r>
            <w:r w:rsidRPr="006F33AA">
              <w:rPr>
                <w:color w:val="000000"/>
                <w:sz w:val="20"/>
                <w:rPrChange w:id="128" w:author="2" w:date="2021-08-31T10:55:00Z">
                  <w:rPr>
                    <w:noProof/>
                    <w:color w:val="000000"/>
                    <w:sz w:val="22"/>
                    <w:szCs w:val="22"/>
                  </w:rPr>
                </w:rPrChange>
              </w:rPr>
              <w:t>90°</w:t>
            </w:r>
            <w:r w:rsidRPr="006F33AA">
              <w:rPr>
                <w:color w:val="000000"/>
                <w:sz w:val="20"/>
                <w:rPrChange w:id="129" w:author="2" w:date="2021-08-31T10:55:00Z">
                  <w:rPr>
                    <w:color w:val="000000"/>
                    <w:sz w:val="22"/>
                    <w:szCs w:val="22"/>
                  </w:rPr>
                </w:rPrChange>
              </w:rPr>
              <w:t> по часовой стрелке</w:t>
            </w:r>
          </w:p>
          <w:p w14:paraId="779F358D" w14:textId="6FCB261F" w:rsidR="0020746A" w:rsidRPr="006F33AA" w:rsidRDefault="0020746A" w:rsidP="0020746A">
            <w:pPr>
              <w:pStyle w:val="leftmargin"/>
              <w:spacing w:before="0" w:beforeAutospacing="0" w:after="0" w:afterAutospacing="0"/>
              <w:ind w:firstLine="375"/>
              <w:jc w:val="both"/>
              <w:rPr>
                <w:color w:val="000000"/>
                <w:sz w:val="20"/>
                <w:rPrChange w:id="130" w:author="2" w:date="2021-08-31T10:55:00Z">
                  <w:rPr>
                    <w:color w:val="000000"/>
                    <w:sz w:val="22"/>
                    <w:szCs w:val="22"/>
                  </w:rPr>
                </w:rPrChange>
              </w:rPr>
            </w:pPr>
            <w:r w:rsidRPr="006F33AA">
              <w:rPr>
                <w:color w:val="000000"/>
                <w:sz w:val="20"/>
                <w:rPrChange w:id="131" w:author="2" w:date="2021-08-31T10:55:00Z">
                  <w:rPr>
                    <w:color w:val="000000"/>
                    <w:sz w:val="22"/>
                    <w:szCs w:val="22"/>
                  </w:rPr>
                </w:rPrChange>
              </w:rPr>
              <w:t>3. повернется на </w:t>
            </w:r>
            <w:r w:rsidRPr="006F33AA">
              <w:rPr>
                <w:color w:val="000000"/>
                <w:sz w:val="20"/>
                <w:rPrChange w:id="132" w:author="2" w:date="2021-08-31T10:55:00Z">
                  <w:rPr>
                    <w:noProof/>
                    <w:color w:val="000000"/>
                    <w:sz w:val="22"/>
                    <w:szCs w:val="22"/>
                  </w:rPr>
                </w:rPrChange>
              </w:rPr>
              <w:t>90°</w:t>
            </w:r>
            <w:r w:rsidRPr="006F33AA">
              <w:rPr>
                <w:color w:val="000000"/>
                <w:sz w:val="20"/>
                <w:rPrChange w:id="133" w:author="2" w:date="2021-08-31T10:55:00Z">
                  <w:rPr>
                    <w:color w:val="000000"/>
                    <w:sz w:val="22"/>
                    <w:szCs w:val="22"/>
                  </w:rPr>
                </w:rPrChange>
              </w:rPr>
              <w:t> против часовой стрелки</w:t>
            </w:r>
          </w:p>
          <w:p w14:paraId="31D658D6" w14:textId="494D865E" w:rsidR="0020746A" w:rsidRPr="006F33AA" w:rsidRDefault="0020746A" w:rsidP="0020746A">
            <w:pPr>
              <w:pStyle w:val="leftmargin"/>
              <w:spacing w:before="0" w:beforeAutospacing="0" w:after="0" w:afterAutospacing="0"/>
              <w:ind w:firstLine="375"/>
              <w:jc w:val="both"/>
              <w:rPr>
                <w:color w:val="000000"/>
                <w:sz w:val="20"/>
                <w:rPrChange w:id="134" w:author="2" w:date="2021-08-31T10:55:00Z">
                  <w:rPr>
                    <w:color w:val="000000"/>
                    <w:sz w:val="22"/>
                    <w:szCs w:val="22"/>
                  </w:rPr>
                </w:rPrChange>
              </w:rPr>
            </w:pPr>
            <w:r w:rsidRPr="006F33AA">
              <w:rPr>
                <w:color w:val="000000"/>
                <w:sz w:val="20"/>
                <w:rPrChange w:id="135" w:author="2" w:date="2021-08-31T10:55:00Z">
                  <w:rPr>
                    <w:color w:val="000000"/>
                    <w:sz w:val="22"/>
                    <w:szCs w:val="22"/>
                  </w:rPr>
                </w:rPrChange>
              </w:rPr>
              <w:t>4. останется в прежнем положении</w:t>
            </w:r>
          </w:p>
          <w:p w14:paraId="0083BED9" w14:textId="2BD85210" w:rsidR="00D971B5" w:rsidRPr="006F33AA" w:rsidRDefault="00D971B5" w:rsidP="00D971B5">
            <w:pPr>
              <w:spacing w:after="120"/>
              <w:rPr>
                <w:rFonts w:ascii="Times New Roman" w:hAnsi="Times New Roman"/>
                <w:sz w:val="20"/>
                <w:rPrChange w:id="136" w:author="2" w:date="2021-08-31T10:55:00Z">
                  <w:rPr>
                    <w:rFonts w:ascii="Times New Roman" w:hAnsi="Times New Roman" w:cs="Times New Roman"/>
                    <w:sz w:val="24"/>
                    <w:szCs w:val="24"/>
                  </w:rPr>
                </w:rPrChange>
              </w:rPr>
            </w:pPr>
          </w:p>
        </w:tc>
        <w:tc>
          <w:tcPr>
            <w:tcW w:w="567" w:type="dxa"/>
            <w:gridSpan w:val="2"/>
            <w:tcPrChange w:id="137" w:author="2" w:date="2021-08-31T10:55:00Z">
              <w:tcPr>
                <w:tcW w:w="547" w:type="dxa"/>
              </w:tcPr>
            </w:tcPrChange>
          </w:tcPr>
          <w:p w14:paraId="7C802C5E" w14:textId="5F82738A" w:rsidR="00D971B5" w:rsidRPr="004B35C4" w:rsidRDefault="0020746A" w:rsidP="00D971B5">
            <w:pPr>
              <w:tabs>
                <w:tab w:val="left" w:pos="600"/>
              </w:tabs>
              <w:ind w:right="34"/>
              <w:rPr>
                <w:rFonts w:ascii="Times New Roman" w:hAnsi="Times New Roman" w:cs="Times New Roman"/>
                <w:sz w:val="24"/>
                <w:szCs w:val="24"/>
              </w:rPr>
            </w:pPr>
            <w:r>
              <w:rPr>
                <w:rFonts w:ascii="Times New Roman" w:hAnsi="Times New Roman" w:cs="Times New Roman"/>
                <w:sz w:val="24"/>
                <w:szCs w:val="24"/>
              </w:rPr>
              <w:t>4</w:t>
            </w:r>
          </w:p>
        </w:tc>
      </w:tr>
      <w:tr w:rsidR="00D971B5" w14:paraId="6E5290CF" w14:textId="5C330D08" w:rsidTr="00911EF6">
        <w:tc>
          <w:tcPr>
            <w:tcW w:w="846" w:type="dxa"/>
            <w:tcPrChange w:id="138" w:author="2" w:date="2021-08-31T10:55:00Z">
              <w:tcPr>
                <w:tcW w:w="846" w:type="dxa"/>
              </w:tcPr>
            </w:tcPrChange>
          </w:tcPr>
          <w:p w14:paraId="1C2D7E27" w14:textId="77777777" w:rsidR="00D971B5" w:rsidRDefault="00D971B5" w:rsidP="00D971B5">
            <w:pPr>
              <w:spacing w:after="120"/>
              <w:rPr>
                <w:rFonts w:ascii="Times New Roman" w:hAnsi="Times New Roman" w:cs="Times New Roman"/>
                <w:sz w:val="24"/>
                <w:szCs w:val="24"/>
              </w:rPr>
            </w:pPr>
          </w:p>
        </w:tc>
        <w:tc>
          <w:tcPr>
            <w:tcW w:w="1843" w:type="dxa"/>
            <w:tcPrChange w:id="139" w:author="2" w:date="2021-08-31T10:55:00Z">
              <w:tcPr>
                <w:tcW w:w="1843" w:type="dxa"/>
              </w:tcPr>
            </w:tcPrChange>
          </w:tcPr>
          <w:p w14:paraId="184D60B5" w14:textId="77777777" w:rsidR="00D971B5" w:rsidRDefault="00D971B5" w:rsidP="00D971B5">
            <w:pPr>
              <w:spacing w:after="120"/>
              <w:rPr>
                <w:rFonts w:ascii="Times New Roman" w:hAnsi="Times New Roman" w:cs="Times New Roman"/>
                <w:sz w:val="24"/>
                <w:szCs w:val="24"/>
              </w:rPr>
            </w:pPr>
          </w:p>
        </w:tc>
        <w:tc>
          <w:tcPr>
            <w:tcW w:w="425" w:type="dxa"/>
            <w:tcPrChange w:id="140" w:author="2" w:date="2021-08-31T10:55:00Z">
              <w:tcPr>
                <w:tcW w:w="425" w:type="dxa"/>
              </w:tcPr>
            </w:tcPrChange>
          </w:tcPr>
          <w:p w14:paraId="6B83BE9E" w14:textId="77777777" w:rsidR="00D971B5" w:rsidRDefault="00D971B5" w:rsidP="00D971B5">
            <w:pPr>
              <w:spacing w:after="120"/>
              <w:rPr>
                <w:rFonts w:ascii="Times New Roman" w:hAnsi="Times New Roman" w:cs="Times New Roman"/>
                <w:sz w:val="24"/>
                <w:szCs w:val="24"/>
              </w:rPr>
            </w:pPr>
          </w:p>
        </w:tc>
        <w:tc>
          <w:tcPr>
            <w:tcW w:w="392" w:type="dxa"/>
            <w:tcPrChange w:id="141" w:author="2" w:date="2021-08-31T10:55:00Z">
              <w:tcPr>
                <w:tcW w:w="392" w:type="dxa"/>
              </w:tcPr>
            </w:tcPrChange>
          </w:tcPr>
          <w:p w14:paraId="38349C73" w14:textId="77777777" w:rsidR="00D971B5" w:rsidRDefault="00D971B5" w:rsidP="00D971B5">
            <w:pPr>
              <w:spacing w:after="120"/>
              <w:rPr>
                <w:rFonts w:ascii="Times New Roman" w:hAnsi="Times New Roman" w:cs="Times New Roman"/>
                <w:sz w:val="24"/>
                <w:szCs w:val="24"/>
              </w:rPr>
            </w:pPr>
          </w:p>
        </w:tc>
        <w:tc>
          <w:tcPr>
            <w:tcW w:w="553" w:type="dxa"/>
            <w:tcPrChange w:id="142" w:author="2" w:date="2021-08-31T10:55:00Z">
              <w:tcPr>
                <w:tcW w:w="553" w:type="dxa"/>
              </w:tcPr>
            </w:tcPrChange>
          </w:tcPr>
          <w:p w14:paraId="5562B4BA" w14:textId="2A974DC6" w:rsidR="00D971B5" w:rsidRDefault="0020746A" w:rsidP="00D971B5">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143" w:author="2" w:date="2021-08-31T10:55:00Z">
              <w:tcPr>
                <w:tcW w:w="6001" w:type="dxa"/>
              </w:tcPr>
            </w:tcPrChange>
          </w:tcPr>
          <w:p w14:paraId="75CE6F5E" w14:textId="77777777" w:rsidR="00D971B5" w:rsidRDefault="00516B63" w:rsidP="00D971B5">
            <w:pPr>
              <w:spacing w:after="120"/>
              <w:rPr>
                <w:rFonts w:ascii="Times New Roman" w:hAnsi="Times New Roman" w:cs="Times New Roman"/>
                <w:color w:val="000000"/>
              </w:rPr>
            </w:pPr>
            <w:r w:rsidRPr="00516B63">
              <w:rPr>
                <w:rFonts w:ascii="Times New Roman" w:hAnsi="Times New Roman" w:cs="Times New Roman"/>
                <w:color w:val="000000"/>
              </w:rPr>
              <w:t>Четыре прямолинейных параллельных друг другу тонких проводника с одинаковым током </w:t>
            </w:r>
            <w:r w:rsidRPr="00516B63">
              <w:rPr>
                <w:rFonts w:ascii="Times New Roman" w:hAnsi="Times New Roman" w:cs="Times New Roman"/>
                <w:i/>
                <w:iCs/>
                <w:color w:val="000000"/>
              </w:rPr>
              <w:t>I</w:t>
            </w:r>
            <w:r w:rsidRPr="00516B63">
              <w:rPr>
                <w:rFonts w:ascii="Times New Roman" w:hAnsi="Times New Roman" w:cs="Times New Roman"/>
                <w:color w:val="000000"/>
              </w:rPr>
              <w:t xml:space="preserve"> проходят через вершины квадрата. Сначала их располагают так, как показано на рис. </w:t>
            </w:r>
            <w:r w:rsidRPr="00516B63">
              <w:rPr>
                <w:rFonts w:ascii="Times New Roman" w:hAnsi="Times New Roman" w:cs="Times New Roman"/>
                <w:color w:val="000000"/>
              </w:rPr>
              <w:lastRenderedPageBreak/>
              <w:t>А, а затем - так, как показано на рис. Б (на рисунках показан вид со стороны плоскости квадрата).</w:t>
            </w:r>
          </w:p>
          <w:p w14:paraId="46BC3250" w14:textId="1AC458AD" w:rsidR="00516B63" w:rsidRPr="00516B63" w:rsidRDefault="00516B63" w:rsidP="00D971B5">
            <w:pPr>
              <w:spacing w:after="120"/>
              <w:rPr>
                <w:rFonts w:ascii="Times New Roman" w:hAnsi="Times New Roman" w:cs="Times New Roman"/>
                <w:sz w:val="24"/>
                <w:szCs w:val="24"/>
              </w:rPr>
            </w:pPr>
            <w:r>
              <w:rPr>
                <w:noProof/>
                <w:lang w:eastAsia="ru-RU"/>
              </w:rPr>
              <w:drawing>
                <wp:inline distT="0" distB="0" distL="0" distR="0" wp14:anchorId="798AAE33" wp14:editId="1D9421A8">
                  <wp:extent cx="2698290" cy="1110743"/>
                  <wp:effectExtent l="0" t="0" r="0" b="0"/>
                  <wp:docPr id="6" name="Рисунок 6" descr="https://phys-ege.sdamgia.ru/get_file?id=83670&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hys-ege.sdamgia.ru/get_file?id=83670&amp;png=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0360" cy="1115712"/>
                          </a:xfrm>
                          <a:prstGeom prst="rect">
                            <a:avLst/>
                          </a:prstGeom>
                          <a:noFill/>
                          <a:ln>
                            <a:noFill/>
                          </a:ln>
                        </pic:spPr>
                      </pic:pic>
                    </a:graphicData>
                  </a:graphic>
                </wp:inline>
              </w:drawing>
            </w:r>
          </w:p>
        </w:tc>
        <w:tc>
          <w:tcPr>
            <w:tcW w:w="4961" w:type="dxa"/>
            <w:gridSpan w:val="2"/>
            <w:tcPrChange w:id="144" w:author="2" w:date="2021-08-31T10:55:00Z">
              <w:tcPr>
                <w:tcW w:w="4839" w:type="dxa"/>
              </w:tcPr>
            </w:tcPrChange>
          </w:tcPr>
          <w:p w14:paraId="5F3EA45C" w14:textId="77777777" w:rsidR="00516B63" w:rsidRPr="006F33AA" w:rsidRDefault="00516B63" w:rsidP="00516B63">
            <w:pPr>
              <w:pStyle w:val="leftmargin"/>
              <w:spacing w:before="0" w:beforeAutospacing="0" w:after="0" w:afterAutospacing="0"/>
              <w:ind w:firstLine="375"/>
              <w:jc w:val="both"/>
              <w:rPr>
                <w:color w:val="000000"/>
                <w:sz w:val="20"/>
                <w:rPrChange w:id="145" w:author="2" w:date="2021-08-31T10:55:00Z">
                  <w:rPr>
                    <w:color w:val="000000"/>
                    <w:sz w:val="22"/>
                    <w:szCs w:val="22"/>
                  </w:rPr>
                </w:rPrChange>
              </w:rPr>
            </w:pPr>
            <w:r w:rsidRPr="006F33AA">
              <w:rPr>
                <w:color w:val="000000"/>
                <w:sz w:val="20"/>
                <w:rPrChange w:id="146" w:author="2" w:date="2021-08-31T10:55:00Z">
                  <w:rPr>
                    <w:color w:val="000000"/>
                    <w:sz w:val="22"/>
                    <w:szCs w:val="22"/>
                  </w:rPr>
                </w:rPrChange>
              </w:rPr>
              <w:lastRenderedPageBreak/>
              <w:t>Индукция магнитного поля, созданного этими проводниками в центре квадрата О,</w:t>
            </w:r>
          </w:p>
          <w:p w14:paraId="013445A7" w14:textId="77777777" w:rsidR="00516B63" w:rsidRPr="006F33AA" w:rsidRDefault="00516B63" w:rsidP="00516B63">
            <w:pPr>
              <w:pStyle w:val="ad"/>
              <w:spacing w:before="0" w:beforeAutospacing="0" w:after="0" w:afterAutospacing="0"/>
              <w:jc w:val="both"/>
              <w:rPr>
                <w:color w:val="000000"/>
                <w:sz w:val="20"/>
                <w:rPrChange w:id="147" w:author="2" w:date="2021-08-31T10:55:00Z">
                  <w:rPr>
                    <w:color w:val="000000"/>
                    <w:sz w:val="22"/>
                    <w:szCs w:val="22"/>
                  </w:rPr>
                </w:rPrChange>
              </w:rPr>
            </w:pPr>
            <w:r w:rsidRPr="006F33AA">
              <w:rPr>
                <w:color w:val="000000"/>
                <w:sz w:val="20"/>
                <w:rPrChange w:id="148" w:author="2" w:date="2021-08-31T10:55:00Z">
                  <w:rPr>
                    <w:color w:val="000000"/>
                    <w:sz w:val="22"/>
                    <w:szCs w:val="22"/>
                  </w:rPr>
                </w:rPrChange>
              </w:rPr>
              <w:t> </w:t>
            </w:r>
          </w:p>
          <w:p w14:paraId="4D60BE2E" w14:textId="1C97636F" w:rsidR="00516B63" w:rsidRPr="006F33AA" w:rsidRDefault="00516B63" w:rsidP="00516B63">
            <w:pPr>
              <w:pStyle w:val="leftmargin"/>
              <w:spacing w:before="0" w:beforeAutospacing="0" w:after="0" w:afterAutospacing="0"/>
              <w:ind w:firstLine="375"/>
              <w:jc w:val="both"/>
              <w:rPr>
                <w:color w:val="000000"/>
                <w:sz w:val="20"/>
                <w:rPrChange w:id="149" w:author="2" w:date="2021-08-31T10:55:00Z">
                  <w:rPr>
                    <w:color w:val="000000"/>
                    <w:sz w:val="22"/>
                    <w:szCs w:val="22"/>
                  </w:rPr>
                </w:rPrChange>
              </w:rPr>
            </w:pPr>
            <w:r w:rsidRPr="006F33AA">
              <w:rPr>
                <w:color w:val="000000"/>
                <w:sz w:val="20"/>
                <w:rPrChange w:id="150" w:author="2" w:date="2021-08-31T10:55:00Z">
                  <w:rPr>
                    <w:color w:val="000000"/>
                    <w:sz w:val="22"/>
                    <w:szCs w:val="22"/>
                  </w:rPr>
                </w:rPrChange>
              </w:rPr>
              <w:lastRenderedPageBreak/>
              <w:t>1. равна нулю только в случае, изображённом на рис. А</w:t>
            </w:r>
          </w:p>
          <w:p w14:paraId="136CD27E" w14:textId="632BA8BB" w:rsidR="00516B63" w:rsidRPr="006F33AA" w:rsidRDefault="00516B63" w:rsidP="00516B63">
            <w:pPr>
              <w:pStyle w:val="leftmargin"/>
              <w:spacing w:before="0" w:beforeAutospacing="0" w:after="0" w:afterAutospacing="0"/>
              <w:ind w:firstLine="375"/>
              <w:jc w:val="both"/>
              <w:rPr>
                <w:color w:val="000000"/>
                <w:sz w:val="20"/>
                <w:rPrChange w:id="151" w:author="2" w:date="2021-08-31T10:55:00Z">
                  <w:rPr>
                    <w:color w:val="000000"/>
                    <w:sz w:val="22"/>
                    <w:szCs w:val="22"/>
                  </w:rPr>
                </w:rPrChange>
              </w:rPr>
            </w:pPr>
            <w:r w:rsidRPr="006F33AA">
              <w:rPr>
                <w:color w:val="000000"/>
                <w:sz w:val="20"/>
                <w:rPrChange w:id="152" w:author="2" w:date="2021-08-31T10:55:00Z">
                  <w:rPr>
                    <w:color w:val="000000"/>
                    <w:sz w:val="22"/>
                    <w:szCs w:val="22"/>
                  </w:rPr>
                </w:rPrChange>
              </w:rPr>
              <w:t>2. равна нулю только в случае, изображённом на рис. Б</w:t>
            </w:r>
          </w:p>
          <w:p w14:paraId="50D3DA4E" w14:textId="7B3B5F49" w:rsidR="00516B63" w:rsidRPr="006F33AA" w:rsidRDefault="00516B63" w:rsidP="00516B63">
            <w:pPr>
              <w:pStyle w:val="leftmargin"/>
              <w:spacing w:before="0" w:beforeAutospacing="0" w:after="0" w:afterAutospacing="0"/>
              <w:ind w:firstLine="375"/>
              <w:jc w:val="both"/>
              <w:rPr>
                <w:color w:val="000000"/>
                <w:sz w:val="20"/>
                <w:rPrChange w:id="153" w:author="2" w:date="2021-08-31T10:55:00Z">
                  <w:rPr>
                    <w:color w:val="000000"/>
                    <w:sz w:val="22"/>
                    <w:szCs w:val="22"/>
                  </w:rPr>
                </w:rPrChange>
              </w:rPr>
            </w:pPr>
            <w:r w:rsidRPr="006F33AA">
              <w:rPr>
                <w:color w:val="000000"/>
                <w:sz w:val="20"/>
                <w:rPrChange w:id="154" w:author="2" w:date="2021-08-31T10:55:00Z">
                  <w:rPr>
                    <w:color w:val="000000"/>
                    <w:sz w:val="22"/>
                    <w:szCs w:val="22"/>
                  </w:rPr>
                </w:rPrChange>
              </w:rPr>
              <w:t>3. равна нулю в случаях, изображённых на обоих рисунках</w:t>
            </w:r>
          </w:p>
          <w:p w14:paraId="6A6AB475" w14:textId="79B10123" w:rsidR="00516B63" w:rsidRPr="006F33AA" w:rsidRDefault="00516B63" w:rsidP="00516B63">
            <w:pPr>
              <w:pStyle w:val="leftmargin"/>
              <w:spacing w:before="0" w:beforeAutospacing="0" w:after="0" w:afterAutospacing="0"/>
              <w:ind w:firstLine="375"/>
              <w:jc w:val="both"/>
              <w:rPr>
                <w:color w:val="000000"/>
                <w:sz w:val="20"/>
                <w:rPrChange w:id="155" w:author="2" w:date="2021-08-31T10:55:00Z">
                  <w:rPr>
                    <w:color w:val="000000"/>
                    <w:sz w:val="22"/>
                    <w:szCs w:val="22"/>
                  </w:rPr>
                </w:rPrChange>
              </w:rPr>
            </w:pPr>
            <w:r w:rsidRPr="006F33AA">
              <w:rPr>
                <w:color w:val="000000"/>
                <w:sz w:val="20"/>
                <w:rPrChange w:id="156" w:author="2" w:date="2021-08-31T10:55:00Z">
                  <w:rPr>
                    <w:color w:val="000000"/>
                    <w:sz w:val="22"/>
                    <w:szCs w:val="22"/>
                  </w:rPr>
                </w:rPrChange>
              </w:rPr>
              <w:t>4. не равна нулю ни в одном из случаев, изображённых на рисунках</w:t>
            </w:r>
          </w:p>
          <w:p w14:paraId="3CE312BC" w14:textId="5C96ADDF" w:rsidR="00D971B5" w:rsidRPr="006F33AA" w:rsidRDefault="00D971B5" w:rsidP="00D971B5">
            <w:pPr>
              <w:spacing w:after="120"/>
              <w:rPr>
                <w:rFonts w:ascii="Times New Roman" w:hAnsi="Times New Roman"/>
                <w:sz w:val="20"/>
                <w:rPrChange w:id="157" w:author="2" w:date="2021-08-31T10:55:00Z">
                  <w:rPr>
                    <w:rFonts w:ascii="Times New Roman" w:hAnsi="Times New Roman" w:cs="Times New Roman"/>
                    <w:sz w:val="24"/>
                    <w:szCs w:val="24"/>
                  </w:rPr>
                </w:rPrChange>
              </w:rPr>
            </w:pPr>
          </w:p>
        </w:tc>
        <w:tc>
          <w:tcPr>
            <w:tcW w:w="567" w:type="dxa"/>
            <w:gridSpan w:val="2"/>
            <w:tcPrChange w:id="158" w:author="2" w:date="2021-08-31T10:55:00Z">
              <w:tcPr>
                <w:tcW w:w="547" w:type="dxa"/>
              </w:tcPr>
            </w:tcPrChange>
          </w:tcPr>
          <w:p w14:paraId="2D87C18D" w14:textId="161A8652" w:rsidR="00D971B5" w:rsidRPr="004B35C4" w:rsidRDefault="00B852DC" w:rsidP="00D971B5">
            <w:pPr>
              <w:tabs>
                <w:tab w:val="left" w:pos="600"/>
              </w:tabs>
              <w:ind w:right="34"/>
              <w:rPr>
                <w:rFonts w:ascii="Times New Roman" w:hAnsi="Times New Roman" w:cs="Times New Roman"/>
                <w:sz w:val="24"/>
                <w:szCs w:val="24"/>
              </w:rPr>
            </w:pPr>
            <w:r>
              <w:rPr>
                <w:rFonts w:ascii="Times New Roman" w:hAnsi="Times New Roman" w:cs="Times New Roman"/>
                <w:sz w:val="24"/>
                <w:szCs w:val="24"/>
              </w:rPr>
              <w:lastRenderedPageBreak/>
              <w:t>2</w:t>
            </w:r>
          </w:p>
        </w:tc>
      </w:tr>
      <w:tr w:rsidR="00D971B5" w14:paraId="48CEF9D8" w14:textId="4C19094D" w:rsidTr="00911EF6">
        <w:tc>
          <w:tcPr>
            <w:tcW w:w="846" w:type="dxa"/>
            <w:tcPrChange w:id="159" w:author="2" w:date="2021-08-31T10:55:00Z">
              <w:tcPr>
                <w:tcW w:w="846" w:type="dxa"/>
              </w:tcPr>
            </w:tcPrChange>
          </w:tcPr>
          <w:p w14:paraId="708A3F38" w14:textId="77777777" w:rsidR="00D971B5" w:rsidRDefault="00D971B5" w:rsidP="00D971B5">
            <w:pPr>
              <w:spacing w:after="120"/>
              <w:rPr>
                <w:rFonts w:ascii="Times New Roman" w:hAnsi="Times New Roman" w:cs="Times New Roman"/>
                <w:sz w:val="24"/>
                <w:szCs w:val="24"/>
              </w:rPr>
            </w:pPr>
          </w:p>
        </w:tc>
        <w:tc>
          <w:tcPr>
            <w:tcW w:w="1843" w:type="dxa"/>
            <w:tcPrChange w:id="160" w:author="2" w:date="2021-08-31T10:55:00Z">
              <w:tcPr>
                <w:tcW w:w="1843" w:type="dxa"/>
              </w:tcPr>
            </w:tcPrChange>
          </w:tcPr>
          <w:p w14:paraId="02A84873" w14:textId="77777777" w:rsidR="00D971B5" w:rsidRDefault="00D971B5" w:rsidP="00D971B5">
            <w:pPr>
              <w:spacing w:after="120"/>
              <w:rPr>
                <w:rFonts w:ascii="Times New Roman" w:hAnsi="Times New Roman" w:cs="Times New Roman"/>
                <w:sz w:val="24"/>
                <w:szCs w:val="24"/>
              </w:rPr>
            </w:pPr>
          </w:p>
        </w:tc>
        <w:tc>
          <w:tcPr>
            <w:tcW w:w="425" w:type="dxa"/>
            <w:tcPrChange w:id="161" w:author="2" w:date="2021-08-31T10:55:00Z">
              <w:tcPr>
                <w:tcW w:w="425" w:type="dxa"/>
              </w:tcPr>
            </w:tcPrChange>
          </w:tcPr>
          <w:p w14:paraId="0CF0160F" w14:textId="77777777" w:rsidR="00D971B5" w:rsidRDefault="00D971B5" w:rsidP="00D971B5">
            <w:pPr>
              <w:spacing w:after="120"/>
              <w:rPr>
                <w:rFonts w:ascii="Times New Roman" w:hAnsi="Times New Roman" w:cs="Times New Roman"/>
                <w:sz w:val="24"/>
                <w:szCs w:val="24"/>
              </w:rPr>
            </w:pPr>
          </w:p>
        </w:tc>
        <w:tc>
          <w:tcPr>
            <w:tcW w:w="392" w:type="dxa"/>
            <w:tcPrChange w:id="162" w:author="2" w:date="2021-08-31T10:55:00Z">
              <w:tcPr>
                <w:tcW w:w="392" w:type="dxa"/>
              </w:tcPr>
            </w:tcPrChange>
          </w:tcPr>
          <w:p w14:paraId="718AEC5B" w14:textId="77777777" w:rsidR="00D971B5" w:rsidRDefault="00D971B5" w:rsidP="00D971B5">
            <w:pPr>
              <w:spacing w:after="120"/>
              <w:rPr>
                <w:rFonts w:ascii="Times New Roman" w:hAnsi="Times New Roman" w:cs="Times New Roman"/>
                <w:sz w:val="24"/>
                <w:szCs w:val="24"/>
              </w:rPr>
            </w:pPr>
          </w:p>
        </w:tc>
        <w:tc>
          <w:tcPr>
            <w:tcW w:w="553" w:type="dxa"/>
            <w:tcPrChange w:id="163" w:author="2" w:date="2021-08-31T10:55:00Z">
              <w:tcPr>
                <w:tcW w:w="553" w:type="dxa"/>
              </w:tcPr>
            </w:tcPrChange>
          </w:tcPr>
          <w:p w14:paraId="799A44A6" w14:textId="098F7A34" w:rsidR="00D971B5" w:rsidRDefault="0020746A" w:rsidP="00D971B5">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164" w:author="2" w:date="2021-08-31T10:55:00Z">
              <w:tcPr>
                <w:tcW w:w="6001" w:type="dxa"/>
              </w:tcPr>
            </w:tcPrChange>
          </w:tcPr>
          <w:p w14:paraId="3F5BA55B" w14:textId="77777777" w:rsidR="00D971B5" w:rsidRDefault="00B852DC" w:rsidP="00D971B5">
            <w:pPr>
              <w:spacing w:after="120"/>
              <w:rPr>
                <w:rFonts w:ascii="Times New Roman" w:hAnsi="Times New Roman" w:cs="Times New Roman"/>
                <w:color w:val="000000"/>
              </w:rPr>
            </w:pPr>
            <w:r w:rsidRPr="00B852DC">
              <w:rPr>
                <w:rFonts w:ascii="Times New Roman" w:hAnsi="Times New Roman" w:cs="Times New Roman"/>
                <w:color w:val="000000"/>
              </w:rPr>
              <w:t>Магнитное поле  создано в точке </w:t>
            </w:r>
            <w:r>
              <w:rPr>
                <w:rFonts w:ascii="Times New Roman" w:hAnsi="Times New Roman" w:cs="Times New Roman"/>
                <w:noProof/>
                <w:lang w:eastAsia="ru-RU"/>
              </w:rPr>
              <w:t>А</w:t>
            </w:r>
            <w:r w:rsidRPr="00B852DC">
              <w:rPr>
                <w:rFonts w:ascii="Times New Roman" w:hAnsi="Times New Roman" w:cs="Times New Roman"/>
                <w:color w:val="000000"/>
              </w:rPr>
              <w:t xml:space="preserve"> двумя параллельными длинными проводниками с токами </w:t>
            </w:r>
            <w:r w:rsidRPr="00B852DC">
              <w:rPr>
                <w:rFonts w:ascii="Times New Roman" w:hAnsi="Times New Roman" w:cs="Times New Roman"/>
                <w:color w:val="000000"/>
                <w:lang w:val="en-US"/>
              </w:rPr>
              <w:t>I</w:t>
            </w:r>
            <w:r w:rsidRPr="00B852DC">
              <w:rPr>
                <w:rFonts w:ascii="Times New Roman" w:hAnsi="Times New Roman" w:cs="Times New Roman"/>
                <w:color w:val="000000"/>
                <w:vertAlign w:val="subscript"/>
              </w:rPr>
              <w:t>1</w:t>
            </w:r>
            <w:r w:rsidRPr="00B852DC">
              <w:rPr>
                <w:rFonts w:ascii="Times New Roman" w:hAnsi="Times New Roman" w:cs="Times New Roman"/>
                <w:color w:val="000000"/>
              </w:rPr>
              <w:t>  и </w:t>
            </w:r>
            <w:r w:rsidRPr="00B852DC">
              <w:rPr>
                <w:rFonts w:ascii="Times New Roman" w:hAnsi="Times New Roman" w:cs="Times New Roman"/>
                <w:color w:val="000000"/>
                <w:lang w:val="en-US"/>
              </w:rPr>
              <w:t>I</w:t>
            </w:r>
            <w:r w:rsidRPr="00B852DC">
              <w:rPr>
                <w:rFonts w:ascii="Times New Roman" w:hAnsi="Times New Roman" w:cs="Times New Roman"/>
                <w:color w:val="000000"/>
                <w:vertAlign w:val="subscript"/>
              </w:rPr>
              <w:t>2</w:t>
            </w:r>
            <w:r w:rsidRPr="00B852DC">
              <w:rPr>
                <w:rFonts w:ascii="Times New Roman" w:hAnsi="Times New Roman" w:cs="Times New Roman"/>
                <w:color w:val="000000"/>
              </w:rPr>
              <w:t xml:space="preserve"> расположенными перпендикулярно плоскости чертежа. Векторы </w:t>
            </w:r>
            <m:oMath>
              <m:acc>
                <m:accPr>
                  <m:chr m:val="⃗"/>
                  <m:ctrlPr>
                    <w:rPr>
                      <w:rFonts w:ascii="Cambria Math" w:hAnsi="Cambria Math" w:cs="Times New Roman"/>
                      <w:i/>
                      <w:color w:val="000000"/>
                    </w:rPr>
                  </m:ctrlPr>
                </m:accPr>
                <m:e>
                  <m:sSub>
                    <m:sSubPr>
                      <m:ctrlPr>
                        <w:rPr>
                          <w:rFonts w:ascii="Cambria Math" w:hAnsi="Cambria Math" w:cs="Times New Roman"/>
                          <w:i/>
                          <w:color w:val="000000"/>
                        </w:rPr>
                      </m:ctrlPr>
                    </m:sSubPr>
                    <m:e>
                      <m:r>
                        <w:rPr>
                          <w:rFonts w:ascii="Cambria Math" w:hAnsi="Cambria Math" w:cs="Times New Roman"/>
                          <w:color w:val="000000"/>
                        </w:rPr>
                        <m:t>В</m:t>
                      </m:r>
                    </m:e>
                    <m:sub>
                      <m:r>
                        <w:rPr>
                          <w:rFonts w:ascii="Cambria Math" w:hAnsi="Cambria Math" w:cs="Times New Roman"/>
                          <w:color w:val="000000"/>
                        </w:rPr>
                        <m:t>1</m:t>
                      </m:r>
                    </m:sub>
                  </m:sSub>
                </m:e>
              </m:acc>
            </m:oMath>
            <w:r w:rsidRPr="00B852DC">
              <w:rPr>
                <w:rFonts w:ascii="Times New Roman" w:hAnsi="Times New Roman" w:cs="Times New Roman"/>
                <w:color w:val="000000"/>
              </w:rPr>
              <w:t>  и</w:t>
            </w:r>
            <m:oMath>
              <m:acc>
                <m:accPr>
                  <m:chr m:val="⃗"/>
                  <m:ctrlPr>
                    <w:rPr>
                      <w:rFonts w:ascii="Cambria Math" w:hAnsi="Cambria Math" w:cs="Times New Roman"/>
                      <w:i/>
                      <w:color w:val="000000"/>
                    </w:rPr>
                  </m:ctrlPr>
                </m:accPr>
                <m:e>
                  <m:sSub>
                    <m:sSubPr>
                      <m:ctrlPr>
                        <w:rPr>
                          <w:rFonts w:ascii="Cambria Math" w:hAnsi="Cambria Math" w:cs="Times New Roman"/>
                          <w:i/>
                          <w:color w:val="000000"/>
                        </w:rPr>
                      </m:ctrlPr>
                    </m:sSubPr>
                    <m:e>
                      <m:r>
                        <w:rPr>
                          <w:rFonts w:ascii="Cambria Math" w:hAnsi="Cambria Math" w:cs="Times New Roman"/>
                          <w:color w:val="000000"/>
                        </w:rPr>
                        <m:t>В</m:t>
                      </m:r>
                    </m:e>
                    <m:sub>
                      <m:r>
                        <w:rPr>
                          <w:rFonts w:ascii="Cambria Math" w:hAnsi="Cambria Math" w:cs="Times New Roman"/>
                          <w:color w:val="000000"/>
                        </w:rPr>
                        <m:t>2</m:t>
                      </m:r>
                    </m:sub>
                  </m:sSub>
                </m:e>
              </m:acc>
            </m:oMath>
            <w:r w:rsidRPr="00B852DC">
              <w:rPr>
                <w:rFonts w:ascii="Times New Roman" w:hAnsi="Times New Roman" w:cs="Times New Roman"/>
                <w:color w:val="000000"/>
              </w:rPr>
              <w:t>     в точке </w:t>
            </w:r>
            <w:r w:rsidRPr="00B852DC">
              <w:rPr>
                <w:rFonts w:ascii="Times New Roman" w:hAnsi="Times New Roman" w:cs="Times New Roman"/>
                <w:noProof/>
                <w:lang w:eastAsia="ru-RU"/>
              </w:rPr>
              <w:t>А</w:t>
            </w:r>
            <w:r w:rsidRPr="00B852DC">
              <w:rPr>
                <w:rFonts w:ascii="Times New Roman" w:hAnsi="Times New Roman" w:cs="Times New Roman"/>
                <w:color w:val="000000"/>
              </w:rPr>
              <w:t> направлены в плоскости чертежа следующим образом:</w:t>
            </w:r>
            <w:r>
              <w:rPr>
                <w:rFonts w:ascii="Times New Roman" w:hAnsi="Times New Roman" w:cs="Times New Roman"/>
                <w:color w:val="000000"/>
              </w:rPr>
              <w:t xml:space="preserve"> </w:t>
            </w:r>
          </w:p>
          <w:p w14:paraId="2E489110" w14:textId="10FE8357" w:rsidR="00B852DC" w:rsidRPr="00B852DC" w:rsidRDefault="00DA2D7A" w:rsidP="00D971B5">
            <w:pPr>
              <w:spacing w:after="120"/>
              <w:rPr>
                <w:rFonts w:ascii="Times New Roman" w:hAnsi="Times New Roman" w:cs="Times New Roman"/>
                <w:sz w:val="24"/>
                <w:szCs w:val="24"/>
                <w:lang w:val="ru"/>
              </w:rPr>
            </w:pPr>
            <w:r>
              <w:rPr>
                <w:noProof/>
                <w:lang w:eastAsia="ru-RU"/>
              </w:rPr>
              <w:drawing>
                <wp:inline distT="0" distB="0" distL="0" distR="0" wp14:anchorId="0F0152F6" wp14:editId="40D85D3E">
                  <wp:extent cx="2036445" cy="476885"/>
                  <wp:effectExtent l="0" t="0" r="1905" b="0"/>
                  <wp:docPr id="171" name="Рисунок 171" descr="https://phys-ege.sdamgia.ru/get_file?id=80637&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hys-ege.sdamgia.ru/get_file?id=80637&amp;png=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6445" cy="476885"/>
                          </a:xfrm>
                          <a:prstGeom prst="rect">
                            <a:avLst/>
                          </a:prstGeom>
                          <a:noFill/>
                          <a:ln>
                            <a:noFill/>
                          </a:ln>
                        </pic:spPr>
                      </pic:pic>
                    </a:graphicData>
                  </a:graphic>
                </wp:inline>
              </w:drawing>
            </w:r>
          </w:p>
        </w:tc>
        <w:tc>
          <w:tcPr>
            <w:tcW w:w="4961" w:type="dxa"/>
            <w:gridSpan w:val="2"/>
            <w:tcPrChange w:id="165" w:author="2" w:date="2021-08-31T10:55:00Z">
              <w:tcPr>
                <w:tcW w:w="4839" w:type="dxa"/>
              </w:tcPr>
            </w:tcPrChange>
          </w:tcPr>
          <w:p w14:paraId="1C8B55F7" w14:textId="4FA0AD24" w:rsidR="00DA2D7A" w:rsidRPr="006F33AA" w:rsidRDefault="00DA2D7A" w:rsidP="00DA2D7A">
            <w:pPr>
              <w:pStyle w:val="leftmargin"/>
              <w:spacing w:before="0" w:beforeAutospacing="0" w:after="0" w:afterAutospacing="0"/>
              <w:ind w:firstLine="375"/>
              <w:jc w:val="both"/>
              <w:rPr>
                <w:color w:val="000000"/>
                <w:sz w:val="20"/>
                <w:rPrChange w:id="166" w:author="2" w:date="2021-08-31T10:55:00Z">
                  <w:rPr>
                    <w:color w:val="000000"/>
                    <w:sz w:val="22"/>
                    <w:szCs w:val="22"/>
                  </w:rPr>
                </w:rPrChange>
              </w:rPr>
            </w:pPr>
            <w:r w:rsidRPr="006F33AA">
              <w:rPr>
                <w:color w:val="000000"/>
                <w:sz w:val="20"/>
                <w:rPrChange w:id="167" w:author="2" w:date="2021-08-31T10:55:00Z">
                  <w:rPr>
                    <w:color w:val="000000"/>
                    <w:sz w:val="22"/>
                    <w:szCs w:val="22"/>
                  </w:rPr>
                </w:rPrChange>
              </w:rPr>
              <w:t>1) </w:t>
            </w:r>
            <m:oMath>
              <m:acc>
                <m:accPr>
                  <m:chr m:val="⃗"/>
                  <m:ctrlPr>
                    <w:rPr>
                      <w:rFonts w:ascii="Cambria Math" w:eastAsiaTheme="minorHAnsi" w:hAnsi="Cambria Math"/>
                      <w:i/>
                      <w:color w:val="000000"/>
                      <w:sz w:val="20"/>
                      <w:rPrChange w:id="168" w:author="2" w:date="2021-08-31T10:55:00Z">
                        <w:rPr>
                          <w:rFonts w:ascii="Cambria Math" w:eastAsiaTheme="minorHAnsi" w:hAnsi="Cambria Math"/>
                          <w:i/>
                          <w:color w:val="000000"/>
                          <w:sz w:val="22"/>
                          <w:szCs w:val="22"/>
                          <w:lang w:eastAsia="en-US"/>
                        </w:rPr>
                      </w:rPrChange>
                    </w:rPr>
                  </m:ctrlPr>
                </m:accPr>
                <m:e>
                  <m:sSub>
                    <m:sSubPr>
                      <m:ctrlPr>
                        <w:rPr>
                          <w:rFonts w:ascii="Cambria Math" w:eastAsiaTheme="minorHAnsi" w:hAnsi="Cambria Math"/>
                          <w:i/>
                          <w:color w:val="000000"/>
                          <w:sz w:val="20"/>
                          <w:rPrChange w:id="169" w:author="2" w:date="2021-08-31T10:55:00Z">
                            <w:rPr>
                              <w:rFonts w:ascii="Cambria Math" w:eastAsiaTheme="minorHAnsi" w:hAnsi="Cambria Math"/>
                              <w:i/>
                              <w:color w:val="000000"/>
                              <w:sz w:val="22"/>
                              <w:szCs w:val="22"/>
                              <w:lang w:eastAsia="en-US"/>
                            </w:rPr>
                          </w:rPrChange>
                        </w:rPr>
                      </m:ctrlPr>
                    </m:sSubPr>
                    <m:e>
                      <m:r>
                        <w:rPr>
                          <w:rFonts w:ascii="Cambria Math" w:hAnsi="Cambria Math"/>
                          <w:color w:val="000000"/>
                          <w:sz w:val="20"/>
                          <w:rPrChange w:id="170" w:author="2" w:date="2021-08-31T10:55:00Z">
                            <w:rPr>
                              <w:rFonts w:ascii="Cambria Math" w:hAnsi="Cambria Math"/>
                              <w:color w:val="000000"/>
                            </w:rPr>
                          </w:rPrChange>
                        </w:rPr>
                        <m:t>В</m:t>
                      </m:r>
                    </m:e>
                    <m:sub>
                      <m:r>
                        <w:rPr>
                          <w:rFonts w:ascii="Cambria Math" w:hAnsi="Cambria Math"/>
                          <w:color w:val="000000"/>
                          <w:sz w:val="20"/>
                          <w:rPrChange w:id="171" w:author="2" w:date="2021-08-31T10:55:00Z">
                            <w:rPr>
                              <w:rFonts w:ascii="Cambria Math" w:hAnsi="Cambria Math"/>
                              <w:color w:val="000000"/>
                            </w:rPr>
                          </w:rPrChange>
                        </w:rPr>
                        <m:t>1</m:t>
                      </m:r>
                    </m:sub>
                  </m:sSub>
                </m:e>
              </m:acc>
            </m:oMath>
            <w:r w:rsidRPr="006F33AA">
              <w:rPr>
                <w:color w:val="000000"/>
                <w:sz w:val="20"/>
                <w:rPrChange w:id="172" w:author="2" w:date="2021-08-31T10:55:00Z">
                  <w:rPr>
                    <w:color w:val="000000"/>
                    <w:sz w:val="22"/>
                    <w:szCs w:val="22"/>
                  </w:rPr>
                </w:rPrChange>
              </w:rPr>
              <w:t xml:space="preserve"> — вверх,    </w:t>
            </w:r>
            <m:oMath>
              <m:acc>
                <m:accPr>
                  <m:chr m:val="⃗"/>
                  <m:ctrlPr>
                    <w:rPr>
                      <w:rFonts w:ascii="Cambria Math" w:eastAsiaTheme="minorHAnsi" w:hAnsi="Cambria Math"/>
                      <w:i/>
                      <w:color w:val="000000"/>
                      <w:sz w:val="20"/>
                      <w:rPrChange w:id="173" w:author="2" w:date="2021-08-31T10:55:00Z">
                        <w:rPr>
                          <w:rFonts w:ascii="Cambria Math" w:eastAsiaTheme="minorHAnsi" w:hAnsi="Cambria Math"/>
                          <w:i/>
                          <w:color w:val="000000"/>
                          <w:sz w:val="22"/>
                          <w:szCs w:val="22"/>
                          <w:lang w:eastAsia="en-US"/>
                        </w:rPr>
                      </w:rPrChange>
                    </w:rPr>
                  </m:ctrlPr>
                </m:accPr>
                <m:e>
                  <m:sSub>
                    <m:sSubPr>
                      <m:ctrlPr>
                        <w:rPr>
                          <w:rFonts w:ascii="Cambria Math" w:eastAsiaTheme="minorHAnsi" w:hAnsi="Cambria Math"/>
                          <w:i/>
                          <w:color w:val="000000"/>
                          <w:sz w:val="20"/>
                          <w:rPrChange w:id="174" w:author="2" w:date="2021-08-31T10:55:00Z">
                            <w:rPr>
                              <w:rFonts w:ascii="Cambria Math" w:eastAsiaTheme="minorHAnsi" w:hAnsi="Cambria Math"/>
                              <w:i/>
                              <w:color w:val="000000"/>
                              <w:sz w:val="22"/>
                              <w:szCs w:val="22"/>
                              <w:lang w:eastAsia="en-US"/>
                            </w:rPr>
                          </w:rPrChange>
                        </w:rPr>
                      </m:ctrlPr>
                    </m:sSubPr>
                    <m:e>
                      <m:r>
                        <w:rPr>
                          <w:rFonts w:ascii="Cambria Math" w:hAnsi="Cambria Math"/>
                          <w:color w:val="000000"/>
                          <w:sz w:val="20"/>
                          <w:rPrChange w:id="175" w:author="2" w:date="2021-08-31T10:55:00Z">
                            <w:rPr>
                              <w:rFonts w:ascii="Cambria Math" w:hAnsi="Cambria Math"/>
                              <w:color w:val="000000"/>
                            </w:rPr>
                          </w:rPrChange>
                        </w:rPr>
                        <m:t>В</m:t>
                      </m:r>
                    </m:e>
                    <m:sub>
                      <m:r>
                        <w:rPr>
                          <w:rFonts w:ascii="Cambria Math" w:hAnsi="Cambria Math"/>
                          <w:color w:val="000000"/>
                          <w:sz w:val="20"/>
                          <w:rPrChange w:id="176" w:author="2" w:date="2021-08-31T10:55:00Z">
                            <w:rPr>
                              <w:rFonts w:ascii="Cambria Math" w:hAnsi="Cambria Math"/>
                              <w:color w:val="000000"/>
                            </w:rPr>
                          </w:rPrChange>
                        </w:rPr>
                        <m:t>2</m:t>
                      </m:r>
                    </m:sub>
                  </m:sSub>
                </m:e>
              </m:acc>
            </m:oMath>
            <w:r w:rsidRPr="006F33AA">
              <w:rPr>
                <w:color w:val="000000"/>
                <w:sz w:val="20"/>
                <w:rPrChange w:id="177" w:author="2" w:date="2021-08-31T10:55:00Z">
                  <w:rPr>
                    <w:color w:val="000000"/>
                    <w:sz w:val="22"/>
                    <w:szCs w:val="22"/>
                  </w:rPr>
                </w:rPrChange>
              </w:rPr>
              <w:t> — вниз</w:t>
            </w:r>
          </w:p>
          <w:p w14:paraId="286D9F2E" w14:textId="12A1033B" w:rsidR="00DA2D7A" w:rsidRPr="006F33AA" w:rsidRDefault="00DA2D7A" w:rsidP="00DA2D7A">
            <w:pPr>
              <w:pStyle w:val="leftmargin"/>
              <w:spacing w:before="0" w:beforeAutospacing="0" w:after="0" w:afterAutospacing="0"/>
              <w:ind w:firstLine="375"/>
              <w:jc w:val="both"/>
              <w:rPr>
                <w:color w:val="000000"/>
                <w:sz w:val="20"/>
                <w:rPrChange w:id="178" w:author="2" w:date="2021-08-31T10:55:00Z">
                  <w:rPr>
                    <w:color w:val="000000"/>
                    <w:sz w:val="22"/>
                    <w:szCs w:val="22"/>
                  </w:rPr>
                </w:rPrChange>
              </w:rPr>
            </w:pPr>
            <w:r w:rsidRPr="006F33AA">
              <w:rPr>
                <w:color w:val="000000"/>
                <w:sz w:val="20"/>
                <w:rPrChange w:id="179" w:author="2" w:date="2021-08-31T10:55:00Z">
                  <w:rPr>
                    <w:color w:val="000000"/>
                    <w:sz w:val="22"/>
                    <w:szCs w:val="22"/>
                  </w:rPr>
                </w:rPrChange>
              </w:rPr>
              <w:t>2)  </w:t>
            </w:r>
            <m:oMath>
              <m:acc>
                <m:accPr>
                  <m:chr m:val="⃗"/>
                  <m:ctrlPr>
                    <w:rPr>
                      <w:rFonts w:ascii="Cambria Math" w:eastAsiaTheme="minorHAnsi" w:hAnsi="Cambria Math"/>
                      <w:i/>
                      <w:color w:val="000000"/>
                      <w:sz w:val="20"/>
                      <w:rPrChange w:id="180" w:author="2" w:date="2021-08-31T10:55:00Z">
                        <w:rPr>
                          <w:rFonts w:ascii="Cambria Math" w:eastAsiaTheme="minorHAnsi" w:hAnsi="Cambria Math"/>
                          <w:i/>
                          <w:color w:val="000000"/>
                          <w:sz w:val="22"/>
                          <w:szCs w:val="22"/>
                          <w:lang w:eastAsia="en-US"/>
                        </w:rPr>
                      </w:rPrChange>
                    </w:rPr>
                  </m:ctrlPr>
                </m:accPr>
                <m:e>
                  <m:sSub>
                    <m:sSubPr>
                      <m:ctrlPr>
                        <w:rPr>
                          <w:rFonts w:ascii="Cambria Math" w:eastAsiaTheme="minorHAnsi" w:hAnsi="Cambria Math"/>
                          <w:i/>
                          <w:color w:val="000000"/>
                          <w:sz w:val="20"/>
                          <w:rPrChange w:id="181" w:author="2" w:date="2021-08-31T10:55:00Z">
                            <w:rPr>
                              <w:rFonts w:ascii="Cambria Math" w:eastAsiaTheme="minorHAnsi" w:hAnsi="Cambria Math"/>
                              <w:i/>
                              <w:color w:val="000000"/>
                              <w:sz w:val="22"/>
                              <w:szCs w:val="22"/>
                              <w:lang w:eastAsia="en-US"/>
                            </w:rPr>
                          </w:rPrChange>
                        </w:rPr>
                      </m:ctrlPr>
                    </m:sSubPr>
                    <m:e>
                      <m:r>
                        <w:rPr>
                          <w:rFonts w:ascii="Cambria Math" w:hAnsi="Cambria Math"/>
                          <w:color w:val="000000"/>
                          <w:sz w:val="20"/>
                          <w:rPrChange w:id="182" w:author="2" w:date="2021-08-31T10:55:00Z">
                            <w:rPr>
                              <w:rFonts w:ascii="Cambria Math" w:hAnsi="Cambria Math"/>
                              <w:color w:val="000000"/>
                            </w:rPr>
                          </w:rPrChange>
                        </w:rPr>
                        <m:t>В</m:t>
                      </m:r>
                    </m:e>
                    <m:sub>
                      <m:r>
                        <w:rPr>
                          <w:rFonts w:ascii="Cambria Math" w:hAnsi="Cambria Math"/>
                          <w:color w:val="000000"/>
                          <w:sz w:val="20"/>
                          <w:rPrChange w:id="183" w:author="2" w:date="2021-08-31T10:55:00Z">
                            <w:rPr>
                              <w:rFonts w:ascii="Cambria Math" w:hAnsi="Cambria Math"/>
                              <w:color w:val="000000"/>
                            </w:rPr>
                          </w:rPrChange>
                        </w:rPr>
                        <m:t>1</m:t>
                      </m:r>
                    </m:sub>
                  </m:sSub>
                </m:e>
              </m:acc>
            </m:oMath>
            <w:r w:rsidRPr="006F33AA">
              <w:rPr>
                <w:color w:val="000000"/>
                <w:sz w:val="20"/>
                <w:rPrChange w:id="184" w:author="2" w:date="2021-08-31T10:55:00Z">
                  <w:rPr>
                    <w:color w:val="000000"/>
                    <w:sz w:val="22"/>
                    <w:szCs w:val="22"/>
                  </w:rPr>
                </w:rPrChange>
              </w:rPr>
              <w:t>— вверх, </w:t>
            </w:r>
            <w:r w:rsidRPr="006F33AA">
              <w:rPr>
                <w:color w:val="000000"/>
                <w:sz w:val="20"/>
                <w:rPrChange w:id="185" w:author="2" w:date="2021-08-31T10:55:00Z">
                  <w:rPr>
                    <w:noProof/>
                    <w:color w:val="000000"/>
                    <w:sz w:val="22"/>
                    <w:szCs w:val="22"/>
                  </w:rPr>
                </w:rPrChange>
              </w:rPr>
              <w:t xml:space="preserve">  </w:t>
            </w:r>
            <w:r w:rsidRPr="006F33AA">
              <w:rPr>
                <w:color w:val="000000"/>
                <w:sz w:val="20"/>
                <w:rPrChange w:id="186" w:author="2" w:date="2021-08-31T10:55:00Z">
                  <w:rPr>
                    <w:color w:val="000000"/>
                    <w:sz w:val="22"/>
                    <w:szCs w:val="22"/>
                  </w:rPr>
                </w:rPrChange>
              </w:rPr>
              <w:t> </w:t>
            </w:r>
            <m:oMath>
              <m:acc>
                <m:accPr>
                  <m:chr m:val="⃗"/>
                  <m:ctrlPr>
                    <w:rPr>
                      <w:rFonts w:ascii="Cambria Math" w:eastAsiaTheme="minorHAnsi" w:hAnsi="Cambria Math"/>
                      <w:i/>
                      <w:color w:val="000000"/>
                      <w:sz w:val="20"/>
                      <w:rPrChange w:id="187" w:author="2" w:date="2021-08-31T10:55:00Z">
                        <w:rPr>
                          <w:rFonts w:ascii="Cambria Math" w:eastAsiaTheme="minorHAnsi" w:hAnsi="Cambria Math"/>
                          <w:i/>
                          <w:color w:val="000000"/>
                          <w:sz w:val="22"/>
                          <w:szCs w:val="22"/>
                          <w:lang w:eastAsia="en-US"/>
                        </w:rPr>
                      </w:rPrChange>
                    </w:rPr>
                  </m:ctrlPr>
                </m:accPr>
                <m:e>
                  <m:sSub>
                    <m:sSubPr>
                      <m:ctrlPr>
                        <w:rPr>
                          <w:rFonts w:ascii="Cambria Math" w:eastAsiaTheme="minorHAnsi" w:hAnsi="Cambria Math"/>
                          <w:i/>
                          <w:color w:val="000000"/>
                          <w:sz w:val="20"/>
                          <w:rPrChange w:id="188" w:author="2" w:date="2021-08-31T10:55:00Z">
                            <w:rPr>
                              <w:rFonts w:ascii="Cambria Math" w:eastAsiaTheme="minorHAnsi" w:hAnsi="Cambria Math"/>
                              <w:i/>
                              <w:color w:val="000000"/>
                              <w:sz w:val="22"/>
                              <w:szCs w:val="22"/>
                              <w:lang w:eastAsia="en-US"/>
                            </w:rPr>
                          </w:rPrChange>
                        </w:rPr>
                      </m:ctrlPr>
                    </m:sSubPr>
                    <m:e>
                      <m:r>
                        <w:rPr>
                          <w:rFonts w:ascii="Cambria Math" w:hAnsi="Cambria Math"/>
                          <w:color w:val="000000"/>
                          <w:sz w:val="20"/>
                          <w:rPrChange w:id="189" w:author="2" w:date="2021-08-31T10:55:00Z">
                            <w:rPr>
                              <w:rFonts w:ascii="Cambria Math" w:hAnsi="Cambria Math"/>
                              <w:color w:val="000000"/>
                            </w:rPr>
                          </w:rPrChange>
                        </w:rPr>
                        <m:t>В</m:t>
                      </m:r>
                    </m:e>
                    <m:sub>
                      <m:r>
                        <w:rPr>
                          <w:rFonts w:ascii="Cambria Math" w:hAnsi="Cambria Math"/>
                          <w:color w:val="000000"/>
                          <w:sz w:val="20"/>
                          <w:rPrChange w:id="190" w:author="2" w:date="2021-08-31T10:55:00Z">
                            <w:rPr>
                              <w:rFonts w:ascii="Cambria Math" w:hAnsi="Cambria Math"/>
                              <w:color w:val="000000"/>
                            </w:rPr>
                          </w:rPrChange>
                        </w:rPr>
                        <m:t>2</m:t>
                      </m:r>
                    </m:sub>
                  </m:sSub>
                </m:e>
              </m:acc>
            </m:oMath>
            <w:r w:rsidRPr="006F33AA">
              <w:rPr>
                <w:color w:val="000000"/>
                <w:sz w:val="20"/>
                <w:rPrChange w:id="191" w:author="2" w:date="2021-08-31T10:55:00Z">
                  <w:rPr>
                    <w:color w:val="000000"/>
                    <w:sz w:val="22"/>
                    <w:szCs w:val="22"/>
                  </w:rPr>
                </w:rPrChange>
              </w:rPr>
              <w:t> — вверх</w:t>
            </w:r>
          </w:p>
          <w:p w14:paraId="108065E8" w14:textId="0DCC627D" w:rsidR="00DA2D7A" w:rsidRPr="006F33AA" w:rsidRDefault="00DA2D7A" w:rsidP="00DA2D7A">
            <w:pPr>
              <w:pStyle w:val="leftmargin"/>
              <w:spacing w:before="0" w:beforeAutospacing="0" w:after="0" w:afterAutospacing="0"/>
              <w:ind w:firstLine="375"/>
              <w:jc w:val="both"/>
              <w:rPr>
                <w:color w:val="000000"/>
                <w:sz w:val="20"/>
                <w:rPrChange w:id="192" w:author="2" w:date="2021-08-31T10:55:00Z">
                  <w:rPr>
                    <w:color w:val="000000"/>
                    <w:sz w:val="22"/>
                    <w:szCs w:val="22"/>
                  </w:rPr>
                </w:rPrChange>
              </w:rPr>
            </w:pPr>
            <w:r w:rsidRPr="006F33AA">
              <w:rPr>
                <w:color w:val="000000"/>
                <w:sz w:val="20"/>
                <w:rPrChange w:id="193" w:author="2" w:date="2021-08-31T10:55:00Z">
                  <w:rPr>
                    <w:color w:val="000000"/>
                    <w:sz w:val="22"/>
                    <w:szCs w:val="22"/>
                  </w:rPr>
                </w:rPrChange>
              </w:rPr>
              <w:t>3)  </w:t>
            </w:r>
            <m:oMath>
              <m:acc>
                <m:accPr>
                  <m:chr m:val="⃗"/>
                  <m:ctrlPr>
                    <w:rPr>
                      <w:rFonts w:ascii="Cambria Math" w:eastAsiaTheme="minorHAnsi" w:hAnsi="Cambria Math"/>
                      <w:i/>
                      <w:color w:val="000000"/>
                      <w:sz w:val="20"/>
                      <w:rPrChange w:id="194" w:author="2" w:date="2021-08-31T10:55:00Z">
                        <w:rPr>
                          <w:rFonts w:ascii="Cambria Math" w:eastAsiaTheme="minorHAnsi" w:hAnsi="Cambria Math"/>
                          <w:i/>
                          <w:color w:val="000000"/>
                          <w:sz w:val="22"/>
                          <w:szCs w:val="22"/>
                          <w:lang w:eastAsia="en-US"/>
                        </w:rPr>
                      </w:rPrChange>
                    </w:rPr>
                  </m:ctrlPr>
                </m:accPr>
                <m:e>
                  <m:sSub>
                    <m:sSubPr>
                      <m:ctrlPr>
                        <w:rPr>
                          <w:rFonts w:ascii="Cambria Math" w:eastAsiaTheme="minorHAnsi" w:hAnsi="Cambria Math"/>
                          <w:i/>
                          <w:color w:val="000000"/>
                          <w:sz w:val="20"/>
                          <w:rPrChange w:id="195" w:author="2" w:date="2021-08-31T10:55:00Z">
                            <w:rPr>
                              <w:rFonts w:ascii="Cambria Math" w:eastAsiaTheme="minorHAnsi" w:hAnsi="Cambria Math"/>
                              <w:i/>
                              <w:color w:val="000000"/>
                              <w:sz w:val="22"/>
                              <w:szCs w:val="22"/>
                              <w:lang w:eastAsia="en-US"/>
                            </w:rPr>
                          </w:rPrChange>
                        </w:rPr>
                      </m:ctrlPr>
                    </m:sSubPr>
                    <m:e>
                      <m:r>
                        <w:rPr>
                          <w:rFonts w:ascii="Cambria Math" w:hAnsi="Cambria Math"/>
                          <w:color w:val="000000"/>
                          <w:sz w:val="20"/>
                          <w:rPrChange w:id="196" w:author="2" w:date="2021-08-31T10:55:00Z">
                            <w:rPr>
                              <w:rFonts w:ascii="Cambria Math" w:hAnsi="Cambria Math"/>
                              <w:color w:val="000000"/>
                            </w:rPr>
                          </w:rPrChange>
                        </w:rPr>
                        <m:t>В</m:t>
                      </m:r>
                    </m:e>
                    <m:sub>
                      <m:r>
                        <w:rPr>
                          <w:rFonts w:ascii="Cambria Math" w:hAnsi="Cambria Math"/>
                          <w:color w:val="000000"/>
                          <w:sz w:val="20"/>
                          <w:rPrChange w:id="197" w:author="2" w:date="2021-08-31T10:55:00Z">
                            <w:rPr>
                              <w:rFonts w:ascii="Cambria Math" w:hAnsi="Cambria Math"/>
                              <w:color w:val="000000"/>
                            </w:rPr>
                          </w:rPrChange>
                        </w:rPr>
                        <m:t>1</m:t>
                      </m:r>
                    </m:sub>
                  </m:sSub>
                </m:e>
              </m:acc>
            </m:oMath>
            <w:r w:rsidRPr="006F33AA">
              <w:rPr>
                <w:color w:val="000000"/>
                <w:sz w:val="20"/>
                <w:rPrChange w:id="198" w:author="2" w:date="2021-08-31T10:55:00Z">
                  <w:rPr>
                    <w:color w:val="000000"/>
                    <w:sz w:val="22"/>
                    <w:szCs w:val="22"/>
                  </w:rPr>
                </w:rPrChange>
              </w:rPr>
              <w:t>— вниз, </w:t>
            </w:r>
            <w:r w:rsidRPr="006F33AA">
              <w:rPr>
                <w:color w:val="000000"/>
                <w:sz w:val="20"/>
                <w:rPrChange w:id="199" w:author="2" w:date="2021-08-31T10:55:00Z">
                  <w:rPr>
                    <w:noProof/>
                    <w:color w:val="000000"/>
                    <w:sz w:val="22"/>
                    <w:szCs w:val="22"/>
                  </w:rPr>
                </w:rPrChange>
              </w:rPr>
              <w:t xml:space="preserve"> </w:t>
            </w:r>
            <m:oMath>
              <m:acc>
                <m:accPr>
                  <m:chr m:val="⃗"/>
                  <m:ctrlPr>
                    <w:rPr>
                      <w:rFonts w:ascii="Cambria Math" w:eastAsiaTheme="minorHAnsi" w:hAnsi="Cambria Math"/>
                      <w:i/>
                      <w:color w:val="000000"/>
                      <w:sz w:val="20"/>
                      <w:rPrChange w:id="200" w:author="2" w:date="2021-08-31T10:55:00Z">
                        <w:rPr>
                          <w:rFonts w:ascii="Cambria Math" w:eastAsiaTheme="minorHAnsi" w:hAnsi="Cambria Math"/>
                          <w:i/>
                          <w:color w:val="000000"/>
                          <w:sz w:val="22"/>
                          <w:szCs w:val="22"/>
                          <w:lang w:eastAsia="en-US"/>
                        </w:rPr>
                      </w:rPrChange>
                    </w:rPr>
                  </m:ctrlPr>
                </m:accPr>
                <m:e>
                  <m:sSub>
                    <m:sSubPr>
                      <m:ctrlPr>
                        <w:rPr>
                          <w:rFonts w:ascii="Cambria Math" w:eastAsiaTheme="minorHAnsi" w:hAnsi="Cambria Math"/>
                          <w:i/>
                          <w:color w:val="000000"/>
                          <w:sz w:val="20"/>
                          <w:rPrChange w:id="201" w:author="2" w:date="2021-08-31T10:55:00Z">
                            <w:rPr>
                              <w:rFonts w:ascii="Cambria Math" w:eastAsiaTheme="minorHAnsi" w:hAnsi="Cambria Math"/>
                              <w:i/>
                              <w:color w:val="000000"/>
                              <w:sz w:val="22"/>
                              <w:szCs w:val="22"/>
                              <w:lang w:eastAsia="en-US"/>
                            </w:rPr>
                          </w:rPrChange>
                        </w:rPr>
                      </m:ctrlPr>
                    </m:sSubPr>
                    <m:e>
                      <m:r>
                        <w:rPr>
                          <w:rFonts w:ascii="Cambria Math" w:hAnsi="Cambria Math"/>
                          <w:color w:val="000000"/>
                          <w:sz w:val="20"/>
                          <w:rPrChange w:id="202" w:author="2" w:date="2021-08-31T10:55:00Z">
                            <w:rPr>
                              <w:rFonts w:ascii="Cambria Math" w:hAnsi="Cambria Math"/>
                              <w:color w:val="000000"/>
                            </w:rPr>
                          </w:rPrChange>
                        </w:rPr>
                        <m:t>В</m:t>
                      </m:r>
                    </m:e>
                    <m:sub>
                      <m:r>
                        <w:rPr>
                          <w:rFonts w:ascii="Cambria Math" w:hAnsi="Cambria Math"/>
                          <w:color w:val="000000"/>
                          <w:sz w:val="20"/>
                          <w:rPrChange w:id="203" w:author="2" w:date="2021-08-31T10:55:00Z">
                            <w:rPr>
                              <w:rFonts w:ascii="Cambria Math" w:hAnsi="Cambria Math"/>
                              <w:color w:val="000000"/>
                            </w:rPr>
                          </w:rPrChange>
                        </w:rPr>
                        <m:t>2</m:t>
                      </m:r>
                    </m:sub>
                  </m:sSub>
                </m:e>
              </m:acc>
            </m:oMath>
            <w:r w:rsidRPr="006F33AA">
              <w:rPr>
                <w:color w:val="000000"/>
                <w:sz w:val="20"/>
                <w:rPrChange w:id="204" w:author="2" w:date="2021-08-31T10:55:00Z">
                  <w:rPr>
                    <w:color w:val="000000"/>
                    <w:sz w:val="22"/>
                    <w:szCs w:val="22"/>
                  </w:rPr>
                </w:rPrChange>
              </w:rPr>
              <w:t>  — вниз</w:t>
            </w:r>
          </w:p>
          <w:p w14:paraId="28D21F9E" w14:textId="4DB810AF" w:rsidR="00DA2D7A" w:rsidRPr="006F33AA" w:rsidRDefault="00DA2D7A" w:rsidP="00DA2D7A">
            <w:pPr>
              <w:pStyle w:val="leftmargin"/>
              <w:spacing w:before="0" w:beforeAutospacing="0" w:after="0" w:afterAutospacing="0"/>
              <w:ind w:firstLine="375"/>
              <w:jc w:val="both"/>
              <w:rPr>
                <w:color w:val="000000"/>
                <w:sz w:val="20"/>
                <w:rPrChange w:id="205" w:author="2" w:date="2021-08-31T10:55:00Z">
                  <w:rPr>
                    <w:color w:val="000000"/>
                    <w:sz w:val="22"/>
                    <w:szCs w:val="22"/>
                  </w:rPr>
                </w:rPrChange>
              </w:rPr>
            </w:pPr>
            <w:r w:rsidRPr="006F33AA">
              <w:rPr>
                <w:color w:val="000000"/>
                <w:sz w:val="20"/>
                <w:rPrChange w:id="206" w:author="2" w:date="2021-08-31T10:55:00Z">
                  <w:rPr>
                    <w:color w:val="000000"/>
                    <w:sz w:val="22"/>
                    <w:szCs w:val="22"/>
                  </w:rPr>
                </w:rPrChange>
              </w:rPr>
              <w:t>4) </w:t>
            </w:r>
            <m:oMath>
              <m:acc>
                <m:accPr>
                  <m:chr m:val="⃗"/>
                  <m:ctrlPr>
                    <w:rPr>
                      <w:rFonts w:ascii="Cambria Math" w:eastAsiaTheme="minorHAnsi" w:hAnsi="Cambria Math"/>
                      <w:i/>
                      <w:color w:val="000000"/>
                      <w:sz w:val="20"/>
                      <w:rPrChange w:id="207" w:author="2" w:date="2021-08-31T10:55:00Z">
                        <w:rPr>
                          <w:rFonts w:ascii="Cambria Math" w:eastAsiaTheme="minorHAnsi" w:hAnsi="Cambria Math"/>
                          <w:i/>
                          <w:color w:val="000000"/>
                          <w:sz w:val="22"/>
                          <w:szCs w:val="22"/>
                          <w:lang w:eastAsia="en-US"/>
                        </w:rPr>
                      </w:rPrChange>
                    </w:rPr>
                  </m:ctrlPr>
                </m:accPr>
                <m:e>
                  <m:sSub>
                    <m:sSubPr>
                      <m:ctrlPr>
                        <w:rPr>
                          <w:rFonts w:ascii="Cambria Math" w:eastAsiaTheme="minorHAnsi" w:hAnsi="Cambria Math"/>
                          <w:i/>
                          <w:color w:val="000000"/>
                          <w:sz w:val="20"/>
                          <w:rPrChange w:id="208" w:author="2" w:date="2021-08-31T10:55:00Z">
                            <w:rPr>
                              <w:rFonts w:ascii="Cambria Math" w:eastAsiaTheme="minorHAnsi" w:hAnsi="Cambria Math"/>
                              <w:i/>
                              <w:color w:val="000000"/>
                              <w:sz w:val="22"/>
                              <w:szCs w:val="22"/>
                              <w:lang w:eastAsia="en-US"/>
                            </w:rPr>
                          </w:rPrChange>
                        </w:rPr>
                      </m:ctrlPr>
                    </m:sSubPr>
                    <m:e>
                      <m:r>
                        <w:rPr>
                          <w:rFonts w:ascii="Cambria Math" w:hAnsi="Cambria Math"/>
                          <w:color w:val="000000"/>
                          <w:sz w:val="20"/>
                          <w:rPrChange w:id="209" w:author="2" w:date="2021-08-31T10:55:00Z">
                            <w:rPr>
                              <w:rFonts w:ascii="Cambria Math" w:hAnsi="Cambria Math"/>
                              <w:color w:val="000000"/>
                            </w:rPr>
                          </w:rPrChange>
                        </w:rPr>
                        <m:t>В</m:t>
                      </m:r>
                    </m:e>
                    <m:sub>
                      <m:r>
                        <w:rPr>
                          <w:rFonts w:ascii="Cambria Math" w:hAnsi="Cambria Math"/>
                          <w:color w:val="000000"/>
                          <w:sz w:val="20"/>
                          <w:rPrChange w:id="210" w:author="2" w:date="2021-08-31T10:55:00Z">
                            <w:rPr>
                              <w:rFonts w:ascii="Cambria Math" w:hAnsi="Cambria Math"/>
                              <w:color w:val="000000"/>
                            </w:rPr>
                          </w:rPrChange>
                        </w:rPr>
                        <m:t>1</m:t>
                      </m:r>
                    </m:sub>
                  </m:sSub>
                </m:e>
              </m:acc>
            </m:oMath>
            <w:r w:rsidRPr="006F33AA">
              <w:rPr>
                <w:color w:val="000000"/>
                <w:sz w:val="20"/>
                <w:rPrChange w:id="211" w:author="2" w:date="2021-08-31T10:55:00Z">
                  <w:rPr>
                    <w:color w:val="000000"/>
                    <w:sz w:val="22"/>
                    <w:szCs w:val="22"/>
                  </w:rPr>
                </w:rPrChange>
              </w:rPr>
              <w:t>— вниз, </w:t>
            </w:r>
            <w:r w:rsidRPr="006F33AA">
              <w:rPr>
                <w:color w:val="000000"/>
                <w:sz w:val="20"/>
                <w:rPrChange w:id="212" w:author="2" w:date="2021-08-31T10:55:00Z">
                  <w:rPr>
                    <w:noProof/>
                    <w:color w:val="000000"/>
                    <w:sz w:val="22"/>
                    <w:szCs w:val="22"/>
                  </w:rPr>
                </w:rPrChange>
              </w:rPr>
              <w:t xml:space="preserve">  </w:t>
            </w:r>
            <m:oMath>
              <m:acc>
                <m:accPr>
                  <m:chr m:val="⃗"/>
                  <m:ctrlPr>
                    <w:rPr>
                      <w:rFonts w:ascii="Cambria Math" w:eastAsiaTheme="minorHAnsi" w:hAnsi="Cambria Math"/>
                      <w:i/>
                      <w:color w:val="000000"/>
                      <w:sz w:val="20"/>
                      <w:rPrChange w:id="213" w:author="2" w:date="2021-08-31T10:55:00Z">
                        <w:rPr>
                          <w:rFonts w:ascii="Cambria Math" w:eastAsiaTheme="minorHAnsi" w:hAnsi="Cambria Math"/>
                          <w:i/>
                          <w:color w:val="000000"/>
                          <w:sz w:val="22"/>
                          <w:szCs w:val="22"/>
                          <w:lang w:eastAsia="en-US"/>
                        </w:rPr>
                      </w:rPrChange>
                    </w:rPr>
                  </m:ctrlPr>
                </m:accPr>
                <m:e>
                  <m:sSub>
                    <m:sSubPr>
                      <m:ctrlPr>
                        <w:rPr>
                          <w:rFonts w:ascii="Cambria Math" w:eastAsiaTheme="minorHAnsi" w:hAnsi="Cambria Math"/>
                          <w:i/>
                          <w:color w:val="000000"/>
                          <w:sz w:val="20"/>
                          <w:rPrChange w:id="214" w:author="2" w:date="2021-08-31T10:55:00Z">
                            <w:rPr>
                              <w:rFonts w:ascii="Cambria Math" w:eastAsiaTheme="minorHAnsi" w:hAnsi="Cambria Math"/>
                              <w:i/>
                              <w:color w:val="000000"/>
                              <w:sz w:val="22"/>
                              <w:szCs w:val="22"/>
                              <w:lang w:eastAsia="en-US"/>
                            </w:rPr>
                          </w:rPrChange>
                        </w:rPr>
                      </m:ctrlPr>
                    </m:sSubPr>
                    <m:e>
                      <m:r>
                        <w:rPr>
                          <w:rFonts w:ascii="Cambria Math" w:hAnsi="Cambria Math"/>
                          <w:color w:val="000000"/>
                          <w:sz w:val="20"/>
                          <w:rPrChange w:id="215" w:author="2" w:date="2021-08-31T10:55:00Z">
                            <w:rPr>
                              <w:rFonts w:ascii="Cambria Math" w:hAnsi="Cambria Math"/>
                              <w:color w:val="000000"/>
                            </w:rPr>
                          </w:rPrChange>
                        </w:rPr>
                        <m:t>В</m:t>
                      </m:r>
                    </m:e>
                    <m:sub>
                      <m:r>
                        <w:rPr>
                          <w:rFonts w:ascii="Cambria Math" w:hAnsi="Cambria Math"/>
                          <w:color w:val="000000"/>
                          <w:sz w:val="20"/>
                          <w:rPrChange w:id="216" w:author="2" w:date="2021-08-31T10:55:00Z">
                            <w:rPr>
                              <w:rFonts w:ascii="Cambria Math" w:hAnsi="Cambria Math"/>
                              <w:color w:val="000000"/>
                            </w:rPr>
                          </w:rPrChange>
                        </w:rPr>
                        <m:t>2</m:t>
                      </m:r>
                    </m:sub>
                  </m:sSub>
                </m:e>
              </m:acc>
            </m:oMath>
            <w:r w:rsidRPr="006F33AA">
              <w:rPr>
                <w:color w:val="000000"/>
                <w:sz w:val="20"/>
                <w:rPrChange w:id="217" w:author="2" w:date="2021-08-31T10:55:00Z">
                  <w:rPr>
                    <w:color w:val="000000"/>
                    <w:sz w:val="22"/>
                    <w:szCs w:val="22"/>
                  </w:rPr>
                </w:rPrChange>
              </w:rPr>
              <w:t>  — вверх</w:t>
            </w:r>
          </w:p>
          <w:p w14:paraId="30F1D6EC" w14:textId="77777777" w:rsidR="00D971B5" w:rsidRPr="006F33AA" w:rsidRDefault="00D971B5" w:rsidP="00D971B5">
            <w:pPr>
              <w:spacing w:after="120"/>
              <w:rPr>
                <w:rFonts w:ascii="Times New Roman" w:hAnsi="Times New Roman"/>
                <w:sz w:val="20"/>
                <w:rPrChange w:id="218" w:author="2" w:date="2021-08-31T10:55:00Z">
                  <w:rPr>
                    <w:rFonts w:ascii="Times New Roman" w:hAnsi="Times New Roman" w:cs="Times New Roman"/>
                    <w:sz w:val="24"/>
                    <w:szCs w:val="24"/>
                  </w:rPr>
                </w:rPrChange>
              </w:rPr>
            </w:pPr>
          </w:p>
        </w:tc>
        <w:tc>
          <w:tcPr>
            <w:tcW w:w="567" w:type="dxa"/>
            <w:gridSpan w:val="2"/>
            <w:tcPrChange w:id="219" w:author="2" w:date="2021-08-31T10:55:00Z">
              <w:tcPr>
                <w:tcW w:w="547" w:type="dxa"/>
              </w:tcPr>
            </w:tcPrChange>
          </w:tcPr>
          <w:p w14:paraId="7786A8F5" w14:textId="5E7F33F1" w:rsidR="00D971B5" w:rsidRPr="004B35C4" w:rsidRDefault="00DA2D7A" w:rsidP="00D971B5">
            <w:pPr>
              <w:tabs>
                <w:tab w:val="left" w:pos="600"/>
              </w:tabs>
              <w:ind w:right="34"/>
              <w:rPr>
                <w:rFonts w:ascii="Times New Roman" w:hAnsi="Times New Roman" w:cs="Times New Roman"/>
                <w:sz w:val="24"/>
                <w:szCs w:val="24"/>
              </w:rPr>
            </w:pPr>
            <w:r>
              <w:rPr>
                <w:rFonts w:ascii="Times New Roman" w:hAnsi="Times New Roman" w:cs="Times New Roman"/>
                <w:sz w:val="24"/>
                <w:szCs w:val="24"/>
              </w:rPr>
              <w:t>3</w:t>
            </w:r>
          </w:p>
        </w:tc>
      </w:tr>
      <w:tr w:rsidR="00D971B5" w14:paraId="7B1E8FFE" w14:textId="040CC4FB" w:rsidTr="00911EF6">
        <w:tc>
          <w:tcPr>
            <w:tcW w:w="846" w:type="dxa"/>
            <w:tcPrChange w:id="220" w:author="2" w:date="2021-08-31T10:55:00Z">
              <w:tcPr>
                <w:tcW w:w="846" w:type="dxa"/>
              </w:tcPr>
            </w:tcPrChange>
          </w:tcPr>
          <w:p w14:paraId="4753B2B4" w14:textId="39E36C40" w:rsidR="00D971B5" w:rsidRDefault="00D971B5" w:rsidP="00D971B5">
            <w:pPr>
              <w:spacing w:after="120"/>
              <w:rPr>
                <w:rFonts w:ascii="Times New Roman" w:hAnsi="Times New Roman" w:cs="Times New Roman"/>
                <w:sz w:val="24"/>
                <w:szCs w:val="24"/>
              </w:rPr>
            </w:pPr>
          </w:p>
        </w:tc>
        <w:tc>
          <w:tcPr>
            <w:tcW w:w="1843" w:type="dxa"/>
            <w:tcPrChange w:id="221" w:author="2" w:date="2021-08-31T10:55:00Z">
              <w:tcPr>
                <w:tcW w:w="1843" w:type="dxa"/>
              </w:tcPr>
            </w:tcPrChange>
          </w:tcPr>
          <w:p w14:paraId="70FB780F" w14:textId="77777777" w:rsidR="00D971B5" w:rsidRDefault="00D971B5" w:rsidP="00D971B5">
            <w:pPr>
              <w:spacing w:after="120"/>
              <w:rPr>
                <w:rFonts w:ascii="Times New Roman" w:hAnsi="Times New Roman" w:cs="Times New Roman"/>
                <w:sz w:val="24"/>
                <w:szCs w:val="24"/>
              </w:rPr>
            </w:pPr>
          </w:p>
        </w:tc>
        <w:tc>
          <w:tcPr>
            <w:tcW w:w="425" w:type="dxa"/>
            <w:tcPrChange w:id="222" w:author="2" w:date="2021-08-31T10:55:00Z">
              <w:tcPr>
                <w:tcW w:w="425" w:type="dxa"/>
              </w:tcPr>
            </w:tcPrChange>
          </w:tcPr>
          <w:p w14:paraId="7A39BB07" w14:textId="77777777" w:rsidR="00D971B5" w:rsidRDefault="00D971B5" w:rsidP="00D971B5">
            <w:pPr>
              <w:spacing w:after="120"/>
              <w:rPr>
                <w:rFonts w:ascii="Times New Roman" w:hAnsi="Times New Roman" w:cs="Times New Roman"/>
                <w:sz w:val="24"/>
                <w:szCs w:val="24"/>
              </w:rPr>
            </w:pPr>
          </w:p>
        </w:tc>
        <w:tc>
          <w:tcPr>
            <w:tcW w:w="392" w:type="dxa"/>
            <w:tcPrChange w:id="223" w:author="2" w:date="2021-08-31T10:55:00Z">
              <w:tcPr>
                <w:tcW w:w="392" w:type="dxa"/>
              </w:tcPr>
            </w:tcPrChange>
          </w:tcPr>
          <w:p w14:paraId="13C8E4D2" w14:textId="77777777" w:rsidR="00D971B5" w:rsidRDefault="00D971B5" w:rsidP="00D971B5">
            <w:pPr>
              <w:spacing w:after="120"/>
              <w:rPr>
                <w:rFonts w:ascii="Times New Roman" w:hAnsi="Times New Roman" w:cs="Times New Roman"/>
                <w:sz w:val="24"/>
                <w:szCs w:val="24"/>
              </w:rPr>
            </w:pPr>
          </w:p>
        </w:tc>
        <w:tc>
          <w:tcPr>
            <w:tcW w:w="553" w:type="dxa"/>
            <w:tcPrChange w:id="224" w:author="2" w:date="2021-08-31T10:55:00Z">
              <w:tcPr>
                <w:tcW w:w="553" w:type="dxa"/>
              </w:tcPr>
            </w:tcPrChange>
          </w:tcPr>
          <w:p w14:paraId="1CFF07B6" w14:textId="604FC520" w:rsidR="00D971B5" w:rsidRDefault="0020746A" w:rsidP="00D971B5">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225" w:author="2" w:date="2021-08-31T10:55:00Z">
              <w:tcPr>
                <w:tcW w:w="6001" w:type="dxa"/>
              </w:tcPr>
            </w:tcPrChange>
          </w:tcPr>
          <w:p w14:paraId="7ED7862A" w14:textId="1F62991D" w:rsidR="00D971B5" w:rsidRPr="00DA2D7A" w:rsidRDefault="00DA2D7A" w:rsidP="00D971B5">
            <w:pPr>
              <w:spacing w:after="120"/>
              <w:rPr>
                <w:rFonts w:ascii="Times New Roman" w:hAnsi="Times New Roman" w:cs="Times New Roman"/>
                <w:sz w:val="24"/>
                <w:szCs w:val="24"/>
                <w:lang w:val="ru"/>
              </w:rPr>
            </w:pPr>
            <w:r>
              <w:rPr>
                <w:noProof/>
                <w:lang w:eastAsia="ru-RU"/>
              </w:rPr>
              <w:drawing>
                <wp:anchor distT="0" distB="0" distL="114300" distR="114300" simplePos="0" relativeHeight="252109824" behindDoc="1" locked="0" layoutInCell="1" allowOverlap="1" wp14:anchorId="6BC2EC6B" wp14:editId="4358989A">
                  <wp:simplePos x="0" y="0"/>
                  <wp:positionH relativeFrom="column">
                    <wp:posOffset>1847262</wp:posOffset>
                  </wp:positionH>
                  <wp:positionV relativeFrom="paragraph">
                    <wp:posOffset>1196</wp:posOffset>
                  </wp:positionV>
                  <wp:extent cx="1351915" cy="1407795"/>
                  <wp:effectExtent l="0" t="0" r="0" b="1905"/>
                  <wp:wrapTight wrapText="bothSides">
                    <wp:wrapPolygon edited="0">
                      <wp:start x="5479" y="0"/>
                      <wp:lineTo x="5479" y="4969"/>
                      <wp:lineTo x="3652" y="8184"/>
                      <wp:lineTo x="3652" y="9061"/>
                      <wp:lineTo x="5479" y="9645"/>
                      <wp:lineTo x="5479" y="14322"/>
                      <wp:lineTo x="1522" y="15199"/>
                      <wp:lineTo x="1522" y="17245"/>
                      <wp:lineTo x="5479" y="18999"/>
                      <wp:lineTo x="5479" y="21337"/>
                      <wp:lineTo x="20697" y="21337"/>
                      <wp:lineTo x="21001" y="19583"/>
                      <wp:lineTo x="19784" y="19291"/>
                      <wp:lineTo x="15523" y="18999"/>
                      <wp:lineTo x="20088" y="16953"/>
                      <wp:lineTo x="20088" y="14907"/>
                      <wp:lineTo x="17349" y="13445"/>
                      <wp:lineTo x="17349" y="11691"/>
                      <wp:lineTo x="15523" y="9645"/>
                      <wp:lineTo x="15523" y="0"/>
                      <wp:lineTo x="5479" y="0"/>
                    </wp:wrapPolygon>
                  </wp:wrapTight>
                  <wp:docPr id="1" name="Рисунок 1" descr="https://phys-ege.sdamgia.ru/get_file?id=83639&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hys-ege.sdamgia.ru/get_file?id=83639&amp;png=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1915" cy="1407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2D7A">
              <w:rPr>
                <w:rFonts w:ascii="Times New Roman" w:hAnsi="Times New Roman" w:cs="Times New Roman"/>
                <w:color w:val="000000"/>
              </w:rPr>
              <w:t>На рисунке изображены два прямых параллельных очень длинных провода с токами одинаковой силы. Выберите верное утверждение. Вектор магнитной индукции направлен «на нас» (из-за плоскости чертежа)</w:t>
            </w:r>
          </w:p>
        </w:tc>
        <w:tc>
          <w:tcPr>
            <w:tcW w:w="4961" w:type="dxa"/>
            <w:gridSpan w:val="2"/>
            <w:tcPrChange w:id="226" w:author="2" w:date="2021-08-31T10:55:00Z">
              <w:tcPr>
                <w:tcW w:w="4839" w:type="dxa"/>
              </w:tcPr>
            </w:tcPrChange>
          </w:tcPr>
          <w:p w14:paraId="11EBA1D7" w14:textId="77777777" w:rsidR="00DA2D7A" w:rsidRPr="006F33AA" w:rsidRDefault="00DA2D7A" w:rsidP="00DA2D7A">
            <w:pPr>
              <w:pStyle w:val="leftmargin"/>
              <w:spacing w:before="0" w:beforeAutospacing="0" w:after="0" w:afterAutospacing="0"/>
              <w:ind w:firstLine="375"/>
              <w:jc w:val="both"/>
              <w:rPr>
                <w:color w:val="000000"/>
                <w:sz w:val="20"/>
                <w:rPrChange w:id="227" w:author="2" w:date="2021-08-31T10:55:00Z">
                  <w:rPr>
                    <w:color w:val="000000"/>
                    <w:sz w:val="22"/>
                    <w:szCs w:val="22"/>
                  </w:rPr>
                </w:rPrChange>
              </w:rPr>
            </w:pPr>
            <w:r w:rsidRPr="006F33AA">
              <w:rPr>
                <w:color w:val="000000"/>
                <w:sz w:val="20"/>
                <w:rPrChange w:id="228" w:author="2" w:date="2021-08-31T10:55:00Z">
                  <w:rPr>
                    <w:color w:val="000000"/>
                    <w:sz w:val="22"/>
                    <w:szCs w:val="22"/>
                  </w:rPr>
                </w:rPrChange>
              </w:rPr>
              <w:t>1) в точке 1</w:t>
            </w:r>
          </w:p>
          <w:p w14:paraId="17AC67D6" w14:textId="77777777" w:rsidR="00DA2D7A" w:rsidRPr="006F33AA" w:rsidRDefault="00DA2D7A" w:rsidP="00DA2D7A">
            <w:pPr>
              <w:pStyle w:val="leftmargin"/>
              <w:spacing w:before="0" w:beforeAutospacing="0" w:after="0" w:afterAutospacing="0"/>
              <w:ind w:firstLine="375"/>
              <w:jc w:val="both"/>
              <w:rPr>
                <w:color w:val="000000"/>
                <w:sz w:val="20"/>
                <w:rPrChange w:id="229" w:author="2" w:date="2021-08-31T10:55:00Z">
                  <w:rPr>
                    <w:color w:val="000000"/>
                    <w:sz w:val="22"/>
                    <w:szCs w:val="22"/>
                  </w:rPr>
                </w:rPrChange>
              </w:rPr>
            </w:pPr>
            <w:r w:rsidRPr="006F33AA">
              <w:rPr>
                <w:color w:val="000000"/>
                <w:sz w:val="20"/>
                <w:rPrChange w:id="230" w:author="2" w:date="2021-08-31T10:55:00Z">
                  <w:rPr>
                    <w:color w:val="000000"/>
                    <w:sz w:val="22"/>
                    <w:szCs w:val="22"/>
                  </w:rPr>
                </w:rPrChange>
              </w:rPr>
              <w:t>2) в точках 2 и 3</w:t>
            </w:r>
          </w:p>
          <w:p w14:paraId="4C182F18" w14:textId="77777777" w:rsidR="00DA2D7A" w:rsidRPr="006F33AA" w:rsidRDefault="00DA2D7A" w:rsidP="00DA2D7A">
            <w:pPr>
              <w:pStyle w:val="leftmargin"/>
              <w:spacing w:before="0" w:beforeAutospacing="0" w:after="0" w:afterAutospacing="0"/>
              <w:ind w:firstLine="375"/>
              <w:jc w:val="both"/>
              <w:rPr>
                <w:color w:val="000000"/>
                <w:sz w:val="20"/>
                <w:rPrChange w:id="231" w:author="2" w:date="2021-08-31T10:55:00Z">
                  <w:rPr>
                    <w:color w:val="000000"/>
                    <w:sz w:val="22"/>
                    <w:szCs w:val="22"/>
                  </w:rPr>
                </w:rPrChange>
              </w:rPr>
            </w:pPr>
            <w:r w:rsidRPr="006F33AA">
              <w:rPr>
                <w:color w:val="000000"/>
                <w:sz w:val="20"/>
                <w:rPrChange w:id="232" w:author="2" w:date="2021-08-31T10:55:00Z">
                  <w:rPr>
                    <w:color w:val="000000"/>
                    <w:sz w:val="22"/>
                    <w:szCs w:val="22"/>
                  </w:rPr>
                </w:rPrChange>
              </w:rPr>
              <w:t>3) в точках 1 и 3</w:t>
            </w:r>
          </w:p>
          <w:p w14:paraId="56D387F4" w14:textId="77777777" w:rsidR="00DA2D7A" w:rsidRPr="006F33AA" w:rsidRDefault="00DA2D7A" w:rsidP="00DA2D7A">
            <w:pPr>
              <w:pStyle w:val="leftmargin"/>
              <w:spacing w:before="0" w:beforeAutospacing="0" w:after="0" w:afterAutospacing="0"/>
              <w:ind w:firstLine="375"/>
              <w:jc w:val="both"/>
              <w:rPr>
                <w:color w:val="000000"/>
                <w:sz w:val="20"/>
                <w:rPrChange w:id="233" w:author="2" w:date="2021-08-31T10:55:00Z">
                  <w:rPr>
                    <w:color w:val="000000"/>
                    <w:sz w:val="22"/>
                    <w:szCs w:val="22"/>
                  </w:rPr>
                </w:rPrChange>
              </w:rPr>
            </w:pPr>
            <w:r w:rsidRPr="006F33AA">
              <w:rPr>
                <w:color w:val="000000"/>
                <w:sz w:val="20"/>
                <w:rPrChange w:id="234" w:author="2" w:date="2021-08-31T10:55:00Z">
                  <w:rPr>
                    <w:color w:val="000000"/>
                    <w:sz w:val="22"/>
                    <w:szCs w:val="22"/>
                  </w:rPr>
                </w:rPrChange>
              </w:rPr>
              <w:t>4) в точке 2</w:t>
            </w:r>
          </w:p>
          <w:p w14:paraId="2D42EA2D" w14:textId="77777777" w:rsidR="00D971B5" w:rsidRPr="006F33AA" w:rsidRDefault="00D971B5" w:rsidP="00D971B5">
            <w:pPr>
              <w:spacing w:after="120"/>
              <w:rPr>
                <w:rFonts w:ascii="Times New Roman" w:hAnsi="Times New Roman"/>
                <w:sz w:val="20"/>
                <w:rPrChange w:id="235" w:author="2" w:date="2021-08-31T10:55:00Z">
                  <w:rPr>
                    <w:rFonts w:ascii="Times New Roman" w:hAnsi="Times New Roman" w:cs="Times New Roman"/>
                    <w:sz w:val="24"/>
                    <w:szCs w:val="24"/>
                  </w:rPr>
                </w:rPrChange>
              </w:rPr>
            </w:pPr>
          </w:p>
        </w:tc>
        <w:tc>
          <w:tcPr>
            <w:tcW w:w="567" w:type="dxa"/>
            <w:gridSpan w:val="2"/>
            <w:tcPrChange w:id="236" w:author="2" w:date="2021-08-31T10:55:00Z">
              <w:tcPr>
                <w:tcW w:w="547" w:type="dxa"/>
              </w:tcPr>
            </w:tcPrChange>
          </w:tcPr>
          <w:p w14:paraId="78ED7BF7" w14:textId="0C138C7C" w:rsidR="00D971B5" w:rsidRPr="004B35C4" w:rsidRDefault="00DA2D7A" w:rsidP="00D971B5">
            <w:pPr>
              <w:tabs>
                <w:tab w:val="left" w:pos="600"/>
              </w:tabs>
              <w:ind w:right="34"/>
              <w:rPr>
                <w:rFonts w:ascii="Times New Roman" w:hAnsi="Times New Roman" w:cs="Times New Roman"/>
                <w:sz w:val="24"/>
                <w:szCs w:val="24"/>
              </w:rPr>
            </w:pPr>
            <w:r>
              <w:rPr>
                <w:rFonts w:ascii="Times New Roman" w:hAnsi="Times New Roman" w:cs="Times New Roman"/>
                <w:sz w:val="24"/>
                <w:szCs w:val="24"/>
              </w:rPr>
              <w:t>3</w:t>
            </w:r>
          </w:p>
        </w:tc>
      </w:tr>
      <w:tr w:rsidR="00D971B5" w14:paraId="2B235728" w14:textId="49B9A811" w:rsidTr="00911EF6">
        <w:tc>
          <w:tcPr>
            <w:tcW w:w="846" w:type="dxa"/>
            <w:tcPrChange w:id="237" w:author="2" w:date="2021-08-31T10:55:00Z">
              <w:tcPr>
                <w:tcW w:w="846" w:type="dxa"/>
              </w:tcPr>
            </w:tcPrChange>
          </w:tcPr>
          <w:p w14:paraId="5E8706B2" w14:textId="77777777" w:rsidR="00D971B5" w:rsidRDefault="00D971B5" w:rsidP="00D971B5">
            <w:pPr>
              <w:spacing w:after="120"/>
              <w:rPr>
                <w:rFonts w:ascii="Times New Roman" w:hAnsi="Times New Roman" w:cs="Times New Roman"/>
                <w:sz w:val="24"/>
                <w:szCs w:val="24"/>
              </w:rPr>
            </w:pPr>
          </w:p>
        </w:tc>
        <w:tc>
          <w:tcPr>
            <w:tcW w:w="1843" w:type="dxa"/>
            <w:tcPrChange w:id="238" w:author="2" w:date="2021-08-31T10:55:00Z">
              <w:tcPr>
                <w:tcW w:w="1843" w:type="dxa"/>
              </w:tcPr>
            </w:tcPrChange>
          </w:tcPr>
          <w:p w14:paraId="7D18CB94" w14:textId="77777777" w:rsidR="00D971B5" w:rsidRDefault="00D971B5" w:rsidP="00D971B5">
            <w:pPr>
              <w:spacing w:after="120"/>
              <w:rPr>
                <w:rFonts w:ascii="Times New Roman" w:hAnsi="Times New Roman" w:cs="Times New Roman"/>
                <w:sz w:val="24"/>
                <w:szCs w:val="24"/>
              </w:rPr>
            </w:pPr>
          </w:p>
        </w:tc>
        <w:tc>
          <w:tcPr>
            <w:tcW w:w="425" w:type="dxa"/>
            <w:tcPrChange w:id="239" w:author="2" w:date="2021-08-31T10:55:00Z">
              <w:tcPr>
                <w:tcW w:w="425" w:type="dxa"/>
              </w:tcPr>
            </w:tcPrChange>
          </w:tcPr>
          <w:p w14:paraId="3B46E2B4" w14:textId="77777777" w:rsidR="00D971B5" w:rsidRDefault="00D971B5" w:rsidP="00D971B5">
            <w:pPr>
              <w:spacing w:after="120"/>
              <w:rPr>
                <w:rFonts w:ascii="Times New Roman" w:hAnsi="Times New Roman" w:cs="Times New Roman"/>
                <w:sz w:val="24"/>
                <w:szCs w:val="24"/>
              </w:rPr>
            </w:pPr>
          </w:p>
        </w:tc>
        <w:tc>
          <w:tcPr>
            <w:tcW w:w="392" w:type="dxa"/>
            <w:tcPrChange w:id="240" w:author="2" w:date="2021-08-31T10:55:00Z">
              <w:tcPr>
                <w:tcW w:w="392" w:type="dxa"/>
              </w:tcPr>
            </w:tcPrChange>
          </w:tcPr>
          <w:p w14:paraId="2973E9A3" w14:textId="77777777" w:rsidR="00D971B5" w:rsidRDefault="00D971B5" w:rsidP="00D971B5">
            <w:pPr>
              <w:spacing w:after="120"/>
              <w:rPr>
                <w:rFonts w:ascii="Times New Roman" w:hAnsi="Times New Roman" w:cs="Times New Roman"/>
                <w:sz w:val="24"/>
                <w:szCs w:val="24"/>
              </w:rPr>
            </w:pPr>
          </w:p>
        </w:tc>
        <w:tc>
          <w:tcPr>
            <w:tcW w:w="553" w:type="dxa"/>
            <w:tcPrChange w:id="241" w:author="2" w:date="2021-08-31T10:55:00Z">
              <w:tcPr>
                <w:tcW w:w="553" w:type="dxa"/>
              </w:tcPr>
            </w:tcPrChange>
          </w:tcPr>
          <w:p w14:paraId="5ED6C850" w14:textId="6F4A4B37" w:rsidR="00D971B5" w:rsidRDefault="0020746A" w:rsidP="00D971B5">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242" w:author="2" w:date="2021-08-31T10:55:00Z">
              <w:tcPr>
                <w:tcW w:w="6001" w:type="dxa"/>
              </w:tcPr>
            </w:tcPrChange>
          </w:tcPr>
          <w:p w14:paraId="70CF8472" w14:textId="47C42ED4" w:rsidR="00D971B5" w:rsidRPr="00DA2D7A" w:rsidRDefault="00DA2D7A" w:rsidP="00D971B5">
            <w:pPr>
              <w:spacing w:after="120"/>
              <w:rPr>
                <w:rFonts w:ascii="Times New Roman" w:hAnsi="Times New Roman" w:cs="Times New Roman"/>
                <w:sz w:val="24"/>
                <w:szCs w:val="24"/>
                <w:lang w:val="ru"/>
              </w:rPr>
            </w:pPr>
            <w:r>
              <w:rPr>
                <w:noProof/>
                <w:lang w:eastAsia="ru-RU"/>
              </w:rPr>
              <w:drawing>
                <wp:anchor distT="0" distB="0" distL="114300" distR="114300" simplePos="0" relativeHeight="252110848" behindDoc="1" locked="0" layoutInCell="1" allowOverlap="1" wp14:anchorId="3BED7EA8" wp14:editId="46FD4AD9">
                  <wp:simplePos x="0" y="0"/>
                  <wp:positionH relativeFrom="column">
                    <wp:posOffset>1229629</wp:posOffset>
                  </wp:positionH>
                  <wp:positionV relativeFrom="paragraph">
                    <wp:posOffset>499507</wp:posOffset>
                  </wp:positionV>
                  <wp:extent cx="1335405" cy="628015"/>
                  <wp:effectExtent l="0" t="0" r="0" b="635"/>
                  <wp:wrapTight wrapText="bothSides">
                    <wp:wrapPolygon edited="0">
                      <wp:start x="9244" y="655"/>
                      <wp:lineTo x="1849" y="3931"/>
                      <wp:lineTo x="308" y="7862"/>
                      <wp:lineTo x="924" y="17035"/>
                      <wp:lineTo x="4930" y="19656"/>
                      <wp:lineTo x="11401" y="20967"/>
                      <wp:lineTo x="20645" y="20967"/>
                      <wp:lineTo x="20645" y="3931"/>
                      <wp:lineTo x="20337" y="655"/>
                      <wp:lineTo x="9244" y="655"/>
                    </wp:wrapPolygon>
                  </wp:wrapTight>
                  <wp:docPr id="4" name="Рисунок 4" descr="https://phys-ege.sdamgia.ru/get_file?id=80406&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hys-ege.sdamgia.ru/get_file?id=80406&amp;png=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5405" cy="628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2D7A">
              <w:rPr>
                <w:rFonts w:ascii="Times New Roman" w:hAnsi="Times New Roman" w:cs="Times New Roman"/>
                <w:color w:val="000000"/>
              </w:rPr>
              <w:t>Два параллельных длинных проводника с токами </w:t>
            </w:r>
            <w:r w:rsidRPr="00DA2D7A">
              <w:rPr>
                <w:rFonts w:ascii="Times New Roman" w:hAnsi="Times New Roman" w:cs="Times New Roman"/>
                <w:i/>
                <w:iCs/>
                <w:color w:val="000000"/>
              </w:rPr>
              <w:t>I</w:t>
            </w:r>
            <w:r w:rsidRPr="00DA2D7A">
              <w:rPr>
                <w:rFonts w:ascii="Times New Roman" w:hAnsi="Times New Roman" w:cs="Times New Roman"/>
                <w:color w:val="000000"/>
                <w:vertAlign w:val="subscript"/>
              </w:rPr>
              <w:t>1</w:t>
            </w:r>
            <w:r w:rsidRPr="00DA2D7A">
              <w:rPr>
                <w:rFonts w:ascii="Times New Roman" w:hAnsi="Times New Roman" w:cs="Times New Roman"/>
                <w:color w:val="000000"/>
              </w:rPr>
              <w:t> и </w:t>
            </w:r>
            <w:r w:rsidRPr="00DA2D7A">
              <w:rPr>
                <w:rFonts w:ascii="Times New Roman" w:hAnsi="Times New Roman" w:cs="Times New Roman"/>
                <w:i/>
                <w:iCs/>
                <w:color w:val="000000"/>
              </w:rPr>
              <w:t>I</w:t>
            </w:r>
            <w:r w:rsidRPr="00DA2D7A">
              <w:rPr>
                <w:rFonts w:ascii="Times New Roman" w:hAnsi="Times New Roman" w:cs="Times New Roman"/>
                <w:color w:val="000000"/>
                <w:vertAlign w:val="subscript"/>
              </w:rPr>
              <w:t>2</w:t>
            </w:r>
            <w:r w:rsidRPr="00DA2D7A">
              <w:rPr>
                <w:rFonts w:ascii="Times New Roman" w:hAnsi="Times New Roman" w:cs="Times New Roman"/>
                <w:color w:val="000000"/>
              </w:rPr>
              <w:t> расположены перпендикулярно плоскости чертежа (см. рисунок). Векторы </w:t>
            </w:r>
            <m:oMath>
              <m:acc>
                <m:accPr>
                  <m:chr m:val="⃗"/>
                  <m:ctrlPr>
                    <w:rPr>
                      <w:rFonts w:ascii="Cambria Math" w:hAnsi="Cambria Math" w:cs="Times New Roman"/>
                      <w:i/>
                      <w:color w:val="000000"/>
                    </w:rPr>
                  </m:ctrlPr>
                </m:accPr>
                <m:e>
                  <m:sSub>
                    <m:sSubPr>
                      <m:ctrlPr>
                        <w:rPr>
                          <w:rFonts w:ascii="Cambria Math" w:hAnsi="Cambria Math" w:cs="Times New Roman"/>
                          <w:i/>
                          <w:color w:val="000000"/>
                        </w:rPr>
                      </m:ctrlPr>
                    </m:sSubPr>
                    <m:e>
                      <m:r>
                        <w:rPr>
                          <w:rFonts w:ascii="Cambria Math" w:hAnsi="Cambria Math" w:cs="Times New Roman"/>
                          <w:color w:val="000000"/>
                        </w:rPr>
                        <m:t>В</m:t>
                      </m:r>
                    </m:e>
                    <m:sub>
                      <m:r>
                        <w:rPr>
                          <w:rFonts w:ascii="Cambria Math" w:hAnsi="Cambria Math" w:cs="Times New Roman"/>
                          <w:color w:val="000000"/>
                        </w:rPr>
                        <m:t>1</m:t>
                      </m:r>
                    </m:sub>
                  </m:sSub>
                </m:e>
              </m:acc>
            </m:oMath>
            <w:r w:rsidRPr="00B852DC">
              <w:rPr>
                <w:rFonts w:ascii="Times New Roman" w:hAnsi="Times New Roman" w:cs="Times New Roman"/>
                <w:color w:val="000000"/>
              </w:rPr>
              <w:t> </w:t>
            </w:r>
            <w:r w:rsidRPr="00DA2D7A">
              <w:rPr>
                <w:rFonts w:ascii="Times New Roman" w:hAnsi="Times New Roman" w:cs="Times New Roman"/>
                <w:color w:val="000000"/>
              </w:rPr>
              <w:t> </w:t>
            </w:r>
            <w:r>
              <w:rPr>
                <w:rFonts w:ascii="Times New Roman" w:hAnsi="Times New Roman" w:cs="Times New Roman"/>
                <w:color w:val="000000"/>
              </w:rPr>
              <w:t xml:space="preserve"> </w:t>
            </w:r>
            <w:r w:rsidRPr="00DA2D7A">
              <w:rPr>
                <w:rFonts w:ascii="Times New Roman" w:hAnsi="Times New Roman" w:cs="Times New Roman"/>
                <w:color w:val="000000"/>
              </w:rPr>
              <w:t>и </w:t>
            </w:r>
            <w:r>
              <w:rPr>
                <w:rFonts w:ascii="Times New Roman" w:hAnsi="Times New Roman" w:cs="Times New Roman"/>
                <w:noProof/>
                <w:lang w:eastAsia="ru-RU"/>
              </w:rPr>
              <w:t xml:space="preserve"> </w:t>
            </w:r>
            <m:oMath>
              <m:acc>
                <m:accPr>
                  <m:chr m:val="⃗"/>
                  <m:ctrlPr>
                    <w:rPr>
                      <w:rFonts w:ascii="Cambria Math" w:hAnsi="Cambria Math" w:cs="Times New Roman"/>
                      <w:i/>
                      <w:color w:val="000000"/>
                    </w:rPr>
                  </m:ctrlPr>
                </m:accPr>
                <m:e>
                  <m:sSub>
                    <m:sSubPr>
                      <m:ctrlPr>
                        <w:rPr>
                          <w:rFonts w:ascii="Cambria Math" w:hAnsi="Cambria Math" w:cs="Times New Roman"/>
                          <w:i/>
                          <w:color w:val="000000"/>
                        </w:rPr>
                      </m:ctrlPr>
                    </m:sSubPr>
                    <m:e>
                      <m:r>
                        <w:rPr>
                          <w:rFonts w:ascii="Cambria Math" w:hAnsi="Cambria Math" w:cs="Times New Roman"/>
                          <w:color w:val="000000"/>
                        </w:rPr>
                        <m:t>В</m:t>
                      </m:r>
                    </m:e>
                    <m:sub>
                      <m:r>
                        <w:rPr>
                          <w:rFonts w:ascii="Cambria Math" w:hAnsi="Cambria Math" w:cs="Times New Roman"/>
                          <w:color w:val="000000"/>
                        </w:rPr>
                        <m:t>2</m:t>
                      </m:r>
                    </m:sub>
                  </m:sSub>
                </m:e>
              </m:acc>
            </m:oMath>
            <w:r w:rsidRPr="00DA2D7A">
              <w:rPr>
                <w:rFonts w:ascii="Times New Roman" w:hAnsi="Times New Roman" w:cs="Times New Roman"/>
                <w:color w:val="000000"/>
              </w:rPr>
              <w:t> индукции магнитных полей, создаваемых этими проводниками в точке </w:t>
            </w:r>
            <w:r w:rsidRPr="00DA2D7A">
              <w:rPr>
                <w:rFonts w:ascii="Times New Roman" w:hAnsi="Times New Roman" w:cs="Times New Roman"/>
                <w:i/>
                <w:iCs/>
                <w:color w:val="000000"/>
              </w:rPr>
              <w:t>А</w:t>
            </w:r>
            <w:r w:rsidRPr="00DA2D7A">
              <w:rPr>
                <w:rFonts w:ascii="Times New Roman" w:hAnsi="Times New Roman" w:cs="Times New Roman"/>
                <w:color w:val="000000"/>
              </w:rPr>
              <w:t>, направлены в плоскости чертежа следующим образом:</w:t>
            </w:r>
          </w:p>
        </w:tc>
        <w:tc>
          <w:tcPr>
            <w:tcW w:w="4961" w:type="dxa"/>
            <w:gridSpan w:val="2"/>
            <w:tcPrChange w:id="243" w:author="2" w:date="2021-08-31T10:55:00Z">
              <w:tcPr>
                <w:tcW w:w="4839" w:type="dxa"/>
              </w:tcPr>
            </w:tcPrChange>
          </w:tcPr>
          <w:p w14:paraId="2BE0F2C3" w14:textId="16D53547" w:rsidR="00DA2D7A" w:rsidRPr="006F33AA" w:rsidRDefault="00DA2D7A" w:rsidP="00DA2D7A">
            <w:pPr>
              <w:pStyle w:val="leftmargin"/>
              <w:spacing w:before="0" w:beforeAutospacing="0" w:after="0" w:afterAutospacing="0"/>
              <w:ind w:firstLine="375"/>
              <w:jc w:val="both"/>
              <w:rPr>
                <w:color w:val="000000"/>
                <w:sz w:val="20"/>
                <w:rPrChange w:id="244" w:author="2" w:date="2021-08-31T10:55:00Z">
                  <w:rPr>
                    <w:color w:val="000000"/>
                    <w:sz w:val="22"/>
                    <w:szCs w:val="22"/>
                  </w:rPr>
                </w:rPrChange>
              </w:rPr>
            </w:pPr>
            <w:r w:rsidRPr="006F33AA">
              <w:rPr>
                <w:color w:val="000000"/>
                <w:sz w:val="20"/>
                <w:rPrChange w:id="245" w:author="2" w:date="2021-08-31T10:55:00Z">
                  <w:rPr>
                    <w:color w:val="000000"/>
                    <w:sz w:val="22"/>
                    <w:szCs w:val="22"/>
                  </w:rPr>
                </w:rPrChange>
              </w:rPr>
              <w:t xml:space="preserve">1. </w:t>
            </w:r>
            <m:oMath>
              <m:acc>
                <m:accPr>
                  <m:chr m:val="⃗"/>
                  <m:ctrlPr>
                    <w:rPr>
                      <w:rFonts w:ascii="Cambria Math" w:eastAsiaTheme="minorHAnsi" w:hAnsi="Cambria Math"/>
                      <w:i/>
                      <w:color w:val="000000"/>
                      <w:sz w:val="20"/>
                      <w:rPrChange w:id="246" w:author="2" w:date="2021-08-31T10:55:00Z">
                        <w:rPr>
                          <w:rFonts w:ascii="Cambria Math" w:eastAsiaTheme="minorHAnsi" w:hAnsi="Cambria Math"/>
                          <w:i/>
                          <w:color w:val="000000"/>
                          <w:sz w:val="22"/>
                          <w:szCs w:val="22"/>
                          <w:lang w:eastAsia="en-US"/>
                        </w:rPr>
                      </w:rPrChange>
                    </w:rPr>
                  </m:ctrlPr>
                </m:accPr>
                <m:e>
                  <m:sSub>
                    <m:sSubPr>
                      <m:ctrlPr>
                        <w:rPr>
                          <w:rFonts w:ascii="Cambria Math" w:eastAsiaTheme="minorHAnsi" w:hAnsi="Cambria Math"/>
                          <w:i/>
                          <w:color w:val="000000"/>
                          <w:sz w:val="20"/>
                          <w:rPrChange w:id="247" w:author="2" w:date="2021-08-31T10:55:00Z">
                            <w:rPr>
                              <w:rFonts w:ascii="Cambria Math" w:eastAsiaTheme="minorHAnsi" w:hAnsi="Cambria Math"/>
                              <w:i/>
                              <w:color w:val="000000"/>
                              <w:sz w:val="22"/>
                              <w:szCs w:val="22"/>
                              <w:lang w:eastAsia="en-US"/>
                            </w:rPr>
                          </w:rPrChange>
                        </w:rPr>
                      </m:ctrlPr>
                    </m:sSubPr>
                    <m:e>
                      <m:r>
                        <w:rPr>
                          <w:rFonts w:ascii="Cambria Math" w:hAnsi="Cambria Math"/>
                          <w:color w:val="000000"/>
                          <w:sz w:val="20"/>
                          <w:rPrChange w:id="248" w:author="2" w:date="2021-08-31T10:55:00Z">
                            <w:rPr>
                              <w:rFonts w:ascii="Cambria Math" w:hAnsi="Cambria Math"/>
                              <w:color w:val="000000"/>
                            </w:rPr>
                          </w:rPrChange>
                        </w:rPr>
                        <m:t>В</m:t>
                      </m:r>
                    </m:e>
                    <m:sub>
                      <m:r>
                        <w:rPr>
                          <w:rFonts w:ascii="Cambria Math" w:hAnsi="Cambria Math"/>
                          <w:color w:val="000000"/>
                          <w:sz w:val="20"/>
                          <w:rPrChange w:id="249" w:author="2" w:date="2021-08-31T10:55:00Z">
                            <w:rPr>
                              <w:rFonts w:ascii="Cambria Math" w:hAnsi="Cambria Math"/>
                              <w:color w:val="000000"/>
                            </w:rPr>
                          </w:rPrChange>
                        </w:rPr>
                        <m:t>1</m:t>
                      </m:r>
                    </m:sub>
                  </m:sSub>
                </m:e>
              </m:acc>
            </m:oMath>
            <w:r w:rsidRPr="006F33AA">
              <w:rPr>
                <w:color w:val="000000"/>
                <w:sz w:val="20"/>
                <w:rPrChange w:id="250" w:author="2" w:date="2021-08-31T10:55:00Z">
                  <w:rPr>
                    <w:color w:val="000000"/>
                    <w:sz w:val="22"/>
                    <w:szCs w:val="22"/>
                  </w:rPr>
                </w:rPrChange>
              </w:rPr>
              <w:t>  — вверх; </w:t>
            </w:r>
            <w:r w:rsidRPr="006F33AA">
              <w:rPr>
                <w:color w:val="000000"/>
                <w:sz w:val="20"/>
                <w:rPrChange w:id="251" w:author="2" w:date="2021-08-31T10:55:00Z">
                  <w:rPr>
                    <w:noProof/>
                    <w:color w:val="000000"/>
                    <w:sz w:val="22"/>
                    <w:szCs w:val="22"/>
                  </w:rPr>
                </w:rPrChange>
              </w:rPr>
              <w:t xml:space="preserve"> </w:t>
            </w:r>
            <m:oMath>
              <m:acc>
                <m:accPr>
                  <m:chr m:val="⃗"/>
                  <m:ctrlPr>
                    <w:rPr>
                      <w:rFonts w:ascii="Cambria Math" w:eastAsiaTheme="minorHAnsi" w:hAnsi="Cambria Math"/>
                      <w:i/>
                      <w:color w:val="000000"/>
                      <w:sz w:val="20"/>
                      <w:rPrChange w:id="252" w:author="2" w:date="2021-08-31T10:55:00Z">
                        <w:rPr>
                          <w:rFonts w:ascii="Cambria Math" w:eastAsiaTheme="minorHAnsi" w:hAnsi="Cambria Math"/>
                          <w:i/>
                          <w:color w:val="000000"/>
                          <w:sz w:val="22"/>
                          <w:szCs w:val="22"/>
                          <w:lang w:eastAsia="en-US"/>
                        </w:rPr>
                      </w:rPrChange>
                    </w:rPr>
                  </m:ctrlPr>
                </m:accPr>
                <m:e>
                  <m:sSub>
                    <m:sSubPr>
                      <m:ctrlPr>
                        <w:rPr>
                          <w:rFonts w:ascii="Cambria Math" w:eastAsiaTheme="minorHAnsi" w:hAnsi="Cambria Math"/>
                          <w:i/>
                          <w:color w:val="000000"/>
                          <w:sz w:val="20"/>
                          <w:rPrChange w:id="253" w:author="2" w:date="2021-08-31T10:55:00Z">
                            <w:rPr>
                              <w:rFonts w:ascii="Cambria Math" w:eastAsiaTheme="minorHAnsi" w:hAnsi="Cambria Math"/>
                              <w:i/>
                              <w:color w:val="000000"/>
                              <w:sz w:val="22"/>
                              <w:szCs w:val="22"/>
                              <w:lang w:eastAsia="en-US"/>
                            </w:rPr>
                          </w:rPrChange>
                        </w:rPr>
                      </m:ctrlPr>
                    </m:sSubPr>
                    <m:e>
                      <m:r>
                        <w:rPr>
                          <w:rFonts w:ascii="Cambria Math" w:hAnsi="Cambria Math"/>
                          <w:color w:val="000000"/>
                          <w:sz w:val="20"/>
                          <w:rPrChange w:id="254" w:author="2" w:date="2021-08-31T10:55:00Z">
                            <w:rPr>
                              <w:rFonts w:ascii="Cambria Math" w:hAnsi="Cambria Math"/>
                              <w:color w:val="000000"/>
                            </w:rPr>
                          </w:rPrChange>
                        </w:rPr>
                        <m:t>В</m:t>
                      </m:r>
                    </m:e>
                    <m:sub>
                      <m:r>
                        <w:rPr>
                          <w:rFonts w:ascii="Cambria Math" w:hAnsi="Cambria Math"/>
                          <w:color w:val="000000"/>
                          <w:sz w:val="20"/>
                          <w:rPrChange w:id="255" w:author="2" w:date="2021-08-31T10:55:00Z">
                            <w:rPr>
                              <w:rFonts w:ascii="Cambria Math" w:hAnsi="Cambria Math"/>
                              <w:color w:val="000000"/>
                            </w:rPr>
                          </w:rPrChange>
                        </w:rPr>
                        <m:t>2</m:t>
                      </m:r>
                    </m:sub>
                  </m:sSub>
                </m:e>
              </m:acc>
            </m:oMath>
            <w:r w:rsidRPr="006F33AA">
              <w:rPr>
                <w:color w:val="000000"/>
                <w:sz w:val="20"/>
                <w:rPrChange w:id="256" w:author="2" w:date="2021-08-31T10:55:00Z">
                  <w:rPr>
                    <w:color w:val="000000"/>
                    <w:sz w:val="22"/>
                    <w:szCs w:val="22"/>
                  </w:rPr>
                </w:rPrChange>
              </w:rPr>
              <w:t> — вверх</w:t>
            </w:r>
          </w:p>
          <w:p w14:paraId="6FCDE766" w14:textId="7F0D4EBF" w:rsidR="00DA2D7A" w:rsidRPr="006F33AA" w:rsidRDefault="00DA2D7A" w:rsidP="00DA2D7A">
            <w:pPr>
              <w:pStyle w:val="leftmargin"/>
              <w:spacing w:before="0" w:beforeAutospacing="0" w:after="0" w:afterAutospacing="0"/>
              <w:ind w:firstLine="375"/>
              <w:jc w:val="both"/>
              <w:rPr>
                <w:color w:val="000000"/>
                <w:sz w:val="20"/>
                <w:rPrChange w:id="257" w:author="2" w:date="2021-08-31T10:55:00Z">
                  <w:rPr>
                    <w:color w:val="000000"/>
                    <w:sz w:val="22"/>
                    <w:szCs w:val="22"/>
                  </w:rPr>
                </w:rPrChange>
              </w:rPr>
            </w:pPr>
            <w:r w:rsidRPr="006F33AA">
              <w:rPr>
                <w:color w:val="000000"/>
                <w:sz w:val="20"/>
                <w:rPrChange w:id="258" w:author="2" w:date="2021-08-31T10:55:00Z">
                  <w:rPr>
                    <w:color w:val="000000"/>
                    <w:sz w:val="22"/>
                    <w:szCs w:val="22"/>
                  </w:rPr>
                </w:rPrChange>
              </w:rPr>
              <w:t>2.  </w:t>
            </w:r>
            <m:oMath>
              <m:acc>
                <m:accPr>
                  <m:chr m:val="⃗"/>
                  <m:ctrlPr>
                    <w:rPr>
                      <w:rFonts w:ascii="Cambria Math" w:eastAsiaTheme="minorHAnsi" w:hAnsi="Cambria Math"/>
                      <w:i/>
                      <w:color w:val="000000"/>
                      <w:sz w:val="20"/>
                      <w:rPrChange w:id="259" w:author="2" w:date="2021-08-31T10:55:00Z">
                        <w:rPr>
                          <w:rFonts w:ascii="Cambria Math" w:eastAsiaTheme="minorHAnsi" w:hAnsi="Cambria Math"/>
                          <w:i/>
                          <w:color w:val="000000"/>
                          <w:sz w:val="22"/>
                          <w:szCs w:val="22"/>
                          <w:lang w:eastAsia="en-US"/>
                        </w:rPr>
                      </w:rPrChange>
                    </w:rPr>
                  </m:ctrlPr>
                </m:accPr>
                <m:e>
                  <m:sSub>
                    <m:sSubPr>
                      <m:ctrlPr>
                        <w:rPr>
                          <w:rFonts w:ascii="Cambria Math" w:eastAsiaTheme="minorHAnsi" w:hAnsi="Cambria Math"/>
                          <w:i/>
                          <w:color w:val="000000"/>
                          <w:sz w:val="20"/>
                          <w:rPrChange w:id="260" w:author="2" w:date="2021-08-31T10:55:00Z">
                            <w:rPr>
                              <w:rFonts w:ascii="Cambria Math" w:eastAsiaTheme="minorHAnsi" w:hAnsi="Cambria Math"/>
                              <w:i/>
                              <w:color w:val="000000"/>
                              <w:sz w:val="22"/>
                              <w:szCs w:val="22"/>
                              <w:lang w:eastAsia="en-US"/>
                            </w:rPr>
                          </w:rPrChange>
                        </w:rPr>
                      </m:ctrlPr>
                    </m:sSubPr>
                    <m:e>
                      <m:r>
                        <w:rPr>
                          <w:rFonts w:ascii="Cambria Math" w:hAnsi="Cambria Math"/>
                          <w:color w:val="000000"/>
                          <w:sz w:val="20"/>
                          <w:rPrChange w:id="261" w:author="2" w:date="2021-08-31T10:55:00Z">
                            <w:rPr>
                              <w:rFonts w:ascii="Cambria Math" w:hAnsi="Cambria Math"/>
                              <w:color w:val="000000"/>
                            </w:rPr>
                          </w:rPrChange>
                        </w:rPr>
                        <m:t>В</m:t>
                      </m:r>
                    </m:e>
                    <m:sub>
                      <m:r>
                        <w:rPr>
                          <w:rFonts w:ascii="Cambria Math" w:hAnsi="Cambria Math"/>
                          <w:color w:val="000000"/>
                          <w:sz w:val="20"/>
                          <w:rPrChange w:id="262" w:author="2" w:date="2021-08-31T10:55:00Z">
                            <w:rPr>
                              <w:rFonts w:ascii="Cambria Math" w:hAnsi="Cambria Math"/>
                              <w:color w:val="000000"/>
                            </w:rPr>
                          </w:rPrChange>
                        </w:rPr>
                        <m:t>1</m:t>
                      </m:r>
                    </m:sub>
                  </m:sSub>
                </m:e>
              </m:acc>
            </m:oMath>
            <w:r w:rsidRPr="006F33AA">
              <w:rPr>
                <w:color w:val="000000"/>
                <w:sz w:val="20"/>
                <w:rPrChange w:id="263" w:author="2" w:date="2021-08-31T10:55:00Z">
                  <w:rPr>
                    <w:color w:val="000000"/>
                    <w:sz w:val="22"/>
                    <w:szCs w:val="22"/>
                  </w:rPr>
                </w:rPrChange>
              </w:rPr>
              <w:t> — вниз; </w:t>
            </w:r>
            <w:r w:rsidRPr="006F33AA">
              <w:rPr>
                <w:color w:val="000000"/>
                <w:sz w:val="20"/>
                <w:rPrChange w:id="264" w:author="2" w:date="2021-08-31T10:55:00Z">
                  <w:rPr>
                    <w:noProof/>
                    <w:color w:val="000000"/>
                    <w:sz w:val="22"/>
                    <w:szCs w:val="22"/>
                  </w:rPr>
                </w:rPrChange>
              </w:rPr>
              <w:t xml:space="preserve">  </w:t>
            </w:r>
            <w:r w:rsidRPr="006F33AA">
              <w:rPr>
                <w:color w:val="000000"/>
                <w:sz w:val="20"/>
                <w:rPrChange w:id="265" w:author="2" w:date="2021-08-31T10:55:00Z">
                  <w:rPr>
                    <w:color w:val="000000"/>
                    <w:sz w:val="22"/>
                    <w:szCs w:val="22"/>
                  </w:rPr>
                </w:rPrChange>
              </w:rPr>
              <w:t> </w:t>
            </w:r>
            <m:oMath>
              <m:acc>
                <m:accPr>
                  <m:chr m:val="⃗"/>
                  <m:ctrlPr>
                    <w:rPr>
                      <w:rFonts w:ascii="Cambria Math" w:eastAsiaTheme="minorHAnsi" w:hAnsi="Cambria Math"/>
                      <w:i/>
                      <w:color w:val="000000"/>
                      <w:sz w:val="20"/>
                      <w:rPrChange w:id="266" w:author="2" w:date="2021-08-31T10:55:00Z">
                        <w:rPr>
                          <w:rFonts w:ascii="Cambria Math" w:eastAsiaTheme="minorHAnsi" w:hAnsi="Cambria Math"/>
                          <w:i/>
                          <w:color w:val="000000"/>
                          <w:sz w:val="22"/>
                          <w:szCs w:val="22"/>
                          <w:lang w:eastAsia="en-US"/>
                        </w:rPr>
                      </w:rPrChange>
                    </w:rPr>
                  </m:ctrlPr>
                </m:accPr>
                <m:e>
                  <m:sSub>
                    <m:sSubPr>
                      <m:ctrlPr>
                        <w:rPr>
                          <w:rFonts w:ascii="Cambria Math" w:eastAsiaTheme="minorHAnsi" w:hAnsi="Cambria Math"/>
                          <w:i/>
                          <w:color w:val="000000"/>
                          <w:sz w:val="20"/>
                          <w:rPrChange w:id="267" w:author="2" w:date="2021-08-31T10:55:00Z">
                            <w:rPr>
                              <w:rFonts w:ascii="Cambria Math" w:eastAsiaTheme="minorHAnsi" w:hAnsi="Cambria Math"/>
                              <w:i/>
                              <w:color w:val="000000"/>
                              <w:sz w:val="22"/>
                              <w:szCs w:val="22"/>
                              <w:lang w:eastAsia="en-US"/>
                            </w:rPr>
                          </w:rPrChange>
                        </w:rPr>
                      </m:ctrlPr>
                    </m:sSubPr>
                    <m:e>
                      <m:r>
                        <w:rPr>
                          <w:rFonts w:ascii="Cambria Math" w:hAnsi="Cambria Math"/>
                          <w:color w:val="000000"/>
                          <w:sz w:val="20"/>
                          <w:rPrChange w:id="268" w:author="2" w:date="2021-08-31T10:55:00Z">
                            <w:rPr>
                              <w:rFonts w:ascii="Cambria Math" w:hAnsi="Cambria Math"/>
                              <w:color w:val="000000"/>
                            </w:rPr>
                          </w:rPrChange>
                        </w:rPr>
                        <m:t>В</m:t>
                      </m:r>
                    </m:e>
                    <m:sub>
                      <m:r>
                        <w:rPr>
                          <w:rFonts w:ascii="Cambria Math" w:hAnsi="Cambria Math"/>
                          <w:color w:val="000000"/>
                          <w:sz w:val="20"/>
                          <w:rPrChange w:id="269" w:author="2" w:date="2021-08-31T10:55:00Z">
                            <w:rPr>
                              <w:rFonts w:ascii="Cambria Math" w:hAnsi="Cambria Math"/>
                              <w:color w:val="000000"/>
                            </w:rPr>
                          </w:rPrChange>
                        </w:rPr>
                        <m:t>2</m:t>
                      </m:r>
                    </m:sub>
                  </m:sSub>
                </m:e>
              </m:acc>
            </m:oMath>
            <w:r w:rsidRPr="006F33AA">
              <w:rPr>
                <w:color w:val="000000"/>
                <w:sz w:val="20"/>
                <w:rPrChange w:id="270" w:author="2" w:date="2021-08-31T10:55:00Z">
                  <w:rPr>
                    <w:color w:val="000000"/>
                    <w:sz w:val="22"/>
                    <w:szCs w:val="22"/>
                  </w:rPr>
                </w:rPrChange>
              </w:rPr>
              <w:t>— вниз</w:t>
            </w:r>
          </w:p>
          <w:p w14:paraId="4933159C" w14:textId="4EADC053" w:rsidR="00DA2D7A" w:rsidRPr="006F33AA" w:rsidRDefault="00DA2D7A" w:rsidP="00DA2D7A">
            <w:pPr>
              <w:pStyle w:val="leftmargin"/>
              <w:spacing w:before="0" w:beforeAutospacing="0" w:after="0" w:afterAutospacing="0"/>
              <w:ind w:firstLine="375"/>
              <w:jc w:val="both"/>
              <w:rPr>
                <w:color w:val="000000"/>
                <w:sz w:val="20"/>
                <w:rPrChange w:id="271" w:author="2" w:date="2021-08-31T10:55:00Z">
                  <w:rPr>
                    <w:color w:val="000000"/>
                    <w:sz w:val="22"/>
                    <w:szCs w:val="22"/>
                  </w:rPr>
                </w:rPrChange>
              </w:rPr>
            </w:pPr>
            <w:r w:rsidRPr="006F33AA">
              <w:rPr>
                <w:color w:val="000000"/>
                <w:sz w:val="20"/>
                <w:rPrChange w:id="272" w:author="2" w:date="2021-08-31T10:55:00Z">
                  <w:rPr>
                    <w:color w:val="000000"/>
                    <w:sz w:val="22"/>
                    <w:szCs w:val="22"/>
                  </w:rPr>
                </w:rPrChange>
              </w:rPr>
              <w:t> </w:t>
            </w:r>
            <w:r w:rsidRPr="006F33AA">
              <w:rPr>
                <w:color w:val="000000"/>
                <w:sz w:val="20"/>
                <w:rPrChange w:id="273" w:author="2" w:date="2021-08-31T10:55:00Z">
                  <w:rPr>
                    <w:noProof/>
                    <w:color w:val="000000"/>
                    <w:sz w:val="22"/>
                    <w:szCs w:val="22"/>
                  </w:rPr>
                </w:rPrChange>
              </w:rPr>
              <w:t xml:space="preserve">3. </w:t>
            </w:r>
            <w:r w:rsidRPr="006F33AA">
              <w:rPr>
                <w:color w:val="000000"/>
                <w:sz w:val="20"/>
                <w:rPrChange w:id="274" w:author="2" w:date="2021-08-31T10:55:00Z">
                  <w:rPr>
                    <w:color w:val="000000"/>
                    <w:sz w:val="22"/>
                    <w:szCs w:val="22"/>
                  </w:rPr>
                </w:rPrChange>
              </w:rPr>
              <w:t> </w:t>
            </w:r>
            <m:oMath>
              <m:acc>
                <m:accPr>
                  <m:chr m:val="⃗"/>
                  <m:ctrlPr>
                    <w:rPr>
                      <w:rFonts w:ascii="Cambria Math" w:eastAsiaTheme="minorHAnsi" w:hAnsi="Cambria Math"/>
                      <w:i/>
                      <w:color w:val="000000"/>
                      <w:sz w:val="20"/>
                      <w:rPrChange w:id="275" w:author="2" w:date="2021-08-31T10:55:00Z">
                        <w:rPr>
                          <w:rFonts w:ascii="Cambria Math" w:eastAsiaTheme="minorHAnsi" w:hAnsi="Cambria Math"/>
                          <w:i/>
                          <w:color w:val="000000"/>
                          <w:sz w:val="22"/>
                          <w:szCs w:val="22"/>
                          <w:lang w:eastAsia="en-US"/>
                        </w:rPr>
                      </w:rPrChange>
                    </w:rPr>
                  </m:ctrlPr>
                </m:accPr>
                <m:e>
                  <m:sSub>
                    <m:sSubPr>
                      <m:ctrlPr>
                        <w:rPr>
                          <w:rFonts w:ascii="Cambria Math" w:eastAsiaTheme="minorHAnsi" w:hAnsi="Cambria Math"/>
                          <w:i/>
                          <w:color w:val="000000"/>
                          <w:sz w:val="20"/>
                          <w:rPrChange w:id="276" w:author="2" w:date="2021-08-31T10:55:00Z">
                            <w:rPr>
                              <w:rFonts w:ascii="Cambria Math" w:eastAsiaTheme="minorHAnsi" w:hAnsi="Cambria Math"/>
                              <w:i/>
                              <w:color w:val="000000"/>
                              <w:sz w:val="22"/>
                              <w:szCs w:val="22"/>
                              <w:lang w:eastAsia="en-US"/>
                            </w:rPr>
                          </w:rPrChange>
                        </w:rPr>
                      </m:ctrlPr>
                    </m:sSubPr>
                    <m:e>
                      <m:r>
                        <w:rPr>
                          <w:rFonts w:ascii="Cambria Math" w:hAnsi="Cambria Math"/>
                          <w:color w:val="000000"/>
                          <w:sz w:val="20"/>
                          <w:rPrChange w:id="277" w:author="2" w:date="2021-08-31T10:55:00Z">
                            <w:rPr>
                              <w:rFonts w:ascii="Cambria Math" w:hAnsi="Cambria Math"/>
                              <w:color w:val="000000"/>
                            </w:rPr>
                          </w:rPrChange>
                        </w:rPr>
                        <m:t>В</m:t>
                      </m:r>
                    </m:e>
                    <m:sub>
                      <m:r>
                        <w:rPr>
                          <w:rFonts w:ascii="Cambria Math" w:hAnsi="Cambria Math"/>
                          <w:color w:val="000000"/>
                          <w:sz w:val="20"/>
                          <w:rPrChange w:id="278" w:author="2" w:date="2021-08-31T10:55:00Z">
                            <w:rPr>
                              <w:rFonts w:ascii="Cambria Math" w:hAnsi="Cambria Math"/>
                              <w:color w:val="000000"/>
                            </w:rPr>
                          </w:rPrChange>
                        </w:rPr>
                        <m:t>1</m:t>
                      </m:r>
                    </m:sub>
                  </m:sSub>
                </m:e>
              </m:acc>
            </m:oMath>
            <w:r w:rsidRPr="006F33AA">
              <w:rPr>
                <w:color w:val="000000"/>
                <w:sz w:val="20"/>
                <w:rPrChange w:id="279" w:author="2" w:date="2021-08-31T10:55:00Z">
                  <w:rPr>
                    <w:color w:val="000000"/>
                    <w:sz w:val="22"/>
                    <w:szCs w:val="22"/>
                  </w:rPr>
                </w:rPrChange>
              </w:rPr>
              <w:t> — вниз; </w:t>
            </w:r>
            <w:r w:rsidRPr="006F33AA">
              <w:rPr>
                <w:color w:val="000000"/>
                <w:sz w:val="20"/>
                <w:rPrChange w:id="280" w:author="2" w:date="2021-08-31T10:55:00Z">
                  <w:rPr>
                    <w:noProof/>
                    <w:color w:val="000000"/>
                    <w:sz w:val="22"/>
                    <w:szCs w:val="22"/>
                  </w:rPr>
                </w:rPrChange>
              </w:rPr>
              <w:t xml:space="preserve"> </w:t>
            </w:r>
            <m:oMath>
              <m:acc>
                <m:accPr>
                  <m:chr m:val="⃗"/>
                  <m:ctrlPr>
                    <w:rPr>
                      <w:rFonts w:ascii="Cambria Math" w:eastAsiaTheme="minorHAnsi" w:hAnsi="Cambria Math"/>
                      <w:i/>
                      <w:color w:val="000000"/>
                      <w:sz w:val="20"/>
                      <w:rPrChange w:id="281" w:author="2" w:date="2021-08-31T10:55:00Z">
                        <w:rPr>
                          <w:rFonts w:ascii="Cambria Math" w:eastAsiaTheme="minorHAnsi" w:hAnsi="Cambria Math"/>
                          <w:i/>
                          <w:color w:val="000000"/>
                          <w:sz w:val="22"/>
                          <w:szCs w:val="22"/>
                          <w:lang w:eastAsia="en-US"/>
                        </w:rPr>
                      </w:rPrChange>
                    </w:rPr>
                  </m:ctrlPr>
                </m:accPr>
                <m:e>
                  <m:sSub>
                    <m:sSubPr>
                      <m:ctrlPr>
                        <w:rPr>
                          <w:rFonts w:ascii="Cambria Math" w:eastAsiaTheme="minorHAnsi" w:hAnsi="Cambria Math"/>
                          <w:i/>
                          <w:color w:val="000000"/>
                          <w:sz w:val="20"/>
                          <w:rPrChange w:id="282" w:author="2" w:date="2021-08-31T10:55:00Z">
                            <w:rPr>
                              <w:rFonts w:ascii="Cambria Math" w:eastAsiaTheme="minorHAnsi" w:hAnsi="Cambria Math"/>
                              <w:i/>
                              <w:color w:val="000000"/>
                              <w:sz w:val="22"/>
                              <w:szCs w:val="22"/>
                              <w:lang w:eastAsia="en-US"/>
                            </w:rPr>
                          </w:rPrChange>
                        </w:rPr>
                      </m:ctrlPr>
                    </m:sSubPr>
                    <m:e>
                      <m:r>
                        <w:rPr>
                          <w:rFonts w:ascii="Cambria Math" w:hAnsi="Cambria Math"/>
                          <w:color w:val="000000"/>
                          <w:sz w:val="20"/>
                          <w:rPrChange w:id="283" w:author="2" w:date="2021-08-31T10:55:00Z">
                            <w:rPr>
                              <w:rFonts w:ascii="Cambria Math" w:hAnsi="Cambria Math"/>
                              <w:color w:val="000000"/>
                            </w:rPr>
                          </w:rPrChange>
                        </w:rPr>
                        <m:t>В</m:t>
                      </m:r>
                    </m:e>
                    <m:sub>
                      <m:r>
                        <w:rPr>
                          <w:rFonts w:ascii="Cambria Math" w:hAnsi="Cambria Math"/>
                          <w:color w:val="000000"/>
                          <w:sz w:val="20"/>
                          <w:rPrChange w:id="284" w:author="2" w:date="2021-08-31T10:55:00Z">
                            <w:rPr>
                              <w:rFonts w:ascii="Cambria Math" w:hAnsi="Cambria Math"/>
                              <w:color w:val="000000"/>
                            </w:rPr>
                          </w:rPrChange>
                        </w:rPr>
                        <m:t>2</m:t>
                      </m:r>
                    </m:sub>
                  </m:sSub>
                </m:e>
              </m:acc>
            </m:oMath>
            <w:r w:rsidRPr="006F33AA">
              <w:rPr>
                <w:color w:val="000000"/>
                <w:sz w:val="20"/>
                <w:rPrChange w:id="285" w:author="2" w:date="2021-08-31T10:55:00Z">
                  <w:rPr>
                    <w:color w:val="000000"/>
                    <w:sz w:val="22"/>
                    <w:szCs w:val="22"/>
                  </w:rPr>
                </w:rPrChange>
              </w:rPr>
              <w:t> — вверх</w:t>
            </w:r>
          </w:p>
          <w:p w14:paraId="47D0EEB1" w14:textId="4FD11366" w:rsidR="00DA2D7A" w:rsidRPr="006F33AA" w:rsidRDefault="00DA2D7A" w:rsidP="00DA2D7A">
            <w:pPr>
              <w:pStyle w:val="leftmargin"/>
              <w:spacing w:before="0" w:beforeAutospacing="0" w:after="0" w:afterAutospacing="0"/>
              <w:ind w:firstLine="375"/>
              <w:jc w:val="both"/>
              <w:rPr>
                <w:color w:val="000000"/>
                <w:sz w:val="20"/>
                <w:rPrChange w:id="286" w:author="2" w:date="2021-08-31T10:55:00Z">
                  <w:rPr>
                    <w:color w:val="000000"/>
                    <w:sz w:val="22"/>
                    <w:szCs w:val="22"/>
                  </w:rPr>
                </w:rPrChange>
              </w:rPr>
            </w:pPr>
            <w:r w:rsidRPr="006F33AA">
              <w:rPr>
                <w:color w:val="000000"/>
                <w:sz w:val="20"/>
                <w:rPrChange w:id="287" w:author="2" w:date="2021-08-31T10:55:00Z">
                  <w:rPr>
                    <w:color w:val="000000"/>
                    <w:sz w:val="22"/>
                    <w:szCs w:val="22"/>
                  </w:rPr>
                </w:rPrChange>
              </w:rPr>
              <w:t>4. </w:t>
            </w:r>
            <m:oMath>
              <m:acc>
                <m:accPr>
                  <m:chr m:val="⃗"/>
                  <m:ctrlPr>
                    <w:rPr>
                      <w:rFonts w:ascii="Cambria Math" w:eastAsiaTheme="minorHAnsi" w:hAnsi="Cambria Math"/>
                      <w:i/>
                      <w:color w:val="000000"/>
                      <w:sz w:val="20"/>
                      <w:rPrChange w:id="288" w:author="2" w:date="2021-08-31T10:55:00Z">
                        <w:rPr>
                          <w:rFonts w:ascii="Cambria Math" w:eastAsiaTheme="minorHAnsi" w:hAnsi="Cambria Math"/>
                          <w:i/>
                          <w:color w:val="000000"/>
                          <w:sz w:val="22"/>
                          <w:szCs w:val="22"/>
                          <w:lang w:eastAsia="en-US"/>
                        </w:rPr>
                      </w:rPrChange>
                    </w:rPr>
                  </m:ctrlPr>
                </m:accPr>
                <m:e>
                  <m:sSub>
                    <m:sSubPr>
                      <m:ctrlPr>
                        <w:rPr>
                          <w:rFonts w:ascii="Cambria Math" w:eastAsiaTheme="minorHAnsi" w:hAnsi="Cambria Math"/>
                          <w:i/>
                          <w:color w:val="000000"/>
                          <w:sz w:val="20"/>
                          <w:rPrChange w:id="289" w:author="2" w:date="2021-08-31T10:55:00Z">
                            <w:rPr>
                              <w:rFonts w:ascii="Cambria Math" w:eastAsiaTheme="minorHAnsi" w:hAnsi="Cambria Math"/>
                              <w:i/>
                              <w:color w:val="000000"/>
                              <w:sz w:val="22"/>
                              <w:szCs w:val="22"/>
                              <w:lang w:eastAsia="en-US"/>
                            </w:rPr>
                          </w:rPrChange>
                        </w:rPr>
                      </m:ctrlPr>
                    </m:sSubPr>
                    <m:e>
                      <m:r>
                        <w:rPr>
                          <w:rFonts w:ascii="Cambria Math" w:hAnsi="Cambria Math"/>
                          <w:color w:val="000000"/>
                          <w:sz w:val="20"/>
                          <w:rPrChange w:id="290" w:author="2" w:date="2021-08-31T10:55:00Z">
                            <w:rPr>
                              <w:rFonts w:ascii="Cambria Math" w:hAnsi="Cambria Math"/>
                              <w:color w:val="000000"/>
                            </w:rPr>
                          </w:rPrChange>
                        </w:rPr>
                        <m:t>В</m:t>
                      </m:r>
                    </m:e>
                    <m:sub>
                      <m:r>
                        <w:rPr>
                          <w:rFonts w:ascii="Cambria Math" w:hAnsi="Cambria Math"/>
                          <w:color w:val="000000"/>
                          <w:sz w:val="20"/>
                          <w:rPrChange w:id="291" w:author="2" w:date="2021-08-31T10:55:00Z">
                            <w:rPr>
                              <w:rFonts w:ascii="Cambria Math" w:hAnsi="Cambria Math"/>
                              <w:color w:val="000000"/>
                            </w:rPr>
                          </w:rPrChange>
                        </w:rPr>
                        <m:t>1</m:t>
                      </m:r>
                    </m:sub>
                  </m:sSub>
                </m:e>
              </m:acc>
            </m:oMath>
            <w:r w:rsidRPr="006F33AA">
              <w:rPr>
                <w:color w:val="000000"/>
                <w:sz w:val="20"/>
                <w:rPrChange w:id="292" w:author="2" w:date="2021-08-31T10:55:00Z">
                  <w:rPr>
                    <w:color w:val="000000"/>
                    <w:sz w:val="22"/>
                    <w:szCs w:val="22"/>
                  </w:rPr>
                </w:rPrChange>
              </w:rPr>
              <w:t>  — вверх; </w:t>
            </w:r>
            <w:r w:rsidRPr="006F33AA">
              <w:rPr>
                <w:color w:val="000000"/>
                <w:sz w:val="20"/>
                <w:rPrChange w:id="293" w:author="2" w:date="2021-08-31T10:55:00Z">
                  <w:rPr>
                    <w:noProof/>
                    <w:color w:val="000000"/>
                    <w:sz w:val="22"/>
                    <w:szCs w:val="22"/>
                  </w:rPr>
                </w:rPrChange>
              </w:rPr>
              <w:t xml:space="preserve"> </w:t>
            </w:r>
            <w:r w:rsidRPr="006F33AA">
              <w:rPr>
                <w:color w:val="000000"/>
                <w:sz w:val="20"/>
                <w:rPrChange w:id="294" w:author="2" w:date="2021-08-31T10:55:00Z">
                  <w:rPr>
                    <w:color w:val="000000"/>
                    <w:sz w:val="22"/>
                    <w:szCs w:val="22"/>
                  </w:rPr>
                </w:rPrChange>
              </w:rPr>
              <w:t> </w:t>
            </w:r>
            <m:oMath>
              <m:acc>
                <m:accPr>
                  <m:chr m:val="⃗"/>
                  <m:ctrlPr>
                    <w:rPr>
                      <w:rFonts w:ascii="Cambria Math" w:eastAsiaTheme="minorHAnsi" w:hAnsi="Cambria Math"/>
                      <w:i/>
                      <w:color w:val="000000"/>
                      <w:sz w:val="20"/>
                      <w:rPrChange w:id="295" w:author="2" w:date="2021-08-31T10:55:00Z">
                        <w:rPr>
                          <w:rFonts w:ascii="Cambria Math" w:eastAsiaTheme="minorHAnsi" w:hAnsi="Cambria Math"/>
                          <w:i/>
                          <w:color w:val="000000"/>
                          <w:sz w:val="22"/>
                          <w:szCs w:val="22"/>
                          <w:lang w:eastAsia="en-US"/>
                        </w:rPr>
                      </w:rPrChange>
                    </w:rPr>
                  </m:ctrlPr>
                </m:accPr>
                <m:e>
                  <m:sSub>
                    <m:sSubPr>
                      <m:ctrlPr>
                        <w:rPr>
                          <w:rFonts w:ascii="Cambria Math" w:eastAsiaTheme="minorHAnsi" w:hAnsi="Cambria Math"/>
                          <w:i/>
                          <w:color w:val="000000"/>
                          <w:sz w:val="20"/>
                          <w:rPrChange w:id="296" w:author="2" w:date="2021-08-31T10:55:00Z">
                            <w:rPr>
                              <w:rFonts w:ascii="Cambria Math" w:eastAsiaTheme="minorHAnsi" w:hAnsi="Cambria Math"/>
                              <w:i/>
                              <w:color w:val="000000"/>
                              <w:sz w:val="22"/>
                              <w:szCs w:val="22"/>
                              <w:lang w:eastAsia="en-US"/>
                            </w:rPr>
                          </w:rPrChange>
                        </w:rPr>
                      </m:ctrlPr>
                    </m:sSubPr>
                    <m:e>
                      <m:r>
                        <w:rPr>
                          <w:rFonts w:ascii="Cambria Math" w:hAnsi="Cambria Math"/>
                          <w:color w:val="000000"/>
                          <w:sz w:val="20"/>
                          <w:rPrChange w:id="297" w:author="2" w:date="2021-08-31T10:55:00Z">
                            <w:rPr>
                              <w:rFonts w:ascii="Cambria Math" w:hAnsi="Cambria Math"/>
                              <w:color w:val="000000"/>
                            </w:rPr>
                          </w:rPrChange>
                        </w:rPr>
                        <m:t>В</m:t>
                      </m:r>
                    </m:e>
                    <m:sub>
                      <m:r>
                        <w:rPr>
                          <w:rFonts w:ascii="Cambria Math" w:hAnsi="Cambria Math"/>
                          <w:color w:val="000000"/>
                          <w:sz w:val="20"/>
                          <w:rPrChange w:id="298" w:author="2" w:date="2021-08-31T10:55:00Z">
                            <w:rPr>
                              <w:rFonts w:ascii="Cambria Math" w:hAnsi="Cambria Math"/>
                              <w:color w:val="000000"/>
                            </w:rPr>
                          </w:rPrChange>
                        </w:rPr>
                        <m:t>2</m:t>
                      </m:r>
                    </m:sub>
                  </m:sSub>
                </m:e>
              </m:acc>
            </m:oMath>
            <w:r w:rsidRPr="006F33AA">
              <w:rPr>
                <w:color w:val="000000"/>
                <w:sz w:val="20"/>
                <w:rPrChange w:id="299" w:author="2" w:date="2021-08-31T10:55:00Z">
                  <w:rPr>
                    <w:color w:val="000000"/>
                    <w:sz w:val="22"/>
                    <w:szCs w:val="22"/>
                  </w:rPr>
                </w:rPrChange>
              </w:rPr>
              <w:t>— вниз</w:t>
            </w:r>
          </w:p>
          <w:p w14:paraId="6418EC05" w14:textId="77777777" w:rsidR="00D971B5" w:rsidRPr="006F33AA" w:rsidRDefault="00D971B5" w:rsidP="00D971B5">
            <w:pPr>
              <w:spacing w:after="120"/>
              <w:rPr>
                <w:rFonts w:ascii="Times New Roman" w:hAnsi="Times New Roman"/>
                <w:sz w:val="20"/>
                <w:rPrChange w:id="300" w:author="2" w:date="2021-08-31T10:55:00Z">
                  <w:rPr>
                    <w:rFonts w:ascii="Times New Roman" w:hAnsi="Times New Roman" w:cs="Times New Roman"/>
                    <w:sz w:val="24"/>
                    <w:szCs w:val="24"/>
                  </w:rPr>
                </w:rPrChange>
              </w:rPr>
            </w:pPr>
          </w:p>
        </w:tc>
        <w:tc>
          <w:tcPr>
            <w:tcW w:w="567" w:type="dxa"/>
            <w:gridSpan w:val="2"/>
            <w:tcPrChange w:id="301" w:author="2" w:date="2021-08-31T10:55:00Z">
              <w:tcPr>
                <w:tcW w:w="547" w:type="dxa"/>
              </w:tcPr>
            </w:tcPrChange>
          </w:tcPr>
          <w:p w14:paraId="72717F65" w14:textId="22E21A3B" w:rsidR="00D971B5" w:rsidRPr="004B35C4" w:rsidRDefault="00DA2D7A" w:rsidP="00D971B5">
            <w:pPr>
              <w:tabs>
                <w:tab w:val="left" w:pos="600"/>
              </w:tabs>
              <w:ind w:right="34"/>
              <w:rPr>
                <w:rFonts w:ascii="Times New Roman" w:hAnsi="Times New Roman" w:cs="Times New Roman"/>
                <w:sz w:val="24"/>
                <w:szCs w:val="24"/>
              </w:rPr>
            </w:pPr>
            <w:r>
              <w:rPr>
                <w:rFonts w:ascii="Times New Roman" w:hAnsi="Times New Roman" w:cs="Times New Roman"/>
                <w:sz w:val="24"/>
                <w:szCs w:val="24"/>
              </w:rPr>
              <w:t>3</w:t>
            </w:r>
          </w:p>
        </w:tc>
      </w:tr>
      <w:tr w:rsidR="00D971B5" w14:paraId="66335709" w14:textId="07314320" w:rsidTr="00911EF6">
        <w:tc>
          <w:tcPr>
            <w:tcW w:w="846" w:type="dxa"/>
            <w:tcPrChange w:id="302" w:author="2" w:date="2021-08-31T10:55:00Z">
              <w:tcPr>
                <w:tcW w:w="846" w:type="dxa"/>
              </w:tcPr>
            </w:tcPrChange>
          </w:tcPr>
          <w:p w14:paraId="191E8F1D" w14:textId="77777777" w:rsidR="00D971B5" w:rsidRDefault="00D971B5" w:rsidP="00D971B5">
            <w:pPr>
              <w:spacing w:after="120"/>
              <w:rPr>
                <w:rFonts w:ascii="Times New Roman" w:hAnsi="Times New Roman" w:cs="Times New Roman"/>
                <w:sz w:val="24"/>
                <w:szCs w:val="24"/>
              </w:rPr>
            </w:pPr>
            <w:r>
              <w:rPr>
                <w:rFonts w:ascii="Times New Roman" w:hAnsi="Times New Roman" w:cs="Times New Roman"/>
                <w:sz w:val="24"/>
                <w:szCs w:val="24"/>
              </w:rPr>
              <w:lastRenderedPageBreak/>
              <w:t>1.1</w:t>
            </w:r>
          </w:p>
          <w:p w14:paraId="05D35D1F" w14:textId="14E9F2C0" w:rsidR="00D971B5" w:rsidRDefault="00D971B5" w:rsidP="00D971B5">
            <w:pPr>
              <w:spacing w:after="120"/>
              <w:rPr>
                <w:rFonts w:ascii="Times New Roman" w:hAnsi="Times New Roman" w:cs="Times New Roman"/>
                <w:sz w:val="24"/>
                <w:szCs w:val="24"/>
              </w:rPr>
            </w:pPr>
            <w:r>
              <w:rPr>
                <w:rFonts w:ascii="Times New Roman" w:hAnsi="Times New Roman" w:cs="Times New Roman"/>
                <w:sz w:val="24"/>
                <w:szCs w:val="24"/>
              </w:rPr>
              <w:t>1.2</w:t>
            </w:r>
          </w:p>
        </w:tc>
        <w:tc>
          <w:tcPr>
            <w:tcW w:w="1843" w:type="dxa"/>
            <w:tcPrChange w:id="303" w:author="2" w:date="2021-08-31T10:55:00Z">
              <w:tcPr>
                <w:tcW w:w="1843" w:type="dxa"/>
              </w:tcPr>
            </w:tcPrChange>
          </w:tcPr>
          <w:p w14:paraId="18A81B99" w14:textId="7D18436E"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Направление силы Ампера</w:t>
            </w:r>
          </w:p>
        </w:tc>
        <w:tc>
          <w:tcPr>
            <w:tcW w:w="425" w:type="dxa"/>
            <w:tcPrChange w:id="304" w:author="2" w:date="2021-08-31T10:55:00Z">
              <w:tcPr>
                <w:tcW w:w="425" w:type="dxa"/>
              </w:tcPr>
            </w:tcPrChange>
          </w:tcPr>
          <w:p w14:paraId="04376BF1" w14:textId="58639B63" w:rsidR="00D971B5" w:rsidRDefault="00D971B5" w:rsidP="00D971B5">
            <w:pPr>
              <w:spacing w:after="120"/>
              <w:rPr>
                <w:rFonts w:ascii="Times New Roman" w:hAnsi="Times New Roman" w:cs="Times New Roman"/>
                <w:sz w:val="24"/>
                <w:szCs w:val="24"/>
              </w:rPr>
            </w:pPr>
            <w:r>
              <w:rPr>
                <w:rFonts w:ascii="Times New Roman" w:hAnsi="Times New Roman" w:cs="Times New Roman"/>
                <w:sz w:val="24"/>
                <w:szCs w:val="24"/>
              </w:rPr>
              <w:t>2</w:t>
            </w:r>
          </w:p>
        </w:tc>
        <w:tc>
          <w:tcPr>
            <w:tcW w:w="392" w:type="dxa"/>
            <w:tcPrChange w:id="305" w:author="2" w:date="2021-08-31T10:55:00Z">
              <w:tcPr>
                <w:tcW w:w="392" w:type="dxa"/>
              </w:tcPr>
            </w:tcPrChange>
          </w:tcPr>
          <w:p w14:paraId="5D34A83C" w14:textId="254251BA" w:rsidR="00D971B5" w:rsidRDefault="00D971B5" w:rsidP="00D971B5">
            <w:pPr>
              <w:spacing w:after="120"/>
              <w:rPr>
                <w:rFonts w:ascii="Times New Roman" w:hAnsi="Times New Roman" w:cs="Times New Roman"/>
                <w:sz w:val="24"/>
                <w:szCs w:val="24"/>
              </w:rPr>
            </w:pPr>
            <w:r>
              <w:rPr>
                <w:rFonts w:ascii="Times New Roman" w:hAnsi="Times New Roman" w:cs="Times New Roman"/>
                <w:sz w:val="24"/>
                <w:szCs w:val="24"/>
              </w:rPr>
              <w:t>Б</w:t>
            </w:r>
          </w:p>
        </w:tc>
        <w:tc>
          <w:tcPr>
            <w:tcW w:w="553" w:type="dxa"/>
            <w:tcPrChange w:id="306" w:author="2" w:date="2021-08-31T10:55:00Z">
              <w:tcPr>
                <w:tcW w:w="553" w:type="dxa"/>
              </w:tcPr>
            </w:tcPrChange>
          </w:tcPr>
          <w:p w14:paraId="4826DBAA" w14:textId="26DFDC28"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307" w:author="2" w:date="2021-08-31T10:55:00Z">
              <w:tcPr>
                <w:tcW w:w="6001" w:type="dxa"/>
              </w:tcPr>
            </w:tcPrChange>
          </w:tcPr>
          <w:p w14:paraId="3E0D97EB" w14:textId="77777777" w:rsidR="00D971B5" w:rsidRPr="00DA2D7A" w:rsidRDefault="00D971B5" w:rsidP="00D971B5">
            <w:pPr>
              <w:tabs>
                <w:tab w:val="left" w:pos="1032"/>
              </w:tabs>
              <w:spacing w:line="273" w:lineRule="exact"/>
              <w:ind w:right="20"/>
              <w:rPr>
                <w:rFonts w:ascii="Times New Roman" w:eastAsia="Century Schoolbook" w:hAnsi="Times New Roman" w:cs="Times New Roman"/>
                <w:color w:val="000000"/>
                <w:sz w:val="24"/>
                <w:szCs w:val="24"/>
                <w:lang w:val="ru" w:eastAsia="ru-RU"/>
              </w:rPr>
            </w:pPr>
            <w:r w:rsidRPr="00DA2D7A">
              <w:rPr>
                <w:rFonts w:ascii="Times New Roman" w:hAnsi="Times New Roman" w:cs="Times New Roman"/>
                <w:noProof/>
                <w:lang w:eastAsia="ru-RU"/>
              </w:rPr>
              <w:drawing>
                <wp:anchor distT="0" distB="0" distL="114300" distR="114300" simplePos="0" relativeHeight="252084224" behindDoc="1" locked="0" layoutInCell="1" allowOverlap="1" wp14:anchorId="2A89F0C8" wp14:editId="08E6FD67">
                  <wp:simplePos x="0" y="0"/>
                  <wp:positionH relativeFrom="column">
                    <wp:posOffset>2927985</wp:posOffset>
                  </wp:positionH>
                  <wp:positionV relativeFrom="paragraph">
                    <wp:posOffset>36830</wp:posOffset>
                  </wp:positionV>
                  <wp:extent cx="1188720" cy="777240"/>
                  <wp:effectExtent l="0" t="0" r="0" b="3810"/>
                  <wp:wrapTight wrapText="bothSides">
                    <wp:wrapPolygon edited="0">
                      <wp:start x="0" y="0"/>
                      <wp:lineTo x="0" y="21176"/>
                      <wp:lineTo x="21115" y="21176"/>
                      <wp:lineTo x="21115" y="0"/>
                      <wp:lineTo x="0" y="0"/>
                    </wp:wrapPolygon>
                  </wp:wrapTight>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88720" cy="777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2D7A">
              <w:rPr>
                <w:rFonts w:ascii="Times New Roman" w:eastAsia="Century Schoolbook" w:hAnsi="Times New Roman" w:cs="Times New Roman"/>
                <w:color w:val="000000"/>
                <w:sz w:val="24"/>
                <w:szCs w:val="24"/>
                <w:lang w:val="ru" w:eastAsia="ru-RU"/>
              </w:rPr>
              <w:t xml:space="preserve">Определите направление силы Ампера на подводник </w:t>
            </w:r>
            <w:r w:rsidRPr="00DA2D7A">
              <w:rPr>
                <w:rFonts w:ascii="Times New Roman" w:eastAsia="Century Schoolbook" w:hAnsi="Times New Roman" w:cs="Times New Roman"/>
                <w:color w:val="000000"/>
                <w:sz w:val="24"/>
                <w:szCs w:val="24"/>
                <w:lang w:val="en-US" w:eastAsia="ru-RU"/>
              </w:rPr>
              <w:t>a</w:t>
            </w:r>
            <w:r w:rsidRPr="00DA2D7A">
              <w:rPr>
                <w:rFonts w:ascii="Times New Roman" w:eastAsia="Century Schoolbook" w:hAnsi="Times New Roman" w:cs="Times New Roman"/>
                <w:color w:val="000000"/>
                <w:sz w:val="24"/>
                <w:szCs w:val="24"/>
                <w:lang w:eastAsia="ru-RU"/>
              </w:rPr>
              <w:t>-</w:t>
            </w:r>
            <w:r w:rsidRPr="00DA2D7A">
              <w:rPr>
                <w:rFonts w:ascii="Times New Roman" w:eastAsia="Century Schoolbook" w:hAnsi="Times New Roman" w:cs="Times New Roman"/>
                <w:color w:val="000000"/>
                <w:sz w:val="24"/>
                <w:szCs w:val="24"/>
                <w:lang w:val="en-US" w:eastAsia="ru-RU"/>
              </w:rPr>
              <w:t>b</w:t>
            </w:r>
            <w:r w:rsidRPr="00DA2D7A">
              <w:rPr>
                <w:rFonts w:ascii="Times New Roman" w:eastAsia="Century Schoolbook" w:hAnsi="Times New Roman" w:cs="Times New Roman"/>
                <w:color w:val="000000"/>
                <w:sz w:val="24"/>
                <w:szCs w:val="24"/>
                <w:lang w:val="ru" w:eastAsia="ru-RU"/>
              </w:rPr>
              <w:t xml:space="preserve"> </w:t>
            </w:r>
          </w:p>
          <w:p w14:paraId="15C5E8BE" w14:textId="107A4889" w:rsidR="00D971B5" w:rsidRPr="00DA2D7A" w:rsidRDefault="00D971B5" w:rsidP="00D971B5">
            <w:pPr>
              <w:spacing w:after="120"/>
              <w:rPr>
                <w:rFonts w:ascii="Times New Roman" w:hAnsi="Times New Roman" w:cs="Times New Roman"/>
                <w:sz w:val="24"/>
                <w:szCs w:val="24"/>
              </w:rPr>
            </w:pPr>
          </w:p>
        </w:tc>
        <w:tc>
          <w:tcPr>
            <w:tcW w:w="4961" w:type="dxa"/>
            <w:gridSpan w:val="2"/>
            <w:tcPrChange w:id="308" w:author="2" w:date="2021-08-31T10:55:00Z">
              <w:tcPr>
                <w:tcW w:w="4839" w:type="dxa"/>
              </w:tcPr>
            </w:tcPrChange>
          </w:tcPr>
          <w:p w14:paraId="20941C9B" w14:textId="77777777" w:rsidR="00D971B5" w:rsidRPr="006F33AA" w:rsidRDefault="00D971B5" w:rsidP="00D971B5">
            <w:pPr>
              <w:pStyle w:val="a4"/>
              <w:spacing w:after="0" w:line="273" w:lineRule="exact"/>
              <w:ind w:left="1080" w:right="20"/>
              <w:rPr>
                <w:rFonts w:ascii="Times New Roman" w:hAnsi="Times New Roman"/>
                <w:color w:val="000000"/>
                <w:sz w:val="20"/>
                <w:lang w:val="ru"/>
                <w:rPrChange w:id="309"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310" w:author="2" w:date="2021-08-31T10:55:00Z">
                  <w:rPr>
                    <w:rFonts w:ascii="Times New Roman" w:eastAsia="Century Schoolbook" w:hAnsi="Times New Roman" w:cs="Times New Roman"/>
                    <w:color w:val="000000"/>
                    <w:sz w:val="24"/>
                    <w:szCs w:val="24"/>
                    <w:lang w:val="ru" w:eastAsia="ru-RU"/>
                  </w:rPr>
                </w:rPrChange>
              </w:rPr>
              <w:t>1. на наблюдателя</w:t>
            </w:r>
          </w:p>
          <w:p w14:paraId="6D1A2505" w14:textId="77777777" w:rsidR="00D971B5" w:rsidRPr="006F33AA" w:rsidRDefault="00D971B5" w:rsidP="00D971B5">
            <w:pPr>
              <w:pStyle w:val="a4"/>
              <w:spacing w:after="0" w:line="273" w:lineRule="exact"/>
              <w:ind w:left="1080" w:right="20"/>
              <w:rPr>
                <w:rFonts w:ascii="Times New Roman" w:hAnsi="Times New Roman"/>
                <w:color w:val="000000"/>
                <w:sz w:val="20"/>
                <w:lang w:val="ru"/>
                <w:rPrChange w:id="311"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312" w:author="2" w:date="2021-08-31T10:55:00Z">
                  <w:rPr>
                    <w:rFonts w:ascii="Times New Roman" w:eastAsia="Century Schoolbook" w:hAnsi="Times New Roman" w:cs="Times New Roman"/>
                    <w:color w:val="000000"/>
                    <w:sz w:val="24"/>
                    <w:szCs w:val="24"/>
                    <w:lang w:val="ru" w:eastAsia="ru-RU"/>
                  </w:rPr>
                </w:rPrChange>
              </w:rPr>
              <w:t xml:space="preserve">2. от наблюдателя </w:t>
            </w:r>
          </w:p>
          <w:p w14:paraId="1F0B324B" w14:textId="77777777" w:rsidR="00D971B5" w:rsidRPr="006F33AA" w:rsidRDefault="00D971B5" w:rsidP="00D971B5">
            <w:pPr>
              <w:pStyle w:val="a4"/>
              <w:spacing w:after="0" w:line="273" w:lineRule="exact"/>
              <w:ind w:left="1080" w:right="20"/>
              <w:rPr>
                <w:rFonts w:ascii="Times New Roman" w:hAnsi="Times New Roman"/>
                <w:color w:val="000000"/>
                <w:sz w:val="20"/>
                <w:lang w:val="ru"/>
                <w:rPrChange w:id="313"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314" w:author="2" w:date="2021-08-31T10:55:00Z">
                  <w:rPr>
                    <w:rFonts w:ascii="Times New Roman" w:eastAsia="Century Schoolbook" w:hAnsi="Times New Roman" w:cs="Times New Roman"/>
                    <w:color w:val="000000"/>
                    <w:sz w:val="24"/>
                    <w:szCs w:val="24"/>
                    <w:lang w:val="ru" w:eastAsia="ru-RU"/>
                  </w:rPr>
                </w:rPrChange>
              </w:rPr>
              <w:t>3. вправо</w:t>
            </w:r>
          </w:p>
          <w:p w14:paraId="0B953C4B" w14:textId="77777777" w:rsidR="00D971B5" w:rsidRPr="006F33AA" w:rsidRDefault="00D971B5" w:rsidP="00D971B5">
            <w:pPr>
              <w:pStyle w:val="a4"/>
              <w:spacing w:after="0" w:line="273" w:lineRule="exact"/>
              <w:ind w:left="1080" w:right="20"/>
              <w:rPr>
                <w:rFonts w:ascii="Times New Roman" w:hAnsi="Times New Roman"/>
                <w:color w:val="000000"/>
                <w:sz w:val="20"/>
                <w:lang w:val="ru"/>
                <w:rPrChange w:id="315"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316" w:author="2" w:date="2021-08-31T10:55:00Z">
                  <w:rPr>
                    <w:rFonts w:ascii="Times New Roman" w:eastAsia="Century Schoolbook" w:hAnsi="Times New Roman" w:cs="Times New Roman"/>
                    <w:color w:val="000000"/>
                    <w:sz w:val="24"/>
                    <w:szCs w:val="24"/>
                    <w:lang w:val="ru" w:eastAsia="ru-RU"/>
                  </w:rPr>
                </w:rPrChange>
              </w:rPr>
              <w:t>4. влево</w:t>
            </w:r>
          </w:p>
          <w:p w14:paraId="647E8EA6" w14:textId="77777777" w:rsidR="00D971B5" w:rsidRPr="006F33AA" w:rsidRDefault="00D971B5" w:rsidP="00D971B5">
            <w:pPr>
              <w:spacing w:after="120"/>
              <w:jc w:val="center"/>
              <w:rPr>
                <w:rFonts w:ascii="Times New Roman" w:hAnsi="Times New Roman"/>
                <w:sz w:val="20"/>
                <w:rPrChange w:id="317" w:author="2" w:date="2021-08-31T10:55:00Z">
                  <w:rPr>
                    <w:rFonts w:ascii="Times New Roman" w:hAnsi="Times New Roman" w:cs="Times New Roman"/>
                    <w:sz w:val="24"/>
                    <w:szCs w:val="24"/>
                  </w:rPr>
                </w:rPrChange>
              </w:rPr>
            </w:pPr>
          </w:p>
        </w:tc>
        <w:tc>
          <w:tcPr>
            <w:tcW w:w="567" w:type="dxa"/>
            <w:gridSpan w:val="2"/>
            <w:tcPrChange w:id="318" w:author="2" w:date="2021-08-31T10:55:00Z">
              <w:tcPr>
                <w:tcW w:w="547" w:type="dxa"/>
              </w:tcPr>
            </w:tcPrChange>
          </w:tcPr>
          <w:p w14:paraId="07E8D8CD" w14:textId="69710790" w:rsidR="00D971B5" w:rsidRPr="004B35C4" w:rsidRDefault="00D971B5" w:rsidP="00D971B5">
            <w:pPr>
              <w:tabs>
                <w:tab w:val="left" w:pos="600"/>
              </w:tabs>
              <w:spacing w:after="120"/>
              <w:ind w:right="34" w:firstLine="142"/>
              <w:rPr>
                <w:rFonts w:ascii="Times New Roman" w:hAnsi="Times New Roman" w:cs="Times New Roman"/>
                <w:sz w:val="24"/>
                <w:szCs w:val="24"/>
                <w:lang w:val="ru"/>
              </w:rPr>
            </w:pPr>
            <w:r w:rsidRPr="004B35C4">
              <w:rPr>
                <w:rFonts w:ascii="Times New Roman" w:eastAsia="Century Schoolbook" w:hAnsi="Times New Roman" w:cs="Times New Roman"/>
                <w:color w:val="000000"/>
                <w:sz w:val="24"/>
                <w:szCs w:val="24"/>
                <w:lang w:val="ru" w:eastAsia="ru-RU"/>
              </w:rPr>
              <w:t>1</w:t>
            </w:r>
          </w:p>
        </w:tc>
      </w:tr>
      <w:tr w:rsidR="00D971B5" w14:paraId="72E0B08E" w14:textId="0AD1F077" w:rsidTr="00911EF6">
        <w:tc>
          <w:tcPr>
            <w:tcW w:w="846" w:type="dxa"/>
            <w:tcPrChange w:id="319" w:author="2" w:date="2021-08-31T10:55:00Z">
              <w:tcPr>
                <w:tcW w:w="846" w:type="dxa"/>
              </w:tcPr>
            </w:tcPrChange>
          </w:tcPr>
          <w:p w14:paraId="76A82F81" w14:textId="77777777" w:rsidR="00D971B5" w:rsidRDefault="00D971B5" w:rsidP="00D971B5">
            <w:pPr>
              <w:spacing w:after="120"/>
              <w:rPr>
                <w:rFonts w:ascii="Times New Roman" w:hAnsi="Times New Roman" w:cs="Times New Roman"/>
                <w:sz w:val="24"/>
                <w:szCs w:val="24"/>
              </w:rPr>
            </w:pPr>
          </w:p>
        </w:tc>
        <w:tc>
          <w:tcPr>
            <w:tcW w:w="1843" w:type="dxa"/>
            <w:tcPrChange w:id="320" w:author="2" w:date="2021-08-31T10:55:00Z">
              <w:tcPr>
                <w:tcW w:w="1843" w:type="dxa"/>
              </w:tcPr>
            </w:tcPrChange>
          </w:tcPr>
          <w:p w14:paraId="2D3368F7" w14:textId="77777777" w:rsidR="00D971B5" w:rsidRDefault="00D971B5" w:rsidP="00D971B5">
            <w:pPr>
              <w:spacing w:after="120"/>
              <w:rPr>
                <w:rFonts w:ascii="Times New Roman" w:hAnsi="Times New Roman" w:cs="Times New Roman"/>
                <w:sz w:val="24"/>
                <w:szCs w:val="24"/>
              </w:rPr>
            </w:pPr>
          </w:p>
        </w:tc>
        <w:tc>
          <w:tcPr>
            <w:tcW w:w="425" w:type="dxa"/>
            <w:tcPrChange w:id="321" w:author="2" w:date="2021-08-31T10:55:00Z">
              <w:tcPr>
                <w:tcW w:w="425" w:type="dxa"/>
              </w:tcPr>
            </w:tcPrChange>
          </w:tcPr>
          <w:p w14:paraId="284EA45F" w14:textId="77777777" w:rsidR="00D971B5" w:rsidRDefault="00D971B5" w:rsidP="00D971B5">
            <w:pPr>
              <w:spacing w:after="120"/>
              <w:rPr>
                <w:rFonts w:ascii="Times New Roman" w:hAnsi="Times New Roman" w:cs="Times New Roman"/>
                <w:sz w:val="24"/>
                <w:szCs w:val="24"/>
              </w:rPr>
            </w:pPr>
          </w:p>
        </w:tc>
        <w:tc>
          <w:tcPr>
            <w:tcW w:w="392" w:type="dxa"/>
            <w:tcPrChange w:id="322" w:author="2" w:date="2021-08-31T10:55:00Z">
              <w:tcPr>
                <w:tcW w:w="392" w:type="dxa"/>
              </w:tcPr>
            </w:tcPrChange>
          </w:tcPr>
          <w:p w14:paraId="6C04A5C7" w14:textId="77777777" w:rsidR="00D971B5" w:rsidRDefault="00D971B5" w:rsidP="00D971B5">
            <w:pPr>
              <w:spacing w:after="120"/>
              <w:rPr>
                <w:rFonts w:ascii="Times New Roman" w:hAnsi="Times New Roman" w:cs="Times New Roman"/>
                <w:sz w:val="24"/>
                <w:szCs w:val="24"/>
              </w:rPr>
            </w:pPr>
          </w:p>
        </w:tc>
        <w:tc>
          <w:tcPr>
            <w:tcW w:w="553" w:type="dxa"/>
            <w:tcPrChange w:id="323" w:author="2" w:date="2021-08-31T10:55:00Z">
              <w:tcPr>
                <w:tcW w:w="553" w:type="dxa"/>
              </w:tcPr>
            </w:tcPrChange>
          </w:tcPr>
          <w:p w14:paraId="0958B842" w14:textId="750DB47C"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324" w:author="2" w:date="2021-08-31T10:55:00Z">
              <w:tcPr>
                <w:tcW w:w="6001" w:type="dxa"/>
              </w:tcPr>
            </w:tcPrChange>
          </w:tcPr>
          <w:p w14:paraId="7736C2F0" w14:textId="77777777" w:rsidR="00D971B5" w:rsidRPr="00DA2D7A" w:rsidRDefault="00D971B5" w:rsidP="00D971B5">
            <w:pPr>
              <w:spacing w:line="273" w:lineRule="exact"/>
              <w:ind w:right="20"/>
              <w:contextualSpacing/>
              <w:rPr>
                <w:rFonts w:ascii="Times New Roman" w:eastAsia="Century Schoolbook" w:hAnsi="Times New Roman" w:cs="Times New Roman"/>
                <w:color w:val="000000"/>
                <w:sz w:val="24"/>
                <w:szCs w:val="24"/>
                <w:lang w:eastAsia="ru-RU"/>
              </w:rPr>
            </w:pPr>
            <w:r w:rsidRPr="00DA2D7A">
              <w:rPr>
                <w:rFonts w:ascii="Times New Roman" w:hAnsi="Times New Roman" w:cs="Times New Roman"/>
                <w:noProof/>
                <w:sz w:val="24"/>
                <w:szCs w:val="24"/>
                <w:lang w:eastAsia="ru-RU"/>
              </w:rPr>
              <w:drawing>
                <wp:anchor distT="0" distB="0" distL="114300" distR="114300" simplePos="0" relativeHeight="252085248" behindDoc="1" locked="0" layoutInCell="1" allowOverlap="1" wp14:anchorId="0AE16C26" wp14:editId="04FEA422">
                  <wp:simplePos x="0" y="0"/>
                  <wp:positionH relativeFrom="column">
                    <wp:posOffset>2707005</wp:posOffset>
                  </wp:positionH>
                  <wp:positionV relativeFrom="paragraph">
                    <wp:posOffset>22860</wp:posOffset>
                  </wp:positionV>
                  <wp:extent cx="1188720" cy="845820"/>
                  <wp:effectExtent l="0" t="0" r="0" b="0"/>
                  <wp:wrapTight wrapText="bothSides">
                    <wp:wrapPolygon edited="0">
                      <wp:start x="0" y="0"/>
                      <wp:lineTo x="0" y="20919"/>
                      <wp:lineTo x="21115" y="20919"/>
                      <wp:lineTo x="21115" y="0"/>
                      <wp:lineTo x="0" y="0"/>
                    </wp:wrapPolygon>
                  </wp:wrapTight>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88720" cy="845820"/>
                          </a:xfrm>
                          <a:prstGeom prst="rect">
                            <a:avLst/>
                          </a:prstGeom>
                          <a:noFill/>
                        </pic:spPr>
                      </pic:pic>
                    </a:graphicData>
                  </a:graphic>
                  <wp14:sizeRelH relativeFrom="page">
                    <wp14:pctWidth>0</wp14:pctWidth>
                  </wp14:sizeRelH>
                  <wp14:sizeRelV relativeFrom="page">
                    <wp14:pctHeight>0</wp14:pctHeight>
                  </wp14:sizeRelV>
                </wp:anchor>
              </w:drawing>
            </w:r>
            <w:r w:rsidRPr="00DA2D7A">
              <w:rPr>
                <w:rFonts w:ascii="Times New Roman" w:eastAsia="Century Schoolbook" w:hAnsi="Times New Roman" w:cs="Times New Roman"/>
                <w:color w:val="000000"/>
                <w:sz w:val="24"/>
                <w:szCs w:val="24"/>
                <w:lang w:val="ru" w:eastAsia="ru-RU"/>
              </w:rPr>
              <w:t>Определите направление силы Ампера на подводник с-</w:t>
            </w:r>
            <w:r w:rsidRPr="00DA2D7A">
              <w:rPr>
                <w:rFonts w:ascii="Times New Roman" w:eastAsia="Century Schoolbook" w:hAnsi="Times New Roman" w:cs="Times New Roman"/>
                <w:color w:val="000000"/>
                <w:sz w:val="24"/>
                <w:szCs w:val="24"/>
                <w:lang w:val="en-US" w:eastAsia="ru-RU"/>
              </w:rPr>
              <w:t>d</w:t>
            </w:r>
          </w:p>
          <w:p w14:paraId="2BA18449" w14:textId="77777777" w:rsidR="00D971B5" w:rsidRPr="00DA2D7A" w:rsidRDefault="00D971B5" w:rsidP="00D971B5">
            <w:pPr>
              <w:spacing w:after="120"/>
              <w:rPr>
                <w:rFonts w:ascii="Times New Roman" w:hAnsi="Times New Roman" w:cs="Times New Roman"/>
                <w:sz w:val="24"/>
                <w:szCs w:val="24"/>
              </w:rPr>
            </w:pPr>
          </w:p>
        </w:tc>
        <w:tc>
          <w:tcPr>
            <w:tcW w:w="4961" w:type="dxa"/>
            <w:gridSpan w:val="2"/>
            <w:tcPrChange w:id="325" w:author="2" w:date="2021-08-31T10:55:00Z">
              <w:tcPr>
                <w:tcW w:w="4839" w:type="dxa"/>
              </w:tcPr>
            </w:tcPrChange>
          </w:tcPr>
          <w:p w14:paraId="37EB53EA" w14:textId="77777777" w:rsidR="00D971B5" w:rsidRPr="006F33AA" w:rsidRDefault="00D971B5" w:rsidP="00D971B5">
            <w:pPr>
              <w:spacing w:line="273" w:lineRule="exact"/>
              <w:ind w:left="1080" w:right="20"/>
              <w:contextualSpacing/>
              <w:rPr>
                <w:rFonts w:ascii="Times New Roman" w:hAnsi="Times New Roman"/>
                <w:color w:val="000000"/>
                <w:sz w:val="20"/>
                <w:lang w:val="ru"/>
                <w:rPrChange w:id="326"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327" w:author="2" w:date="2021-08-31T10:55:00Z">
                  <w:rPr>
                    <w:rFonts w:ascii="Times New Roman" w:eastAsia="Century Schoolbook" w:hAnsi="Times New Roman" w:cs="Times New Roman"/>
                    <w:color w:val="000000"/>
                    <w:sz w:val="24"/>
                    <w:szCs w:val="24"/>
                    <w:lang w:val="ru" w:eastAsia="ru-RU"/>
                  </w:rPr>
                </w:rPrChange>
              </w:rPr>
              <w:t>1. на наблюдателя</w:t>
            </w:r>
          </w:p>
          <w:p w14:paraId="59FF0E40" w14:textId="77777777" w:rsidR="00D971B5" w:rsidRPr="006F33AA" w:rsidRDefault="00D971B5" w:rsidP="00D971B5">
            <w:pPr>
              <w:spacing w:line="273" w:lineRule="exact"/>
              <w:ind w:left="1080" w:right="20"/>
              <w:contextualSpacing/>
              <w:rPr>
                <w:rFonts w:ascii="Times New Roman" w:hAnsi="Times New Roman"/>
                <w:color w:val="000000"/>
                <w:sz w:val="20"/>
                <w:lang w:val="ru"/>
                <w:rPrChange w:id="328"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329" w:author="2" w:date="2021-08-31T10:55:00Z">
                  <w:rPr>
                    <w:rFonts w:ascii="Times New Roman" w:eastAsia="Century Schoolbook" w:hAnsi="Times New Roman" w:cs="Times New Roman"/>
                    <w:color w:val="000000"/>
                    <w:sz w:val="24"/>
                    <w:szCs w:val="24"/>
                    <w:lang w:val="ru" w:eastAsia="ru-RU"/>
                  </w:rPr>
                </w:rPrChange>
              </w:rPr>
              <w:t xml:space="preserve">2. от наблюдателя </w:t>
            </w:r>
          </w:p>
          <w:p w14:paraId="28D289B7" w14:textId="77777777" w:rsidR="00D971B5" w:rsidRPr="006F33AA" w:rsidRDefault="00D971B5" w:rsidP="00D971B5">
            <w:pPr>
              <w:spacing w:line="273" w:lineRule="exact"/>
              <w:ind w:left="1080" w:right="20"/>
              <w:contextualSpacing/>
              <w:rPr>
                <w:rFonts w:ascii="Times New Roman" w:hAnsi="Times New Roman"/>
                <w:color w:val="000000"/>
                <w:sz w:val="20"/>
                <w:lang w:val="ru"/>
                <w:rPrChange w:id="330"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331" w:author="2" w:date="2021-08-31T10:55:00Z">
                  <w:rPr>
                    <w:rFonts w:ascii="Times New Roman" w:eastAsia="Century Schoolbook" w:hAnsi="Times New Roman" w:cs="Times New Roman"/>
                    <w:color w:val="000000"/>
                    <w:sz w:val="24"/>
                    <w:szCs w:val="24"/>
                    <w:lang w:val="ru" w:eastAsia="ru-RU"/>
                  </w:rPr>
                </w:rPrChange>
              </w:rPr>
              <w:t>3. вверх</w:t>
            </w:r>
          </w:p>
          <w:p w14:paraId="2FF9EA81" w14:textId="77777777" w:rsidR="00D971B5" w:rsidRPr="006F33AA" w:rsidRDefault="00D971B5" w:rsidP="00D971B5">
            <w:pPr>
              <w:spacing w:line="273" w:lineRule="exact"/>
              <w:ind w:left="1080" w:right="20"/>
              <w:contextualSpacing/>
              <w:rPr>
                <w:rFonts w:ascii="Times New Roman" w:hAnsi="Times New Roman"/>
                <w:color w:val="000000"/>
                <w:sz w:val="20"/>
                <w:rPrChange w:id="332"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lang w:val="ru"/>
                <w:rPrChange w:id="333" w:author="2" w:date="2021-08-31T10:55:00Z">
                  <w:rPr>
                    <w:rFonts w:ascii="Times New Roman" w:eastAsia="Century Schoolbook" w:hAnsi="Times New Roman" w:cs="Times New Roman"/>
                    <w:color w:val="000000"/>
                    <w:sz w:val="24"/>
                    <w:szCs w:val="24"/>
                    <w:lang w:val="ru" w:eastAsia="ru-RU"/>
                  </w:rPr>
                </w:rPrChange>
              </w:rPr>
              <w:t xml:space="preserve">4. вниз </w:t>
            </w:r>
          </w:p>
          <w:p w14:paraId="6E5CA2DB" w14:textId="77777777" w:rsidR="00D971B5" w:rsidRPr="006F33AA" w:rsidRDefault="00D971B5" w:rsidP="00D971B5">
            <w:pPr>
              <w:spacing w:after="120"/>
              <w:rPr>
                <w:rFonts w:ascii="Times New Roman" w:hAnsi="Times New Roman"/>
                <w:sz w:val="20"/>
                <w:rPrChange w:id="334" w:author="2" w:date="2021-08-31T10:55:00Z">
                  <w:rPr>
                    <w:rFonts w:ascii="Times New Roman" w:hAnsi="Times New Roman" w:cs="Times New Roman"/>
                    <w:sz w:val="24"/>
                    <w:szCs w:val="24"/>
                  </w:rPr>
                </w:rPrChange>
              </w:rPr>
            </w:pPr>
          </w:p>
        </w:tc>
        <w:tc>
          <w:tcPr>
            <w:tcW w:w="567" w:type="dxa"/>
            <w:gridSpan w:val="2"/>
            <w:tcPrChange w:id="335" w:author="2" w:date="2021-08-31T10:55:00Z">
              <w:tcPr>
                <w:tcW w:w="547" w:type="dxa"/>
              </w:tcPr>
            </w:tcPrChange>
          </w:tcPr>
          <w:p w14:paraId="3302BD5A" w14:textId="303C1D1E" w:rsidR="00D971B5" w:rsidRPr="004B35C4" w:rsidRDefault="00D971B5" w:rsidP="00D971B5">
            <w:pPr>
              <w:tabs>
                <w:tab w:val="left" w:pos="600"/>
              </w:tabs>
              <w:ind w:right="34"/>
              <w:rPr>
                <w:rFonts w:ascii="Times New Roman" w:hAnsi="Times New Roman" w:cs="Times New Roman"/>
                <w:sz w:val="24"/>
                <w:szCs w:val="24"/>
                <w:lang w:val="ru"/>
              </w:rPr>
            </w:pPr>
            <w:r w:rsidRPr="004B35C4">
              <w:rPr>
                <w:rFonts w:ascii="Times New Roman" w:eastAsia="Century Schoolbook" w:hAnsi="Times New Roman" w:cs="Times New Roman"/>
                <w:color w:val="000000"/>
                <w:sz w:val="24"/>
                <w:szCs w:val="24"/>
                <w:lang w:val="ru" w:eastAsia="ru-RU"/>
              </w:rPr>
              <w:t>2</w:t>
            </w:r>
          </w:p>
        </w:tc>
      </w:tr>
      <w:tr w:rsidR="00D971B5" w14:paraId="36B46719" w14:textId="0B270169" w:rsidTr="00911EF6">
        <w:tc>
          <w:tcPr>
            <w:tcW w:w="846" w:type="dxa"/>
            <w:tcPrChange w:id="336" w:author="2" w:date="2021-08-31T10:55:00Z">
              <w:tcPr>
                <w:tcW w:w="846" w:type="dxa"/>
              </w:tcPr>
            </w:tcPrChange>
          </w:tcPr>
          <w:p w14:paraId="7CADE0F0" w14:textId="77777777" w:rsidR="00D971B5" w:rsidRDefault="00D971B5" w:rsidP="00D971B5">
            <w:pPr>
              <w:spacing w:after="120"/>
              <w:rPr>
                <w:rFonts w:ascii="Times New Roman" w:hAnsi="Times New Roman" w:cs="Times New Roman"/>
                <w:sz w:val="24"/>
                <w:szCs w:val="24"/>
              </w:rPr>
            </w:pPr>
          </w:p>
        </w:tc>
        <w:tc>
          <w:tcPr>
            <w:tcW w:w="1843" w:type="dxa"/>
            <w:tcPrChange w:id="337" w:author="2" w:date="2021-08-31T10:55:00Z">
              <w:tcPr>
                <w:tcW w:w="1843" w:type="dxa"/>
              </w:tcPr>
            </w:tcPrChange>
          </w:tcPr>
          <w:p w14:paraId="359B403D" w14:textId="77777777" w:rsidR="00D971B5" w:rsidRDefault="00D971B5" w:rsidP="00D971B5">
            <w:pPr>
              <w:spacing w:after="120"/>
              <w:rPr>
                <w:rFonts w:ascii="Times New Roman" w:hAnsi="Times New Roman" w:cs="Times New Roman"/>
                <w:sz w:val="24"/>
                <w:szCs w:val="24"/>
              </w:rPr>
            </w:pPr>
          </w:p>
        </w:tc>
        <w:tc>
          <w:tcPr>
            <w:tcW w:w="425" w:type="dxa"/>
            <w:tcPrChange w:id="338" w:author="2" w:date="2021-08-31T10:55:00Z">
              <w:tcPr>
                <w:tcW w:w="425" w:type="dxa"/>
              </w:tcPr>
            </w:tcPrChange>
          </w:tcPr>
          <w:p w14:paraId="1FFC311D" w14:textId="77777777" w:rsidR="00D971B5" w:rsidRDefault="00D971B5" w:rsidP="00D971B5">
            <w:pPr>
              <w:spacing w:after="120"/>
              <w:rPr>
                <w:rFonts w:ascii="Times New Roman" w:hAnsi="Times New Roman" w:cs="Times New Roman"/>
                <w:sz w:val="24"/>
                <w:szCs w:val="24"/>
              </w:rPr>
            </w:pPr>
          </w:p>
        </w:tc>
        <w:tc>
          <w:tcPr>
            <w:tcW w:w="392" w:type="dxa"/>
            <w:tcPrChange w:id="339" w:author="2" w:date="2021-08-31T10:55:00Z">
              <w:tcPr>
                <w:tcW w:w="392" w:type="dxa"/>
              </w:tcPr>
            </w:tcPrChange>
          </w:tcPr>
          <w:p w14:paraId="28F4EDEB" w14:textId="77777777" w:rsidR="00D971B5" w:rsidRDefault="00D971B5" w:rsidP="00D971B5">
            <w:pPr>
              <w:spacing w:after="120"/>
              <w:rPr>
                <w:rFonts w:ascii="Times New Roman" w:hAnsi="Times New Roman" w:cs="Times New Roman"/>
                <w:sz w:val="24"/>
                <w:szCs w:val="24"/>
              </w:rPr>
            </w:pPr>
          </w:p>
        </w:tc>
        <w:tc>
          <w:tcPr>
            <w:tcW w:w="553" w:type="dxa"/>
            <w:tcPrChange w:id="340" w:author="2" w:date="2021-08-31T10:55:00Z">
              <w:tcPr>
                <w:tcW w:w="553" w:type="dxa"/>
              </w:tcPr>
            </w:tcPrChange>
          </w:tcPr>
          <w:p w14:paraId="575815AE" w14:textId="29D1DD9A"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341" w:author="2" w:date="2021-08-31T10:55:00Z">
              <w:tcPr>
                <w:tcW w:w="6001" w:type="dxa"/>
              </w:tcPr>
            </w:tcPrChange>
          </w:tcPr>
          <w:p w14:paraId="21A6131C" w14:textId="77777777" w:rsidR="00D971B5" w:rsidRPr="00DA2D7A" w:rsidRDefault="00D971B5" w:rsidP="00D971B5">
            <w:pPr>
              <w:spacing w:line="273" w:lineRule="exact"/>
              <w:ind w:right="20"/>
              <w:rPr>
                <w:rFonts w:ascii="Times New Roman" w:eastAsia="Century Schoolbook" w:hAnsi="Times New Roman" w:cs="Times New Roman"/>
                <w:color w:val="000000"/>
                <w:sz w:val="24"/>
                <w:szCs w:val="24"/>
                <w:lang w:val="ru" w:eastAsia="ru-RU"/>
              </w:rPr>
            </w:pPr>
            <w:r w:rsidRPr="00DA2D7A">
              <w:rPr>
                <w:rFonts w:ascii="Times New Roman" w:hAnsi="Times New Roman" w:cs="Times New Roman"/>
                <w:noProof/>
                <w:sz w:val="24"/>
                <w:szCs w:val="24"/>
                <w:lang w:eastAsia="ru-RU"/>
              </w:rPr>
              <w:drawing>
                <wp:anchor distT="0" distB="0" distL="114300" distR="114300" simplePos="0" relativeHeight="252086272" behindDoc="1" locked="0" layoutInCell="1" allowOverlap="1" wp14:anchorId="7B37CE25" wp14:editId="26EC4B64">
                  <wp:simplePos x="0" y="0"/>
                  <wp:positionH relativeFrom="column">
                    <wp:posOffset>2966085</wp:posOffset>
                  </wp:positionH>
                  <wp:positionV relativeFrom="paragraph">
                    <wp:posOffset>85090</wp:posOffset>
                  </wp:positionV>
                  <wp:extent cx="881380" cy="832485"/>
                  <wp:effectExtent l="0" t="0" r="0" b="5715"/>
                  <wp:wrapTight wrapText="bothSides">
                    <wp:wrapPolygon edited="0">
                      <wp:start x="0" y="0"/>
                      <wp:lineTo x="0" y="21254"/>
                      <wp:lineTo x="21009" y="21254"/>
                      <wp:lineTo x="21009" y="0"/>
                      <wp:lineTo x="0" y="0"/>
                    </wp:wrapPolygon>
                  </wp:wrapTight>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1380" cy="832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2D7A">
              <w:rPr>
                <w:rFonts w:ascii="Times New Roman" w:eastAsia="Century Schoolbook" w:hAnsi="Times New Roman" w:cs="Times New Roman"/>
                <w:color w:val="000000"/>
                <w:sz w:val="24"/>
                <w:szCs w:val="24"/>
                <w:lang w:val="ru" w:eastAsia="ru-RU"/>
              </w:rPr>
              <w:t xml:space="preserve">Определите направление силы Ампера на подводник a-b </w:t>
            </w:r>
          </w:p>
          <w:p w14:paraId="69448EB9" w14:textId="36E3EBB5" w:rsidR="00D971B5" w:rsidRPr="00DA2D7A" w:rsidRDefault="00D971B5" w:rsidP="00D971B5">
            <w:pPr>
              <w:spacing w:after="120"/>
              <w:rPr>
                <w:rFonts w:ascii="Times New Roman" w:hAnsi="Times New Roman" w:cs="Times New Roman"/>
                <w:sz w:val="24"/>
                <w:szCs w:val="24"/>
              </w:rPr>
            </w:pPr>
          </w:p>
        </w:tc>
        <w:tc>
          <w:tcPr>
            <w:tcW w:w="4961" w:type="dxa"/>
            <w:gridSpan w:val="2"/>
            <w:tcPrChange w:id="342" w:author="2" w:date="2021-08-31T10:55:00Z">
              <w:tcPr>
                <w:tcW w:w="4839" w:type="dxa"/>
              </w:tcPr>
            </w:tcPrChange>
          </w:tcPr>
          <w:p w14:paraId="52150F2C"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343"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344" w:author="2" w:date="2021-08-31T10:55:00Z">
                  <w:rPr>
                    <w:rFonts w:ascii="Times New Roman" w:eastAsia="Century Schoolbook" w:hAnsi="Times New Roman" w:cs="Times New Roman"/>
                    <w:color w:val="000000"/>
                    <w:sz w:val="24"/>
                    <w:szCs w:val="24"/>
                    <w:lang w:val="ru" w:eastAsia="ru-RU"/>
                  </w:rPr>
                </w:rPrChange>
              </w:rPr>
              <w:t>1. на наблюдателя</w:t>
            </w:r>
          </w:p>
          <w:p w14:paraId="0CF3EEA4"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345"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346" w:author="2" w:date="2021-08-31T10:55:00Z">
                  <w:rPr>
                    <w:rFonts w:ascii="Times New Roman" w:eastAsia="Century Schoolbook" w:hAnsi="Times New Roman" w:cs="Times New Roman"/>
                    <w:color w:val="000000"/>
                    <w:sz w:val="24"/>
                    <w:szCs w:val="24"/>
                    <w:lang w:val="ru" w:eastAsia="ru-RU"/>
                  </w:rPr>
                </w:rPrChange>
              </w:rPr>
              <w:t xml:space="preserve">2. от наблюдателя </w:t>
            </w:r>
          </w:p>
          <w:p w14:paraId="0516D363"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347"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348" w:author="2" w:date="2021-08-31T10:55:00Z">
                  <w:rPr>
                    <w:rFonts w:ascii="Times New Roman" w:eastAsia="Century Schoolbook" w:hAnsi="Times New Roman" w:cs="Times New Roman"/>
                    <w:color w:val="000000"/>
                    <w:sz w:val="24"/>
                    <w:szCs w:val="24"/>
                    <w:lang w:val="ru" w:eastAsia="ru-RU"/>
                  </w:rPr>
                </w:rPrChange>
              </w:rPr>
              <w:t>3. вправо</w:t>
            </w:r>
          </w:p>
          <w:p w14:paraId="57B82D38"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349"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350" w:author="2" w:date="2021-08-31T10:55:00Z">
                  <w:rPr>
                    <w:rFonts w:ascii="Times New Roman" w:eastAsia="Century Schoolbook" w:hAnsi="Times New Roman" w:cs="Times New Roman"/>
                    <w:color w:val="000000"/>
                    <w:sz w:val="24"/>
                    <w:szCs w:val="24"/>
                    <w:lang w:val="ru" w:eastAsia="ru-RU"/>
                  </w:rPr>
                </w:rPrChange>
              </w:rPr>
              <w:t>4. влево</w:t>
            </w:r>
          </w:p>
          <w:p w14:paraId="0624393C" w14:textId="77777777" w:rsidR="00D971B5" w:rsidRPr="006F33AA" w:rsidRDefault="00D971B5" w:rsidP="00D971B5">
            <w:pPr>
              <w:spacing w:after="120"/>
              <w:rPr>
                <w:rFonts w:ascii="Times New Roman" w:hAnsi="Times New Roman"/>
                <w:sz w:val="20"/>
                <w:rPrChange w:id="351" w:author="2" w:date="2021-08-31T10:55:00Z">
                  <w:rPr>
                    <w:rFonts w:ascii="Times New Roman" w:hAnsi="Times New Roman" w:cs="Times New Roman"/>
                    <w:sz w:val="24"/>
                    <w:szCs w:val="24"/>
                  </w:rPr>
                </w:rPrChange>
              </w:rPr>
            </w:pPr>
          </w:p>
        </w:tc>
        <w:tc>
          <w:tcPr>
            <w:tcW w:w="567" w:type="dxa"/>
            <w:gridSpan w:val="2"/>
            <w:tcPrChange w:id="352" w:author="2" w:date="2021-08-31T10:55:00Z">
              <w:tcPr>
                <w:tcW w:w="547" w:type="dxa"/>
              </w:tcPr>
            </w:tcPrChange>
          </w:tcPr>
          <w:p w14:paraId="726DD935" w14:textId="0D35E0C4" w:rsidR="00D971B5" w:rsidRPr="004B35C4" w:rsidRDefault="00D971B5" w:rsidP="00D971B5">
            <w:pPr>
              <w:tabs>
                <w:tab w:val="left" w:pos="600"/>
              </w:tabs>
              <w:ind w:right="34"/>
              <w:rPr>
                <w:rFonts w:ascii="Times New Roman" w:hAnsi="Times New Roman" w:cs="Times New Roman"/>
                <w:sz w:val="24"/>
                <w:szCs w:val="24"/>
                <w:lang w:val="ru"/>
              </w:rPr>
            </w:pPr>
            <w:r w:rsidRPr="004B35C4">
              <w:rPr>
                <w:rFonts w:ascii="Times New Roman" w:eastAsia="Century Schoolbook" w:hAnsi="Times New Roman" w:cs="Times New Roman"/>
                <w:color w:val="000000"/>
                <w:sz w:val="24"/>
                <w:szCs w:val="24"/>
                <w:lang w:val="ru" w:eastAsia="ru-RU"/>
              </w:rPr>
              <w:t>2</w:t>
            </w:r>
          </w:p>
        </w:tc>
      </w:tr>
      <w:tr w:rsidR="00D971B5" w14:paraId="76E21C3A" w14:textId="7B32ABB4" w:rsidTr="00911EF6">
        <w:tc>
          <w:tcPr>
            <w:tcW w:w="846" w:type="dxa"/>
            <w:tcPrChange w:id="353" w:author="2" w:date="2021-08-31T10:55:00Z">
              <w:tcPr>
                <w:tcW w:w="846" w:type="dxa"/>
              </w:tcPr>
            </w:tcPrChange>
          </w:tcPr>
          <w:p w14:paraId="201E063A" w14:textId="77777777" w:rsidR="00D971B5" w:rsidRDefault="00D971B5" w:rsidP="00D971B5">
            <w:pPr>
              <w:spacing w:after="120"/>
              <w:rPr>
                <w:rFonts w:ascii="Times New Roman" w:hAnsi="Times New Roman" w:cs="Times New Roman"/>
                <w:sz w:val="24"/>
                <w:szCs w:val="24"/>
              </w:rPr>
            </w:pPr>
          </w:p>
        </w:tc>
        <w:tc>
          <w:tcPr>
            <w:tcW w:w="1843" w:type="dxa"/>
            <w:tcPrChange w:id="354" w:author="2" w:date="2021-08-31T10:55:00Z">
              <w:tcPr>
                <w:tcW w:w="1843" w:type="dxa"/>
              </w:tcPr>
            </w:tcPrChange>
          </w:tcPr>
          <w:p w14:paraId="3AE19E16" w14:textId="77777777" w:rsidR="00D971B5" w:rsidRDefault="00D971B5" w:rsidP="00D971B5">
            <w:pPr>
              <w:spacing w:after="120"/>
              <w:rPr>
                <w:rFonts w:ascii="Times New Roman" w:hAnsi="Times New Roman" w:cs="Times New Roman"/>
                <w:sz w:val="24"/>
                <w:szCs w:val="24"/>
              </w:rPr>
            </w:pPr>
          </w:p>
        </w:tc>
        <w:tc>
          <w:tcPr>
            <w:tcW w:w="425" w:type="dxa"/>
            <w:tcPrChange w:id="355" w:author="2" w:date="2021-08-31T10:55:00Z">
              <w:tcPr>
                <w:tcW w:w="425" w:type="dxa"/>
              </w:tcPr>
            </w:tcPrChange>
          </w:tcPr>
          <w:p w14:paraId="7C7A829D" w14:textId="77777777" w:rsidR="00D971B5" w:rsidRDefault="00D971B5" w:rsidP="00D971B5">
            <w:pPr>
              <w:spacing w:after="120"/>
              <w:rPr>
                <w:rFonts w:ascii="Times New Roman" w:hAnsi="Times New Roman" w:cs="Times New Roman"/>
                <w:sz w:val="24"/>
                <w:szCs w:val="24"/>
              </w:rPr>
            </w:pPr>
          </w:p>
        </w:tc>
        <w:tc>
          <w:tcPr>
            <w:tcW w:w="392" w:type="dxa"/>
            <w:tcPrChange w:id="356" w:author="2" w:date="2021-08-31T10:55:00Z">
              <w:tcPr>
                <w:tcW w:w="392" w:type="dxa"/>
              </w:tcPr>
            </w:tcPrChange>
          </w:tcPr>
          <w:p w14:paraId="02F1ABF6" w14:textId="77777777" w:rsidR="00D971B5" w:rsidRDefault="00D971B5" w:rsidP="00D971B5">
            <w:pPr>
              <w:spacing w:after="120"/>
              <w:rPr>
                <w:rFonts w:ascii="Times New Roman" w:hAnsi="Times New Roman" w:cs="Times New Roman"/>
                <w:sz w:val="24"/>
                <w:szCs w:val="24"/>
              </w:rPr>
            </w:pPr>
          </w:p>
        </w:tc>
        <w:tc>
          <w:tcPr>
            <w:tcW w:w="553" w:type="dxa"/>
            <w:tcPrChange w:id="357" w:author="2" w:date="2021-08-31T10:55:00Z">
              <w:tcPr>
                <w:tcW w:w="553" w:type="dxa"/>
              </w:tcPr>
            </w:tcPrChange>
          </w:tcPr>
          <w:p w14:paraId="0C5EB7A4" w14:textId="732F2DCA"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358" w:author="2" w:date="2021-08-31T10:55:00Z">
              <w:tcPr>
                <w:tcW w:w="6001" w:type="dxa"/>
              </w:tcPr>
            </w:tcPrChange>
          </w:tcPr>
          <w:p w14:paraId="4FAB9648" w14:textId="77777777" w:rsidR="00D971B5" w:rsidRPr="008B68B7" w:rsidRDefault="00D971B5" w:rsidP="00D971B5">
            <w:pPr>
              <w:spacing w:line="273" w:lineRule="exact"/>
              <w:ind w:right="20"/>
              <w:rPr>
                <w:rFonts w:ascii="Times New Roman" w:eastAsia="Century Schoolbook" w:hAnsi="Times New Roman" w:cs="Times New Roman"/>
                <w:color w:val="000000"/>
                <w:sz w:val="24"/>
                <w:szCs w:val="24"/>
                <w:lang w:val="ru" w:eastAsia="ru-RU"/>
              </w:rPr>
            </w:pPr>
            <w:r>
              <w:rPr>
                <w:noProof/>
                <w:lang w:eastAsia="ru-RU"/>
              </w:rPr>
              <w:drawing>
                <wp:anchor distT="0" distB="0" distL="114300" distR="114300" simplePos="0" relativeHeight="252087296" behindDoc="1" locked="0" layoutInCell="1" allowOverlap="1" wp14:anchorId="04B1394D" wp14:editId="1DEFFD17">
                  <wp:simplePos x="0" y="0"/>
                  <wp:positionH relativeFrom="column">
                    <wp:posOffset>3001645</wp:posOffset>
                  </wp:positionH>
                  <wp:positionV relativeFrom="paragraph">
                    <wp:posOffset>44450</wp:posOffset>
                  </wp:positionV>
                  <wp:extent cx="845820" cy="800100"/>
                  <wp:effectExtent l="0" t="0" r="0" b="0"/>
                  <wp:wrapTight wrapText="bothSides">
                    <wp:wrapPolygon edited="0">
                      <wp:start x="0" y="0"/>
                      <wp:lineTo x="0" y="21086"/>
                      <wp:lineTo x="20919" y="21086"/>
                      <wp:lineTo x="20919" y="0"/>
                      <wp:lineTo x="0" y="0"/>
                    </wp:wrapPolygon>
                  </wp:wrapTight>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5820" cy="800100"/>
                          </a:xfrm>
                          <a:prstGeom prst="rect">
                            <a:avLst/>
                          </a:prstGeom>
                          <a:noFill/>
                        </pic:spPr>
                      </pic:pic>
                    </a:graphicData>
                  </a:graphic>
                  <wp14:sizeRelH relativeFrom="page">
                    <wp14:pctWidth>0</wp14:pctWidth>
                  </wp14:sizeRelH>
                  <wp14:sizeRelV relativeFrom="page">
                    <wp14:pctHeight>0</wp14:pctHeight>
                  </wp14:sizeRelV>
                </wp:anchor>
              </w:drawing>
            </w:r>
            <w:r w:rsidRPr="008B68B7">
              <w:rPr>
                <w:rFonts w:ascii="Times New Roman" w:eastAsia="Century Schoolbook" w:hAnsi="Times New Roman" w:cs="Times New Roman"/>
                <w:color w:val="000000"/>
                <w:sz w:val="24"/>
                <w:szCs w:val="24"/>
                <w:lang w:val="ru" w:eastAsia="ru-RU"/>
              </w:rPr>
              <w:t xml:space="preserve">Определите направление силы Ампера на подводник с-d </w:t>
            </w:r>
          </w:p>
          <w:p w14:paraId="28B7B5B2" w14:textId="66D785EE" w:rsidR="00D971B5" w:rsidRDefault="00D971B5" w:rsidP="00D971B5">
            <w:pPr>
              <w:spacing w:after="120"/>
              <w:rPr>
                <w:rFonts w:ascii="Times New Roman" w:hAnsi="Times New Roman" w:cs="Times New Roman"/>
                <w:sz w:val="24"/>
                <w:szCs w:val="24"/>
              </w:rPr>
            </w:pPr>
          </w:p>
        </w:tc>
        <w:tc>
          <w:tcPr>
            <w:tcW w:w="4961" w:type="dxa"/>
            <w:gridSpan w:val="2"/>
            <w:tcPrChange w:id="359" w:author="2" w:date="2021-08-31T10:55:00Z">
              <w:tcPr>
                <w:tcW w:w="4839" w:type="dxa"/>
              </w:tcPr>
            </w:tcPrChange>
          </w:tcPr>
          <w:p w14:paraId="1ACD2516"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360"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361" w:author="2" w:date="2021-08-31T10:55:00Z">
                  <w:rPr>
                    <w:rFonts w:ascii="Times New Roman" w:eastAsia="Century Schoolbook" w:hAnsi="Times New Roman" w:cs="Times New Roman"/>
                    <w:color w:val="000000"/>
                    <w:sz w:val="24"/>
                    <w:szCs w:val="24"/>
                    <w:lang w:val="ru" w:eastAsia="ru-RU"/>
                  </w:rPr>
                </w:rPrChange>
              </w:rPr>
              <w:t>1. на наблюдателя</w:t>
            </w:r>
          </w:p>
          <w:p w14:paraId="4B148CA4"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362"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363" w:author="2" w:date="2021-08-31T10:55:00Z">
                  <w:rPr>
                    <w:rFonts w:ascii="Times New Roman" w:eastAsia="Century Schoolbook" w:hAnsi="Times New Roman" w:cs="Times New Roman"/>
                    <w:color w:val="000000"/>
                    <w:sz w:val="24"/>
                    <w:szCs w:val="24"/>
                    <w:lang w:val="ru" w:eastAsia="ru-RU"/>
                  </w:rPr>
                </w:rPrChange>
              </w:rPr>
              <w:t xml:space="preserve">2. от наблюдателя </w:t>
            </w:r>
          </w:p>
          <w:p w14:paraId="6E644CA3"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364"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365" w:author="2" w:date="2021-08-31T10:55:00Z">
                  <w:rPr>
                    <w:rFonts w:ascii="Times New Roman" w:eastAsia="Century Schoolbook" w:hAnsi="Times New Roman" w:cs="Times New Roman"/>
                    <w:color w:val="000000"/>
                    <w:sz w:val="24"/>
                    <w:szCs w:val="24"/>
                    <w:lang w:val="ru" w:eastAsia="ru-RU"/>
                  </w:rPr>
                </w:rPrChange>
              </w:rPr>
              <w:t>3. вправо</w:t>
            </w:r>
          </w:p>
          <w:p w14:paraId="18DCF9FC"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366"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367" w:author="2" w:date="2021-08-31T10:55:00Z">
                  <w:rPr>
                    <w:rFonts w:ascii="Times New Roman" w:eastAsia="Century Schoolbook" w:hAnsi="Times New Roman" w:cs="Times New Roman"/>
                    <w:color w:val="000000"/>
                    <w:sz w:val="24"/>
                    <w:szCs w:val="24"/>
                    <w:lang w:val="ru" w:eastAsia="ru-RU"/>
                  </w:rPr>
                </w:rPrChange>
              </w:rPr>
              <w:t>4. влево</w:t>
            </w:r>
          </w:p>
          <w:p w14:paraId="2AC23117" w14:textId="77777777" w:rsidR="00D971B5" w:rsidRPr="006F33AA" w:rsidRDefault="00D971B5" w:rsidP="00D971B5">
            <w:pPr>
              <w:spacing w:after="120"/>
              <w:rPr>
                <w:rFonts w:ascii="Times New Roman" w:hAnsi="Times New Roman"/>
                <w:sz w:val="20"/>
                <w:rPrChange w:id="368" w:author="2" w:date="2021-08-31T10:55:00Z">
                  <w:rPr>
                    <w:rFonts w:ascii="Times New Roman" w:hAnsi="Times New Roman" w:cs="Times New Roman"/>
                    <w:sz w:val="24"/>
                    <w:szCs w:val="24"/>
                  </w:rPr>
                </w:rPrChange>
              </w:rPr>
            </w:pPr>
          </w:p>
        </w:tc>
        <w:tc>
          <w:tcPr>
            <w:tcW w:w="567" w:type="dxa"/>
            <w:gridSpan w:val="2"/>
            <w:tcPrChange w:id="369" w:author="2" w:date="2021-08-31T10:55:00Z">
              <w:tcPr>
                <w:tcW w:w="547" w:type="dxa"/>
              </w:tcPr>
            </w:tcPrChange>
          </w:tcPr>
          <w:p w14:paraId="61F2167E" w14:textId="66FC8303" w:rsidR="00D971B5" w:rsidRPr="004B35C4" w:rsidRDefault="00D971B5" w:rsidP="00D971B5">
            <w:pPr>
              <w:tabs>
                <w:tab w:val="left" w:pos="600"/>
              </w:tabs>
              <w:ind w:right="34"/>
              <w:rPr>
                <w:rFonts w:ascii="Times New Roman" w:hAnsi="Times New Roman" w:cs="Times New Roman"/>
                <w:sz w:val="24"/>
                <w:szCs w:val="24"/>
                <w:lang w:val="ru"/>
              </w:rPr>
            </w:pPr>
            <w:r w:rsidRPr="004B35C4">
              <w:rPr>
                <w:rFonts w:ascii="Times New Roman" w:eastAsia="Century Schoolbook" w:hAnsi="Times New Roman" w:cs="Times New Roman"/>
                <w:color w:val="000000"/>
                <w:sz w:val="24"/>
                <w:szCs w:val="24"/>
                <w:lang w:val="ru" w:eastAsia="ru-RU"/>
              </w:rPr>
              <w:t>1</w:t>
            </w:r>
          </w:p>
        </w:tc>
      </w:tr>
      <w:tr w:rsidR="00D971B5" w14:paraId="58D8788F" w14:textId="1F55D497" w:rsidTr="00911EF6">
        <w:tc>
          <w:tcPr>
            <w:tcW w:w="846" w:type="dxa"/>
            <w:tcPrChange w:id="370" w:author="2" w:date="2021-08-31T10:55:00Z">
              <w:tcPr>
                <w:tcW w:w="846" w:type="dxa"/>
              </w:tcPr>
            </w:tcPrChange>
          </w:tcPr>
          <w:p w14:paraId="5B325EFD" w14:textId="77777777" w:rsidR="00D971B5" w:rsidRDefault="00D971B5" w:rsidP="00D971B5">
            <w:pPr>
              <w:spacing w:after="120"/>
              <w:rPr>
                <w:rFonts w:ascii="Times New Roman" w:hAnsi="Times New Roman" w:cs="Times New Roman"/>
                <w:sz w:val="24"/>
                <w:szCs w:val="24"/>
              </w:rPr>
            </w:pPr>
          </w:p>
        </w:tc>
        <w:tc>
          <w:tcPr>
            <w:tcW w:w="1843" w:type="dxa"/>
            <w:tcPrChange w:id="371" w:author="2" w:date="2021-08-31T10:55:00Z">
              <w:tcPr>
                <w:tcW w:w="1843" w:type="dxa"/>
              </w:tcPr>
            </w:tcPrChange>
          </w:tcPr>
          <w:p w14:paraId="367306E6" w14:textId="77777777" w:rsidR="00D971B5" w:rsidRDefault="00D971B5" w:rsidP="00D971B5">
            <w:pPr>
              <w:spacing w:after="120"/>
              <w:rPr>
                <w:rFonts w:ascii="Times New Roman" w:hAnsi="Times New Roman" w:cs="Times New Roman"/>
                <w:sz w:val="24"/>
                <w:szCs w:val="24"/>
              </w:rPr>
            </w:pPr>
          </w:p>
        </w:tc>
        <w:tc>
          <w:tcPr>
            <w:tcW w:w="425" w:type="dxa"/>
            <w:tcPrChange w:id="372" w:author="2" w:date="2021-08-31T10:55:00Z">
              <w:tcPr>
                <w:tcW w:w="425" w:type="dxa"/>
              </w:tcPr>
            </w:tcPrChange>
          </w:tcPr>
          <w:p w14:paraId="75DC6A1C" w14:textId="77777777" w:rsidR="00D971B5" w:rsidRDefault="00D971B5" w:rsidP="00D971B5">
            <w:pPr>
              <w:spacing w:after="120"/>
              <w:rPr>
                <w:rFonts w:ascii="Times New Roman" w:hAnsi="Times New Roman" w:cs="Times New Roman"/>
                <w:sz w:val="24"/>
                <w:szCs w:val="24"/>
              </w:rPr>
            </w:pPr>
          </w:p>
        </w:tc>
        <w:tc>
          <w:tcPr>
            <w:tcW w:w="392" w:type="dxa"/>
            <w:tcPrChange w:id="373" w:author="2" w:date="2021-08-31T10:55:00Z">
              <w:tcPr>
                <w:tcW w:w="392" w:type="dxa"/>
              </w:tcPr>
            </w:tcPrChange>
          </w:tcPr>
          <w:p w14:paraId="23DFBC18" w14:textId="77777777" w:rsidR="00D971B5" w:rsidRDefault="00D971B5" w:rsidP="00D971B5">
            <w:pPr>
              <w:spacing w:after="120"/>
              <w:rPr>
                <w:rFonts w:ascii="Times New Roman" w:hAnsi="Times New Roman" w:cs="Times New Roman"/>
                <w:sz w:val="24"/>
                <w:szCs w:val="24"/>
              </w:rPr>
            </w:pPr>
          </w:p>
        </w:tc>
        <w:tc>
          <w:tcPr>
            <w:tcW w:w="553" w:type="dxa"/>
            <w:tcPrChange w:id="374" w:author="2" w:date="2021-08-31T10:55:00Z">
              <w:tcPr>
                <w:tcW w:w="553" w:type="dxa"/>
              </w:tcPr>
            </w:tcPrChange>
          </w:tcPr>
          <w:p w14:paraId="593FAB60" w14:textId="73FC9E35"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375" w:author="2" w:date="2021-08-31T10:55:00Z">
              <w:tcPr>
                <w:tcW w:w="6001" w:type="dxa"/>
              </w:tcPr>
            </w:tcPrChange>
          </w:tcPr>
          <w:p w14:paraId="706EFA42" w14:textId="77777777" w:rsidR="00D971B5" w:rsidRPr="008B68B7" w:rsidRDefault="00D971B5" w:rsidP="00D971B5">
            <w:pPr>
              <w:spacing w:line="273" w:lineRule="exact"/>
              <w:ind w:right="20"/>
              <w:rPr>
                <w:rFonts w:ascii="Times New Roman" w:eastAsia="Century Schoolbook" w:hAnsi="Times New Roman" w:cs="Times New Roman"/>
                <w:color w:val="000000"/>
                <w:sz w:val="24"/>
                <w:szCs w:val="24"/>
                <w:lang w:val="ru" w:eastAsia="ru-RU"/>
              </w:rPr>
            </w:pPr>
            <w:r>
              <w:rPr>
                <w:noProof/>
                <w:lang w:eastAsia="ru-RU"/>
              </w:rPr>
              <w:drawing>
                <wp:anchor distT="0" distB="0" distL="114300" distR="114300" simplePos="0" relativeHeight="252088320" behindDoc="1" locked="0" layoutInCell="1" allowOverlap="1" wp14:anchorId="74520E51" wp14:editId="0AFC2194">
                  <wp:simplePos x="0" y="0"/>
                  <wp:positionH relativeFrom="column">
                    <wp:posOffset>3019425</wp:posOffset>
                  </wp:positionH>
                  <wp:positionV relativeFrom="paragraph">
                    <wp:posOffset>30480</wp:posOffset>
                  </wp:positionV>
                  <wp:extent cx="891540" cy="767080"/>
                  <wp:effectExtent l="0" t="0" r="3810" b="0"/>
                  <wp:wrapTight wrapText="bothSides">
                    <wp:wrapPolygon edited="0">
                      <wp:start x="0" y="0"/>
                      <wp:lineTo x="0" y="20921"/>
                      <wp:lineTo x="21231" y="20921"/>
                      <wp:lineTo x="21231" y="0"/>
                      <wp:lineTo x="0" y="0"/>
                    </wp:wrapPolygon>
                  </wp:wrapTight>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1540" cy="767080"/>
                          </a:xfrm>
                          <a:prstGeom prst="rect">
                            <a:avLst/>
                          </a:prstGeom>
                          <a:noFill/>
                        </pic:spPr>
                      </pic:pic>
                    </a:graphicData>
                  </a:graphic>
                  <wp14:sizeRelH relativeFrom="page">
                    <wp14:pctWidth>0</wp14:pctWidth>
                  </wp14:sizeRelH>
                  <wp14:sizeRelV relativeFrom="page">
                    <wp14:pctHeight>0</wp14:pctHeight>
                  </wp14:sizeRelV>
                </wp:anchor>
              </w:drawing>
            </w:r>
            <w:r w:rsidRPr="008B68B7">
              <w:rPr>
                <w:rFonts w:ascii="Times New Roman" w:eastAsia="Century Schoolbook" w:hAnsi="Times New Roman" w:cs="Times New Roman"/>
                <w:color w:val="000000"/>
                <w:sz w:val="24"/>
                <w:szCs w:val="24"/>
                <w:lang w:val="ru" w:eastAsia="ru-RU"/>
              </w:rPr>
              <w:t xml:space="preserve">Определите направление силы Ампера на подводник 1-2 </w:t>
            </w:r>
          </w:p>
          <w:p w14:paraId="6C839B47" w14:textId="77777777" w:rsidR="00D971B5" w:rsidRPr="008F3AD0" w:rsidRDefault="00D971B5" w:rsidP="00D971B5">
            <w:pPr>
              <w:pStyle w:val="a4"/>
              <w:spacing w:after="0" w:line="273" w:lineRule="exact"/>
              <w:ind w:left="993" w:right="20"/>
              <w:rPr>
                <w:rFonts w:ascii="Times New Roman" w:eastAsia="Century Schoolbook" w:hAnsi="Times New Roman" w:cs="Times New Roman"/>
                <w:color w:val="000000"/>
                <w:sz w:val="24"/>
                <w:szCs w:val="24"/>
                <w:lang w:eastAsia="ru-RU"/>
              </w:rPr>
            </w:pPr>
          </w:p>
          <w:p w14:paraId="0FE8E2D0" w14:textId="77777777" w:rsidR="00D971B5" w:rsidRPr="008F3AD0" w:rsidRDefault="00D971B5" w:rsidP="00D971B5">
            <w:pPr>
              <w:pStyle w:val="a4"/>
              <w:spacing w:after="0" w:line="273" w:lineRule="exact"/>
              <w:ind w:left="993" w:right="20"/>
              <w:rPr>
                <w:rFonts w:ascii="Times New Roman" w:eastAsia="Century Schoolbook" w:hAnsi="Times New Roman" w:cs="Times New Roman"/>
                <w:color w:val="000000"/>
                <w:sz w:val="24"/>
                <w:szCs w:val="24"/>
                <w:lang w:val="ru" w:eastAsia="ru-RU"/>
              </w:rPr>
            </w:pPr>
          </w:p>
          <w:p w14:paraId="7A9E66BA" w14:textId="19AA44EF" w:rsidR="00D971B5" w:rsidRDefault="00D971B5" w:rsidP="00D971B5">
            <w:pPr>
              <w:spacing w:after="120"/>
              <w:rPr>
                <w:rFonts w:ascii="Times New Roman" w:hAnsi="Times New Roman" w:cs="Times New Roman"/>
                <w:sz w:val="24"/>
                <w:szCs w:val="24"/>
              </w:rPr>
            </w:pPr>
          </w:p>
        </w:tc>
        <w:tc>
          <w:tcPr>
            <w:tcW w:w="4961" w:type="dxa"/>
            <w:gridSpan w:val="2"/>
            <w:tcPrChange w:id="376" w:author="2" w:date="2021-08-31T10:55:00Z">
              <w:tcPr>
                <w:tcW w:w="4839" w:type="dxa"/>
              </w:tcPr>
            </w:tcPrChange>
          </w:tcPr>
          <w:p w14:paraId="05A0F0D4"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377"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378" w:author="2" w:date="2021-08-31T10:55:00Z">
                  <w:rPr>
                    <w:rFonts w:ascii="Times New Roman" w:eastAsia="Century Schoolbook" w:hAnsi="Times New Roman" w:cs="Times New Roman"/>
                    <w:color w:val="000000"/>
                    <w:sz w:val="24"/>
                    <w:szCs w:val="24"/>
                    <w:lang w:val="ru" w:eastAsia="ru-RU"/>
                  </w:rPr>
                </w:rPrChange>
              </w:rPr>
              <w:t>1. на наблюдателя</w:t>
            </w:r>
          </w:p>
          <w:p w14:paraId="0A43A220" w14:textId="77777777" w:rsidR="00D971B5" w:rsidRDefault="00D971B5" w:rsidP="00D971B5">
            <w:pPr>
              <w:pStyle w:val="a4"/>
              <w:spacing w:after="0" w:line="273" w:lineRule="exact"/>
              <w:ind w:left="993" w:right="20"/>
              <w:rPr>
                <w:rFonts w:ascii="Times New Roman" w:hAnsi="Times New Roman"/>
                <w:color w:val="000000"/>
                <w:sz w:val="20"/>
                <w:lang w:val="ru"/>
                <w:rPrChange w:id="379" w:author="2" w:date="2021-08-31T10:55:00Z">
                  <w:rPr>
                    <w:rFonts w:ascii="Times New Roman" w:eastAsia="Century Schoolbook" w:hAnsi="Times New Roman" w:cs="Times New Roman"/>
                    <w:color w:val="000000"/>
                    <w:sz w:val="24"/>
                    <w:szCs w:val="24"/>
                    <w:lang w:val="ru" w:eastAsia="ru-RU"/>
                  </w:rPr>
                </w:rPrChange>
              </w:rPr>
            </w:pPr>
            <w:r>
              <w:rPr>
                <w:rFonts w:ascii="Times New Roman" w:hAnsi="Times New Roman"/>
                <w:color w:val="000000"/>
                <w:sz w:val="20"/>
                <w:lang w:val="ru"/>
                <w:rPrChange w:id="380" w:author="2" w:date="2021-08-31T10:55:00Z">
                  <w:rPr>
                    <w:rFonts w:ascii="Times New Roman" w:eastAsia="Century Schoolbook" w:hAnsi="Times New Roman" w:cs="Times New Roman"/>
                    <w:color w:val="000000"/>
                    <w:sz w:val="24"/>
                    <w:szCs w:val="24"/>
                    <w:lang w:val="ru" w:eastAsia="ru-RU"/>
                  </w:rPr>
                </w:rPrChange>
              </w:rPr>
              <w:t xml:space="preserve">2. от наблюдателя </w:t>
            </w:r>
          </w:p>
          <w:p w14:paraId="5FAF6670" w14:textId="77777777" w:rsidR="00D971B5" w:rsidRPr="006F33AA" w:rsidRDefault="00D971B5" w:rsidP="006F33AA">
            <w:pPr>
              <w:pStyle w:val="a4"/>
              <w:spacing w:after="0" w:line="273" w:lineRule="exact"/>
              <w:ind w:left="993" w:right="20"/>
              <w:rPr>
                <w:rFonts w:ascii="Times New Roman" w:hAnsi="Times New Roman"/>
                <w:color w:val="000000"/>
                <w:sz w:val="20"/>
                <w:lang w:val="ru"/>
                <w:rPrChange w:id="381" w:author="2" w:date="2021-08-31T10:55:00Z">
                  <w:rPr>
                    <w:rFonts w:ascii="Times New Roman" w:eastAsia="Century Schoolbook" w:hAnsi="Times New Roman" w:cs="Times New Roman"/>
                    <w:color w:val="000000"/>
                    <w:sz w:val="24"/>
                    <w:szCs w:val="24"/>
                    <w:lang w:val="ru" w:eastAsia="ru-RU"/>
                  </w:rPr>
                </w:rPrChange>
              </w:rPr>
              <w:pPrChange w:id="382" w:author="2" w:date="2021-08-31T10:55:00Z">
                <w:pPr>
                  <w:framePr w:hSpace="180" w:wrap="around" w:hAnchor="margin" w:y="665"/>
                  <w:spacing w:line="273" w:lineRule="exact"/>
                  <w:ind w:right="20"/>
                </w:pPr>
              </w:pPrChange>
            </w:pPr>
            <w:del w:id="383" w:author="2" w:date="2021-08-31T10:55:00Z">
              <w:r w:rsidRPr="004B35C4">
                <w:rPr>
                  <w:rFonts w:ascii="Times New Roman" w:eastAsia="Century Schoolbook" w:hAnsi="Times New Roman" w:cs="Times New Roman"/>
                  <w:color w:val="000000"/>
                  <w:sz w:val="24"/>
                  <w:szCs w:val="24"/>
                  <w:lang w:val="ru" w:eastAsia="ru-RU"/>
                </w:rPr>
                <w:delText xml:space="preserve">                 </w:delText>
              </w:r>
            </w:del>
            <w:r w:rsidRPr="006F33AA">
              <w:rPr>
                <w:rFonts w:ascii="Times New Roman" w:hAnsi="Times New Roman"/>
                <w:color w:val="000000"/>
                <w:sz w:val="20"/>
                <w:lang w:val="ru"/>
                <w:rPrChange w:id="384" w:author="2" w:date="2021-08-31T10:55:00Z">
                  <w:rPr>
                    <w:rFonts w:ascii="Times New Roman" w:eastAsia="Century Schoolbook" w:hAnsi="Times New Roman" w:cs="Times New Roman"/>
                    <w:color w:val="000000"/>
                    <w:sz w:val="24"/>
                    <w:szCs w:val="24"/>
                    <w:lang w:val="ru" w:eastAsia="ru-RU"/>
                  </w:rPr>
                </w:rPrChange>
              </w:rPr>
              <w:t>3. вверх</w:t>
            </w:r>
          </w:p>
          <w:p w14:paraId="66F9B518" w14:textId="77777777" w:rsidR="00D971B5" w:rsidRPr="006F33AA" w:rsidRDefault="00D971B5" w:rsidP="00D971B5">
            <w:pPr>
              <w:pStyle w:val="a4"/>
              <w:spacing w:after="0" w:line="273" w:lineRule="exact"/>
              <w:ind w:left="993" w:right="20"/>
              <w:rPr>
                <w:rFonts w:ascii="Times New Roman" w:hAnsi="Times New Roman"/>
                <w:color w:val="000000"/>
                <w:sz w:val="20"/>
                <w:rPrChange w:id="385"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lang w:val="ru"/>
                <w:rPrChange w:id="386" w:author="2" w:date="2021-08-31T10:55:00Z">
                  <w:rPr>
                    <w:rFonts w:ascii="Times New Roman" w:eastAsia="Century Schoolbook" w:hAnsi="Times New Roman" w:cs="Times New Roman"/>
                    <w:color w:val="000000"/>
                    <w:sz w:val="24"/>
                    <w:szCs w:val="24"/>
                    <w:lang w:val="ru" w:eastAsia="ru-RU"/>
                  </w:rPr>
                </w:rPrChange>
              </w:rPr>
              <w:t xml:space="preserve">4. вниз </w:t>
            </w:r>
          </w:p>
          <w:p w14:paraId="29D7DA25" w14:textId="77777777" w:rsidR="00D971B5" w:rsidRPr="006F33AA" w:rsidRDefault="00D971B5" w:rsidP="00D971B5">
            <w:pPr>
              <w:spacing w:after="120"/>
              <w:rPr>
                <w:rFonts w:ascii="Times New Roman" w:hAnsi="Times New Roman"/>
                <w:sz w:val="20"/>
                <w:rPrChange w:id="387" w:author="2" w:date="2021-08-31T10:55:00Z">
                  <w:rPr>
                    <w:rFonts w:ascii="Times New Roman" w:hAnsi="Times New Roman" w:cs="Times New Roman"/>
                    <w:sz w:val="24"/>
                    <w:szCs w:val="24"/>
                  </w:rPr>
                </w:rPrChange>
              </w:rPr>
            </w:pPr>
          </w:p>
        </w:tc>
        <w:tc>
          <w:tcPr>
            <w:tcW w:w="567" w:type="dxa"/>
            <w:gridSpan w:val="2"/>
            <w:tcPrChange w:id="388" w:author="2" w:date="2021-08-31T10:55:00Z">
              <w:tcPr>
                <w:tcW w:w="547" w:type="dxa"/>
              </w:tcPr>
            </w:tcPrChange>
          </w:tcPr>
          <w:p w14:paraId="3AC95F26" w14:textId="003AF2B2" w:rsidR="00D971B5" w:rsidRPr="004B35C4" w:rsidRDefault="00D971B5" w:rsidP="00D971B5">
            <w:pPr>
              <w:tabs>
                <w:tab w:val="left" w:pos="600"/>
              </w:tabs>
              <w:ind w:right="34"/>
              <w:rPr>
                <w:rFonts w:ascii="Times New Roman" w:hAnsi="Times New Roman" w:cs="Times New Roman"/>
                <w:sz w:val="24"/>
                <w:szCs w:val="24"/>
                <w:lang w:val="ru"/>
              </w:rPr>
            </w:pPr>
            <w:r w:rsidRPr="004B35C4">
              <w:rPr>
                <w:rFonts w:ascii="Times New Roman" w:eastAsia="Century Schoolbook" w:hAnsi="Times New Roman" w:cs="Times New Roman"/>
                <w:color w:val="000000"/>
                <w:sz w:val="24"/>
                <w:szCs w:val="24"/>
                <w:lang w:val="ru" w:eastAsia="ru-RU"/>
              </w:rPr>
              <w:t>3</w:t>
            </w:r>
          </w:p>
        </w:tc>
      </w:tr>
      <w:tr w:rsidR="00D971B5" w14:paraId="614D7A93" w14:textId="5A541AC8" w:rsidTr="00911EF6">
        <w:tc>
          <w:tcPr>
            <w:tcW w:w="846" w:type="dxa"/>
            <w:tcPrChange w:id="389" w:author="2" w:date="2021-08-31T10:55:00Z">
              <w:tcPr>
                <w:tcW w:w="846" w:type="dxa"/>
              </w:tcPr>
            </w:tcPrChange>
          </w:tcPr>
          <w:p w14:paraId="59269F98" w14:textId="77777777" w:rsidR="00D971B5" w:rsidRDefault="00D971B5" w:rsidP="00D971B5">
            <w:pPr>
              <w:spacing w:after="120"/>
              <w:rPr>
                <w:rFonts w:ascii="Times New Roman" w:hAnsi="Times New Roman" w:cs="Times New Roman"/>
                <w:sz w:val="24"/>
                <w:szCs w:val="24"/>
              </w:rPr>
            </w:pPr>
          </w:p>
        </w:tc>
        <w:tc>
          <w:tcPr>
            <w:tcW w:w="1843" w:type="dxa"/>
            <w:tcPrChange w:id="390" w:author="2" w:date="2021-08-31T10:55:00Z">
              <w:tcPr>
                <w:tcW w:w="1843" w:type="dxa"/>
              </w:tcPr>
            </w:tcPrChange>
          </w:tcPr>
          <w:p w14:paraId="39C577FD" w14:textId="77777777" w:rsidR="00D971B5" w:rsidRDefault="00D971B5" w:rsidP="00D971B5">
            <w:pPr>
              <w:spacing w:after="120"/>
              <w:rPr>
                <w:rFonts w:ascii="Times New Roman" w:hAnsi="Times New Roman" w:cs="Times New Roman"/>
                <w:sz w:val="24"/>
                <w:szCs w:val="24"/>
              </w:rPr>
            </w:pPr>
          </w:p>
        </w:tc>
        <w:tc>
          <w:tcPr>
            <w:tcW w:w="425" w:type="dxa"/>
            <w:tcPrChange w:id="391" w:author="2" w:date="2021-08-31T10:55:00Z">
              <w:tcPr>
                <w:tcW w:w="425" w:type="dxa"/>
              </w:tcPr>
            </w:tcPrChange>
          </w:tcPr>
          <w:p w14:paraId="679902B8" w14:textId="77777777" w:rsidR="00D971B5" w:rsidRDefault="00D971B5" w:rsidP="00D971B5">
            <w:pPr>
              <w:spacing w:after="120"/>
              <w:rPr>
                <w:rFonts w:ascii="Times New Roman" w:hAnsi="Times New Roman" w:cs="Times New Roman"/>
                <w:sz w:val="24"/>
                <w:szCs w:val="24"/>
              </w:rPr>
            </w:pPr>
          </w:p>
        </w:tc>
        <w:tc>
          <w:tcPr>
            <w:tcW w:w="392" w:type="dxa"/>
            <w:tcPrChange w:id="392" w:author="2" w:date="2021-08-31T10:55:00Z">
              <w:tcPr>
                <w:tcW w:w="392" w:type="dxa"/>
              </w:tcPr>
            </w:tcPrChange>
          </w:tcPr>
          <w:p w14:paraId="740A3691" w14:textId="77777777" w:rsidR="00D971B5" w:rsidRDefault="00D971B5" w:rsidP="00D971B5">
            <w:pPr>
              <w:spacing w:after="120"/>
              <w:rPr>
                <w:rFonts w:ascii="Times New Roman" w:hAnsi="Times New Roman" w:cs="Times New Roman"/>
                <w:sz w:val="24"/>
                <w:szCs w:val="24"/>
              </w:rPr>
            </w:pPr>
          </w:p>
        </w:tc>
        <w:tc>
          <w:tcPr>
            <w:tcW w:w="553" w:type="dxa"/>
            <w:tcPrChange w:id="393" w:author="2" w:date="2021-08-31T10:55:00Z">
              <w:tcPr>
                <w:tcW w:w="553" w:type="dxa"/>
              </w:tcPr>
            </w:tcPrChange>
          </w:tcPr>
          <w:p w14:paraId="46DC3DD4" w14:textId="3D4E52F6"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394" w:author="2" w:date="2021-08-31T10:55:00Z">
              <w:tcPr>
                <w:tcW w:w="6001" w:type="dxa"/>
              </w:tcPr>
            </w:tcPrChange>
          </w:tcPr>
          <w:p w14:paraId="14A554D4" w14:textId="77777777" w:rsidR="00D971B5" w:rsidRPr="008B68B7" w:rsidRDefault="00D971B5" w:rsidP="00D971B5">
            <w:pPr>
              <w:spacing w:line="273" w:lineRule="exact"/>
              <w:ind w:right="20"/>
              <w:rPr>
                <w:rFonts w:ascii="Times New Roman" w:eastAsia="Century Schoolbook" w:hAnsi="Times New Roman" w:cs="Times New Roman"/>
                <w:color w:val="000000"/>
                <w:sz w:val="24"/>
                <w:szCs w:val="24"/>
                <w:lang w:val="ru" w:eastAsia="ru-RU"/>
              </w:rPr>
            </w:pPr>
            <w:r>
              <w:rPr>
                <w:rFonts w:ascii="Times New Roman" w:hAnsi="Times New Roman" w:cs="Times New Roman"/>
                <w:noProof/>
                <w:sz w:val="24"/>
                <w:szCs w:val="24"/>
                <w:lang w:eastAsia="ru-RU"/>
              </w:rPr>
              <w:drawing>
                <wp:anchor distT="0" distB="0" distL="114300" distR="114300" simplePos="0" relativeHeight="252089344" behindDoc="1" locked="0" layoutInCell="1" allowOverlap="1" wp14:anchorId="25B40D34" wp14:editId="076B429C">
                  <wp:simplePos x="0" y="0"/>
                  <wp:positionH relativeFrom="column">
                    <wp:posOffset>2178950</wp:posOffset>
                  </wp:positionH>
                  <wp:positionV relativeFrom="paragraph">
                    <wp:posOffset>322</wp:posOffset>
                  </wp:positionV>
                  <wp:extent cx="963295" cy="822960"/>
                  <wp:effectExtent l="0" t="0" r="8255" b="0"/>
                  <wp:wrapTight wrapText="bothSides">
                    <wp:wrapPolygon edited="0">
                      <wp:start x="0" y="0"/>
                      <wp:lineTo x="0" y="21000"/>
                      <wp:lineTo x="21358" y="21000"/>
                      <wp:lineTo x="21358" y="0"/>
                      <wp:lineTo x="0" y="0"/>
                    </wp:wrapPolygon>
                  </wp:wrapTight>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3295" cy="822960"/>
                          </a:xfrm>
                          <a:prstGeom prst="rect">
                            <a:avLst/>
                          </a:prstGeom>
                          <a:noFill/>
                        </pic:spPr>
                      </pic:pic>
                    </a:graphicData>
                  </a:graphic>
                  <wp14:sizeRelH relativeFrom="page">
                    <wp14:pctWidth>0</wp14:pctWidth>
                  </wp14:sizeRelH>
                  <wp14:sizeRelV relativeFrom="page">
                    <wp14:pctHeight>0</wp14:pctHeight>
                  </wp14:sizeRelV>
                </wp:anchor>
              </w:drawing>
            </w:r>
            <w:r w:rsidRPr="008B68B7">
              <w:rPr>
                <w:rFonts w:ascii="Times New Roman" w:eastAsia="Century Schoolbook" w:hAnsi="Times New Roman" w:cs="Times New Roman"/>
                <w:color w:val="000000"/>
                <w:sz w:val="24"/>
                <w:szCs w:val="24"/>
                <w:lang w:val="ru" w:eastAsia="ru-RU"/>
              </w:rPr>
              <w:t xml:space="preserve">Определите направление силы Ампера на подводник 3-4 </w:t>
            </w:r>
          </w:p>
          <w:p w14:paraId="0A3CD040" w14:textId="02629F51" w:rsidR="00D971B5" w:rsidRDefault="00D971B5" w:rsidP="00D971B5">
            <w:pPr>
              <w:spacing w:after="120"/>
              <w:rPr>
                <w:rFonts w:ascii="Times New Roman" w:hAnsi="Times New Roman" w:cs="Times New Roman"/>
                <w:sz w:val="24"/>
                <w:szCs w:val="24"/>
              </w:rPr>
            </w:pPr>
          </w:p>
        </w:tc>
        <w:tc>
          <w:tcPr>
            <w:tcW w:w="4961" w:type="dxa"/>
            <w:gridSpan w:val="2"/>
            <w:tcPrChange w:id="395" w:author="2" w:date="2021-08-31T10:55:00Z">
              <w:tcPr>
                <w:tcW w:w="4839" w:type="dxa"/>
              </w:tcPr>
            </w:tcPrChange>
          </w:tcPr>
          <w:p w14:paraId="38E70F6C"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396"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397" w:author="2" w:date="2021-08-31T10:55:00Z">
                  <w:rPr>
                    <w:rFonts w:ascii="Times New Roman" w:eastAsia="Century Schoolbook" w:hAnsi="Times New Roman" w:cs="Times New Roman"/>
                    <w:color w:val="000000"/>
                    <w:sz w:val="24"/>
                    <w:szCs w:val="24"/>
                    <w:lang w:val="ru" w:eastAsia="ru-RU"/>
                  </w:rPr>
                </w:rPrChange>
              </w:rPr>
              <w:t>1. на наблюдателя</w:t>
            </w:r>
          </w:p>
          <w:p w14:paraId="13477748"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398"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399" w:author="2" w:date="2021-08-31T10:55:00Z">
                  <w:rPr>
                    <w:rFonts w:ascii="Times New Roman" w:eastAsia="Century Schoolbook" w:hAnsi="Times New Roman" w:cs="Times New Roman"/>
                    <w:color w:val="000000"/>
                    <w:sz w:val="24"/>
                    <w:szCs w:val="24"/>
                    <w:lang w:val="ru" w:eastAsia="ru-RU"/>
                  </w:rPr>
                </w:rPrChange>
              </w:rPr>
              <w:t xml:space="preserve">2. от наблюдателя </w:t>
            </w:r>
          </w:p>
          <w:p w14:paraId="37B7BEDA" w14:textId="6F3CD1EF" w:rsidR="00D971B5" w:rsidRPr="006F33AA" w:rsidRDefault="00D971B5" w:rsidP="00D971B5">
            <w:pPr>
              <w:spacing w:line="273" w:lineRule="exact"/>
              <w:ind w:right="20"/>
              <w:rPr>
                <w:rFonts w:ascii="Times New Roman" w:hAnsi="Times New Roman"/>
                <w:color w:val="000000"/>
                <w:sz w:val="20"/>
                <w:lang w:val="ru"/>
                <w:rPrChange w:id="400" w:author="2" w:date="2021-08-31T10:55:00Z">
                  <w:rPr>
                    <w:rFonts w:ascii="Times New Roman" w:eastAsia="Century Schoolbook" w:hAnsi="Times New Roman" w:cs="Times New Roman"/>
                    <w:color w:val="000000"/>
                    <w:sz w:val="24"/>
                    <w:szCs w:val="24"/>
                    <w:lang w:val="ru" w:eastAsia="ru-RU"/>
                  </w:rPr>
                </w:rPrChange>
              </w:rPr>
            </w:pPr>
            <w:ins w:id="401" w:author="2" w:date="2021-08-31T10:55:00Z">
              <w:r w:rsidRPr="006F33AA">
                <w:rPr>
                  <w:rFonts w:ascii="Times New Roman" w:eastAsia="Century Schoolbook" w:hAnsi="Times New Roman" w:cs="Times New Roman"/>
                  <w:color w:val="000000"/>
                  <w:sz w:val="20"/>
                  <w:szCs w:val="20"/>
                  <w:lang w:val="ru" w:eastAsia="ru-RU"/>
                </w:rPr>
                <w:t xml:space="preserve">   </w:t>
              </w:r>
            </w:ins>
            <w:r w:rsidRPr="006F33AA">
              <w:rPr>
                <w:rFonts w:ascii="Times New Roman" w:hAnsi="Times New Roman"/>
                <w:color w:val="000000"/>
                <w:sz w:val="20"/>
                <w:lang w:val="ru"/>
                <w:rPrChange w:id="402" w:author="2" w:date="2021-08-31T10:55:00Z">
                  <w:rPr>
                    <w:rFonts w:ascii="Times New Roman" w:eastAsia="Century Schoolbook" w:hAnsi="Times New Roman" w:cs="Times New Roman"/>
                    <w:color w:val="000000"/>
                    <w:sz w:val="24"/>
                    <w:szCs w:val="24"/>
                    <w:lang w:val="ru" w:eastAsia="ru-RU"/>
                  </w:rPr>
                </w:rPrChange>
              </w:rPr>
              <w:t xml:space="preserve">             </w:t>
            </w:r>
            <w:r>
              <w:rPr>
                <w:rFonts w:ascii="Times New Roman" w:hAnsi="Times New Roman"/>
                <w:color w:val="000000"/>
                <w:sz w:val="20"/>
                <w:lang w:val="ru"/>
                <w:rPrChange w:id="403" w:author="2" w:date="2021-08-31T10:55:00Z">
                  <w:rPr>
                    <w:rFonts w:ascii="Times New Roman" w:eastAsia="Century Schoolbook" w:hAnsi="Times New Roman" w:cs="Times New Roman"/>
                    <w:color w:val="000000"/>
                    <w:sz w:val="24"/>
                    <w:szCs w:val="24"/>
                    <w:lang w:val="ru" w:eastAsia="ru-RU"/>
                  </w:rPr>
                </w:rPrChange>
              </w:rPr>
              <w:t xml:space="preserve">   </w:t>
            </w:r>
            <w:r w:rsidRPr="006F33AA">
              <w:rPr>
                <w:rFonts w:ascii="Times New Roman" w:hAnsi="Times New Roman"/>
                <w:color w:val="000000"/>
                <w:sz w:val="20"/>
                <w:lang w:val="ru"/>
                <w:rPrChange w:id="404" w:author="2" w:date="2021-08-31T10:55:00Z">
                  <w:rPr>
                    <w:rFonts w:ascii="Times New Roman" w:eastAsia="Century Schoolbook" w:hAnsi="Times New Roman" w:cs="Times New Roman"/>
                    <w:color w:val="000000"/>
                    <w:sz w:val="24"/>
                    <w:szCs w:val="24"/>
                    <w:lang w:val="ru" w:eastAsia="ru-RU"/>
                  </w:rPr>
                </w:rPrChange>
              </w:rPr>
              <w:t xml:space="preserve"> 3. вверх</w:t>
            </w:r>
          </w:p>
          <w:p w14:paraId="1F2185CB" w14:textId="77777777" w:rsidR="00D971B5" w:rsidRPr="006F33AA" w:rsidRDefault="00D971B5" w:rsidP="00D971B5">
            <w:pPr>
              <w:pStyle w:val="a4"/>
              <w:spacing w:after="0" w:line="273" w:lineRule="exact"/>
              <w:ind w:left="993" w:right="20"/>
              <w:rPr>
                <w:rFonts w:ascii="Times New Roman" w:hAnsi="Times New Roman"/>
                <w:color w:val="000000"/>
                <w:sz w:val="20"/>
                <w:rPrChange w:id="405"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lang w:val="ru"/>
                <w:rPrChange w:id="406" w:author="2" w:date="2021-08-31T10:55:00Z">
                  <w:rPr>
                    <w:rFonts w:ascii="Times New Roman" w:eastAsia="Century Schoolbook" w:hAnsi="Times New Roman" w:cs="Times New Roman"/>
                    <w:color w:val="000000"/>
                    <w:sz w:val="24"/>
                    <w:szCs w:val="24"/>
                    <w:lang w:val="ru" w:eastAsia="ru-RU"/>
                  </w:rPr>
                </w:rPrChange>
              </w:rPr>
              <w:t xml:space="preserve">4. вниз </w:t>
            </w:r>
          </w:p>
          <w:p w14:paraId="5A0DDFBF" w14:textId="2C88E143" w:rsidR="00D971B5" w:rsidRPr="006F33AA" w:rsidRDefault="00D971B5" w:rsidP="006F33AA">
            <w:pPr>
              <w:spacing w:after="120"/>
              <w:rPr>
                <w:rFonts w:ascii="Times New Roman" w:hAnsi="Times New Roman"/>
                <w:sz w:val="20"/>
                <w:rPrChange w:id="407" w:author="2" w:date="2021-08-31T10:55:00Z">
                  <w:rPr>
                    <w:rFonts w:ascii="Times New Roman" w:hAnsi="Times New Roman" w:cs="Times New Roman"/>
                    <w:sz w:val="24"/>
                    <w:szCs w:val="24"/>
                  </w:rPr>
                </w:rPrChange>
              </w:rPr>
              <w:pPrChange w:id="408" w:author="2" w:date="2021-08-31T10:55:00Z">
                <w:pPr>
                  <w:pStyle w:val="a4"/>
                  <w:framePr w:hSpace="180" w:wrap="around" w:hAnchor="margin" w:y="665"/>
                  <w:numPr>
                    <w:numId w:val="1"/>
                  </w:numPr>
                  <w:spacing w:after="120" w:line="240" w:lineRule="auto"/>
                  <w:ind w:left="1080" w:hanging="360"/>
                </w:pPr>
              </w:pPrChange>
            </w:pPr>
          </w:p>
        </w:tc>
        <w:tc>
          <w:tcPr>
            <w:tcW w:w="567" w:type="dxa"/>
            <w:gridSpan w:val="2"/>
            <w:tcPrChange w:id="409" w:author="2" w:date="2021-08-31T10:55:00Z">
              <w:tcPr>
                <w:tcW w:w="547" w:type="dxa"/>
              </w:tcPr>
            </w:tcPrChange>
          </w:tcPr>
          <w:p w14:paraId="67944CA9" w14:textId="707D39A7" w:rsidR="00D971B5" w:rsidRPr="004B35C4" w:rsidRDefault="00D971B5" w:rsidP="00D971B5">
            <w:pPr>
              <w:tabs>
                <w:tab w:val="left" w:pos="600"/>
              </w:tabs>
              <w:ind w:right="34"/>
              <w:rPr>
                <w:rFonts w:ascii="Times New Roman" w:hAnsi="Times New Roman" w:cs="Times New Roman"/>
                <w:sz w:val="24"/>
                <w:szCs w:val="24"/>
                <w:lang w:val="ru"/>
              </w:rPr>
            </w:pPr>
            <w:r w:rsidRPr="004B35C4">
              <w:rPr>
                <w:rFonts w:ascii="Times New Roman" w:eastAsia="Century Schoolbook" w:hAnsi="Times New Roman" w:cs="Times New Roman"/>
                <w:color w:val="000000"/>
                <w:sz w:val="24"/>
                <w:szCs w:val="24"/>
                <w:lang w:val="ru" w:eastAsia="ru-RU"/>
              </w:rPr>
              <w:t>4</w:t>
            </w:r>
          </w:p>
        </w:tc>
      </w:tr>
      <w:tr w:rsidR="00D971B5" w14:paraId="438531F2" w14:textId="3F4DDFB6" w:rsidTr="00911EF6">
        <w:tc>
          <w:tcPr>
            <w:tcW w:w="846" w:type="dxa"/>
            <w:tcPrChange w:id="410" w:author="2" w:date="2021-08-31T10:55:00Z">
              <w:tcPr>
                <w:tcW w:w="846" w:type="dxa"/>
              </w:tcPr>
            </w:tcPrChange>
          </w:tcPr>
          <w:p w14:paraId="672B5841" w14:textId="77777777" w:rsidR="00D971B5" w:rsidRDefault="00D971B5" w:rsidP="00D971B5">
            <w:pPr>
              <w:spacing w:after="120"/>
              <w:rPr>
                <w:rFonts w:ascii="Times New Roman" w:hAnsi="Times New Roman" w:cs="Times New Roman"/>
                <w:sz w:val="24"/>
                <w:szCs w:val="24"/>
              </w:rPr>
            </w:pPr>
          </w:p>
        </w:tc>
        <w:tc>
          <w:tcPr>
            <w:tcW w:w="1843" w:type="dxa"/>
            <w:tcPrChange w:id="411" w:author="2" w:date="2021-08-31T10:55:00Z">
              <w:tcPr>
                <w:tcW w:w="1843" w:type="dxa"/>
              </w:tcPr>
            </w:tcPrChange>
          </w:tcPr>
          <w:p w14:paraId="04E59AB2" w14:textId="77777777" w:rsidR="00D971B5" w:rsidRDefault="00D971B5" w:rsidP="00D971B5">
            <w:pPr>
              <w:spacing w:after="120"/>
              <w:rPr>
                <w:rFonts w:ascii="Times New Roman" w:hAnsi="Times New Roman" w:cs="Times New Roman"/>
                <w:sz w:val="24"/>
                <w:szCs w:val="24"/>
              </w:rPr>
            </w:pPr>
          </w:p>
        </w:tc>
        <w:tc>
          <w:tcPr>
            <w:tcW w:w="425" w:type="dxa"/>
            <w:tcPrChange w:id="412" w:author="2" w:date="2021-08-31T10:55:00Z">
              <w:tcPr>
                <w:tcW w:w="425" w:type="dxa"/>
              </w:tcPr>
            </w:tcPrChange>
          </w:tcPr>
          <w:p w14:paraId="776C5369" w14:textId="77777777" w:rsidR="00D971B5" w:rsidRDefault="00D971B5" w:rsidP="00D971B5">
            <w:pPr>
              <w:spacing w:after="120"/>
              <w:rPr>
                <w:rFonts w:ascii="Times New Roman" w:hAnsi="Times New Roman" w:cs="Times New Roman"/>
                <w:sz w:val="24"/>
                <w:szCs w:val="24"/>
              </w:rPr>
            </w:pPr>
          </w:p>
        </w:tc>
        <w:tc>
          <w:tcPr>
            <w:tcW w:w="392" w:type="dxa"/>
            <w:tcPrChange w:id="413" w:author="2" w:date="2021-08-31T10:55:00Z">
              <w:tcPr>
                <w:tcW w:w="392" w:type="dxa"/>
              </w:tcPr>
            </w:tcPrChange>
          </w:tcPr>
          <w:p w14:paraId="11C8DE8E" w14:textId="77777777" w:rsidR="00D971B5" w:rsidRDefault="00D971B5" w:rsidP="00D971B5">
            <w:pPr>
              <w:spacing w:after="120"/>
              <w:rPr>
                <w:rFonts w:ascii="Times New Roman" w:hAnsi="Times New Roman" w:cs="Times New Roman"/>
                <w:sz w:val="24"/>
                <w:szCs w:val="24"/>
              </w:rPr>
            </w:pPr>
          </w:p>
        </w:tc>
        <w:tc>
          <w:tcPr>
            <w:tcW w:w="553" w:type="dxa"/>
            <w:tcPrChange w:id="414" w:author="2" w:date="2021-08-31T10:55:00Z">
              <w:tcPr>
                <w:tcW w:w="553" w:type="dxa"/>
              </w:tcPr>
            </w:tcPrChange>
          </w:tcPr>
          <w:p w14:paraId="620EA75B" w14:textId="00D17D04"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415" w:author="2" w:date="2021-08-31T10:55:00Z">
              <w:tcPr>
                <w:tcW w:w="6001" w:type="dxa"/>
              </w:tcPr>
            </w:tcPrChange>
          </w:tcPr>
          <w:p w14:paraId="641672FE" w14:textId="77777777" w:rsidR="00D971B5" w:rsidRPr="008F3AD0" w:rsidRDefault="00D971B5" w:rsidP="00D971B5">
            <w:pPr>
              <w:pStyle w:val="a4"/>
              <w:spacing w:after="0" w:line="273" w:lineRule="exact"/>
              <w:ind w:left="34" w:right="20"/>
              <w:rPr>
                <w:rFonts w:ascii="Times New Roman" w:eastAsia="Century Schoolbook" w:hAnsi="Times New Roman" w:cs="Times New Roman"/>
                <w:color w:val="000000"/>
                <w:sz w:val="24"/>
                <w:szCs w:val="24"/>
                <w:lang w:val="ru" w:eastAsia="ru-RU"/>
              </w:rPr>
            </w:pPr>
            <w:r>
              <w:rPr>
                <w:rFonts w:ascii="Times New Roman" w:eastAsia="Century Schoolbook" w:hAnsi="Times New Roman" w:cs="Times New Roman"/>
                <w:noProof/>
                <w:color w:val="000000"/>
                <w:sz w:val="24"/>
                <w:szCs w:val="24"/>
                <w:lang w:eastAsia="ru-RU"/>
              </w:rPr>
              <w:drawing>
                <wp:anchor distT="0" distB="0" distL="114300" distR="114300" simplePos="0" relativeHeight="252090368" behindDoc="1" locked="0" layoutInCell="1" allowOverlap="1" wp14:anchorId="4C466798" wp14:editId="44010C95">
                  <wp:simplePos x="0" y="0"/>
                  <wp:positionH relativeFrom="column">
                    <wp:posOffset>2179244</wp:posOffset>
                  </wp:positionH>
                  <wp:positionV relativeFrom="paragraph">
                    <wp:posOffset>322</wp:posOffset>
                  </wp:positionV>
                  <wp:extent cx="963295" cy="822960"/>
                  <wp:effectExtent l="0" t="0" r="8255" b="0"/>
                  <wp:wrapTight wrapText="bothSides">
                    <wp:wrapPolygon edited="0">
                      <wp:start x="0" y="0"/>
                      <wp:lineTo x="0" y="21000"/>
                      <wp:lineTo x="21358" y="21000"/>
                      <wp:lineTo x="21358"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63295" cy="822960"/>
                          </a:xfrm>
                          <a:prstGeom prst="rect">
                            <a:avLst/>
                          </a:prstGeom>
                          <a:noFill/>
                        </pic:spPr>
                      </pic:pic>
                    </a:graphicData>
                  </a:graphic>
                  <wp14:sizeRelH relativeFrom="page">
                    <wp14:pctWidth>0</wp14:pctWidth>
                  </wp14:sizeRelH>
                  <wp14:sizeRelV relativeFrom="page">
                    <wp14:pctHeight>0</wp14:pctHeight>
                  </wp14:sizeRelV>
                </wp:anchor>
              </w:drawing>
            </w:r>
            <w:r w:rsidRPr="008F3AD0">
              <w:rPr>
                <w:rFonts w:ascii="Times New Roman" w:eastAsia="Century Schoolbook" w:hAnsi="Times New Roman" w:cs="Times New Roman"/>
                <w:color w:val="000000"/>
                <w:sz w:val="24"/>
                <w:szCs w:val="24"/>
                <w:lang w:val="ru" w:eastAsia="ru-RU"/>
              </w:rPr>
              <w:t>Определите направление силы Ампера на подводник 3-2</w:t>
            </w:r>
          </w:p>
          <w:p w14:paraId="6737299E" w14:textId="7CEEC58C" w:rsidR="00D971B5" w:rsidRDefault="00D971B5" w:rsidP="00D971B5">
            <w:pPr>
              <w:spacing w:after="120"/>
              <w:rPr>
                <w:rFonts w:ascii="Times New Roman" w:hAnsi="Times New Roman" w:cs="Times New Roman"/>
                <w:sz w:val="24"/>
                <w:szCs w:val="24"/>
              </w:rPr>
            </w:pPr>
          </w:p>
        </w:tc>
        <w:tc>
          <w:tcPr>
            <w:tcW w:w="4961" w:type="dxa"/>
            <w:gridSpan w:val="2"/>
            <w:tcPrChange w:id="416" w:author="2" w:date="2021-08-31T10:55:00Z">
              <w:tcPr>
                <w:tcW w:w="4839" w:type="dxa"/>
              </w:tcPr>
            </w:tcPrChange>
          </w:tcPr>
          <w:p w14:paraId="774C8C36" w14:textId="77777777" w:rsidR="00D971B5" w:rsidRPr="006F33AA" w:rsidRDefault="00D971B5" w:rsidP="0012270D">
            <w:pPr>
              <w:pStyle w:val="a4"/>
              <w:numPr>
                <w:ilvl w:val="0"/>
                <w:numId w:val="52"/>
              </w:numPr>
              <w:spacing w:after="0" w:line="273" w:lineRule="exact"/>
              <w:ind w:right="20" w:firstLine="335"/>
              <w:rPr>
                <w:rFonts w:ascii="Times New Roman" w:hAnsi="Times New Roman"/>
                <w:color w:val="000000"/>
                <w:sz w:val="20"/>
                <w:lang w:val="ru"/>
                <w:rPrChange w:id="417"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418" w:author="2" w:date="2021-08-31T10:55:00Z">
                  <w:rPr>
                    <w:rFonts w:ascii="Times New Roman" w:eastAsia="Century Schoolbook" w:hAnsi="Times New Roman" w:cs="Times New Roman"/>
                    <w:color w:val="000000"/>
                    <w:sz w:val="24"/>
                    <w:szCs w:val="24"/>
                    <w:lang w:val="ru" w:eastAsia="ru-RU"/>
                  </w:rPr>
                </w:rPrChange>
              </w:rPr>
              <w:t>на наблюдателя</w:t>
            </w:r>
          </w:p>
          <w:p w14:paraId="4EABFCE3" w14:textId="77777777" w:rsidR="00D971B5" w:rsidRPr="006F33AA" w:rsidRDefault="00D971B5" w:rsidP="0012270D">
            <w:pPr>
              <w:pStyle w:val="a4"/>
              <w:numPr>
                <w:ilvl w:val="0"/>
                <w:numId w:val="52"/>
              </w:numPr>
              <w:spacing w:after="0" w:line="273" w:lineRule="exact"/>
              <w:ind w:right="20" w:firstLine="335"/>
              <w:rPr>
                <w:rFonts w:ascii="Times New Roman" w:hAnsi="Times New Roman"/>
                <w:color w:val="000000"/>
                <w:sz w:val="20"/>
                <w:lang w:val="ru"/>
                <w:rPrChange w:id="419"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420" w:author="2" w:date="2021-08-31T10:55:00Z">
                  <w:rPr>
                    <w:rFonts w:ascii="Times New Roman" w:eastAsia="Century Schoolbook" w:hAnsi="Times New Roman" w:cs="Times New Roman"/>
                    <w:color w:val="000000"/>
                    <w:sz w:val="24"/>
                    <w:szCs w:val="24"/>
                    <w:lang w:val="ru" w:eastAsia="ru-RU"/>
                  </w:rPr>
                </w:rPrChange>
              </w:rPr>
              <w:t xml:space="preserve">от наблюдателя </w:t>
            </w:r>
          </w:p>
          <w:p w14:paraId="37116150" w14:textId="77777777" w:rsidR="00D971B5" w:rsidRPr="006F33AA" w:rsidRDefault="00D971B5" w:rsidP="0012270D">
            <w:pPr>
              <w:pStyle w:val="a4"/>
              <w:numPr>
                <w:ilvl w:val="0"/>
                <w:numId w:val="52"/>
              </w:numPr>
              <w:spacing w:after="0" w:line="273" w:lineRule="exact"/>
              <w:ind w:right="20" w:firstLine="335"/>
              <w:rPr>
                <w:rFonts w:ascii="Times New Roman" w:hAnsi="Times New Roman"/>
                <w:color w:val="000000"/>
                <w:sz w:val="20"/>
                <w:lang w:val="ru"/>
                <w:rPrChange w:id="421"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422" w:author="2" w:date="2021-08-31T10:55:00Z">
                  <w:rPr>
                    <w:rFonts w:ascii="Times New Roman" w:eastAsia="Century Schoolbook" w:hAnsi="Times New Roman" w:cs="Times New Roman"/>
                    <w:color w:val="000000"/>
                    <w:sz w:val="24"/>
                    <w:szCs w:val="24"/>
                    <w:lang w:val="ru" w:eastAsia="ru-RU"/>
                  </w:rPr>
                </w:rPrChange>
              </w:rPr>
              <w:t>вправо</w:t>
            </w:r>
          </w:p>
          <w:p w14:paraId="30CF1387" w14:textId="77777777" w:rsidR="00D971B5" w:rsidRPr="006F33AA" w:rsidRDefault="00D971B5" w:rsidP="0012270D">
            <w:pPr>
              <w:pStyle w:val="a4"/>
              <w:numPr>
                <w:ilvl w:val="0"/>
                <w:numId w:val="52"/>
              </w:numPr>
              <w:tabs>
                <w:tab w:val="left" w:pos="851"/>
              </w:tabs>
              <w:spacing w:after="0" w:line="240" w:lineRule="auto"/>
              <w:ind w:right="20" w:firstLine="335"/>
              <w:rPr>
                <w:rFonts w:ascii="Times New Roman" w:hAnsi="Times New Roman"/>
                <w:b/>
                <w:sz w:val="20"/>
                <w:lang w:val="ru"/>
                <w:rPrChange w:id="423" w:author="2" w:date="2021-08-31T10:55:00Z">
                  <w:rPr>
                    <w:rFonts w:ascii="Times New Roman" w:hAnsi="Times New Roman" w:cs="Times New Roman"/>
                    <w:b/>
                    <w:noProof/>
                    <w:sz w:val="24"/>
                    <w:szCs w:val="24"/>
                    <w:lang w:val="ru" w:eastAsia="ru-RU"/>
                  </w:rPr>
                </w:rPrChange>
              </w:rPr>
            </w:pPr>
            <w:r w:rsidRPr="006F33AA">
              <w:rPr>
                <w:rFonts w:ascii="Times New Roman" w:hAnsi="Times New Roman"/>
                <w:color w:val="000000"/>
                <w:sz w:val="20"/>
                <w:lang w:val="ru"/>
                <w:rPrChange w:id="424" w:author="2" w:date="2021-08-31T10:55:00Z">
                  <w:rPr>
                    <w:rFonts w:ascii="Times New Roman" w:eastAsia="Century Schoolbook" w:hAnsi="Times New Roman" w:cs="Times New Roman"/>
                    <w:color w:val="000000"/>
                    <w:sz w:val="24"/>
                    <w:szCs w:val="24"/>
                    <w:lang w:val="ru" w:eastAsia="ru-RU"/>
                  </w:rPr>
                </w:rPrChange>
              </w:rPr>
              <w:t>влево</w:t>
            </w:r>
          </w:p>
          <w:p w14:paraId="4A449140" w14:textId="77777777" w:rsidR="00D971B5" w:rsidRPr="006F33AA" w:rsidRDefault="00D971B5" w:rsidP="00D971B5">
            <w:pPr>
              <w:spacing w:after="120"/>
              <w:rPr>
                <w:rFonts w:ascii="Times New Roman" w:hAnsi="Times New Roman"/>
                <w:sz w:val="20"/>
                <w:rPrChange w:id="425" w:author="2" w:date="2021-08-31T10:55:00Z">
                  <w:rPr>
                    <w:rFonts w:ascii="Times New Roman" w:hAnsi="Times New Roman" w:cs="Times New Roman"/>
                    <w:sz w:val="24"/>
                    <w:szCs w:val="24"/>
                  </w:rPr>
                </w:rPrChange>
              </w:rPr>
            </w:pPr>
          </w:p>
        </w:tc>
        <w:tc>
          <w:tcPr>
            <w:tcW w:w="567" w:type="dxa"/>
            <w:gridSpan w:val="2"/>
            <w:tcPrChange w:id="426" w:author="2" w:date="2021-08-31T10:55:00Z">
              <w:tcPr>
                <w:tcW w:w="547" w:type="dxa"/>
              </w:tcPr>
            </w:tcPrChange>
          </w:tcPr>
          <w:p w14:paraId="298C2DAC" w14:textId="0F19B535" w:rsidR="00D971B5" w:rsidRPr="004B35C4" w:rsidRDefault="00D971B5" w:rsidP="00D971B5">
            <w:pPr>
              <w:tabs>
                <w:tab w:val="left" w:pos="600"/>
              </w:tabs>
              <w:ind w:right="34"/>
              <w:rPr>
                <w:rFonts w:ascii="Times New Roman" w:hAnsi="Times New Roman" w:cs="Times New Roman"/>
                <w:sz w:val="24"/>
                <w:szCs w:val="24"/>
                <w:lang w:val="ru"/>
              </w:rPr>
            </w:pPr>
            <w:r w:rsidRPr="004B35C4">
              <w:rPr>
                <w:rFonts w:ascii="Times New Roman" w:eastAsia="Century Schoolbook" w:hAnsi="Times New Roman" w:cs="Times New Roman"/>
                <w:color w:val="000000"/>
                <w:sz w:val="24"/>
                <w:szCs w:val="24"/>
                <w:lang w:val="ru" w:eastAsia="ru-RU"/>
              </w:rPr>
              <w:t>3</w:t>
            </w:r>
          </w:p>
        </w:tc>
      </w:tr>
      <w:tr w:rsidR="00D971B5" w14:paraId="3D283A85" w14:textId="01C0F030" w:rsidTr="00911EF6">
        <w:tc>
          <w:tcPr>
            <w:tcW w:w="846" w:type="dxa"/>
            <w:tcPrChange w:id="427" w:author="2" w:date="2021-08-31T10:55:00Z">
              <w:tcPr>
                <w:tcW w:w="846" w:type="dxa"/>
              </w:tcPr>
            </w:tcPrChange>
          </w:tcPr>
          <w:p w14:paraId="2D4EF951" w14:textId="77777777" w:rsidR="00D971B5" w:rsidRDefault="00D971B5" w:rsidP="00D971B5">
            <w:pPr>
              <w:spacing w:after="120"/>
              <w:rPr>
                <w:rFonts w:ascii="Times New Roman" w:hAnsi="Times New Roman" w:cs="Times New Roman"/>
                <w:sz w:val="24"/>
                <w:szCs w:val="24"/>
              </w:rPr>
            </w:pPr>
          </w:p>
        </w:tc>
        <w:tc>
          <w:tcPr>
            <w:tcW w:w="1843" w:type="dxa"/>
            <w:tcPrChange w:id="428" w:author="2" w:date="2021-08-31T10:55:00Z">
              <w:tcPr>
                <w:tcW w:w="1843" w:type="dxa"/>
              </w:tcPr>
            </w:tcPrChange>
          </w:tcPr>
          <w:p w14:paraId="49BF57E4" w14:textId="77777777" w:rsidR="00D971B5" w:rsidRDefault="00D971B5" w:rsidP="00D971B5">
            <w:pPr>
              <w:spacing w:after="120"/>
              <w:rPr>
                <w:rFonts w:ascii="Times New Roman" w:hAnsi="Times New Roman" w:cs="Times New Roman"/>
                <w:sz w:val="24"/>
                <w:szCs w:val="24"/>
              </w:rPr>
            </w:pPr>
          </w:p>
        </w:tc>
        <w:tc>
          <w:tcPr>
            <w:tcW w:w="425" w:type="dxa"/>
            <w:tcPrChange w:id="429" w:author="2" w:date="2021-08-31T10:55:00Z">
              <w:tcPr>
                <w:tcW w:w="425" w:type="dxa"/>
              </w:tcPr>
            </w:tcPrChange>
          </w:tcPr>
          <w:p w14:paraId="4C9B99E6" w14:textId="77777777" w:rsidR="00D971B5" w:rsidRDefault="00D971B5" w:rsidP="00D971B5">
            <w:pPr>
              <w:spacing w:after="120"/>
              <w:rPr>
                <w:rFonts w:ascii="Times New Roman" w:hAnsi="Times New Roman" w:cs="Times New Roman"/>
                <w:sz w:val="24"/>
                <w:szCs w:val="24"/>
              </w:rPr>
            </w:pPr>
          </w:p>
        </w:tc>
        <w:tc>
          <w:tcPr>
            <w:tcW w:w="392" w:type="dxa"/>
            <w:tcPrChange w:id="430" w:author="2" w:date="2021-08-31T10:55:00Z">
              <w:tcPr>
                <w:tcW w:w="392" w:type="dxa"/>
              </w:tcPr>
            </w:tcPrChange>
          </w:tcPr>
          <w:p w14:paraId="086BDEC1" w14:textId="77777777" w:rsidR="00D971B5" w:rsidRDefault="00D971B5" w:rsidP="00D971B5">
            <w:pPr>
              <w:spacing w:after="120"/>
              <w:rPr>
                <w:rFonts w:ascii="Times New Roman" w:hAnsi="Times New Roman" w:cs="Times New Roman"/>
                <w:sz w:val="24"/>
                <w:szCs w:val="24"/>
              </w:rPr>
            </w:pPr>
          </w:p>
        </w:tc>
        <w:tc>
          <w:tcPr>
            <w:tcW w:w="553" w:type="dxa"/>
            <w:tcPrChange w:id="431" w:author="2" w:date="2021-08-31T10:55:00Z">
              <w:tcPr>
                <w:tcW w:w="553" w:type="dxa"/>
              </w:tcPr>
            </w:tcPrChange>
          </w:tcPr>
          <w:p w14:paraId="2D4D4F8E" w14:textId="7FB5A72A"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432" w:author="2" w:date="2021-08-31T10:55:00Z">
              <w:tcPr>
                <w:tcW w:w="6001" w:type="dxa"/>
              </w:tcPr>
            </w:tcPrChange>
          </w:tcPr>
          <w:p w14:paraId="132CF73D" w14:textId="77777777" w:rsidR="00D971B5" w:rsidRDefault="00D971B5" w:rsidP="00D971B5">
            <w:pPr>
              <w:pStyle w:val="a4"/>
              <w:spacing w:after="0" w:line="273" w:lineRule="exact"/>
              <w:ind w:left="34" w:right="20"/>
              <w:rPr>
                <w:rFonts w:ascii="Times New Roman" w:eastAsia="Century Schoolbook" w:hAnsi="Times New Roman" w:cs="Times New Roman"/>
                <w:color w:val="000000"/>
                <w:sz w:val="24"/>
                <w:szCs w:val="24"/>
                <w:lang w:val="ru" w:eastAsia="ru-RU"/>
              </w:rPr>
            </w:pPr>
            <w:r>
              <w:rPr>
                <w:rFonts w:ascii="Times New Roman" w:eastAsia="Century Schoolbook" w:hAnsi="Times New Roman" w:cs="Times New Roman"/>
                <w:noProof/>
                <w:color w:val="000000"/>
                <w:sz w:val="24"/>
                <w:szCs w:val="24"/>
                <w:lang w:eastAsia="ru-RU"/>
              </w:rPr>
              <w:drawing>
                <wp:anchor distT="0" distB="0" distL="114300" distR="114300" simplePos="0" relativeHeight="252091392" behindDoc="1" locked="0" layoutInCell="1" allowOverlap="1" wp14:anchorId="3CAC8619" wp14:editId="41A14A71">
                  <wp:simplePos x="0" y="0"/>
                  <wp:positionH relativeFrom="column">
                    <wp:posOffset>1963372</wp:posOffset>
                  </wp:positionH>
                  <wp:positionV relativeFrom="paragraph">
                    <wp:posOffset>41579</wp:posOffset>
                  </wp:positionV>
                  <wp:extent cx="1066800" cy="780415"/>
                  <wp:effectExtent l="0" t="0" r="0" b="635"/>
                  <wp:wrapTight wrapText="bothSides">
                    <wp:wrapPolygon edited="0">
                      <wp:start x="0" y="0"/>
                      <wp:lineTo x="0" y="21090"/>
                      <wp:lineTo x="21214" y="21090"/>
                      <wp:lineTo x="21214" y="0"/>
                      <wp:lineTo x="0"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6800" cy="780415"/>
                          </a:xfrm>
                          <a:prstGeom prst="rect">
                            <a:avLst/>
                          </a:prstGeom>
                          <a:noFill/>
                        </pic:spPr>
                      </pic:pic>
                    </a:graphicData>
                  </a:graphic>
                  <wp14:sizeRelH relativeFrom="page">
                    <wp14:pctWidth>0</wp14:pctWidth>
                  </wp14:sizeRelH>
                  <wp14:sizeRelV relativeFrom="page">
                    <wp14:pctHeight>0</wp14:pctHeight>
                  </wp14:sizeRelV>
                </wp:anchor>
              </w:drawing>
            </w:r>
            <w:r w:rsidRPr="008F3AD0">
              <w:rPr>
                <w:rFonts w:ascii="Times New Roman" w:eastAsia="Century Schoolbook" w:hAnsi="Times New Roman" w:cs="Times New Roman"/>
                <w:color w:val="000000"/>
                <w:sz w:val="24"/>
                <w:szCs w:val="24"/>
                <w:lang w:val="ru" w:eastAsia="ru-RU"/>
              </w:rPr>
              <w:t xml:space="preserve">Определите направление силы Ампера на подводник 1-2 </w:t>
            </w:r>
          </w:p>
          <w:p w14:paraId="3F15A6CB" w14:textId="77777777" w:rsidR="00D971B5" w:rsidRPr="00056314" w:rsidRDefault="00D971B5" w:rsidP="00D971B5">
            <w:pPr>
              <w:pStyle w:val="a4"/>
              <w:spacing w:after="0" w:line="273" w:lineRule="exact"/>
              <w:ind w:left="34" w:right="20"/>
              <w:rPr>
                <w:rFonts w:ascii="Times New Roman" w:eastAsia="Century Schoolbook" w:hAnsi="Times New Roman" w:cs="Times New Roman"/>
                <w:color w:val="000000"/>
                <w:sz w:val="24"/>
                <w:szCs w:val="24"/>
                <w:lang w:eastAsia="ru-RU"/>
              </w:rPr>
            </w:pPr>
          </w:p>
          <w:p w14:paraId="09F1D255" w14:textId="61E7F7FF" w:rsidR="00D971B5" w:rsidRDefault="00D971B5" w:rsidP="00D971B5">
            <w:pPr>
              <w:spacing w:after="120"/>
              <w:rPr>
                <w:rFonts w:ascii="Times New Roman" w:hAnsi="Times New Roman" w:cs="Times New Roman"/>
                <w:sz w:val="24"/>
                <w:szCs w:val="24"/>
              </w:rPr>
            </w:pPr>
          </w:p>
        </w:tc>
        <w:tc>
          <w:tcPr>
            <w:tcW w:w="4961" w:type="dxa"/>
            <w:gridSpan w:val="2"/>
            <w:tcPrChange w:id="433" w:author="2" w:date="2021-08-31T10:55:00Z">
              <w:tcPr>
                <w:tcW w:w="4839" w:type="dxa"/>
              </w:tcPr>
            </w:tcPrChange>
          </w:tcPr>
          <w:p w14:paraId="63B1B753" w14:textId="77777777" w:rsidR="00D971B5" w:rsidRPr="006F33AA" w:rsidRDefault="00D971B5" w:rsidP="006F33AA">
            <w:pPr>
              <w:pStyle w:val="a4"/>
              <w:spacing w:after="0" w:line="273" w:lineRule="exact"/>
              <w:ind w:left="33" w:right="20"/>
              <w:rPr>
                <w:rFonts w:ascii="Times New Roman" w:hAnsi="Times New Roman"/>
                <w:color w:val="000000"/>
                <w:sz w:val="20"/>
                <w:lang w:val="ru"/>
                <w:rPrChange w:id="434" w:author="2" w:date="2021-08-31T10:55:00Z">
                  <w:rPr>
                    <w:rFonts w:ascii="Times New Roman" w:eastAsia="Century Schoolbook" w:hAnsi="Times New Roman" w:cs="Times New Roman"/>
                    <w:color w:val="000000"/>
                    <w:sz w:val="24"/>
                    <w:szCs w:val="24"/>
                    <w:lang w:val="ru" w:eastAsia="ru-RU"/>
                  </w:rPr>
                </w:rPrChange>
              </w:rPr>
              <w:pPrChange w:id="435" w:author="2" w:date="2021-08-31T10:55:00Z">
                <w:pPr>
                  <w:pStyle w:val="a4"/>
                  <w:framePr w:hSpace="180" w:wrap="around" w:hAnchor="margin" w:y="665"/>
                  <w:spacing w:after="0" w:line="273" w:lineRule="exact"/>
                  <w:ind w:left="993" w:right="20"/>
                </w:pPr>
              </w:pPrChange>
            </w:pPr>
            <w:r w:rsidRPr="006F33AA">
              <w:rPr>
                <w:rFonts w:ascii="Times New Roman" w:hAnsi="Times New Roman"/>
                <w:color w:val="000000"/>
                <w:sz w:val="20"/>
                <w:lang w:val="ru"/>
                <w:rPrChange w:id="436" w:author="2" w:date="2021-08-31T10:55:00Z">
                  <w:rPr>
                    <w:rFonts w:ascii="Times New Roman" w:eastAsia="Century Schoolbook" w:hAnsi="Times New Roman" w:cs="Times New Roman"/>
                    <w:color w:val="000000"/>
                    <w:sz w:val="24"/>
                    <w:szCs w:val="24"/>
                    <w:lang w:val="ru" w:eastAsia="ru-RU"/>
                  </w:rPr>
                </w:rPrChange>
              </w:rPr>
              <w:t>1. на наблюдателя</w:t>
            </w:r>
          </w:p>
          <w:p w14:paraId="33D2E908" w14:textId="77777777" w:rsidR="00D971B5" w:rsidRDefault="00D971B5" w:rsidP="006F33AA">
            <w:pPr>
              <w:pStyle w:val="a4"/>
              <w:spacing w:after="0" w:line="273" w:lineRule="exact"/>
              <w:ind w:left="33" w:right="20"/>
              <w:rPr>
                <w:rFonts w:ascii="Times New Roman" w:hAnsi="Times New Roman"/>
                <w:color w:val="000000"/>
                <w:sz w:val="20"/>
                <w:lang w:val="ru"/>
                <w:rPrChange w:id="437" w:author="2" w:date="2021-08-31T10:55:00Z">
                  <w:rPr>
                    <w:rFonts w:ascii="Times New Roman" w:eastAsia="Century Schoolbook" w:hAnsi="Times New Roman" w:cs="Times New Roman"/>
                    <w:color w:val="000000"/>
                    <w:sz w:val="24"/>
                    <w:szCs w:val="24"/>
                    <w:lang w:val="ru" w:eastAsia="ru-RU"/>
                  </w:rPr>
                </w:rPrChange>
              </w:rPr>
              <w:pPrChange w:id="438" w:author="2" w:date="2021-08-31T10:55:00Z">
                <w:pPr>
                  <w:pStyle w:val="a4"/>
                  <w:framePr w:hSpace="180" w:wrap="around" w:hAnchor="margin" w:y="665"/>
                  <w:spacing w:after="0" w:line="273" w:lineRule="exact"/>
                  <w:ind w:left="993" w:right="20"/>
                </w:pPr>
              </w:pPrChange>
            </w:pPr>
            <w:r>
              <w:rPr>
                <w:rFonts w:ascii="Times New Roman" w:hAnsi="Times New Roman"/>
                <w:color w:val="000000"/>
                <w:sz w:val="20"/>
                <w:lang w:val="ru"/>
                <w:rPrChange w:id="439" w:author="2" w:date="2021-08-31T10:55:00Z">
                  <w:rPr>
                    <w:rFonts w:ascii="Times New Roman" w:eastAsia="Century Schoolbook" w:hAnsi="Times New Roman" w:cs="Times New Roman"/>
                    <w:color w:val="000000"/>
                    <w:sz w:val="24"/>
                    <w:szCs w:val="24"/>
                    <w:lang w:val="ru" w:eastAsia="ru-RU"/>
                  </w:rPr>
                </w:rPrChange>
              </w:rPr>
              <w:t xml:space="preserve">2. от наблюдателя </w:t>
            </w:r>
          </w:p>
          <w:p w14:paraId="3D42B7BD" w14:textId="77777777" w:rsidR="00D971B5" w:rsidRPr="006F33AA" w:rsidRDefault="00D971B5" w:rsidP="006F33AA">
            <w:pPr>
              <w:pStyle w:val="a4"/>
              <w:spacing w:after="0" w:line="273" w:lineRule="exact"/>
              <w:ind w:left="33" w:right="20"/>
              <w:rPr>
                <w:rFonts w:ascii="Times New Roman" w:hAnsi="Times New Roman"/>
                <w:color w:val="000000"/>
                <w:sz w:val="20"/>
                <w:lang w:val="ru"/>
                <w:rPrChange w:id="440" w:author="2" w:date="2021-08-31T10:55:00Z">
                  <w:rPr>
                    <w:rFonts w:ascii="Times New Roman" w:eastAsia="Century Schoolbook" w:hAnsi="Times New Roman" w:cs="Times New Roman"/>
                    <w:color w:val="000000"/>
                    <w:sz w:val="24"/>
                    <w:szCs w:val="24"/>
                    <w:lang w:val="ru" w:eastAsia="ru-RU"/>
                  </w:rPr>
                </w:rPrChange>
              </w:rPr>
              <w:pPrChange w:id="441" w:author="2" w:date="2021-08-31T10:55:00Z">
                <w:pPr>
                  <w:framePr w:hSpace="180" w:wrap="around" w:hAnchor="margin" w:y="665"/>
                  <w:spacing w:line="273" w:lineRule="exact"/>
                  <w:ind w:right="20"/>
                </w:pPr>
              </w:pPrChange>
            </w:pPr>
            <w:del w:id="442" w:author="2" w:date="2021-08-31T10:55:00Z">
              <w:r w:rsidRPr="004B35C4">
                <w:rPr>
                  <w:rFonts w:ascii="Times New Roman" w:eastAsia="Century Schoolbook" w:hAnsi="Times New Roman" w:cs="Times New Roman"/>
                  <w:color w:val="000000"/>
                  <w:sz w:val="24"/>
                  <w:szCs w:val="24"/>
                  <w:lang w:val="ru" w:eastAsia="ru-RU"/>
                </w:rPr>
                <w:delText xml:space="preserve">                 </w:delText>
              </w:r>
            </w:del>
            <w:r w:rsidRPr="006F33AA">
              <w:rPr>
                <w:rFonts w:ascii="Times New Roman" w:hAnsi="Times New Roman"/>
                <w:color w:val="000000"/>
                <w:sz w:val="20"/>
                <w:lang w:val="ru"/>
                <w:rPrChange w:id="443" w:author="2" w:date="2021-08-31T10:55:00Z">
                  <w:rPr>
                    <w:rFonts w:ascii="Times New Roman" w:eastAsia="Century Schoolbook" w:hAnsi="Times New Roman" w:cs="Times New Roman"/>
                    <w:color w:val="000000"/>
                    <w:sz w:val="24"/>
                    <w:szCs w:val="24"/>
                    <w:lang w:val="ru" w:eastAsia="ru-RU"/>
                  </w:rPr>
                </w:rPrChange>
              </w:rPr>
              <w:t>3. вверх</w:t>
            </w:r>
          </w:p>
          <w:p w14:paraId="438FB3B6" w14:textId="77777777" w:rsidR="00D971B5" w:rsidRPr="006F33AA" w:rsidRDefault="00D971B5" w:rsidP="006F33AA">
            <w:pPr>
              <w:pStyle w:val="a4"/>
              <w:spacing w:after="0" w:line="273" w:lineRule="exact"/>
              <w:ind w:left="33" w:right="20"/>
              <w:rPr>
                <w:rFonts w:ascii="Times New Roman" w:hAnsi="Times New Roman"/>
                <w:color w:val="000000"/>
                <w:sz w:val="20"/>
                <w:rPrChange w:id="444" w:author="2" w:date="2021-08-31T10:55:00Z">
                  <w:rPr>
                    <w:rFonts w:ascii="Times New Roman" w:eastAsia="Century Schoolbook" w:hAnsi="Times New Roman" w:cs="Times New Roman"/>
                    <w:color w:val="000000"/>
                    <w:sz w:val="24"/>
                    <w:szCs w:val="24"/>
                    <w:lang w:eastAsia="ru-RU"/>
                  </w:rPr>
                </w:rPrChange>
              </w:rPr>
              <w:pPrChange w:id="445" w:author="2" w:date="2021-08-31T10:55:00Z">
                <w:pPr>
                  <w:pStyle w:val="a4"/>
                  <w:framePr w:hSpace="180" w:wrap="around" w:hAnchor="margin" w:y="665"/>
                  <w:spacing w:after="0" w:line="273" w:lineRule="exact"/>
                  <w:ind w:left="993" w:right="20"/>
                </w:pPr>
              </w:pPrChange>
            </w:pPr>
            <w:r w:rsidRPr="006F33AA">
              <w:rPr>
                <w:rFonts w:ascii="Times New Roman" w:hAnsi="Times New Roman"/>
                <w:color w:val="000000"/>
                <w:sz w:val="20"/>
                <w:lang w:val="ru"/>
                <w:rPrChange w:id="446" w:author="2" w:date="2021-08-31T10:55:00Z">
                  <w:rPr>
                    <w:rFonts w:ascii="Times New Roman" w:eastAsia="Century Schoolbook" w:hAnsi="Times New Roman" w:cs="Times New Roman"/>
                    <w:color w:val="000000"/>
                    <w:sz w:val="24"/>
                    <w:szCs w:val="24"/>
                    <w:lang w:val="ru" w:eastAsia="ru-RU"/>
                  </w:rPr>
                </w:rPrChange>
              </w:rPr>
              <w:t xml:space="preserve">4. вниз </w:t>
            </w:r>
          </w:p>
          <w:p w14:paraId="1D1EAEE5" w14:textId="6A088C44" w:rsidR="00D971B5" w:rsidRPr="006F33AA" w:rsidRDefault="00D971B5" w:rsidP="006F33AA">
            <w:pPr>
              <w:pStyle w:val="a4"/>
              <w:spacing w:after="120" w:line="240" w:lineRule="auto"/>
              <w:ind w:left="1080"/>
              <w:rPr>
                <w:rFonts w:ascii="Times New Roman" w:hAnsi="Times New Roman"/>
                <w:sz w:val="20"/>
                <w:rPrChange w:id="447" w:author="2" w:date="2021-08-31T10:55:00Z">
                  <w:rPr>
                    <w:rFonts w:ascii="Times New Roman" w:hAnsi="Times New Roman" w:cs="Times New Roman"/>
                    <w:sz w:val="24"/>
                    <w:szCs w:val="24"/>
                  </w:rPr>
                </w:rPrChange>
              </w:rPr>
              <w:pPrChange w:id="448" w:author="2" w:date="2021-08-31T10:55:00Z">
                <w:pPr>
                  <w:pStyle w:val="a4"/>
                  <w:framePr w:hSpace="180" w:wrap="around" w:hAnchor="margin" w:y="665"/>
                  <w:numPr>
                    <w:numId w:val="2"/>
                  </w:numPr>
                  <w:spacing w:after="120" w:line="240" w:lineRule="auto"/>
                  <w:ind w:left="1080" w:hanging="360"/>
                </w:pPr>
              </w:pPrChange>
            </w:pPr>
          </w:p>
        </w:tc>
        <w:tc>
          <w:tcPr>
            <w:tcW w:w="567" w:type="dxa"/>
            <w:gridSpan w:val="2"/>
            <w:tcPrChange w:id="449" w:author="2" w:date="2021-08-31T10:55:00Z">
              <w:tcPr>
                <w:tcW w:w="547" w:type="dxa"/>
              </w:tcPr>
            </w:tcPrChange>
          </w:tcPr>
          <w:p w14:paraId="61CB069A" w14:textId="68496594" w:rsidR="00D971B5" w:rsidRPr="004B35C4" w:rsidRDefault="00D971B5" w:rsidP="00D971B5">
            <w:pPr>
              <w:tabs>
                <w:tab w:val="left" w:pos="600"/>
              </w:tabs>
              <w:ind w:right="34"/>
              <w:rPr>
                <w:rFonts w:ascii="Times New Roman" w:hAnsi="Times New Roman" w:cs="Times New Roman"/>
                <w:sz w:val="24"/>
                <w:szCs w:val="24"/>
                <w:lang w:val="ru"/>
              </w:rPr>
            </w:pPr>
            <w:r w:rsidRPr="004B35C4">
              <w:rPr>
                <w:rFonts w:ascii="Times New Roman" w:eastAsia="Century Schoolbook" w:hAnsi="Times New Roman" w:cs="Times New Roman"/>
                <w:color w:val="000000"/>
                <w:sz w:val="24"/>
                <w:szCs w:val="24"/>
                <w:lang w:val="ru" w:eastAsia="ru-RU"/>
              </w:rPr>
              <w:t>4</w:t>
            </w:r>
          </w:p>
        </w:tc>
      </w:tr>
      <w:tr w:rsidR="00D971B5" w14:paraId="6DBCB75E" w14:textId="44C91F62" w:rsidTr="00911EF6">
        <w:tc>
          <w:tcPr>
            <w:tcW w:w="846" w:type="dxa"/>
            <w:tcPrChange w:id="450" w:author="2" w:date="2021-08-31T10:55:00Z">
              <w:tcPr>
                <w:tcW w:w="846" w:type="dxa"/>
              </w:tcPr>
            </w:tcPrChange>
          </w:tcPr>
          <w:p w14:paraId="3F91265F" w14:textId="77777777" w:rsidR="00D971B5" w:rsidRDefault="00D971B5" w:rsidP="00D971B5">
            <w:pPr>
              <w:spacing w:after="120"/>
              <w:rPr>
                <w:rFonts w:ascii="Times New Roman" w:hAnsi="Times New Roman" w:cs="Times New Roman"/>
                <w:sz w:val="24"/>
                <w:szCs w:val="24"/>
              </w:rPr>
            </w:pPr>
          </w:p>
        </w:tc>
        <w:tc>
          <w:tcPr>
            <w:tcW w:w="1843" w:type="dxa"/>
            <w:tcPrChange w:id="451" w:author="2" w:date="2021-08-31T10:55:00Z">
              <w:tcPr>
                <w:tcW w:w="1843" w:type="dxa"/>
              </w:tcPr>
            </w:tcPrChange>
          </w:tcPr>
          <w:p w14:paraId="3E79E939" w14:textId="77777777" w:rsidR="00D971B5" w:rsidRDefault="00D971B5" w:rsidP="00D971B5">
            <w:pPr>
              <w:spacing w:after="120"/>
              <w:rPr>
                <w:rFonts w:ascii="Times New Roman" w:hAnsi="Times New Roman" w:cs="Times New Roman"/>
                <w:sz w:val="24"/>
                <w:szCs w:val="24"/>
              </w:rPr>
            </w:pPr>
          </w:p>
        </w:tc>
        <w:tc>
          <w:tcPr>
            <w:tcW w:w="425" w:type="dxa"/>
            <w:tcPrChange w:id="452" w:author="2" w:date="2021-08-31T10:55:00Z">
              <w:tcPr>
                <w:tcW w:w="425" w:type="dxa"/>
              </w:tcPr>
            </w:tcPrChange>
          </w:tcPr>
          <w:p w14:paraId="65F4F9F5" w14:textId="77777777" w:rsidR="00D971B5" w:rsidRDefault="00D971B5" w:rsidP="00D971B5">
            <w:pPr>
              <w:spacing w:after="120"/>
              <w:rPr>
                <w:rFonts w:ascii="Times New Roman" w:hAnsi="Times New Roman" w:cs="Times New Roman"/>
                <w:sz w:val="24"/>
                <w:szCs w:val="24"/>
              </w:rPr>
            </w:pPr>
          </w:p>
        </w:tc>
        <w:tc>
          <w:tcPr>
            <w:tcW w:w="392" w:type="dxa"/>
            <w:tcPrChange w:id="453" w:author="2" w:date="2021-08-31T10:55:00Z">
              <w:tcPr>
                <w:tcW w:w="392" w:type="dxa"/>
              </w:tcPr>
            </w:tcPrChange>
          </w:tcPr>
          <w:p w14:paraId="02262C6F" w14:textId="77777777" w:rsidR="00D971B5" w:rsidRDefault="00D971B5" w:rsidP="00D971B5">
            <w:pPr>
              <w:spacing w:after="120"/>
              <w:rPr>
                <w:rFonts w:ascii="Times New Roman" w:hAnsi="Times New Roman" w:cs="Times New Roman"/>
                <w:sz w:val="24"/>
                <w:szCs w:val="24"/>
              </w:rPr>
            </w:pPr>
          </w:p>
        </w:tc>
        <w:tc>
          <w:tcPr>
            <w:tcW w:w="553" w:type="dxa"/>
            <w:tcPrChange w:id="454" w:author="2" w:date="2021-08-31T10:55:00Z">
              <w:tcPr>
                <w:tcW w:w="553" w:type="dxa"/>
              </w:tcPr>
            </w:tcPrChange>
          </w:tcPr>
          <w:p w14:paraId="0D835E8B" w14:textId="76DAF69C"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455" w:author="2" w:date="2021-08-31T10:55:00Z">
              <w:tcPr>
                <w:tcW w:w="6001" w:type="dxa"/>
              </w:tcPr>
            </w:tcPrChange>
          </w:tcPr>
          <w:p w14:paraId="7AEE3617" w14:textId="77777777" w:rsidR="00D971B5" w:rsidRPr="008F3AD0" w:rsidRDefault="00D971B5" w:rsidP="00D971B5">
            <w:pPr>
              <w:pStyle w:val="a4"/>
              <w:spacing w:after="0" w:line="273" w:lineRule="exact"/>
              <w:ind w:left="34" w:right="20"/>
              <w:rPr>
                <w:rFonts w:ascii="Times New Roman" w:eastAsia="Century Schoolbook" w:hAnsi="Times New Roman" w:cs="Times New Roman"/>
                <w:color w:val="000000"/>
                <w:sz w:val="24"/>
                <w:szCs w:val="24"/>
                <w:lang w:val="ru" w:eastAsia="ru-RU"/>
              </w:rPr>
            </w:pPr>
            <w:r>
              <w:rPr>
                <w:rFonts w:ascii="Times New Roman" w:eastAsia="Century Schoolbook" w:hAnsi="Times New Roman" w:cs="Times New Roman"/>
                <w:noProof/>
                <w:color w:val="000000"/>
                <w:sz w:val="24"/>
                <w:szCs w:val="24"/>
                <w:lang w:eastAsia="ru-RU"/>
              </w:rPr>
              <w:drawing>
                <wp:anchor distT="0" distB="0" distL="114300" distR="114300" simplePos="0" relativeHeight="252092416" behindDoc="1" locked="0" layoutInCell="1" allowOverlap="1" wp14:anchorId="1F9DFC8E" wp14:editId="0AEE9228">
                  <wp:simplePos x="0" y="0"/>
                  <wp:positionH relativeFrom="column">
                    <wp:posOffset>1936077</wp:posOffset>
                  </wp:positionH>
                  <wp:positionV relativeFrom="paragraph">
                    <wp:posOffset>407</wp:posOffset>
                  </wp:positionV>
                  <wp:extent cx="1066800" cy="780415"/>
                  <wp:effectExtent l="0" t="0" r="0" b="635"/>
                  <wp:wrapTight wrapText="bothSides">
                    <wp:wrapPolygon edited="0">
                      <wp:start x="0" y="0"/>
                      <wp:lineTo x="0" y="21090"/>
                      <wp:lineTo x="21214" y="21090"/>
                      <wp:lineTo x="21214" y="0"/>
                      <wp:lineTo x="0" y="0"/>
                    </wp:wrapPolygon>
                  </wp:wrapTight>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800" cy="780415"/>
                          </a:xfrm>
                          <a:prstGeom prst="rect">
                            <a:avLst/>
                          </a:prstGeom>
                          <a:noFill/>
                        </pic:spPr>
                      </pic:pic>
                    </a:graphicData>
                  </a:graphic>
                  <wp14:sizeRelH relativeFrom="page">
                    <wp14:pctWidth>0</wp14:pctWidth>
                  </wp14:sizeRelH>
                  <wp14:sizeRelV relativeFrom="page">
                    <wp14:pctHeight>0</wp14:pctHeight>
                  </wp14:sizeRelV>
                </wp:anchor>
              </w:drawing>
            </w:r>
            <w:r w:rsidRPr="008F3AD0">
              <w:rPr>
                <w:rFonts w:ascii="Times New Roman" w:eastAsia="Century Schoolbook" w:hAnsi="Times New Roman" w:cs="Times New Roman"/>
                <w:color w:val="000000"/>
                <w:sz w:val="24"/>
                <w:szCs w:val="24"/>
                <w:lang w:val="ru" w:eastAsia="ru-RU"/>
              </w:rPr>
              <w:t>Определите направление силы Ампера на подводник 3-4</w:t>
            </w:r>
          </w:p>
          <w:p w14:paraId="03CEA12A" w14:textId="53AFF3A0" w:rsidR="00D971B5" w:rsidRDefault="00D971B5" w:rsidP="00D971B5">
            <w:pPr>
              <w:spacing w:after="120"/>
              <w:rPr>
                <w:rFonts w:ascii="Times New Roman" w:hAnsi="Times New Roman" w:cs="Times New Roman"/>
                <w:sz w:val="24"/>
                <w:szCs w:val="24"/>
              </w:rPr>
            </w:pPr>
          </w:p>
        </w:tc>
        <w:tc>
          <w:tcPr>
            <w:tcW w:w="4961" w:type="dxa"/>
            <w:gridSpan w:val="2"/>
            <w:tcPrChange w:id="456" w:author="2" w:date="2021-08-31T10:55:00Z">
              <w:tcPr>
                <w:tcW w:w="4839" w:type="dxa"/>
              </w:tcPr>
            </w:tcPrChange>
          </w:tcPr>
          <w:p w14:paraId="7D69AF57" w14:textId="0B4EB8EF" w:rsidR="00D971B5" w:rsidRPr="006F33AA" w:rsidRDefault="006F33AA" w:rsidP="006F33AA">
            <w:pPr>
              <w:pStyle w:val="a4"/>
              <w:spacing w:after="0" w:line="273" w:lineRule="exact"/>
              <w:ind w:left="33" w:right="20"/>
              <w:rPr>
                <w:rFonts w:ascii="Times New Roman" w:hAnsi="Times New Roman"/>
                <w:color w:val="000000"/>
                <w:sz w:val="20"/>
                <w:lang w:val="ru"/>
                <w:rPrChange w:id="457" w:author="2" w:date="2021-08-31T10:55:00Z">
                  <w:rPr>
                    <w:rFonts w:ascii="Times New Roman" w:eastAsia="Century Schoolbook" w:hAnsi="Times New Roman" w:cs="Times New Roman"/>
                    <w:color w:val="000000"/>
                    <w:sz w:val="24"/>
                    <w:szCs w:val="24"/>
                    <w:lang w:val="ru" w:eastAsia="ru-RU"/>
                  </w:rPr>
                </w:rPrChange>
              </w:rPr>
              <w:pPrChange w:id="458" w:author="2" w:date="2021-08-31T10:55:00Z">
                <w:pPr>
                  <w:pStyle w:val="a4"/>
                  <w:framePr w:hSpace="180" w:wrap="around" w:hAnchor="margin" w:y="665"/>
                  <w:spacing w:after="0" w:line="273" w:lineRule="exact"/>
                  <w:ind w:left="993" w:right="20"/>
                </w:pPr>
              </w:pPrChange>
            </w:pPr>
            <w:ins w:id="459" w:author="2" w:date="2021-08-31T10:55:00Z">
              <w:r>
                <w:rPr>
                  <w:rFonts w:ascii="Times New Roman" w:eastAsia="Century Schoolbook" w:hAnsi="Times New Roman" w:cs="Times New Roman"/>
                  <w:color w:val="000000"/>
                  <w:sz w:val="20"/>
                  <w:szCs w:val="20"/>
                  <w:lang w:val="ru" w:eastAsia="ru-RU"/>
                </w:rPr>
                <w:t>1</w:t>
              </w:r>
            </w:ins>
            <w:r w:rsidR="00D971B5" w:rsidRPr="006F33AA">
              <w:rPr>
                <w:rFonts w:ascii="Times New Roman" w:hAnsi="Times New Roman"/>
                <w:color w:val="000000"/>
                <w:sz w:val="20"/>
                <w:lang w:val="ru"/>
                <w:rPrChange w:id="460" w:author="2" w:date="2021-08-31T10:55:00Z">
                  <w:rPr>
                    <w:rFonts w:ascii="Times New Roman" w:eastAsia="Century Schoolbook" w:hAnsi="Times New Roman" w:cs="Times New Roman"/>
                    <w:color w:val="000000"/>
                    <w:sz w:val="24"/>
                    <w:szCs w:val="24"/>
                    <w:lang w:val="ru" w:eastAsia="ru-RU"/>
                  </w:rPr>
                </w:rPrChange>
              </w:rPr>
              <w:t>. на наблюдателя</w:t>
            </w:r>
          </w:p>
          <w:p w14:paraId="5A78A041" w14:textId="77777777" w:rsidR="00D971B5" w:rsidRPr="006F33AA" w:rsidRDefault="00D971B5" w:rsidP="006F33AA">
            <w:pPr>
              <w:pStyle w:val="a4"/>
              <w:spacing w:after="0" w:line="273" w:lineRule="exact"/>
              <w:ind w:left="33" w:right="20"/>
              <w:rPr>
                <w:rFonts w:ascii="Times New Roman" w:hAnsi="Times New Roman"/>
                <w:color w:val="000000"/>
                <w:sz w:val="20"/>
                <w:lang w:val="ru"/>
                <w:rPrChange w:id="461" w:author="2" w:date="2021-08-31T10:55:00Z">
                  <w:rPr>
                    <w:rFonts w:ascii="Times New Roman" w:eastAsia="Century Schoolbook" w:hAnsi="Times New Roman" w:cs="Times New Roman"/>
                    <w:color w:val="000000"/>
                    <w:sz w:val="24"/>
                    <w:szCs w:val="24"/>
                    <w:lang w:val="ru" w:eastAsia="ru-RU"/>
                  </w:rPr>
                </w:rPrChange>
              </w:rPr>
              <w:pPrChange w:id="462" w:author="2" w:date="2021-08-31T10:55:00Z">
                <w:pPr>
                  <w:pStyle w:val="a4"/>
                  <w:framePr w:hSpace="180" w:wrap="around" w:hAnchor="margin" w:y="665"/>
                  <w:spacing w:after="0" w:line="273" w:lineRule="exact"/>
                  <w:ind w:left="993" w:right="20"/>
                </w:pPr>
              </w:pPrChange>
            </w:pPr>
            <w:r w:rsidRPr="006F33AA">
              <w:rPr>
                <w:rFonts w:ascii="Times New Roman" w:hAnsi="Times New Roman"/>
                <w:color w:val="000000"/>
                <w:sz w:val="20"/>
                <w:lang w:val="ru"/>
                <w:rPrChange w:id="463" w:author="2" w:date="2021-08-31T10:55:00Z">
                  <w:rPr>
                    <w:rFonts w:ascii="Times New Roman" w:eastAsia="Century Schoolbook" w:hAnsi="Times New Roman" w:cs="Times New Roman"/>
                    <w:color w:val="000000"/>
                    <w:sz w:val="24"/>
                    <w:szCs w:val="24"/>
                    <w:lang w:val="ru" w:eastAsia="ru-RU"/>
                  </w:rPr>
                </w:rPrChange>
              </w:rPr>
              <w:t xml:space="preserve">2. от наблюдателя </w:t>
            </w:r>
          </w:p>
          <w:p w14:paraId="60A8BCFF" w14:textId="77777777" w:rsidR="00D971B5" w:rsidRPr="006F33AA" w:rsidRDefault="00D971B5" w:rsidP="006F33AA">
            <w:pPr>
              <w:spacing w:line="273" w:lineRule="exact"/>
              <w:ind w:left="33" w:right="20"/>
              <w:rPr>
                <w:rFonts w:ascii="Times New Roman" w:hAnsi="Times New Roman"/>
                <w:color w:val="000000"/>
                <w:sz w:val="20"/>
                <w:lang w:val="ru"/>
                <w:rPrChange w:id="464" w:author="2" w:date="2021-08-31T10:55:00Z">
                  <w:rPr>
                    <w:rFonts w:ascii="Times New Roman" w:eastAsia="Century Schoolbook" w:hAnsi="Times New Roman" w:cs="Times New Roman"/>
                    <w:color w:val="000000"/>
                    <w:sz w:val="24"/>
                    <w:szCs w:val="24"/>
                    <w:lang w:val="ru" w:eastAsia="ru-RU"/>
                  </w:rPr>
                </w:rPrChange>
              </w:rPr>
              <w:pPrChange w:id="465" w:author="2" w:date="2021-08-31T10:55:00Z">
                <w:pPr>
                  <w:framePr w:hSpace="180" w:wrap="around" w:hAnchor="margin" w:y="665"/>
                  <w:spacing w:line="273" w:lineRule="exact"/>
                  <w:ind w:right="20"/>
                </w:pPr>
              </w:pPrChange>
            </w:pPr>
            <w:del w:id="466" w:author="2" w:date="2021-08-31T10:55:00Z">
              <w:r w:rsidRPr="004B35C4">
                <w:rPr>
                  <w:rFonts w:ascii="Times New Roman" w:eastAsia="Century Schoolbook" w:hAnsi="Times New Roman" w:cs="Times New Roman"/>
                  <w:color w:val="000000"/>
                  <w:sz w:val="24"/>
                  <w:szCs w:val="24"/>
                  <w:lang w:val="ru" w:eastAsia="ru-RU"/>
                </w:rPr>
                <w:delText xml:space="preserve">                 </w:delText>
              </w:r>
            </w:del>
            <w:r w:rsidRPr="006F33AA">
              <w:rPr>
                <w:rFonts w:ascii="Times New Roman" w:hAnsi="Times New Roman"/>
                <w:color w:val="000000"/>
                <w:sz w:val="20"/>
                <w:lang w:val="ru"/>
                <w:rPrChange w:id="467" w:author="2" w:date="2021-08-31T10:55:00Z">
                  <w:rPr>
                    <w:rFonts w:ascii="Times New Roman" w:eastAsia="Century Schoolbook" w:hAnsi="Times New Roman" w:cs="Times New Roman"/>
                    <w:color w:val="000000"/>
                    <w:sz w:val="24"/>
                    <w:szCs w:val="24"/>
                    <w:lang w:val="ru" w:eastAsia="ru-RU"/>
                  </w:rPr>
                </w:rPrChange>
              </w:rPr>
              <w:t>3. вверх</w:t>
            </w:r>
          </w:p>
          <w:p w14:paraId="4467653E" w14:textId="77777777" w:rsidR="00D971B5" w:rsidRPr="006F33AA" w:rsidRDefault="00D971B5" w:rsidP="006F33AA">
            <w:pPr>
              <w:pStyle w:val="a4"/>
              <w:spacing w:after="0" w:line="273" w:lineRule="exact"/>
              <w:ind w:left="33" w:right="20"/>
              <w:rPr>
                <w:rFonts w:ascii="Times New Roman" w:hAnsi="Times New Roman"/>
                <w:color w:val="000000"/>
                <w:sz w:val="20"/>
                <w:rPrChange w:id="468" w:author="2" w:date="2021-08-31T10:55:00Z">
                  <w:rPr>
                    <w:rFonts w:ascii="Times New Roman" w:eastAsia="Century Schoolbook" w:hAnsi="Times New Roman" w:cs="Times New Roman"/>
                    <w:color w:val="000000"/>
                    <w:sz w:val="24"/>
                    <w:szCs w:val="24"/>
                    <w:lang w:eastAsia="ru-RU"/>
                  </w:rPr>
                </w:rPrChange>
              </w:rPr>
              <w:pPrChange w:id="469" w:author="2" w:date="2021-08-31T10:55:00Z">
                <w:pPr>
                  <w:pStyle w:val="a4"/>
                  <w:framePr w:hSpace="180" w:wrap="around" w:hAnchor="margin" w:y="665"/>
                  <w:spacing w:after="0" w:line="273" w:lineRule="exact"/>
                  <w:ind w:left="993" w:right="20"/>
                </w:pPr>
              </w:pPrChange>
            </w:pPr>
            <w:r w:rsidRPr="006F33AA">
              <w:rPr>
                <w:rFonts w:ascii="Times New Roman" w:hAnsi="Times New Roman"/>
                <w:color w:val="000000"/>
                <w:sz w:val="20"/>
                <w:lang w:val="ru"/>
                <w:rPrChange w:id="470" w:author="2" w:date="2021-08-31T10:55:00Z">
                  <w:rPr>
                    <w:rFonts w:ascii="Times New Roman" w:eastAsia="Century Schoolbook" w:hAnsi="Times New Roman" w:cs="Times New Roman"/>
                    <w:color w:val="000000"/>
                    <w:sz w:val="24"/>
                    <w:szCs w:val="24"/>
                    <w:lang w:val="ru" w:eastAsia="ru-RU"/>
                  </w:rPr>
                </w:rPrChange>
              </w:rPr>
              <w:t xml:space="preserve">4. вниз </w:t>
            </w:r>
          </w:p>
          <w:p w14:paraId="29098840" w14:textId="77777777" w:rsidR="00D971B5" w:rsidRPr="006F33AA" w:rsidRDefault="00D971B5" w:rsidP="00D971B5">
            <w:pPr>
              <w:spacing w:after="120"/>
              <w:rPr>
                <w:rFonts w:ascii="Times New Roman" w:hAnsi="Times New Roman"/>
                <w:sz w:val="20"/>
                <w:rPrChange w:id="471" w:author="2" w:date="2021-08-31T10:55:00Z">
                  <w:rPr>
                    <w:rFonts w:ascii="Times New Roman" w:hAnsi="Times New Roman" w:cs="Times New Roman"/>
                    <w:sz w:val="24"/>
                    <w:szCs w:val="24"/>
                  </w:rPr>
                </w:rPrChange>
              </w:rPr>
            </w:pPr>
          </w:p>
        </w:tc>
        <w:tc>
          <w:tcPr>
            <w:tcW w:w="567" w:type="dxa"/>
            <w:gridSpan w:val="2"/>
            <w:tcPrChange w:id="472" w:author="2" w:date="2021-08-31T10:55:00Z">
              <w:tcPr>
                <w:tcW w:w="547" w:type="dxa"/>
              </w:tcPr>
            </w:tcPrChange>
          </w:tcPr>
          <w:p w14:paraId="72C5D07C" w14:textId="62CAC8DD" w:rsidR="00D971B5" w:rsidRPr="004B35C4" w:rsidRDefault="00D971B5" w:rsidP="00D971B5">
            <w:pPr>
              <w:tabs>
                <w:tab w:val="left" w:pos="600"/>
              </w:tabs>
              <w:ind w:right="34"/>
              <w:rPr>
                <w:rFonts w:ascii="Times New Roman" w:hAnsi="Times New Roman" w:cs="Times New Roman"/>
                <w:sz w:val="24"/>
                <w:szCs w:val="24"/>
                <w:lang w:val="ru"/>
              </w:rPr>
            </w:pPr>
            <w:r w:rsidRPr="004B35C4">
              <w:rPr>
                <w:rFonts w:ascii="Times New Roman" w:eastAsia="Century Schoolbook" w:hAnsi="Times New Roman" w:cs="Times New Roman"/>
                <w:color w:val="000000"/>
                <w:sz w:val="24"/>
                <w:szCs w:val="24"/>
                <w:lang w:val="ru" w:eastAsia="ru-RU"/>
              </w:rPr>
              <w:t>3</w:t>
            </w:r>
          </w:p>
        </w:tc>
      </w:tr>
      <w:tr w:rsidR="00D971B5" w14:paraId="57E05333" w14:textId="29DC15BE" w:rsidTr="00911EF6">
        <w:trPr>
          <w:trHeight w:val="3116"/>
          <w:trPrChange w:id="473" w:author="2" w:date="2021-08-31T10:55:00Z">
            <w:trPr>
              <w:trHeight w:val="3116"/>
            </w:trPr>
          </w:trPrChange>
        </w:trPr>
        <w:tc>
          <w:tcPr>
            <w:tcW w:w="846" w:type="dxa"/>
            <w:tcPrChange w:id="474" w:author="2" w:date="2021-08-31T10:55:00Z">
              <w:tcPr>
                <w:tcW w:w="846" w:type="dxa"/>
              </w:tcPr>
            </w:tcPrChange>
          </w:tcPr>
          <w:p w14:paraId="06B4DD25" w14:textId="77777777" w:rsidR="00D971B5" w:rsidRDefault="00D971B5" w:rsidP="00D971B5">
            <w:pPr>
              <w:spacing w:after="120"/>
              <w:rPr>
                <w:rFonts w:ascii="Times New Roman" w:hAnsi="Times New Roman" w:cs="Times New Roman"/>
                <w:sz w:val="24"/>
                <w:szCs w:val="24"/>
              </w:rPr>
            </w:pPr>
          </w:p>
        </w:tc>
        <w:tc>
          <w:tcPr>
            <w:tcW w:w="1843" w:type="dxa"/>
            <w:tcPrChange w:id="475" w:author="2" w:date="2021-08-31T10:55:00Z">
              <w:tcPr>
                <w:tcW w:w="1843" w:type="dxa"/>
              </w:tcPr>
            </w:tcPrChange>
          </w:tcPr>
          <w:p w14:paraId="6394921B" w14:textId="77777777" w:rsidR="00D971B5" w:rsidRDefault="00D971B5" w:rsidP="00D971B5">
            <w:pPr>
              <w:spacing w:after="120"/>
              <w:rPr>
                <w:rFonts w:ascii="Times New Roman" w:hAnsi="Times New Roman" w:cs="Times New Roman"/>
                <w:sz w:val="24"/>
                <w:szCs w:val="24"/>
              </w:rPr>
            </w:pPr>
          </w:p>
        </w:tc>
        <w:tc>
          <w:tcPr>
            <w:tcW w:w="425" w:type="dxa"/>
            <w:tcPrChange w:id="476" w:author="2" w:date="2021-08-31T10:55:00Z">
              <w:tcPr>
                <w:tcW w:w="425" w:type="dxa"/>
              </w:tcPr>
            </w:tcPrChange>
          </w:tcPr>
          <w:p w14:paraId="55B60274" w14:textId="77777777" w:rsidR="00D971B5" w:rsidRDefault="00D971B5" w:rsidP="00D971B5">
            <w:pPr>
              <w:spacing w:after="120"/>
              <w:rPr>
                <w:rFonts w:ascii="Times New Roman" w:hAnsi="Times New Roman" w:cs="Times New Roman"/>
                <w:sz w:val="24"/>
                <w:szCs w:val="24"/>
              </w:rPr>
            </w:pPr>
          </w:p>
        </w:tc>
        <w:tc>
          <w:tcPr>
            <w:tcW w:w="392" w:type="dxa"/>
            <w:tcPrChange w:id="477" w:author="2" w:date="2021-08-31T10:55:00Z">
              <w:tcPr>
                <w:tcW w:w="392" w:type="dxa"/>
              </w:tcPr>
            </w:tcPrChange>
          </w:tcPr>
          <w:p w14:paraId="42890484" w14:textId="77777777" w:rsidR="00D971B5" w:rsidRDefault="00D971B5" w:rsidP="00D971B5">
            <w:pPr>
              <w:spacing w:after="120"/>
              <w:rPr>
                <w:rFonts w:ascii="Times New Roman" w:hAnsi="Times New Roman" w:cs="Times New Roman"/>
                <w:sz w:val="24"/>
                <w:szCs w:val="24"/>
              </w:rPr>
            </w:pPr>
          </w:p>
        </w:tc>
        <w:tc>
          <w:tcPr>
            <w:tcW w:w="553" w:type="dxa"/>
            <w:tcPrChange w:id="478" w:author="2" w:date="2021-08-31T10:55:00Z">
              <w:tcPr>
                <w:tcW w:w="553" w:type="dxa"/>
              </w:tcPr>
            </w:tcPrChange>
          </w:tcPr>
          <w:p w14:paraId="1D7F16C5" w14:textId="4933A9E5"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479" w:author="2" w:date="2021-08-31T10:55:00Z">
              <w:tcPr>
                <w:tcW w:w="6001" w:type="dxa"/>
              </w:tcPr>
            </w:tcPrChange>
          </w:tcPr>
          <w:p w14:paraId="2F993CBD" w14:textId="4DA3D6DC" w:rsidR="00D971B5" w:rsidRDefault="00D971B5" w:rsidP="00D971B5">
            <w:pPr>
              <w:spacing w:after="120"/>
              <w:rPr>
                <w:rFonts w:ascii="Times New Roman" w:hAnsi="Times New Roman" w:cs="Times New Roman"/>
                <w:sz w:val="24"/>
                <w:szCs w:val="24"/>
              </w:rPr>
            </w:pPr>
            <w:r>
              <w:rPr>
                <w:rFonts w:ascii="Times New Roman" w:eastAsia="Century Schoolbook" w:hAnsi="Times New Roman" w:cs="Times New Roman"/>
                <w:noProof/>
                <w:color w:val="000000"/>
                <w:sz w:val="24"/>
                <w:szCs w:val="24"/>
                <w:lang w:eastAsia="ru-RU"/>
              </w:rPr>
              <w:drawing>
                <wp:anchor distT="0" distB="0" distL="114300" distR="114300" simplePos="0" relativeHeight="252093440" behindDoc="1" locked="0" layoutInCell="1" allowOverlap="1" wp14:anchorId="21769FDF" wp14:editId="5EE001B4">
                  <wp:simplePos x="0" y="0"/>
                  <wp:positionH relativeFrom="column">
                    <wp:posOffset>1955099</wp:posOffset>
                  </wp:positionH>
                  <wp:positionV relativeFrom="paragraph">
                    <wp:posOffset>0</wp:posOffset>
                  </wp:positionV>
                  <wp:extent cx="1066800" cy="780415"/>
                  <wp:effectExtent l="0" t="0" r="0" b="635"/>
                  <wp:wrapTight wrapText="bothSides">
                    <wp:wrapPolygon edited="0">
                      <wp:start x="0" y="0"/>
                      <wp:lineTo x="0" y="21090"/>
                      <wp:lineTo x="21214" y="21090"/>
                      <wp:lineTo x="21214"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6800" cy="780415"/>
                          </a:xfrm>
                          <a:prstGeom prst="rect">
                            <a:avLst/>
                          </a:prstGeom>
                          <a:noFill/>
                        </pic:spPr>
                      </pic:pic>
                    </a:graphicData>
                  </a:graphic>
                  <wp14:sizeRelH relativeFrom="page">
                    <wp14:pctWidth>0</wp14:pctWidth>
                  </wp14:sizeRelH>
                  <wp14:sizeRelV relativeFrom="page">
                    <wp14:pctHeight>0</wp14:pctHeight>
                  </wp14:sizeRelV>
                </wp:anchor>
              </w:drawing>
            </w:r>
            <w:r w:rsidRPr="008F3AD0">
              <w:rPr>
                <w:rFonts w:ascii="Times New Roman" w:eastAsia="Century Schoolbook" w:hAnsi="Times New Roman" w:cs="Times New Roman"/>
                <w:color w:val="000000"/>
                <w:sz w:val="24"/>
                <w:szCs w:val="24"/>
                <w:lang w:val="ru" w:eastAsia="ru-RU"/>
              </w:rPr>
              <w:t>Определите направление силы Ампера на подводник 3-</w:t>
            </w:r>
            <w:r>
              <w:rPr>
                <w:rFonts w:ascii="Times New Roman" w:eastAsia="Century Schoolbook" w:hAnsi="Times New Roman" w:cs="Times New Roman"/>
                <w:color w:val="000000"/>
                <w:sz w:val="24"/>
                <w:szCs w:val="24"/>
                <w:lang w:val="ru" w:eastAsia="ru-RU"/>
              </w:rPr>
              <w:t>2</w:t>
            </w:r>
          </w:p>
        </w:tc>
        <w:tc>
          <w:tcPr>
            <w:tcW w:w="4961" w:type="dxa"/>
            <w:gridSpan w:val="2"/>
            <w:tcPrChange w:id="480" w:author="2" w:date="2021-08-31T10:55:00Z">
              <w:tcPr>
                <w:tcW w:w="4839" w:type="dxa"/>
              </w:tcPr>
            </w:tcPrChange>
          </w:tcPr>
          <w:p w14:paraId="52AE5279" w14:textId="77777777" w:rsidR="00D971B5" w:rsidRPr="006F33AA" w:rsidRDefault="00D971B5" w:rsidP="0012270D">
            <w:pPr>
              <w:pStyle w:val="a4"/>
              <w:numPr>
                <w:ilvl w:val="0"/>
                <w:numId w:val="53"/>
              </w:numPr>
              <w:spacing w:after="0" w:line="273" w:lineRule="exact"/>
              <w:ind w:right="20"/>
              <w:rPr>
                <w:rFonts w:ascii="Times New Roman" w:hAnsi="Times New Roman"/>
                <w:color w:val="000000"/>
                <w:sz w:val="20"/>
                <w:lang w:val="ru"/>
                <w:rPrChange w:id="481"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482" w:author="2" w:date="2021-08-31T10:55:00Z">
                  <w:rPr>
                    <w:rFonts w:ascii="Times New Roman" w:eastAsia="Century Schoolbook" w:hAnsi="Times New Roman" w:cs="Times New Roman"/>
                    <w:color w:val="000000"/>
                    <w:sz w:val="24"/>
                    <w:szCs w:val="24"/>
                    <w:lang w:val="ru" w:eastAsia="ru-RU"/>
                  </w:rPr>
                </w:rPrChange>
              </w:rPr>
              <w:t>на наблюдателя</w:t>
            </w:r>
          </w:p>
          <w:p w14:paraId="049EBE02" w14:textId="77777777" w:rsidR="00D971B5" w:rsidRPr="006F33AA" w:rsidRDefault="00D971B5" w:rsidP="0012270D">
            <w:pPr>
              <w:pStyle w:val="a4"/>
              <w:numPr>
                <w:ilvl w:val="0"/>
                <w:numId w:val="53"/>
              </w:numPr>
              <w:spacing w:after="0" w:line="273" w:lineRule="exact"/>
              <w:ind w:right="20"/>
              <w:rPr>
                <w:rFonts w:ascii="Times New Roman" w:hAnsi="Times New Roman"/>
                <w:color w:val="000000"/>
                <w:sz w:val="20"/>
                <w:lang w:val="ru"/>
                <w:rPrChange w:id="483"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484" w:author="2" w:date="2021-08-31T10:55:00Z">
                  <w:rPr>
                    <w:rFonts w:ascii="Times New Roman" w:eastAsia="Century Schoolbook" w:hAnsi="Times New Roman" w:cs="Times New Roman"/>
                    <w:color w:val="000000"/>
                    <w:sz w:val="24"/>
                    <w:szCs w:val="24"/>
                    <w:lang w:val="ru" w:eastAsia="ru-RU"/>
                  </w:rPr>
                </w:rPrChange>
              </w:rPr>
              <w:t xml:space="preserve">от наблюдателя </w:t>
            </w:r>
          </w:p>
          <w:p w14:paraId="58EC023B" w14:textId="77777777" w:rsidR="00D971B5" w:rsidRPr="006F33AA" w:rsidRDefault="00D971B5" w:rsidP="0012270D">
            <w:pPr>
              <w:pStyle w:val="a4"/>
              <w:numPr>
                <w:ilvl w:val="0"/>
                <w:numId w:val="53"/>
              </w:numPr>
              <w:spacing w:after="0" w:line="273" w:lineRule="exact"/>
              <w:ind w:right="20"/>
              <w:rPr>
                <w:rFonts w:ascii="Times New Roman" w:hAnsi="Times New Roman"/>
                <w:color w:val="000000"/>
                <w:sz w:val="20"/>
                <w:lang w:val="ru"/>
                <w:rPrChange w:id="485"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486" w:author="2" w:date="2021-08-31T10:55:00Z">
                  <w:rPr>
                    <w:rFonts w:ascii="Times New Roman" w:eastAsia="Century Schoolbook" w:hAnsi="Times New Roman" w:cs="Times New Roman"/>
                    <w:color w:val="000000"/>
                    <w:sz w:val="24"/>
                    <w:szCs w:val="24"/>
                    <w:lang w:val="ru" w:eastAsia="ru-RU"/>
                  </w:rPr>
                </w:rPrChange>
              </w:rPr>
              <w:t>вправо</w:t>
            </w:r>
          </w:p>
          <w:p w14:paraId="711E716A" w14:textId="77777777" w:rsidR="00D971B5" w:rsidRPr="006F33AA" w:rsidRDefault="00D971B5" w:rsidP="0012270D">
            <w:pPr>
              <w:pStyle w:val="a4"/>
              <w:numPr>
                <w:ilvl w:val="0"/>
                <w:numId w:val="53"/>
              </w:numPr>
              <w:tabs>
                <w:tab w:val="left" w:pos="851"/>
              </w:tabs>
              <w:spacing w:after="0" w:line="240" w:lineRule="auto"/>
              <w:ind w:right="20"/>
              <w:rPr>
                <w:rFonts w:ascii="Times New Roman" w:hAnsi="Times New Roman"/>
                <w:b/>
                <w:sz w:val="20"/>
                <w:lang w:val="ru"/>
                <w:rPrChange w:id="487" w:author="2" w:date="2021-08-31T10:55:00Z">
                  <w:rPr>
                    <w:rFonts w:ascii="Times New Roman" w:hAnsi="Times New Roman" w:cs="Times New Roman"/>
                    <w:b/>
                    <w:noProof/>
                    <w:sz w:val="24"/>
                    <w:szCs w:val="24"/>
                    <w:lang w:val="ru" w:eastAsia="ru-RU"/>
                  </w:rPr>
                </w:rPrChange>
              </w:rPr>
            </w:pPr>
            <w:r w:rsidRPr="006F33AA">
              <w:rPr>
                <w:rFonts w:ascii="Times New Roman" w:hAnsi="Times New Roman"/>
                <w:color w:val="000000"/>
                <w:sz w:val="20"/>
                <w:highlight w:val="yellow"/>
                <w:lang w:val="ru"/>
                <w:rPrChange w:id="488" w:author="2" w:date="2021-08-31T10:55:00Z">
                  <w:rPr>
                    <w:rFonts w:ascii="Times New Roman" w:eastAsia="Century Schoolbook" w:hAnsi="Times New Roman" w:cs="Times New Roman"/>
                    <w:color w:val="000000"/>
                    <w:sz w:val="24"/>
                    <w:szCs w:val="24"/>
                    <w:lang w:val="ru" w:eastAsia="ru-RU"/>
                  </w:rPr>
                </w:rPrChange>
              </w:rPr>
              <w:t>вл</w:t>
            </w:r>
            <w:r w:rsidRPr="006F33AA">
              <w:rPr>
                <w:rFonts w:ascii="Times New Roman" w:hAnsi="Times New Roman"/>
                <w:color w:val="000000"/>
                <w:sz w:val="20"/>
                <w:lang w:val="ru"/>
                <w:rPrChange w:id="489" w:author="2" w:date="2021-08-31T10:55:00Z">
                  <w:rPr>
                    <w:rFonts w:ascii="Times New Roman" w:eastAsia="Century Schoolbook" w:hAnsi="Times New Roman" w:cs="Times New Roman"/>
                    <w:color w:val="000000"/>
                    <w:sz w:val="24"/>
                    <w:szCs w:val="24"/>
                    <w:lang w:val="ru" w:eastAsia="ru-RU"/>
                  </w:rPr>
                </w:rPrChange>
              </w:rPr>
              <w:t>ево</w:t>
            </w:r>
          </w:p>
          <w:p w14:paraId="24BBE8D7" w14:textId="530205D0" w:rsidR="00D971B5" w:rsidRPr="006F33AA" w:rsidRDefault="00D971B5" w:rsidP="006F33AA">
            <w:pPr>
              <w:spacing w:after="120"/>
              <w:rPr>
                <w:rFonts w:ascii="Times New Roman" w:hAnsi="Times New Roman"/>
                <w:sz w:val="20"/>
                <w:rPrChange w:id="490" w:author="2" w:date="2021-08-31T10:55:00Z">
                  <w:rPr>
                    <w:rFonts w:ascii="Times New Roman" w:hAnsi="Times New Roman" w:cs="Times New Roman"/>
                    <w:sz w:val="24"/>
                    <w:szCs w:val="24"/>
                  </w:rPr>
                </w:rPrChange>
              </w:rPr>
              <w:pPrChange w:id="491" w:author="2" w:date="2021-08-31T10:55:00Z">
                <w:pPr>
                  <w:pStyle w:val="a4"/>
                  <w:framePr w:hSpace="180" w:wrap="around" w:hAnchor="margin" w:y="665"/>
                  <w:numPr>
                    <w:numId w:val="3"/>
                  </w:numPr>
                  <w:spacing w:after="120" w:line="240" w:lineRule="auto"/>
                  <w:ind w:left="1080" w:hanging="360"/>
                </w:pPr>
              </w:pPrChange>
            </w:pPr>
          </w:p>
        </w:tc>
        <w:tc>
          <w:tcPr>
            <w:tcW w:w="567" w:type="dxa"/>
            <w:gridSpan w:val="2"/>
            <w:tcPrChange w:id="492" w:author="2" w:date="2021-08-31T10:55:00Z">
              <w:tcPr>
                <w:tcW w:w="547" w:type="dxa"/>
              </w:tcPr>
            </w:tcPrChange>
          </w:tcPr>
          <w:p w14:paraId="66196D15" w14:textId="77777777" w:rsidR="006F33AA" w:rsidRDefault="00D971B5" w:rsidP="00D971B5">
            <w:pPr>
              <w:tabs>
                <w:tab w:val="left" w:pos="600"/>
              </w:tabs>
              <w:ind w:right="34" w:hanging="682"/>
              <w:rPr>
                <w:ins w:id="493" w:author="2" w:date="2021-08-31T10:55:00Z"/>
                <w:rFonts w:ascii="Times New Roman" w:hAnsi="Times New Roman" w:cs="Times New Roman"/>
                <w:sz w:val="24"/>
                <w:szCs w:val="24"/>
                <w:lang w:val="ru"/>
              </w:rPr>
            </w:pPr>
            <w:ins w:id="494" w:author="2" w:date="2021-08-31T10:55:00Z">
              <w:r w:rsidRPr="004B35C4">
                <w:rPr>
                  <w:rFonts w:ascii="Times New Roman" w:eastAsia="Century Schoolbook" w:hAnsi="Times New Roman" w:cs="Times New Roman"/>
                  <w:color w:val="000000"/>
                  <w:sz w:val="24"/>
                  <w:szCs w:val="24"/>
                  <w:lang w:val="ru" w:eastAsia="ru-RU"/>
                </w:rPr>
                <w:t>3</w:t>
              </w:r>
              <w:r w:rsidR="006F33AA">
                <w:rPr>
                  <w:rFonts w:ascii="Times New Roman" w:eastAsia="Century Schoolbook" w:hAnsi="Times New Roman" w:cs="Times New Roman"/>
                  <w:color w:val="000000"/>
                  <w:sz w:val="24"/>
                  <w:szCs w:val="24"/>
                  <w:lang w:val="ru" w:eastAsia="ru-RU"/>
                </w:rPr>
                <w:t>1</w:t>
              </w:r>
            </w:ins>
          </w:p>
          <w:p w14:paraId="787AAAAC" w14:textId="77777777" w:rsidR="006F33AA" w:rsidRDefault="006F33AA" w:rsidP="006F33AA">
            <w:pPr>
              <w:rPr>
                <w:ins w:id="495" w:author="2" w:date="2021-08-31T10:55:00Z"/>
                <w:rFonts w:ascii="Times New Roman" w:hAnsi="Times New Roman" w:cs="Times New Roman"/>
                <w:sz w:val="24"/>
                <w:szCs w:val="24"/>
                <w:lang w:val="ru"/>
              </w:rPr>
            </w:pPr>
          </w:p>
          <w:p w14:paraId="7B3AD4B0" w14:textId="1888A7EB" w:rsidR="00D971B5" w:rsidRPr="004B35C4" w:rsidRDefault="00D971B5" w:rsidP="006F33AA">
            <w:pPr>
              <w:rPr>
                <w:rFonts w:ascii="Times New Roman" w:hAnsi="Times New Roman" w:cs="Times New Roman"/>
                <w:sz w:val="24"/>
                <w:szCs w:val="24"/>
                <w:lang w:val="ru"/>
              </w:rPr>
              <w:pPrChange w:id="496" w:author="2" w:date="2021-08-31T10:55:00Z">
                <w:pPr>
                  <w:framePr w:hSpace="180" w:wrap="around" w:hAnchor="margin" w:y="665"/>
                  <w:tabs>
                    <w:tab w:val="left" w:pos="600"/>
                  </w:tabs>
                  <w:ind w:right="34" w:hanging="682"/>
                </w:pPr>
              </w:pPrChange>
            </w:pPr>
            <w:del w:id="497" w:author="2" w:date="2021-08-31T10:55:00Z">
              <w:r w:rsidRPr="004B35C4">
                <w:rPr>
                  <w:rFonts w:ascii="Times New Roman" w:eastAsia="Century Schoolbook" w:hAnsi="Times New Roman" w:cs="Times New Roman"/>
                  <w:color w:val="000000"/>
                  <w:sz w:val="24"/>
                  <w:szCs w:val="24"/>
                  <w:lang w:val="ru" w:eastAsia="ru-RU"/>
                </w:rPr>
                <w:delText>3</w:delText>
              </w:r>
            </w:del>
          </w:p>
        </w:tc>
      </w:tr>
      <w:tr w:rsidR="00D971B5" w14:paraId="656290C7" w14:textId="1AFE6CC2" w:rsidTr="00911EF6">
        <w:tc>
          <w:tcPr>
            <w:tcW w:w="846" w:type="dxa"/>
            <w:tcPrChange w:id="498" w:author="2" w:date="2021-08-31T10:55:00Z">
              <w:tcPr>
                <w:tcW w:w="846" w:type="dxa"/>
              </w:tcPr>
            </w:tcPrChange>
          </w:tcPr>
          <w:p w14:paraId="0080BBD2" w14:textId="77777777" w:rsidR="00D971B5" w:rsidRDefault="00D971B5" w:rsidP="00D971B5">
            <w:pPr>
              <w:spacing w:after="120"/>
              <w:rPr>
                <w:rFonts w:ascii="Times New Roman" w:hAnsi="Times New Roman" w:cs="Times New Roman"/>
                <w:sz w:val="24"/>
                <w:szCs w:val="24"/>
              </w:rPr>
            </w:pPr>
          </w:p>
        </w:tc>
        <w:tc>
          <w:tcPr>
            <w:tcW w:w="1843" w:type="dxa"/>
            <w:tcPrChange w:id="499" w:author="2" w:date="2021-08-31T10:55:00Z">
              <w:tcPr>
                <w:tcW w:w="1843" w:type="dxa"/>
              </w:tcPr>
            </w:tcPrChange>
          </w:tcPr>
          <w:p w14:paraId="65B20D0D" w14:textId="05059378"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Направление силы Лоренца</w:t>
            </w:r>
          </w:p>
        </w:tc>
        <w:tc>
          <w:tcPr>
            <w:tcW w:w="425" w:type="dxa"/>
            <w:tcPrChange w:id="500" w:author="2" w:date="2021-08-31T10:55:00Z">
              <w:tcPr>
                <w:tcW w:w="425" w:type="dxa"/>
              </w:tcPr>
            </w:tcPrChange>
          </w:tcPr>
          <w:p w14:paraId="7AAB9A8A" w14:textId="1DB67579" w:rsidR="00D971B5" w:rsidRDefault="00D971B5" w:rsidP="00D971B5">
            <w:pPr>
              <w:spacing w:after="120"/>
              <w:rPr>
                <w:rFonts w:ascii="Times New Roman" w:hAnsi="Times New Roman" w:cs="Times New Roman"/>
                <w:sz w:val="24"/>
                <w:szCs w:val="24"/>
              </w:rPr>
            </w:pPr>
            <w:r>
              <w:rPr>
                <w:rFonts w:ascii="Times New Roman" w:hAnsi="Times New Roman" w:cs="Times New Roman"/>
                <w:sz w:val="24"/>
                <w:szCs w:val="24"/>
              </w:rPr>
              <w:t>3</w:t>
            </w:r>
          </w:p>
        </w:tc>
        <w:tc>
          <w:tcPr>
            <w:tcW w:w="392" w:type="dxa"/>
            <w:tcPrChange w:id="501" w:author="2" w:date="2021-08-31T10:55:00Z">
              <w:tcPr>
                <w:tcW w:w="392" w:type="dxa"/>
              </w:tcPr>
            </w:tcPrChange>
          </w:tcPr>
          <w:p w14:paraId="24549E3D" w14:textId="77777777" w:rsidR="00D971B5" w:rsidRDefault="00D971B5" w:rsidP="00D971B5">
            <w:pPr>
              <w:spacing w:after="120"/>
              <w:rPr>
                <w:rFonts w:ascii="Times New Roman" w:hAnsi="Times New Roman" w:cs="Times New Roman"/>
                <w:sz w:val="24"/>
                <w:szCs w:val="24"/>
              </w:rPr>
            </w:pPr>
          </w:p>
        </w:tc>
        <w:tc>
          <w:tcPr>
            <w:tcW w:w="553" w:type="dxa"/>
            <w:tcPrChange w:id="502" w:author="2" w:date="2021-08-31T10:55:00Z">
              <w:tcPr>
                <w:tcW w:w="553" w:type="dxa"/>
              </w:tcPr>
            </w:tcPrChange>
          </w:tcPr>
          <w:p w14:paraId="5D47589C" w14:textId="41F724D5"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503" w:author="2" w:date="2021-08-31T10:55:00Z">
              <w:tcPr>
                <w:tcW w:w="6001" w:type="dxa"/>
              </w:tcPr>
            </w:tcPrChange>
          </w:tcPr>
          <w:p w14:paraId="37F1E37F" w14:textId="77777777" w:rsidR="00D971B5" w:rsidRPr="008C2158" w:rsidRDefault="00D971B5" w:rsidP="00D971B5">
            <w:pPr>
              <w:tabs>
                <w:tab w:val="left" w:pos="851"/>
              </w:tabs>
              <w:rPr>
                <w:rFonts w:ascii="Times New Roman" w:hAnsi="Times New Roman" w:cs="Times New Roman"/>
                <w:sz w:val="24"/>
                <w:szCs w:val="24"/>
                <w:lang w:val="ru"/>
              </w:rPr>
            </w:pPr>
            <w:r w:rsidRPr="008F3AD0">
              <w:rPr>
                <w:rFonts w:eastAsia="Century Schoolbook"/>
                <w:noProof/>
                <w:color w:val="000000"/>
                <w:lang w:eastAsia="ru-RU"/>
              </w:rPr>
              <w:drawing>
                <wp:anchor distT="0" distB="0" distL="114300" distR="114300" simplePos="0" relativeHeight="252094464" behindDoc="1" locked="0" layoutInCell="1" allowOverlap="1" wp14:anchorId="10B7B499" wp14:editId="7298091A">
                  <wp:simplePos x="0" y="0"/>
                  <wp:positionH relativeFrom="column">
                    <wp:posOffset>3326130</wp:posOffset>
                  </wp:positionH>
                  <wp:positionV relativeFrom="paragraph">
                    <wp:posOffset>10160</wp:posOffset>
                  </wp:positionV>
                  <wp:extent cx="573405" cy="967740"/>
                  <wp:effectExtent l="0" t="0" r="0" b="3810"/>
                  <wp:wrapTight wrapText="bothSides">
                    <wp:wrapPolygon edited="0">
                      <wp:start x="0" y="0"/>
                      <wp:lineTo x="0" y="21260"/>
                      <wp:lineTo x="20811" y="21260"/>
                      <wp:lineTo x="20811" y="0"/>
                      <wp:lineTo x="0" y="0"/>
                    </wp:wrapPolygon>
                  </wp:wrapTight>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405" cy="967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2158">
              <w:rPr>
                <w:rFonts w:ascii="Times New Roman" w:hAnsi="Times New Roman" w:cs="Times New Roman"/>
                <w:sz w:val="24"/>
                <w:szCs w:val="24"/>
                <w:lang w:val="ru"/>
              </w:rPr>
              <w:t>Определите направление силы Лоренца</w:t>
            </w:r>
          </w:p>
          <w:p w14:paraId="55B15FDE" w14:textId="77777777" w:rsidR="00D971B5" w:rsidRDefault="00D971B5" w:rsidP="00D971B5">
            <w:pPr>
              <w:spacing w:after="120"/>
              <w:rPr>
                <w:rFonts w:ascii="Times New Roman" w:hAnsi="Times New Roman" w:cs="Times New Roman"/>
                <w:sz w:val="24"/>
                <w:szCs w:val="24"/>
              </w:rPr>
            </w:pPr>
          </w:p>
          <w:p w14:paraId="151F3955" w14:textId="66BFC3B2" w:rsidR="00D971B5" w:rsidRDefault="00D971B5" w:rsidP="00D971B5">
            <w:pPr>
              <w:rPr>
                <w:rFonts w:ascii="Times New Roman" w:hAnsi="Times New Roman" w:cs="Times New Roman"/>
                <w:sz w:val="24"/>
                <w:szCs w:val="24"/>
              </w:rPr>
            </w:pPr>
          </w:p>
        </w:tc>
        <w:tc>
          <w:tcPr>
            <w:tcW w:w="4961" w:type="dxa"/>
            <w:gridSpan w:val="2"/>
            <w:tcPrChange w:id="504" w:author="2" w:date="2021-08-31T10:55:00Z">
              <w:tcPr>
                <w:tcW w:w="4839" w:type="dxa"/>
              </w:tcPr>
            </w:tcPrChange>
          </w:tcPr>
          <w:p w14:paraId="4DA21B23"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505"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506" w:author="2" w:date="2021-08-31T10:55:00Z">
                  <w:rPr>
                    <w:rFonts w:ascii="Times New Roman" w:eastAsia="Century Schoolbook" w:hAnsi="Times New Roman" w:cs="Times New Roman"/>
                    <w:color w:val="000000"/>
                    <w:sz w:val="24"/>
                    <w:szCs w:val="24"/>
                    <w:lang w:val="ru" w:eastAsia="ru-RU"/>
                  </w:rPr>
                </w:rPrChange>
              </w:rPr>
              <w:t>1. на наблюдателя</w:t>
            </w:r>
          </w:p>
          <w:p w14:paraId="5EF7EEBF"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507"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508" w:author="2" w:date="2021-08-31T10:55:00Z">
                  <w:rPr>
                    <w:rFonts w:ascii="Times New Roman" w:eastAsia="Century Schoolbook" w:hAnsi="Times New Roman" w:cs="Times New Roman"/>
                    <w:color w:val="000000"/>
                    <w:sz w:val="24"/>
                    <w:szCs w:val="24"/>
                    <w:lang w:val="ru" w:eastAsia="ru-RU"/>
                  </w:rPr>
                </w:rPrChange>
              </w:rPr>
              <w:t xml:space="preserve">2. от наблюдателя </w:t>
            </w:r>
          </w:p>
          <w:p w14:paraId="688EF7D7"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509"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510" w:author="2" w:date="2021-08-31T10:55:00Z">
                  <w:rPr>
                    <w:rFonts w:ascii="Times New Roman" w:eastAsia="Century Schoolbook" w:hAnsi="Times New Roman" w:cs="Times New Roman"/>
                    <w:color w:val="000000"/>
                    <w:sz w:val="24"/>
                    <w:szCs w:val="24"/>
                    <w:lang w:val="ru" w:eastAsia="ru-RU"/>
                  </w:rPr>
                </w:rPrChange>
              </w:rPr>
              <w:t>3. вправо</w:t>
            </w:r>
          </w:p>
          <w:p w14:paraId="4FC6E6DE"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511"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512" w:author="2" w:date="2021-08-31T10:55:00Z">
                  <w:rPr>
                    <w:rFonts w:ascii="Times New Roman" w:eastAsia="Century Schoolbook" w:hAnsi="Times New Roman" w:cs="Times New Roman"/>
                    <w:color w:val="000000"/>
                    <w:sz w:val="24"/>
                    <w:szCs w:val="24"/>
                    <w:lang w:val="ru" w:eastAsia="ru-RU"/>
                  </w:rPr>
                </w:rPrChange>
              </w:rPr>
              <w:t>4. влево</w:t>
            </w:r>
          </w:p>
          <w:p w14:paraId="69E7317E" w14:textId="77777777" w:rsidR="00D971B5" w:rsidRPr="006F33AA" w:rsidRDefault="00D971B5" w:rsidP="00D971B5">
            <w:pPr>
              <w:spacing w:after="120"/>
              <w:rPr>
                <w:rFonts w:ascii="Times New Roman" w:hAnsi="Times New Roman"/>
                <w:sz w:val="20"/>
                <w:rPrChange w:id="513" w:author="2" w:date="2021-08-31T10:55:00Z">
                  <w:rPr>
                    <w:rFonts w:ascii="Times New Roman" w:hAnsi="Times New Roman" w:cs="Times New Roman"/>
                    <w:sz w:val="24"/>
                    <w:szCs w:val="24"/>
                  </w:rPr>
                </w:rPrChange>
              </w:rPr>
            </w:pPr>
          </w:p>
        </w:tc>
        <w:tc>
          <w:tcPr>
            <w:tcW w:w="567" w:type="dxa"/>
            <w:gridSpan w:val="2"/>
            <w:tcPrChange w:id="514" w:author="2" w:date="2021-08-31T10:55:00Z">
              <w:tcPr>
                <w:tcW w:w="547" w:type="dxa"/>
              </w:tcPr>
            </w:tcPrChange>
          </w:tcPr>
          <w:p w14:paraId="2D9F1C07" w14:textId="4D9EAFD9" w:rsidR="00D971B5" w:rsidRPr="004B35C4" w:rsidRDefault="00D971B5" w:rsidP="00D971B5">
            <w:pPr>
              <w:pStyle w:val="a4"/>
              <w:tabs>
                <w:tab w:val="left" w:pos="600"/>
              </w:tabs>
              <w:spacing w:after="0" w:line="240" w:lineRule="auto"/>
              <w:ind w:left="0" w:right="34" w:firstLine="141"/>
              <w:rPr>
                <w:rFonts w:ascii="Times New Roman" w:hAnsi="Times New Roman" w:cs="Times New Roman"/>
                <w:sz w:val="24"/>
                <w:szCs w:val="24"/>
              </w:rPr>
            </w:pPr>
            <w:r w:rsidRPr="004B35C4">
              <w:rPr>
                <w:rFonts w:ascii="Times New Roman" w:eastAsia="Century Schoolbook" w:hAnsi="Times New Roman" w:cs="Times New Roman"/>
                <w:color w:val="000000"/>
                <w:sz w:val="24"/>
                <w:szCs w:val="24"/>
                <w:lang w:val="ru" w:eastAsia="ru-RU"/>
              </w:rPr>
              <w:t>2</w:t>
            </w:r>
          </w:p>
        </w:tc>
      </w:tr>
      <w:tr w:rsidR="00D971B5" w14:paraId="6D8A6A69" w14:textId="4C03124F" w:rsidTr="00911EF6">
        <w:tc>
          <w:tcPr>
            <w:tcW w:w="846" w:type="dxa"/>
            <w:tcPrChange w:id="515" w:author="2" w:date="2021-08-31T10:55:00Z">
              <w:tcPr>
                <w:tcW w:w="846" w:type="dxa"/>
              </w:tcPr>
            </w:tcPrChange>
          </w:tcPr>
          <w:p w14:paraId="23B06905" w14:textId="77777777" w:rsidR="00D971B5" w:rsidRDefault="00D971B5" w:rsidP="00D971B5">
            <w:pPr>
              <w:spacing w:after="120"/>
              <w:rPr>
                <w:rFonts w:ascii="Times New Roman" w:hAnsi="Times New Roman" w:cs="Times New Roman"/>
                <w:sz w:val="24"/>
                <w:szCs w:val="24"/>
              </w:rPr>
            </w:pPr>
          </w:p>
        </w:tc>
        <w:tc>
          <w:tcPr>
            <w:tcW w:w="1843" w:type="dxa"/>
            <w:tcPrChange w:id="516" w:author="2" w:date="2021-08-31T10:55:00Z">
              <w:tcPr>
                <w:tcW w:w="1843" w:type="dxa"/>
              </w:tcPr>
            </w:tcPrChange>
          </w:tcPr>
          <w:p w14:paraId="41B9A16F" w14:textId="77777777" w:rsidR="00D971B5" w:rsidRDefault="00D971B5" w:rsidP="00D971B5">
            <w:pPr>
              <w:spacing w:after="120"/>
              <w:rPr>
                <w:rFonts w:ascii="Times New Roman" w:hAnsi="Times New Roman" w:cs="Times New Roman"/>
                <w:sz w:val="24"/>
                <w:szCs w:val="24"/>
              </w:rPr>
            </w:pPr>
          </w:p>
        </w:tc>
        <w:tc>
          <w:tcPr>
            <w:tcW w:w="425" w:type="dxa"/>
            <w:tcPrChange w:id="517" w:author="2" w:date="2021-08-31T10:55:00Z">
              <w:tcPr>
                <w:tcW w:w="425" w:type="dxa"/>
              </w:tcPr>
            </w:tcPrChange>
          </w:tcPr>
          <w:p w14:paraId="0972F725" w14:textId="77777777" w:rsidR="00D971B5" w:rsidRDefault="00D971B5" w:rsidP="00D971B5">
            <w:pPr>
              <w:spacing w:after="120"/>
              <w:rPr>
                <w:rFonts w:ascii="Times New Roman" w:hAnsi="Times New Roman" w:cs="Times New Roman"/>
                <w:sz w:val="24"/>
                <w:szCs w:val="24"/>
              </w:rPr>
            </w:pPr>
          </w:p>
        </w:tc>
        <w:tc>
          <w:tcPr>
            <w:tcW w:w="392" w:type="dxa"/>
            <w:tcPrChange w:id="518" w:author="2" w:date="2021-08-31T10:55:00Z">
              <w:tcPr>
                <w:tcW w:w="392" w:type="dxa"/>
              </w:tcPr>
            </w:tcPrChange>
          </w:tcPr>
          <w:p w14:paraId="1A7FF56D" w14:textId="77777777" w:rsidR="00D971B5" w:rsidRDefault="00D971B5" w:rsidP="00D971B5">
            <w:pPr>
              <w:spacing w:after="120"/>
              <w:rPr>
                <w:rFonts w:ascii="Times New Roman" w:hAnsi="Times New Roman" w:cs="Times New Roman"/>
                <w:sz w:val="24"/>
                <w:szCs w:val="24"/>
              </w:rPr>
            </w:pPr>
          </w:p>
        </w:tc>
        <w:tc>
          <w:tcPr>
            <w:tcW w:w="553" w:type="dxa"/>
            <w:tcPrChange w:id="519" w:author="2" w:date="2021-08-31T10:55:00Z">
              <w:tcPr>
                <w:tcW w:w="553" w:type="dxa"/>
              </w:tcPr>
            </w:tcPrChange>
          </w:tcPr>
          <w:p w14:paraId="39F705CE" w14:textId="414CC8BC"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520" w:author="2" w:date="2021-08-31T10:55:00Z">
              <w:tcPr>
                <w:tcW w:w="6001" w:type="dxa"/>
              </w:tcPr>
            </w:tcPrChange>
          </w:tcPr>
          <w:p w14:paraId="54A673F2" w14:textId="1C93C4D7" w:rsidR="00D971B5" w:rsidRDefault="00D971B5" w:rsidP="00D971B5">
            <w:pPr>
              <w:pStyle w:val="a4"/>
              <w:ind w:left="0"/>
              <w:rPr>
                <w:rFonts w:ascii="Times New Roman" w:hAnsi="Times New Roman" w:cs="Times New Roman"/>
                <w:sz w:val="24"/>
                <w:szCs w:val="24"/>
              </w:rPr>
            </w:pPr>
            <w:r w:rsidRPr="008F3AD0">
              <w:rPr>
                <w:rFonts w:ascii="Times New Roman" w:hAnsi="Times New Roman" w:cs="Times New Roman"/>
                <w:sz w:val="24"/>
                <w:szCs w:val="24"/>
                <w:lang w:val="ru"/>
              </w:rPr>
              <w:t>Определите направление силы Лоренца</w:t>
            </w:r>
            <w:r>
              <w:rPr>
                <w:rFonts w:ascii="Times New Roman" w:hAnsi="Times New Roman" w:cs="Times New Roman"/>
                <w:noProof/>
                <w:sz w:val="24"/>
                <w:szCs w:val="24"/>
                <w:lang w:eastAsia="ru-RU"/>
              </w:rPr>
              <w:drawing>
                <wp:inline distT="0" distB="0" distL="0" distR="0" wp14:anchorId="6BF33F0C" wp14:editId="6DC6B27B">
                  <wp:extent cx="1627505" cy="719455"/>
                  <wp:effectExtent l="0" t="0" r="0" b="444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7505" cy="719455"/>
                          </a:xfrm>
                          <a:prstGeom prst="rect">
                            <a:avLst/>
                          </a:prstGeom>
                          <a:noFill/>
                        </pic:spPr>
                      </pic:pic>
                    </a:graphicData>
                  </a:graphic>
                </wp:inline>
              </w:drawing>
            </w:r>
          </w:p>
        </w:tc>
        <w:tc>
          <w:tcPr>
            <w:tcW w:w="4961" w:type="dxa"/>
            <w:gridSpan w:val="2"/>
            <w:tcPrChange w:id="521" w:author="2" w:date="2021-08-31T10:55:00Z">
              <w:tcPr>
                <w:tcW w:w="4839" w:type="dxa"/>
              </w:tcPr>
            </w:tcPrChange>
          </w:tcPr>
          <w:p w14:paraId="7ABA1416" w14:textId="77777777" w:rsidR="00D971B5" w:rsidRPr="006F33AA" w:rsidRDefault="00D971B5" w:rsidP="006F33AA">
            <w:pPr>
              <w:ind w:left="175"/>
              <w:rPr>
                <w:rFonts w:ascii="Times New Roman" w:hAnsi="Times New Roman"/>
                <w:sz w:val="20"/>
                <w:lang w:val="ru"/>
                <w:rPrChange w:id="522" w:author="2" w:date="2021-08-31T10:55:00Z">
                  <w:rPr>
                    <w:rFonts w:ascii="Times New Roman" w:hAnsi="Times New Roman" w:cs="Times New Roman"/>
                    <w:sz w:val="24"/>
                    <w:szCs w:val="24"/>
                    <w:lang w:val="ru"/>
                  </w:rPr>
                </w:rPrChange>
              </w:rPr>
              <w:pPrChange w:id="523" w:author="2" w:date="2021-08-31T10:55:00Z">
                <w:pPr>
                  <w:framePr w:hSpace="180" w:wrap="around" w:hAnchor="margin" w:y="665"/>
                  <w:tabs>
                    <w:tab w:val="left" w:pos="851"/>
                  </w:tabs>
                  <w:ind w:left="720"/>
                </w:pPr>
              </w:pPrChange>
            </w:pPr>
            <w:r w:rsidRPr="006F33AA">
              <w:rPr>
                <w:rFonts w:ascii="Times New Roman" w:hAnsi="Times New Roman"/>
                <w:sz w:val="20"/>
                <w:lang w:val="ru"/>
                <w:rPrChange w:id="524" w:author="2" w:date="2021-08-31T10:55:00Z">
                  <w:rPr>
                    <w:rFonts w:ascii="Times New Roman" w:hAnsi="Times New Roman" w:cs="Times New Roman"/>
                    <w:sz w:val="24"/>
                    <w:szCs w:val="24"/>
                    <w:lang w:val="ru"/>
                  </w:rPr>
                </w:rPrChange>
              </w:rPr>
              <w:t>1. на наблюдателя</w:t>
            </w:r>
          </w:p>
          <w:p w14:paraId="4FA1967D" w14:textId="77777777" w:rsidR="00D971B5" w:rsidRPr="006F33AA" w:rsidRDefault="00D971B5" w:rsidP="006F33AA">
            <w:pPr>
              <w:rPr>
                <w:rFonts w:ascii="Times New Roman" w:hAnsi="Times New Roman"/>
                <w:sz w:val="20"/>
                <w:lang w:val="ru"/>
                <w:rPrChange w:id="525" w:author="2" w:date="2021-08-31T10:55:00Z">
                  <w:rPr>
                    <w:rFonts w:ascii="Times New Roman" w:hAnsi="Times New Roman" w:cs="Times New Roman"/>
                    <w:sz w:val="24"/>
                    <w:szCs w:val="24"/>
                    <w:lang w:val="ru"/>
                  </w:rPr>
                </w:rPrChange>
              </w:rPr>
              <w:pPrChange w:id="526" w:author="2" w:date="2021-08-31T10:55:00Z">
                <w:pPr>
                  <w:framePr w:hSpace="180" w:wrap="around" w:hAnchor="margin" w:y="665"/>
                  <w:tabs>
                    <w:tab w:val="left" w:pos="851"/>
                  </w:tabs>
                </w:pPr>
              </w:pPrChange>
            </w:pPr>
            <w:del w:id="527" w:author="2" w:date="2021-08-31T10:55:00Z">
              <w:r w:rsidRPr="004B35C4">
                <w:rPr>
                  <w:rFonts w:ascii="Times New Roman" w:hAnsi="Times New Roman" w:cs="Times New Roman"/>
                  <w:sz w:val="24"/>
                  <w:szCs w:val="24"/>
                  <w:lang w:val="ru"/>
                </w:rPr>
                <w:delText xml:space="preserve">         </w:delText>
              </w:r>
            </w:del>
            <w:r>
              <w:rPr>
                <w:rFonts w:ascii="Times New Roman" w:hAnsi="Times New Roman"/>
                <w:sz w:val="20"/>
                <w:lang w:val="ru"/>
                <w:rPrChange w:id="528" w:author="2" w:date="2021-08-31T10:55:00Z">
                  <w:rPr>
                    <w:rFonts w:ascii="Times New Roman" w:hAnsi="Times New Roman" w:cs="Times New Roman"/>
                    <w:sz w:val="24"/>
                    <w:szCs w:val="24"/>
                    <w:lang w:val="ru"/>
                  </w:rPr>
                </w:rPrChange>
              </w:rPr>
              <w:t xml:space="preserve">  </w:t>
            </w:r>
            <w:r w:rsidRPr="006F33AA">
              <w:rPr>
                <w:rFonts w:ascii="Times New Roman" w:hAnsi="Times New Roman"/>
                <w:sz w:val="20"/>
                <w:lang w:val="ru"/>
                <w:rPrChange w:id="529" w:author="2" w:date="2021-08-31T10:55:00Z">
                  <w:rPr>
                    <w:rFonts w:ascii="Times New Roman" w:hAnsi="Times New Roman" w:cs="Times New Roman"/>
                    <w:sz w:val="24"/>
                    <w:szCs w:val="24"/>
                    <w:lang w:val="ru"/>
                  </w:rPr>
                </w:rPrChange>
              </w:rPr>
              <w:t xml:space="preserve"> 2. от наблюдателя </w:t>
            </w:r>
          </w:p>
          <w:p w14:paraId="0517150D" w14:textId="77777777" w:rsidR="00D971B5" w:rsidRPr="006F33AA" w:rsidRDefault="00D971B5" w:rsidP="006F33AA">
            <w:pPr>
              <w:spacing w:line="273" w:lineRule="exact"/>
              <w:ind w:left="175" w:right="20"/>
              <w:rPr>
                <w:rFonts w:ascii="Times New Roman" w:hAnsi="Times New Roman"/>
                <w:color w:val="000000"/>
                <w:sz w:val="20"/>
                <w:lang w:val="ru"/>
                <w:rPrChange w:id="530" w:author="2" w:date="2021-08-31T10:55:00Z">
                  <w:rPr>
                    <w:rFonts w:ascii="Times New Roman" w:eastAsia="Century Schoolbook" w:hAnsi="Times New Roman" w:cs="Times New Roman"/>
                    <w:color w:val="000000"/>
                    <w:sz w:val="24"/>
                    <w:szCs w:val="24"/>
                    <w:lang w:val="ru" w:eastAsia="ru-RU"/>
                  </w:rPr>
                </w:rPrChange>
              </w:rPr>
              <w:pPrChange w:id="531" w:author="2" w:date="2021-08-31T10:55:00Z">
                <w:pPr>
                  <w:framePr w:hSpace="180" w:wrap="around" w:hAnchor="margin" w:y="665"/>
                  <w:spacing w:line="273" w:lineRule="exact"/>
                  <w:ind w:right="20"/>
                </w:pPr>
              </w:pPrChange>
            </w:pPr>
            <w:del w:id="532" w:author="2" w:date="2021-08-31T10:55:00Z">
              <w:r w:rsidRPr="004B35C4">
                <w:rPr>
                  <w:rFonts w:ascii="Times New Roman" w:eastAsia="Century Schoolbook" w:hAnsi="Times New Roman" w:cs="Times New Roman"/>
                  <w:color w:val="000000"/>
                  <w:sz w:val="24"/>
                  <w:szCs w:val="24"/>
                  <w:lang w:val="ru" w:eastAsia="ru-RU"/>
                </w:rPr>
                <w:delText xml:space="preserve">            </w:delText>
              </w:r>
            </w:del>
            <w:r w:rsidRPr="006F33AA">
              <w:rPr>
                <w:rFonts w:ascii="Times New Roman" w:hAnsi="Times New Roman"/>
                <w:color w:val="000000"/>
                <w:sz w:val="20"/>
                <w:lang w:val="ru"/>
                <w:rPrChange w:id="533" w:author="2" w:date="2021-08-31T10:55:00Z">
                  <w:rPr>
                    <w:rFonts w:ascii="Times New Roman" w:eastAsia="Century Schoolbook" w:hAnsi="Times New Roman" w:cs="Times New Roman"/>
                    <w:color w:val="000000"/>
                    <w:sz w:val="24"/>
                    <w:szCs w:val="24"/>
                    <w:lang w:val="ru" w:eastAsia="ru-RU"/>
                  </w:rPr>
                </w:rPrChange>
              </w:rPr>
              <w:t>3. вверх</w:t>
            </w:r>
          </w:p>
          <w:p w14:paraId="618F4CD1" w14:textId="77777777" w:rsidR="00D971B5" w:rsidRPr="006F33AA" w:rsidRDefault="00D971B5" w:rsidP="006F33AA">
            <w:pPr>
              <w:pStyle w:val="a4"/>
              <w:spacing w:after="0" w:line="240" w:lineRule="auto"/>
              <w:ind w:left="175"/>
              <w:rPr>
                <w:rFonts w:ascii="Times New Roman" w:hAnsi="Times New Roman"/>
                <w:sz w:val="20"/>
                <w:lang w:val="ru"/>
                <w:rPrChange w:id="534" w:author="2" w:date="2021-08-31T10:55:00Z">
                  <w:rPr>
                    <w:rFonts w:ascii="Times New Roman" w:hAnsi="Times New Roman" w:cs="Times New Roman"/>
                    <w:sz w:val="24"/>
                    <w:szCs w:val="24"/>
                    <w:lang w:val="ru"/>
                  </w:rPr>
                </w:rPrChange>
              </w:rPr>
              <w:pPrChange w:id="535" w:author="2" w:date="2021-08-31T10:55:00Z">
                <w:pPr>
                  <w:pStyle w:val="a4"/>
                  <w:framePr w:hSpace="180" w:wrap="around" w:hAnchor="margin" w:y="665"/>
                  <w:tabs>
                    <w:tab w:val="left" w:pos="851"/>
                  </w:tabs>
                  <w:spacing w:after="0" w:line="240" w:lineRule="auto"/>
                </w:pPr>
              </w:pPrChange>
            </w:pPr>
            <w:r w:rsidRPr="006F33AA">
              <w:rPr>
                <w:rFonts w:ascii="Times New Roman" w:hAnsi="Times New Roman"/>
                <w:color w:val="000000"/>
                <w:sz w:val="20"/>
                <w:lang w:val="ru"/>
                <w:rPrChange w:id="536" w:author="2" w:date="2021-08-31T10:55:00Z">
                  <w:rPr>
                    <w:rFonts w:ascii="Times New Roman" w:eastAsia="Century Schoolbook" w:hAnsi="Times New Roman" w:cs="Times New Roman"/>
                    <w:color w:val="000000"/>
                    <w:sz w:val="24"/>
                    <w:szCs w:val="24"/>
                    <w:lang w:val="ru" w:eastAsia="ru-RU"/>
                  </w:rPr>
                </w:rPrChange>
              </w:rPr>
              <w:t xml:space="preserve">4. вниз </w:t>
            </w:r>
          </w:p>
          <w:p w14:paraId="10BAE907" w14:textId="77777777" w:rsidR="00D971B5" w:rsidRPr="006F33AA" w:rsidRDefault="00D971B5" w:rsidP="00D971B5">
            <w:pPr>
              <w:spacing w:after="120"/>
              <w:rPr>
                <w:rFonts w:ascii="Times New Roman" w:hAnsi="Times New Roman"/>
                <w:sz w:val="20"/>
                <w:rPrChange w:id="537" w:author="2" w:date="2021-08-31T10:55:00Z">
                  <w:rPr>
                    <w:rFonts w:ascii="Times New Roman" w:hAnsi="Times New Roman" w:cs="Times New Roman"/>
                    <w:sz w:val="24"/>
                    <w:szCs w:val="24"/>
                  </w:rPr>
                </w:rPrChange>
              </w:rPr>
            </w:pPr>
          </w:p>
        </w:tc>
        <w:tc>
          <w:tcPr>
            <w:tcW w:w="567" w:type="dxa"/>
            <w:gridSpan w:val="2"/>
            <w:tcPrChange w:id="538" w:author="2" w:date="2021-08-31T10:55:00Z">
              <w:tcPr>
                <w:tcW w:w="547" w:type="dxa"/>
              </w:tcPr>
            </w:tcPrChange>
          </w:tcPr>
          <w:p w14:paraId="2CE22B67" w14:textId="5BCCEAA0" w:rsidR="00D971B5" w:rsidRPr="004B35C4" w:rsidRDefault="00D971B5" w:rsidP="00D971B5">
            <w:pPr>
              <w:tabs>
                <w:tab w:val="left" w:pos="600"/>
              </w:tabs>
              <w:ind w:right="34"/>
              <w:rPr>
                <w:rFonts w:ascii="Times New Roman" w:eastAsia="Calibri" w:hAnsi="Times New Roman" w:cs="Times New Roman"/>
                <w:sz w:val="24"/>
                <w:szCs w:val="24"/>
              </w:rPr>
            </w:pPr>
            <w:r w:rsidRPr="004B35C4">
              <w:rPr>
                <w:rFonts w:ascii="Times New Roman" w:hAnsi="Times New Roman" w:cs="Times New Roman"/>
                <w:sz w:val="24"/>
                <w:szCs w:val="24"/>
                <w:lang w:val="ru"/>
              </w:rPr>
              <w:t>3</w:t>
            </w:r>
          </w:p>
        </w:tc>
      </w:tr>
      <w:tr w:rsidR="00D971B5" w14:paraId="109F61EC" w14:textId="7BA7EBED" w:rsidTr="00911EF6">
        <w:tc>
          <w:tcPr>
            <w:tcW w:w="846" w:type="dxa"/>
            <w:tcPrChange w:id="539" w:author="2" w:date="2021-08-31T10:55:00Z">
              <w:tcPr>
                <w:tcW w:w="846" w:type="dxa"/>
              </w:tcPr>
            </w:tcPrChange>
          </w:tcPr>
          <w:p w14:paraId="705EC098" w14:textId="77777777" w:rsidR="00D971B5" w:rsidRDefault="00D971B5" w:rsidP="00D971B5">
            <w:pPr>
              <w:spacing w:after="120"/>
              <w:rPr>
                <w:rFonts w:ascii="Times New Roman" w:hAnsi="Times New Roman" w:cs="Times New Roman"/>
                <w:sz w:val="24"/>
                <w:szCs w:val="24"/>
              </w:rPr>
            </w:pPr>
          </w:p>
        </w:tc>
        <w:tc>
          <w:tcPr>
            <w:tcW w:w="1843" w:type="dxa"/>
            <w:tcPrChange w:id="540" w:author="2" w:date="2021-08-31T10:55:00Z">
              <w:tcPr>
                <w:tcW w:w="1843" w:type="dxa"/>
              </w:tcPr>
            </w:tcPrChange>
          </w:tcPr>
          <w:p w14:paraId="7E0F7F40" w14:textId="77777777" w:rsidR="00D971B5" w:rsidRDefault="00D971B5" w:rsidP="00D971B5">
            <w:pPr>
              <w:spacing w:after="120"/>
              <w:rPr>
                <w:rFonts w:ascii="Times New Roman" w:hAnsi="Times New Roman" w:cs="Times New Roman"/>
                <w:sz w:val="24"/>
                <w:szCs w:val="24"/>
              </w:rPr>
            </w:pPr>
          </w:p>
        </w:tc>
        <w:tc>
          <w:tcPr>
            <w:tcW w:w="425" w:type="dxa"/>
            <w:tcPrChange w:id="541" w:author="2" w:date="2021-08-31T10:55:00Z">
              <w:tcPr>
                <w:tcW w:w="425" w:type="dxa"/>
              </w:tcPr>
            </w:tcPrChange>
          </w:tcPr>
          <w:p w14:paraId="3391BA27" w14:textId="77777777" w:rsidR="00D971B5" w:rsidRDefault="00D971B5" w:rsidP="00D971B5">
            <w:pPr>
              <w:spacing w:after="120"/>
              <w:rPr>
                <w:rFonts w:ascii="Times New Roman" w:hAnsi="Times New Roman" w:cs="Times New Roman"/>
                <w:sz w:val="24"/>
                <w:szCs w:val="24"/>
              </w:rPr>
            </w:pPr>
          </w:p>
        </w:tc>
        <w:tc>
          <w:tcPr>
            <w:tcW w:w="392" w:type="dxa"/>
            <w:tcPrChange w:id="542" w:author="2" w:date="2021-08-31T10:55:00Z">
              <w:tcPr>
                <w:tcW w:w="392" w:type="dxa"/>
              </w:tcPr>
            </w:tcPrChange>
          </w:tcPr>
          <w:p w14:paraId="789F4667" w14:textId="77777777" w:rsidR="00D971B5" w:rsidRDefault="00D971B5" w:rsidP="00D971B5">
            <w:pPr>
              <w:spacing w:after="120"/>
              <w:rPr>
                <w:rFonts w:ascii="Times New Roman" w:hAnsi="Times New Roman" w:cs="Times New Roman"/>
                <w:sz w:val="24"/>
                <w:szCs w:val="24"/>
              </w:rPr>
            </w:pPr>
          </w:p>
        </w:tc>
        <w:tc>
          <w:tcPr>
            <w:tcW w:w="553" w:type="dxa"/>
            <w:tcPrChange w:id="543" w:author="2" w:date="2021-08-31T10:55:00Z">
              <w:tcPr>
                <w:tcW w:w="553" w:type="dxa"/>
              </w:tcPr>
            </w:tcPrChange>
          </w:tcPr>
          <w:p w14:paraId="115CCE43" w14:textId="39BDA778"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544" w:author="2" w:date="2021-08-31T10:55:00Z">
              <w:tcPr>
                <w:tcW w:w="6001" w:type="dxa"/>
              </w:tcPr>
            </w:tcPrChange>
          </w:tcPr>
          <w:p w14:paraId="5182D780" w14:textId="77777777" w:rsidR="00D971B5" w:rsidRDefault="00D971B5" w:rsidP="00D971B5">
            <w:pPr>
              <w:spacing w:after="120"/>
              <w:rPr>
                <w:rFonts w:ascii="Times New Roman" w:hAnsi="Times New Roman" w:cs="Times New Roman"/>
                <w:sz w:val="24"/>
                <w:szCs w:val="24"/>
                <w:lang w:val="ru"/>
              </w:rPr>
            </w:pPr>
            <w:r>
              <w:rPr>
                <w:rFonts w:ascii="Times New Roman" w:hAnsi="Times New Roman" w:cs="Times New Roman"/>
                <w:noProof/>
                <w:sz w:val="24"/>
                <w:szCs w:val="24"/>
                <w:lang w:eastAsia="ru-RU"/>
              </w:rPr>
              <w:drawing>
                <wp:anchor distT="0" distB="0" distL="114300" distR="114300" simplePos="0" relativeHeight="252095488" behindDoc="1" locked="0" layoutInCell="1" allowOverlap="1" wp14:anchorId="24F20D03" wp14:editId="74E9ED33">
                  <wp:simplePos x="0" y="0"/>
                  <wp:positionH relativeFrom="column">
                    <wp:posOffset>2943225</wp:posOffset>
                  </wp:positionH>
                  <wp:positionV relativeFrom="paragraph">
                    <wp:posOffset>0</wp:posOffset>
                  </wp:positionV>
                  <wp:extent cx="676910" cy="859790"/>
                  <wp:effectExtent l="0" t="0" r="8890" b="0"/>
                  <wp:wrapTight wrapText="bothSides">
                    <wp:wrapPolygon edited="0">
                      <wp:start x="0" y="0"/>
                      <wp:lineTo x="0" y="21058"/>
                      <wp:lineTo x="21276" y="21058"/>
                      <wp:lineTo x="21276" y="0"/>
                      <wp:lineTo x="0" y="0"/>
                    </wp:wrapPolygon>
                  </wp:wrapTight>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6910" cy="859790"/>
                          </a:xfrm>
                          <a:prstGeom prst="rect">
                            <a:avLst/>
                          </a:prstGeom>
                          <a:noFill/>
                        </pic:spPr>
                      </pic:pic>
                    </a:graphicData>
                  </a:graphic>
                  <wp14:sizeRelH relativeFrom="page">
                    <wp14:pctWidth>0</wp14:pctWidth>
                  </wp14:sizeRelH>
                  <wp14:sizeRelV relativeFrom="page">
                    <wp14:pctHeight>0</wp14:pctHeight>
                  </wp14:sizeRelV>
                </wp:anchor>
              </w:drawing>
            </w:r>
            <w:r w:rsidRPr="008F3AD0">
              <w:rPr>
                <w:rFonts w:ascii="Times New Roman" w:hAnsi="Times New Roman" w:cs="Times New Roman"/>
                <w:sz w:val="24"/>
                <w:szCs w:val="24"/>
                <w:lang w:val="ru"/>
              </w:rPr>
              <w:t>Определите направление силы Лоренца</w:t>
            </w:r>
          </w:p>
          <w:p w14:paraId="239220B8" w14:textId="77777777" w:rsidR="00D971B5" w:rsidRDefault="00D971B5" w:rsidP="00D971B5">
            <w:pPr>
              <w:spacing w:after="120"/>
              <w:rPr>
                <w:rFonts w:ascii="Times New Roman" w:hAnsi="Times New Roman" w:cs="Times New Roman"/>
                <w:sz w:val="24"/>
                <w:szCs w:val="24"/>
              </w:rPr>
            </w:pPr>
          </w:p>
          <w:p w14:paraId="37FDF6CE" w14:textId="77777777" w:rsidR="00D971B5" w:rsidRDefault="00D971B5" w:rsidP="00D971B5">
            <w:pPr>
              <w:spacing w:after="120"/>
              <w:rPr>
                <w:rFonts w:ascii="Times New Roman" w:hAnsi="Times New Roman" w:cs="Times New Roman"/>
                <w:sz w:val="24"/>
                <w:szCs w:val="24"/>
              </w:rPr>
            </w:pPr>
          </w:p>
          <w:p w14:paraId="3061A919" w14:textId="234046BD" w:rsidR="00D971B5" w:rsidRPr="009A1C62" w:rsidRDefault="00D971B5" w:rsidP="00D971B5">
            <w:pPr>
              <w:pStyle w:val="a4"/>
              <w:ind w:left="0"/>
              <w:rPr>
                <w:rFonts w:ascii="Times New Roman" w:hAnsi="Times New Roman" w:cs="Times New Roman"/>
                <w:sz w:val="24"/>
                <w:szCs w:val="24"/>
                <w:lang w:val="ru"/>
              </w:rPr>
            </w:pPr>
          </w:p>
        </w:tc>
        <w:tc>
          <w:tcPr>
            <w:tcW w:w="4961" w:type="dxa"/>
            <w:gridSpan w:val="2"/>
            <w:tcPrChange w:id="545" w:author="2" w:date="2021-08-31T10:55:00Z">
              <w:tcPr>
                <w:tcW w:w="4839" w:type="dxa"/>
              </w:tcPr>
            </w:tcPrChange>
          </w:tcPr>
          <w:p w14:paraId="4D3DB7CF"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546"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547" w:author="2" w:date="2021-08-31T10:55:00Z">
                  <w:rPr>
                    <w:rFonts w:ascii="Times New Roman" w:eastAsia="Century Schoolbook" w:hAnsi="Times New Roman" w:cs="Times New Roman"/>
                    <w:color w:val="000000"/>
                    <w:sz w:val="24"/>
                    <w:szCs w:val="24"/>
                    <w:lang w:val="ru" w:eastAsia="ru-RU"/>
                  </w:rPr>
                </w:rPrChange>
              </w:rPr>
              <w:t>1. на наблюдателя</w:t>
            </w:r>
          </w:p>
          <w:p w14:paraId="53C16AD2"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548"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549" w:author="2" w:date="2021-08-31T10:55:00Z">
                  <w:rPr>
                    <w:rFonts w:ascii="Times New Roman" w:eastAsia="Century Schoolbook" w:hAnsi="Times New Roman" w:cs="Times New Roman"/>
                    <w:color w:val="000000"/>
                    <w:sz w:val="24"/>
                    <w:szCs w:val="24"/>
                    <w:lang w:val="ru" w:eastAsia="ru-RU"/>
                  </w:rPr>
                </w:rPrChange>
              </w:rPr>
              <w:t xml:space="preserve">2. от наблюдателя </w:t>
            </w:r>
          </w:p>
          <w:p w14:paraId="3E2BE656"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550"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551" w:author="2" w:date="2021-08-31T10:55:00Z">
                  <w:rPr>
                    <w:rFonts w:ascii="Times New Roman" w:eastAsia="Century Schoolbook" w:hAnsi="Times New Roman" w:cs="Times New Roman"/>
                    <w:color w:val="000000"/>
                    <w:sz w:val="24"/>
                    <w:szCs w:val="24"/>
                    <w:lang w:val="ru" w:eastAsia="ru-RU"/>
                  </w:rPr>
                </w:rPrChange>
              </w:rPr>
              <w:t>3. вправо</w:t>
            </w:r>
          </w:p>
          <w:p w14:paraId="3530483C"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552"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553" w:author="2" w:date="2021-08-31T10:55:00Z">
                  <w:rPr>
                    <w:rFonts w:ascii="Times New Roman" w:eastAsia="Century Schoolbook" w:hAnsi="Times New Roman" w:cs="Times New Roman"/>
                    <w:color w:val="000000"/>
                    <w:sz w:val="24"/>
                    <w:szCs w:val="24"/>
                    <w:lang w:val="ru" w:eastAsia="ru-RU"/>
                  </w:rPr>
                </w:rPrChange>
              </w:rPr>
              <w:t>4. влево</w:t>
            </w:r>
          </w:p>
          <w:p w14:paraId="2DA0E5DF" w14:textId="77777777" w:rsidR="00D971B5" w:rsidRPr="006F33AA" w:rsidRDefault="00D971B5" w:rsidP="00D971B5">
            <w:pPr>
              <w:spacing w:after="120"/>
              <w:rPr>
                <w:rFonts w:ascii="Times New Roman" w:hAnsi="Times New Roman"/>
                <w:sz w:val="20"/>
                <w:rPrChange w:id="554" w:author="2" w:date="2021-08-31T10:55:00Z">
                  <w:rPr>
                    <w:rFonts w:ascii="Times New Roman" w:hAnsi="Times New Roman" w:cs="Times New Roman"/>
                    <w:sz w:val="24"/>
                    <w:szCs w:val="24"/>
                  </w:rPr>
                </w:rPrChange>
              </w:rPr>
            </w:pPr>
          </w:p>
        </w:tc>
        <w:tc>
          <w:tcPr>
            <w:tcW w:w="567" w:type="dxa"/>
            <w:gridSpan w:val="2"/>
            <w:tcPrChange w:id="555" w:author="2" w:date="2021-08-31T10:55:00Z">
              <w:tcPr>
                <w:tcW w:w="547" w:type="dxa"/>
              </w:tcPr>
            </w:tcPrChange>
          </w:tcPr>
          <w:p w14:paraId="7412D74F" w14:textId="5F51F150" w:rsidR="00D971B5" w:rsidRPr="004B35C4" w:rsidRDefault="00D971B5" w:rsidP="00D971B5">
            <w:pPr>
              <w:tabs>
                <w:tab w:val="left" w:pos="600"/>
              </w:tabs>
              <w:ind w:right="34"/>
              <w:rPr>
                <w:rFonts w:ascii="Times New Roman" w:hAnsi="Times New Roman" w:cs="Times New Roman"/>
                <w:sz w:val="24"/>
                <w:szCs w:val="24"/>
              </w:rPr>
            </w:pPr>
            <w:r w:rsidRPr="004B35C4">
              <w:rPr>
                <w:rFonts w:ascii="Times New Roman" w:eastAsia="Century Schoolbook" w:hAnsi="Times New Roman" w:cs="Times New Roman"/>
                <w:color w:val="000000"/>
                <w:sz w:val="24"/>
                <w:szCs w:val="24"/>
                <w:lang w:val="ru" w:eastAsia="ru-RU"/>
              </w:rPr>
              <w:t>2</w:t>
            </w:r>
          </w:p>
        </w:tc>
      </w:tr>
      <w:tr w:rsidR="00D971B5" w14:paraId="759CB8D8" w14:textId="11DAE76A" w:rsidTr="00911EF6">
        <w:tc>
          <w:tcPr>
            <w:tcW w:w="846" w:type="dxa"/>
            <w:tcPrChange w:id="556" w:author="2" w:date="2021-08-31T10:55:00Z">
              <w:tcPr>
                <w:tcW w:w="846" w:type="dxa"/>
              </w:tcPr>
            </w:tcPrChange>
          </w:tcPr>
          <w:p w14:paraId="7C070C4D" w14:textId="77777777" w:rsidR="00D971B5" w:rsidRDefault="00D971B5" w:rsidP="00D971B5">
            <w:pPr>
              <w:spacing w:after="120"/>
              <w:rPr>
                <w:rFonts w:ascii="Times New Roman" w:hAnsi="Times New Roman" w:cs="Times New Roman"/>
                <w:sz w:val="24"/>
                <w:szCs w:val="24"/>
              </w:rPr>
            </w:pPr>
          </w:p>
        </w:tc>
        <w:tc>
          <w:tcPr>
            <w:tcW w:w="1843" w:type="dxa"/>
            <w:tcPrChange w:id="557" w:author="2" w:date="2021-08-31T10:55:00Z">
              <w:tcPr>
                <w:tcW w:w="1843" w:type="dxa"/>
              </w:tcPr>
            </w:tcPrChange>
          </w:tcPr>
          <w:p w14:paraId="356FD9AA" w14:textId="77777777" w:rsidR="00D971B5" w:rsidRDefault="00D971B5" w:rsidP="00D971B5">
            <w:pPr>
              <w:spacing w:after="120"/>
              <w:rPr>
                <w:rFonts w:ascii="Times New Roman" w:hAnsi="Times New Roman" w:cs="Times New Roman"/>
                <w:sz w:val="24"/>
                <w:szCs w:val="24"/>
              </w:rPr>
            </w:pPr>
          </w:p>
        </w:tc>
        <w:tc>
          <w:tcPr>
            <w:tcW w:w="425" w:type="dxa"/>
            <w:tcPrChange w:id="558" w:author="2" w:date="2021-08-31T10:55:00Z">
              <w:tcPr>
                <w:tcW w:w="425" w:type="dxa"/>
              </w:tcPr>
            </w:tcPrChange>
          </w:tcPr>
          <w:p w14:paraId="1EFE139F" w14:textId="77777777" w:rsidR="00D971B5" w:rsidRDefault="00D971B5" w:rsidP="00D971B5">
            <w:pPr>
              <w:spacing w:after="120"/>
              <w:rPr>
                <w:rFonts w:ascii="Times New Roman" w:hAnsi="Times New Roman" w:cs="Times New Roman"/>
                <w:sz w:val="24"/>
                <w:szCs w:val="24"/>
              </w:rPr>
            </w:pPr>
          </w:p>
        </w:tc>
        <w:tc>
          <w:tcPr>
            <w:tcW w:w="392" w:type="dxa"/>
            <w:tcPrChange w:id="559" w:author="2" w:date="2021-08-31T10:55:00Z">
              <w:tcPr>
                <w:tcW w:w="392" w:type="dxa"/>
              </w:tcPr>
            </w:tcPrChange>
          </w:tcPr>
          <w:p w14:paraId="14436B78" w14:textId="77777777" w:rsidR="00D971B5" w:rsidRDefault="00D971B5" w:rsidP="00D971B5">
            <w:pPr>
              <w:spacing w:after="120"/>
              <w:rPr>
                <w:rFonts w:ascii="Times New Roman" w:hAnsi="Times New Roman" w:cs="Times New Roman"/>
                <w:sz w:val="24"/>
                <w:szCs w:val="24"/>
              </w:rPr>
            </w:pPr>
          </w:p>
        </w:tc>
        <w:tc>
          <w:tcPr>
            <w:tcW w:w="553" w:type="dxa"/>
            <w:tcPrChange w:id="560" w:author="2" w:date="2021-08-31T10:55:00Z">
              <w:tcPr>
                <w:tcW w:w="553" w:type="dxa"/>
              </w:tcPr>
            </w:tcPrChange>
          </w:tcPr>
          <w:p w14:paraId="797E909D" w14:textId="3BCE71E6"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561" w:author="2" w:date="2021-08-31T10:55:00Z">
              <w:tcPr>
                <w:tcW w:w="6001" w:type="dxa"/>
              </w:tcPr>
            </w:tcPrChange>
          </w:tcPr>
          <w:p w14:paraId="184FFB38" w14:textId="77777777" w:rsidR="00D971B5" w:rsidRDefault="00D971B5" w:rsidP="00D971B5">
            <w:pPr>
              <w:spacing w:after="120"/>
              <w:rPr>
                <w:rFonts w:ascii="Times New Roman" w:hAnsi="Times New Roman" w:cs="Times New Roman"/>
                <w:sz w:val="24"/>
                <w:szCs w:val="24"/>
                <w:lang w:val="ru"/>
              </w:rPr>
            </w:pPr>
            <w:r>
              <w:rPr>
                <w:rFonts w:ascii="Times New Roman" w:hAnsi="Times New Roman" w:cs="Times New Roman"/>
                <w:noProof/>
                <w:sz w:val="24"/>
                <w:szCs w:val="24"/>
                <w:lang w:eastAsia="ru-RU"/>
              </w:rPr>
              <w:drawing>
                <wp:anchor distT="0" distB="0" distL="114300" distR="114300" simplePos="0" relativeHeight="252096512" behindDoc="1" locked="0" layoutInCell="1" allowOverlap="1" wp14:anchorId="304CF514" wp14:editId="1362C74D">
                  <wp:simplePos x="0" y="0"/>
                  <wp:positionH relativeFrom="column">
                    <wp:posOffset>2996565</wp:posOffset>
                  </wp:positionH>
                  <wp:positionV relativeFrom="paragraph">
                    <wp:posOffset>53340</wp:posOffset>
                  </wp:positionV>
                  <wp:extent cx="780415" cy="963295"/>
                  <wp:effectExtent l="0" t="0" r="635" b="8255"/>
                  <wp:wrapTight wrapText="bothSides">
                    <wp:wrapPolygon edited="0">
                      <wp:start x="0" y="0"/>
                      <wp:lineTo x="0" y="21358"/>
                      <wp:lineTo x="21090" y="21358"/>
                      <wp:lineTo x="21090" y="0"/>
                      <wp:lineTo x="0" y="0"/>
                    </wp:wrapPolygon>
                  </wp:wrapTight>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0415" cy="963295"/>
                          </a:xfrm>
                          <a:prstGeom prst="rect">
                            <a:avLst/>
                          </a:prstGeom>
                          <a:noFill/>
                        </pic:spPr>
                      </pic:pic>
                    </a:graphicData>
                  </a:graphic>
                  <wp14:sizeRelH relativeFrom="page">
                    <wp14:pctWidth>0</wp14:pctWidth>
                  </wp14:sizeRelH>
                  <wp14:sizeRelV relativeFrom="page">
                    <wp14:pctHeight>0</wp14:pctHeight>
                  </wp14:sizeRelV>
                </wp:anchor>
              </w:drawing>
            </w:r>
            <w:r w:rsidRPr="008F3AD0">
              <w:rPr>
                <w:rFonts w:ascii="Times New Roman" w:hAnsi="Times New Roman" w:cs="Times New Roman"/>
                <w:sz w:val="24"/>
                <w:szCs w:val="24"/>
                <w:lang w:val="ru"/>
              </w:rPr>
              <w:t>Определите направление силы Лоренца</w:t>
            </w:r>
          </w:p>
          <w:p w14:paraId="4F654984" w14:textId="77777777" w:rsidR="00D971B5" w:rsidRDefault="00D971B5" w:rsidP="00D971B5">
            <w:pPr>
              <w:spacing w:after="120"/>
              <w:rPr>
                <w:rFonts w:ascii="Times New Roman" w:hAnsi="Times New Roman" w:cs="Times New Roman"/>
                <w:sz w:val="24"/>
                <w:szCs w:val="24"/>
                <w:lang w:val="ru"/>
              </w:rPr>
            </w:pPr>
          </w:p>
          <w:p w14:paraId="7BC2334D" w14:textId="77777777" w:rsidR="00D971B5" w:rsidRDefault="00D971B5" w:rsidP="00D971B5">
            <w:pPr>
              <w:spacing w:after="120"/>
              <w:rPr>
                <w:rFonts w:ascii="Times New Roman" w:hAnsi="Times New Roman" w:cs="Times New Roman"/>
                <w:sz w:val="24"/>
                <w:szCs w:val="24"/>
              </w:rPr>
            </w:pPr>
          </w:p>
          <w:p w14:paraId="643715D2" w14:textId="77777777" w:rsidR="00D971B5" w:rsidRDefault="00D971B5" w:rsidP="00D971B5">
            <w:pPr>
              <w:spacing w:after="120"/>
              <w:rPr>
                <w:rFonts w:ascii="Times New Roman" w:hAnsi="Times New Roman" w:cs="Times New Roman"/>
                <w:sz w:val="24"/>
                <w:szCs w:val="24"/>
              </w:rPr>
            </w:pPr>
          </w:p>
          <w:p w14:paraId="077ED5D1" w14:textId="098201F4" w:rsidR="00D971B5" w:rsidRPr="009A1C62" w:rsidRDefault="00D971B5" w:rsidP="00D971B5">
            <w:pPr>
              <w:pStyle w:val="a4"/>
              <w:ind w:left="0"/>
              <w:rPr>
                <w:rFonts w:ascii="Times New Roman" w:hAnsi="Times New Roman" w:cs="Times New Roman"/>
                <w:sz w:val="24"/>
                <w:szCs w:val="24"/>
                <w:lang w:val="ru"/>
              </w:rPr>
            </w:pPr>
          </w:p>
        </w:tc>
        <w:tc>
          <w:tcPr>
            <w:tcW w:w="4961" w:type="dxa"/>
            <w:gridSpan w:val="2"/>
            <w:tcPrChange w:id="562" w:author="2" w:date="2021-08-31T10:55:00Z">
              <w:tcPr>
                <w:tcW w:w="4839" w:type="dxa"/>
              </w:tcPr>
            </w:tcPrChange>
          </w:tcPr>
          <w:p w14:paraId="4F848FF1"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563"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564" w:author="2" w:date="2021-08-31T10:55:00Z">
                  <w:rPr>
                    <w:rFonts w:ascii="Times New Roman" w:eastAsia="Century Schoolbook" w:hAnsi="Times New Roman" w:cs="Times New Roman"/>
                    <w:color w:val="000000"/>
                    <w:sz w:val="24"/>
                    <w:szCs w:val="24"/>
                    <w:lang w:val="ru" w:eastAsia="ru-RU"/>
                  </w:rPr>
                </w:rPrChange>
              </w:rPr>
              <w:t>1. на наблюдателя</w:t>
            </w:r>
          </w:p>
          <w:p w14:paraId="2B92E885"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565"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566" w:author="2" w:date="2021-08-31T10:55:00Z">
                  <w:rPr>
                    <w:rFonts w:ascii="Times New Roman" w:eastAsia="Century Schoolbook" w:hAnsi="Times New Roman" w:cs="Times New Roman"/>
                    <w:color w:val="000000"/>
                    <w:sz w:val="24"/>
                    <w:szCs w:val="24"/>
                    <w:lang w:val="ru" w:eastAsia="ru-RU"/>
                  </w:rPr>
                </w:rPrChange>
              </w:rPr>
              <w:t xml:space="preserve">2. от наблюдателя </w:t>
            </w:r>
          </w:p>
          <w:p w14:paraId="3DEEF33C"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567"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568" w:author="2" w:date="2021-08-31T10:55:00Z">
                  <w:rPr>
                    <w:rFonts w:ascii="Times New Roman" w:eastAsia="Century Schoolbook" w:hAnsi="Times New Roman" w:cs="Times New Roman"/>
                    <w:color w:val="000000"/>
                    <w:sz w:val="24"/>
                    <w:szCs w:val="24"/>
                    <w:lang w:val="ru" w:eastAsia="ru-RU"/>
                  </w:rPr>
                </w:rPrChange>
              </w:rPr>
              <w:t>3. вправо</w:t>
            </w:r>
          </w:p>
          <w:p w14:paraId="12F61220"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569"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570" w:author="2" w:date="2021-08-31T10:55:00Z">
                  <w:rPr>
                    <w:rFonts w:ascii="Times New Roman" w:eastAsia="Century Schoolbook" w:hAnsi="Times New Roman" w:cs="Times New Roman"/>
                    <w:color w:val="000000"/>
                    <w:sz w:val="24"/>
                    <w:szCs w:val="24"/>
                    <w:lang w:val="ru" w:eastAsia="ru-RU"/>
                  </w:rPr>
                </w:rPrChange>
              </w:rPr>
              <w:t>4. влево</w:t>
            </w:r>
          </w:p>
          <w:p w14:paraId="27DD734A" w14:textId="77777777" w:rsidR="00D971B5" w:rsidRPr="006F33AA" w:rsidRDefault="00D971B5" w:rsidP="00D971B5">
            <w:pPr>
              <w:spacing w:after="120"/>
              <w:rPr>
                <w:rFonts w:ascii="Times New Roman" w:hAnsi="Times New Roman"/>
                <w:sz w:val="20"/>
                <w:rPrChange w:id="571" w:author="2" w:date="2021-08-31T10:55:00Z">
                  <w:rPr>
                    <w:rFonts w:ascii="Times New Roman" w:hAnsi="Times New Roman" w:cs="Times New Roman"/>
                    <w:sz w:val="24"/>
                    <w:szCs w:val="24"/>
                  </w:rPr>
                </w:rPrChange>
              </w:rPr>
            </w:pPr>
          </w:p>
        </w:tc>
        <w:tc>
          <w:tcPr>
            <w:tcW w:w="567" w:type="dxa"/>
            <w:gridSpan w:val="2"/>
            <w:tcPrChange w:id="572" w:author="2" w:date="2021-08-31T10:55:00Z">
              <w:tcPr>
                <w:tcW w:w="547" w:type="dxa"/>
              </w:tcPr>
            </w:tcPrChange>
          </w:tcPr>
          <w:p w14:paraId="15EC8EC6" w14:textId="65A36732" w:rsidR="00D971B5" w:rsidRPr="004B35C4" w:rsidRDefault="00D971B5" w:rsidP="00D971B5">
            <w:pPr>
              <w:tabs>
                <w:tab w:val="left" w:pos="600"/>
              </w:tabs>
              <w:ind w:right="34"/>
              <w:rPr>
                <w:rFonts w:ascii="Times New Roman" w:hAnsi="Times New Roman" w:cs="Times New Roman"/>
                <w:sz w:val="24"/>
                <w:szCs w:val="24"/>
              </w:rPr>
            </w:pPr>
            <w:r w:rsidRPr="004B35C4">
              <w:rPr>
                <w:rFonts w:ascii="Times New Roman" w:eastAsia="Century Schoolbook" w:hAnsi="Times New Roman" w:cs="Times New Roman"/>
                <w:color w:val="000000"/>
                <w:sz w:val="24"/>
                <w:szCs w:val="24"/>
                <w:lang w:val="ru" w:eastAsia="ru-RU"/>
              </w:rPr>
              <w:t>2</w:t>
            </w:r>
          </w:p>
        </w:tc>
      </w:tr>
      <w:tr w:rsidR="00D971B5" w14:paraId="13C7C977" w14:textId="2F2DFD6D" w:rsidTr="00911EF6">
        <w:tc>
          <w:tcPr>
            <w:tcW w:w="846" w:type="dxa"/>
            <w:tcPrChange w:id="573" w:author="2" w:date="2021-08-31T10:55:00Z">
              <w:tcPr>
                <w:tcW w:w="846" w:type="dxa"/>
              </w:tcPr>
            </w:tcPrChange>
          </w:tcPr>
          <w:p w14:paraId="4F787EC4" w14:textId="77777777" w:rsidR="00D971B5" w:rsidRDefault="00D971B5" w:rsidP="00D971B5">
            <w:pPr>
              <w:spacing w:after="120"/>
              <w:rPr>
                <w:rFonts w:ascii="Times New Roman" w:hAnsi="Times New Roman" w:cs="Times New Roman"/>
                <w:sz w:val="24"/>
                <w:szCs w:val="24"/>
              </w:rPr>
            </w:pPr>
          </w:p>
        </w:tc>
        <w:tc>
          <w:tcPr>
            <w:tcW w:w="1843" w:type="dxa"/>
            <w:tcPrChange w:id="574" w:author="2" w:date="2021-08-31T10:55:00Z">
              <w:tcPr>
                <w:tcW w:w="1843" w:type="dxa"/>
              </w:tcPr>
            </w:tcPrChange>
          </w:tcPr>
          <w:p w14:paraId="5CA3F3F4" w14:textId="77777777" w:rsidR="00D971B5" w:rsidRDefault="00D971B5" w:rsidP="00D971B5">
            <w:pPr>
              <w:spacing w:after="120"/>
              <w:rPr>
                <w:rFonts w:ascii="Times New Roman" w:hAnsi="Times New Roman" w:cs="Times New Roman"/>
                <w:sz w:val="24"/>
                <w:szCs w:val="24"/>
              </w:rPr>
            </w:pPr>
          </w:p>
        </w:tc>
        <w:tc>
          <w:tcPr>
            <w:tcW w:w="425" w:type="dxa"/>
            <w:tcPrChange w:id="575" w:author="2" w:date="2021-08-31T10:55:00Z">
              <w:tcPr>
                <w:tcW w:w="425" w:type="dxa"/>
              </w:tcPr>
            </w:tcPrChange>
          </w:tcPr>
          <w:p w14:paraId="18D2ADD0" w14:textId="77777777" w:rsidR="00D971B5" w:rsidRDefault="00D971B5" w:rsidP="00D971B5">
            <w:pPr>
              <w:spacing w:after="120"/>
              <w:rPr>
                <w:rFonts w:ascii="Times New Roman" w:hAnsi="Times New Roman" w:cs="Times New Roman"/>
                <w:sz w:val="24"/>
                <w:szCs w:val="24"/>
              </w:rPr>
            </w:pPr>
          </w:p>
        </w:tc>
        <w:tc>
          <w:tcPr>
            <w:tcW w:w="392" w:type="dxa"/>
            <w:tcPrChange w:id="576" w:author="2" w:date="2021-08-31T10:55:00Z">
              <w:tcPr>
                <w:tcW w:w="392" w:type="dxa"/>
              </w:tcPr>
            </w:tcPrChange>
          </w:tcPr>
          <w:p w14:paraId="6562B3B1" w14:textId="77777777" w:rsidR="00D971B5" w:rsidRDefault="00D971B5" w:rsidP="00D971B5">
            <w:pPr>
              <w:spacing w:after="120"/>
              <w:rPr>
                <w:rFonts w:ascii="Times New Roman" w:hAnsi="Times New Roman" w:cs="Times New Roman"/>
                <w:sz w:val="24"/>
                <w:szCs w:val="24"/>
              </w:rPr>
            </w:pPr>
          </w:p>
        </w:tc>
        <w:tc>
          <w:tcPr>
            <w:tcW w:w="553" w:type="dxa"/>
            <w:tcPrChange w:id="577" w:author="2" w:date="2021-08-31T10:55:00Z">
              <w:tcPr>
                <w:tcW w:w="553" w:type="dxa"/>
              </w:tcPr>
            </w:tcPrChange>
          </w:tcPr>
          <w:p w14:paraId="169470CF" w14:textId="79F44D15"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578" w:author="2" w:date="2021-08-31T10:55:00Z">
              <w:tcPr>
                <w:tcW w:w="6001" w:type="dxa"/>
              </w:tcPr>
            </w:tcPrChange>
          </w:tcPr>
          <w:p w14:paraId="05221A7D" w14:textId="77777777" w:rsidR="00D971B5" w:rsidRDefault="00D971B5" w:rsidP="00D971B5">
            <w:pPr>
              <w:spacing w:after="120"/>
              <w:rPr>
                <w:rFonts w:ascii="Times New Roman" w:hAnsi="Times New Roman" w:cs="Times New Roman"/>
                <w:sz w:val="24"/>
                <w:szCs w:val="24"/>
                <w:lang w:val="ru"/>
              </w:rPr>
            </w:pPr>
            <w:r>
              <w:rPr>
                <w:rFonts w:ascii="Times New Roman" w:hAnsi="Times New Roman" w:cs="Times New Roman"/>
                <w:noProof/>
                <w:sz w:val="24"/>
                <w:szCs w:val="24"/>
                <w:lang w:eastAsia="ru-RU"/>
              </w:rPr>
              <w:drawing>
                <wp:anchor distT="0" distB="0" distL="114300" distR="114300" simplePos="0" relativeHeight="252097536" behindDoc="1" locked="0" layoutInCell="1" allowOverlap="1" wp14:anchorId="3A7BDAEC" wp14:editId="3C8A6826">
                  <wp:simplePos x="0" y="0"/>
                  <wp:positionH relativeFrom="column">
                    <wp:posOffset>2897505</wp:posOffset>
                  </wp:positionH>
                  <wp:positionV relativeFrom="paragraph">
                    <wp:posOffset>35560</wp:posOffset>
                  </wp:positionV>
                  <wp:extent cx="774065" cy="981710"/>
                  <wp:effectExtent l="0" t="0" r="6985" b="8890"/>
                  <wp:wrapTight wrapText="bothSides">
                    <wp:wrapPolygon edited="0">
                      <wp:start x="0" y="0"/>
                      <wp:lineTo x="0" y="21376"/>
                      <wp:lineTo x="21263" y="21376"/>
                      <wp:lineTo x="21263" y="0"/>
                      <wp:lineTo x="0" y="0"/>
                    </wp:wrapPolygon>
                  </wp:wrapTight>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4065" cy="981710"/>
                          </a:xfrm>
                          <a:prstGeom prst="rect">
                            <a:avLst/>
                          </a:prstGeom>
                          <a:noFill/>
                        </pic:spPr>
                      </pic:pic>
                    </a:graphicData>
                  </a:graphic>
                  <wp14:sizeRelH relativeFrom="page">
                    <wp14:pctWidth>0</wp14:pctWidth>
                  </wp14:sizeRelH>
                  <wp14:sizeRelV relativeFrom="page">
                    <wp14:pctHeight>0</wp14:pctHeight>
                  </wp14:sizeRelV>
                </wp:anchor>
              </w:drawing>
            </w:r>
            <w:r w:rsidRPr="008F3AD0">
              <w:rPr>
                <w:rFonts w:ascii="Times New Roman" w:hAnsi="Times New Roman" w:cs="Times New Roman"/>
                <w:sz w:val="24"/>
                <w:szCs w:val="24"/>
                <w:lang w:val="ru"/>
              </w:rPr>
              <w:t>Определите направление силы Лоренца</w:t>
            </w:r>
            <w:r>
              <w:rPr>
                <w:rFonts w:ascii="Times New Roman" w:hAnsi="Times New Roman" w:cs="Times New Roman"/>
                <w:sz w:val="24"/>
                <w:szCs w:val="24"/>
                <w:lang w:val="ru"/>
              </w:rPr>
              <w:t xml:space="preserve"> </w:t>
            </w:r>
          </w:p>
          <w:p w14:paraId="085EDE1E" w14:textId="77777777" w:rsidR="00D971B5" w:rsidRDefault="00D971B5" w:rsidP="00D971B5">
            <w:pPr>
              <w:spacing w:after="120"/>
              <w:rPr>
                <w:rFonts w:ascii="Times New Roman" w:hAnsi="Times New Roman" w:cs="Times New Roman"/>
                <w:sz w:val="24"/>
                <w:szCs w:val="24"/>
              </w:rPr>
            </w:pPr>
          </w:p>
          <w:p w14:paraId="57B87111" w14:textId="5D4D58AD" w:rsidR="00D971B5" w:rsidRDefault="00D971B5" w:rsidP="00D971B5">
            <w:pPr>
              <w:spacing w:after="120"/>
              <w:rPr>
                <w:rFonts w:ascii="Times New Roman" w:hAnsi="Times New Roman" w:cs="Times New Roman"/>
                <w:sz w:val="24"/>
                <w:szCs w:val="24"/>
              </w:rPr>
            </w:pPr>
          </w:p>
        </w:tc>
        <w:tc>
          <w:tcPr>
            <w:tcW w:w="4961" w:type="dxa"/>
            <w:gridSpan w:val="2"/>
            <w:tcPrChange w:id="579" w:author="2" w:date="2021-08-31T10:55:00Z">
              <w:tcPr>
                <w:tcW w:w="4839" w:type="dxa"/>
              </w:tcPr>
            </w:tcPrChange>
          </w:tcPr>
          <w:p w14:paraId="24CA6089"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580"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581" w:author="2" w:date="2021-08-31T10:55:00Z">
                  <w:rPr>
                    <w:rFonts w:ascii="Times New Roman" w:eastAsia="Century Schoolbook" w:hAnsi="Times New Roman" w:cs="Times New Roman"/>
                    <w:color w:val="000000"/>
                    <w:sz w:val="24"/>
                    <w:szCs w:val="24"/>
                    <w:lang w:val="ru" w:eastAsia="ru-RU"/>
                  </w:rPr>
                </w:rPrChange>
              </w:rPr>
              <w:t>1. на наблюдателя</w:t>
            </w:r>
          </w:p>
          <w:p w14:paraId="02E61C60"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582"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583" w:author="2" w:date="2021-08-31T10:55:00Z">
                  <w:rPr>
                    <w:rFonts w:ascii="Times New Roman" w:eastAsia="Century Schoolbook" w:hAnsi="Times New Roman" w:cs="Times New Roman"/>
                    <w:color w:val="000000"/>
                    <w:sz w:val="24"/>
                    <w:szCs w:val="24"/>
                    <w:lang w:val="ru" w:eastAsia="ru-RU"/>
                  </w:rPr>
                </w:rPrChange>
              </w:rPr>
              <w:t xml:space="preserve">2. от наблюдателя </w:t>
            </w:r>
          </w:p>
          <w:p w14:paraId="50DB2F9E"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584"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585" w:author="2" w:date="2021-08-31T10:55:00Z">
                  <w:rPr>
                    <w:rFonts w:ascii="Times New Roman" w:eastAsia="Century Schoolbook" w:hAnsi="Times New Roman" w:cs="Times New Roman"/>
                    <w:color w:val="000000"/>
                    <w:sz w:val="24"/>
                    <w:szCs w:val="24"/>
                    <w:lang w:val="ru" w:eastAsia="ru-RU"/>
                  </w:rPr>
                </w:rPrChange>
              </w:rPr>
              <w:t>3. вправо</w:t>
            </w:r>
          </w:p>
          <w:p w14:paraId="03BEA8B4" w14:textId="77777777" w:rsidR="00D971B5" w:rsidRPr="006F33AA" w:rsidRDefault="00D971B5" w:rsidP="00D971B5">
            <w:pPr>
              <w:pStyle w:val="a4"/>
              <w:spacing w:after="0" w:line="273" w:lineRule="exact"/>
              <w:ind w:left="993" w:right="20"/>
              <w:rPr>
                <w:rFonts w:ascii="Times New Roman" w:hAnsi="Times New Roman"/>
                <w:color w:val="000000"/>
                <w:sz w:val="20"/>
                <w:lang w:val="ru"/>
                <w:rPrChange w:id="586"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587" w:author="2" w:date="2021-08-31T10:55:00Z">
                  <w:rPr>
                    <w:rFonts w:ascii="Times New Roman" w:eastAsia="Century Schoolbook" w:hAnsi="Times New Roman" w:cs="Times New Roman"/>
                    <w:color w:val="000000"/>
                    <w:sz w:val="24"/>
                    <w:szCs w:val="24"/>
                    <w:lang w:val="ru" w:eastAsia="ru-RU"/>
                  </w:rPr>
                </w:rPrChange>
              </w:rPr>
              <w:t>4. влево</w:t>
            </w:r>
          </w:p>
          <w:p w14:paraId="59D67809" w14:textId="77777777" w:rsidR="00D971B5" w:rsidRPr="006F33AA" w:rsidRDefault="00D971B5" w:rsidP="00D971B5">
            <w:pPr>
              <w:spacing w:after="120"/>
              <w:rPr>
                <w:rFonts w:ascii="Times New Roman" w:hAnsi="Times New Roman"/>
                <w:sz w:val="20"/>
                <w:rPrChange w:id="588" w:author="2" w:date="2021-08-31T10:55:00Z">
                  <w:rPr>
                    <w:rFonts w:ascii="Times New Roman" w:hAnsi="Times New Roman" w:cs="Times New Roman"/>
                    <w:sz w:val="24"/>
                    <w:szCs w:val="24"/>
                  </w:rPr>
                </w:rPrChange>
              </w:rPr>
            </w:pPr>
          </w:p>
        </w:tc>
        <w:tc>
          <w:tcPr>
            <w:tcW w:w="567" w:type="dxa"/>
            <w:gridSpan w:val="2"/>
            <w:tcPrChange w:id="589" w:author="2" w:date="2021-08-31T10:55:00Z">
              <w:tcPr>
                <w:tcW w:w="547" w:type="dxa"/>
              </w:tcPr>
            </w:tcPrChange>
          </w:tcPr>
          <w:p w14:paraId="125FFA9E" w14:textId="48BAE0E6" w:rsidR="00D971B5" w:rsidRPr="004B35C4" w:rsidRDefault="00D971B5" w:rsidP="00D971B5">
            <w:pPr>
              <w:tabs>
                <w:tab w:val="left" w:pos="600"/>
              </w:tabs>
              <w:ind w:right="34"/>
              <w:rPr>
                <w:rFonts w:ascii="Times New Roman" w:hAnsi="Times New Roman" w:cs="Times New Roman"/>
                <w:sz w:val="24"/>
                <w:szCs w:val="24"/>
              </w:rPr>
            </w:pPr>
            <w:r w:rsidRPr="004B35C4">
              <w:rPr>
                <w:rFonts w:ascii="Times New Roman" w:eastAsia="Century Schoolbook" w:hAnsi="Times New Roman" w:cs="Times New Roman"/>
                <w:color w:val="000000"/>
                <w:sz w:val="24"/>
                <w:szCs w:val="24"/>
                <w:lang w:val="ru" w:eastAsia="ru-RU"/>
              </w:rPr>
              <w:t>2</w:t>
            </w:r>
          </w:p>
        </w:tc>
      </w:tr>
      <w:tr w:rsidR="00D971B5" w14:paraId="5F38075E" w14:textId="071E45D6" w:rsidTr="00911EF6">
        <w:tc>
          <w:tcPr>
            <w:tcW w:w="846" w:type="dxa"/>
            <w:tcPrChange w:id="590" w:author="2" w:date="2021-08-31T10:55:00Z">
              <w:tcPr>
                <w:tcW w:w="846" w:type="dxa"/>
              </w:tcPr>
            </w:tcPrChange>
          </w:tcPr>
          <w:p w14:paraId="29D87BC2" w14:textId="77777777" w:rsidR="00D971B5" w:rsidRDefault="00D971B5" w:rsidP="00D971B5">
            <w:pPr>
              <w:spacing w:after="120"/>
              <w:rPr>
                <w:rFonts w:ascii="Times New Roman" w:hAnsi="Times New Roman" w:cs="Times New Roman"/>
                <w:sz w:val="24"/>
                <w:szCs w:val="24"/>
              </w:rPr>
            </w:pPr>
          </w:p>
        </w:tc>
        <w:tc>
          <w:tcPr>
            <w:tcW w:w="1843" w:type="dxa"/>
            <w:tcPrChange w:id="591" w:author="2" w:date="2021-08-31T10:55:00Z">
              <w:tcPr>
                <w:tcW w:w="1843" w:type="dxa"/>
              </w:tcPr>
            </w:tcPrChange>
          </w:tcPr>
          <w:p w14:paraId="711091F2" w14:textId="77777777" w:rsidR="00D971B5" w:rsidRDefault="00D971B5" w:rsidP="00D971B5">
            <w:pPr>
              <w:spacing w:after="120"/>
              <w:rPr>
                <w:rFonts w:ascii="Times New Roman" w:hAnsi="Times New Roman" w:cs="Times New Roman"/>
                <w:sz w:val="24"/>
                <w:szCs w:val="24"/>
              </w:rPr>
            </w:pPr>
          </w:p>
        </w:tc>
        <w:tc>
          <w:tcPr>
            <w:tcW w:w="425" w:type="dxa"/>
            <w:tcPrChange w:id="592" w:author="2" w:date="2021-08-31T10:55:00Z">
              <w:tcPr>
                <w:tcW w:w="425" w:type="dxa"/>
              </w:tcPr>
            </w:tcPrChange>
          </w:tcPr>
          <w:p w14:paraId="23BBF444" w14:textId="77777777" w:rsidR="00D971B5" w:rsidRDefault="00D971B5" w:rsidP="00D971B5">
            <w:pPr>
              <w:spacing w:after="120"/>
              <w:rPr>
                <w:rFonts w:ascii="Times New Roman" w:hAnsi="Times New Roman" w:cs="Times New Roman"/>
                <w:sz w:val="24"/>
                <w:szCs w:val="24"/>
              </w:rPr>
            </w:pPr>
          </w:p>
        </w:tc>
        <w:tc>
          <w:tcPr>
            <w:tcW w:w="392" w:type="dxa"/>
            <w:tcPrChange w:id="593" w:author="2" w:date="2021-08-31T10:55:00Z">
              <w:tcPr>
                <w:tcW w:w="392" w:type="dxa"/>
              </w:tcPr>
            </w:tcPrChange>
          </w:tcPr>
          <w:p w14:paraId="7C969836" w14:textId="77777777" w:rsidR="00D971B5" w:rsidRDefault="00D971B5" w:rsidP="00D971B5">
            <w:pPr>
              <w:spacing w:after="120"/>
              <w:rPr>
                <w:rFonts w:ascii="Times New Roman" w:hAnsi="Times New Roman" w:cs="Times New Roman"/>
                <w:sz w:val="24"/>
                <w:szCs w:val="24"/>
              </w:rPr>
            </w:pPr>
          </w:p>
        </w:tc>
        <w:tc>
          <w:tcPr>
            <w:tcW w:w="553" w:type="dxa"/>
            <w:tcPrChange w:id="594" w:author="2" w:date="2021-08-31T10:55:00Z">
              <w:tcPr>
                <w:tcW w:w="553" w:type="dxa"/>
              </w:tcPr>
            </w:tcPrChange>
          </w:tcPr>
          <w:p w14:paraId="385A42B5" w14:textId="2C3E183D"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595" w:author="2" w:date="2021-08-31T10:55:00Z">
              <w:tcPr>
                <w:tcW w:w="6001" w:type="dxa"/>
              </w:tcPr>
            </w:tcPrChange>
          </w:tcPr>
          <w:p w14:paraId="79BDF397" w14:textId="445AC5E0" w:rsidR="00D971B5" w:rsidRDefault="00D971B5" w:rsidP="00D971B5">
            <w:pPr>
              <w:rPr>
                <w:rFonts w:ascii="Times New Roman" w:hAnsi="Times New Roman" w:cs="Times New Roman"/>
                <w:sz w:val="24"/>
                <w:szCs w:val="24"/>
              </w:rPr>
            </w:pPr>
            <w:r>
              <w:rPr>
                <w:rFonts w:ascii="Times New Roman" w:hAnsi="Times New Roman" w:cs="Times New Roman"/>
                <w:noProof/>
                <w:sz w:val="24"/>
                <w:szCs w:val="24"/>
                <w:lang w:eastAsia="ru-RU"/>
              </w:rPr>
              <w:drawing>
                <wp:anchor distT="0" distB="0" distL="114300" distR="114300" simplePos="0" relativeHeight="252098560" behindDoc="1" locked="0" layoutInCell="1" allowOverlap="1" wp14:anchorId="6965FCF6" wp14:editId="08A65A5D">
                  <wp:simplePos x="0" y="0"/>
                  <wp:positionH relativeFrom="column">
                    <wp:posOffset>1525858</wp:posOffset>
                  </wp:positionH>
                  <wp:positionV relativeFrom="paragraph">
                    <wp:posOffset>114262</wp:posOffset>
                  </wp:positionV>
                  <wp:extent cx="1457325" cy="628015"/>
                  <wp:effectExtent l="0" t="0" r="9525" b="635"/>
                  <wp:wrapTight wrapText="bothSides">
                    <wp:wrapPolygon edited="0">
                      <wp:start x="0" y="0"/>
                      <wp:lineTo x="0" y="20967"/>
                      <wp:lineTo x="21459" y="20967"/>
                      <wp:lineTo x="21459" y="0"/>
                      <wp:lineTo x="0" y="0"/>
                    </wp:wrapPolygon>
                  </wp:wrapTight>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57325" cy="6280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ru-RU"/>
              </w:rPr>
              <w:t>Определите направление силы Лоренца</w:t>
            </w:r>
          </w:p>
        </w:tc>
        <w:tc>
          <w:tcPr>
            <w:tcW w:w="4961" w:type="dxa"/>
            <w:gridSpan w:val="2"/>
            <w:tcPrChange w:id="596" w:author="2" w:date="2021-08-31T10:55:00Z">
              <w:tcPr>
                <w:tcW w:w="4839" w:type="dxa"/>
              </w:tcPr>
            </w:tcPrChange>
          </w:tcPr>
          <w:p w14:paraId="70E551F6" w14:textId="14F285D8" w:rsidR="00D971B5" w:rsidRPr="006F33AA" w:rsidRDefault="006F33AA" w:rsidP="00D971B5">
            <w:pPr>
              <w:tabs>
                <w:tab w:val="left" w:pos="851"/>
              </w:tabs>
              <w:rPr>
                <w:rFonts w:ascii="Times New Roman" w:hAnsi="Times New Roman"/>
                <w:sz w:val="20"/>
                <w:rPrChange w:id="597" w:author="2" w:date="2021-08-31T10:55:00Z">
                  <w:rPr>
                    <w:rFonts w:ascii="Times New Roman" w:hAnsi="Times New Roman" w:cs="Times New Roman"/>
                    <w:sz w:val="24"/>
                    <w:szCs w:val="24"/>
                  </w:rPr>
                </w:rPrChange>
              </w:rPr>
            </w:pPr>
            <w:ins w:id="598" w:author="2" w:date="2021-08-31T10:55:00Z">
              <w:r w:rsidRPr="006F33AA">
                <w:rPr>
                  <w:rFonts w:ascii="Times New Roman" w:hAnsi="Times New Roman" w:cs="Times New Roman"/>
                  <w:sz w:val="20"/>
                  <w:szCs w:val="20"/>
                  <w:lang w:val="ru"/>
                </w:rPr>
                <w:t>1.</w:t>
              </w:r>
            </w:ins>
            <w:r w:rsidR="00D971B5" w:rsidRPr="006F33AA">
              <w:rPr>
                <w:rFonts w:ascii="Times New Roman" w:hAnsi="Times New Roman"/>
                <w:sz w:val="20"/>
                <w:lang w:val="ru"/>
                <w:rPrChange w:id="599" w:author="2" w:date="2021-08-31T10:55:00Z">
                  <w:rPr>
                    <w:rFonts w:ascii="Times New Roman" w:hAnsi="Times New Roman" w:cs="Times New Roman"/>
                    <w:sz w:val="24"/>
                    <w:szCs w:val="24"/>
                    <w:lang w:val="ru"/>
                  </w:rPr>
                </w:rPrChange>
              </w:rPr>
              <w:t>на наблюдателя</w:t>
            </w:r>
          </w:p>
          <w:p w14:paraId="288642B4" w14:textId="77777777" w:rsidR="00D971B5" w:rsidRPr="006F33AA" w:rsidRDefault="00D971B5" w:rsidP="00D971B5">
            <w:pPr>
              <w:tabs>
                <w:tab w:val="left" w:pos="851"/>
              </w:tabs>
              <w:rPr>
                <w:rFonts w:ascii="Times New Roman" w:hAnsi="Times New Roman"/>
                <w:sz w:val="20"/>
                <w:lang w:val="ru"/>
                <w:rPrChange w:id="600" w:author="2" w:date="2021-08-31T10:55:00Z">
                  <w:rPr>
                    <w:rFonts w:ascii="Times New Roman" w:hAnsi="Times New Roman" w:cs="Times New Roman"/>
                    <w:sz w:val="24"/>
                    <w:szCs w:val="24"/>
                    <w:lang w:val="ru"/>
                  </w:rPr>
                </w:rPrChange>
              </w:rPr>
            </w:pPr>
            <w:r w:rsidRPr="006F33AA">
              <w:rPr>
                <w:rFonts w:ascii="Times New Roman" w:hAnsi="Times New Roman"/>
                <w:sz w:val="20"/>
                <w:lang w:val="ru"/>
                <w:rPrChange w:id="601" w:author="2" w:date="2021-08-31T10:55:00Z">
                  <w:rPr>
                    <w:rFonts w:ascii="Times New Roman" w:hAnsi="Times New Roman" w:cs="Times New Roman"/>
                    <w:sz w:val="24"/>
                    <w:szCs w:val="24"/>
                    <w:lang w:val="ru"/>
                  </w:rPr>
                </w:rPrChange>
              </w:rPr>
              <w:t xml:space="preserve">2. от наблюдателя </w:t>
            </w:r>
          </w:p>
          <w:p w14:paraId="41B9C271" w14:textId="77777777" w:rsidR="00D971B5" w:rsidRPr="006F33AA" w:rsidRDefault="00D971B5" w:rsidP="00D971B5">
            <w:pPr>
              <w:tabs>
                <w:tab w:val="left" w:pos="851"/>
              </w:tabs>
              <w:rPr>
                <w:rFonts w:ascii="Times New Roman" w:hAnsi="Times New Roman"/>
                <w:sz w:val="20"/>
                <w:lang w:val="ru"/>
                <w:rPrChange w:id="602" w:author="2" w:date="2021-08-31T10:55:00Z">
                  <w:rPr>
                    <w:rFonts w:ascii="Times New Roman" w:hAnsi="Times New Roman" w:cs="Times New Roman"/>
                    <w:sz w:val="24"/>
                    <w:szCs w:val="24"/>
                    <w:lang w:val="ru"/>
                  </w:rPr>
                </w:rPrChange>
              </w:rPr>
            </w:pPr>
            <w:r w:rsidRPr="006F33AA">
              <w:rPr>
                <w:rFonts w:ascii="Times New Roman" w:hAnsi="Times New Roman"/>
                <w:sz w:val="20"/>
                <w:lang w:val="ru"/>
                <w:rPrChange w:id="603" w:author="2" w:date="2021-08-31T10:55:00Z">
                  <w:rPr>
                    <w:rFonts w:ascii="Times New Roman" w:hAnsi="Times New Roman" w:cs="Times New Roman"/>
                    <w:sz w:val="24"/>
                    <w:szCs w:val="24"/>
                    <w:lang w:val="ru"/>
                  </w:rPr>
                </w:rPrChange>
              </w:rPr>
              <w:t>3. вверх</w:t>
            </w:r>
          </w:p>
          <w:p w14:paraId="0E6534BB" w14:textId="77777777" w:rsidR="00D971B5" w:rsidRPr="006F33AA" w:rsidRDefault="00D971B5" w:rsidP="00D971B5">
            <w:pPr>
              <w:tabs>
                <w:tab w:val="left" w:pos="851"/>
              </w:tabs>
              <w:rPr>
                <w:rFonts w:ascii="Times New Roman" w:hAnsi="Times New Roman"/>
                <w:sz w:val="20"/>
                <w:lang w:val="ru"/>
                <w:rPrChange w:id="604" w:author="2" w:date="2021-08-31T10:55:00Z">
                  <w:rPr>
                    <w:rFonts w:ascii="Times New Roman" w:hAnsi="Times New Roman" w:cs="Times New Roman"/>
                    <w:sz w:val="24"/>
                    <w:szCs w:val="24"/>
                    <w:lang w:val="ru"/>
                  </w:rPr>
                </w:rPrChange>
              </w:rPr>
            </w:pPr>
            <w:r w:rsidRPr="006F33AA">
              <w:rPr>
                <w:rFonts w:ascii="Times New Roman" w:hAnsi="Times New Roman"/>
                <w:sz w:val="20"/>
                <w:lang w:val="ru"/>
                <w:rPrChange w:id="605" w:author="2" w:date="2021-08-31T10:55:00Z">
                  <w:rPr>
                    <w:rFonts w:ascii="Times New Roman" w:hAnsi="Times New Roman" w:cs="Times New Roman"/>
                    <w:sz w:val="24"/>
                    <w:szCs w:val="24"/>
                    <w:lang w:val="ru"/>
                  </w:rPr>
                </w:rPrChange>
              </w:rPr>
              <w:t>4. вниз</w:t>
            </w:r>
          </w:p>
          <w:p w14:paraId="0736DFE5" w14:textId="77777777" w:rsidR="00D971B5" w:rsidRPr="006F33AA" w:rsidRDefault="00D971B5" w:rsidP="00D971B5">
            <w:pPr>
              <w:spacing w:after="120"/>
              <w:rPr>
                <w:rFonts w:ascii="Times New Roman" w:hAnsi="Times New Roman"/>
                <w:sz w:val="20"/>
                <w:rPrChange w:id="606" w:author="2" w:date="2021-08-31T10:55:00Z">
                  <w:rPr>
                    <w:rFonts w:ascii="Times New Roman" w:hAnsi="Times New Roman" w:cs="Times New Roman"/>
                    <w:sz w:val="24"/>
                    <w:szCs w:val="24"/>
                  </w:rPr>
                </w:rPrChange>
              </w:rPr>
            </w:pPr>
          </w:p>
        </w:tc>
        <w:tc>
          <w:tcPr>
            <w:tcW w:w="567" w:type="dxa"/>
            <w:gridSpan w:val="2"/>
            <w:tcPrChange w:id="607" w:author="2" w:date="2021-08-31T10:55:00Z">
              <w:tcPr>
                <w:tcW w:w="547" w:type="dxa"/>
              </w:tcPr>
            </w:tcPrChange>
          </w:tcPr>
          <w:p w14:paraId="2F69CC54" w14:textId="4452BB6F" w:rsidR="00D971B5" w:rsidRPr="004B35C4" w:rsidRDefault="00D971B5" w:rsidP="00D971B5">
            <w:pPr>
              <w:tabs>
                <w:tab w:val="left" w:pos="600"/>
              </w:tabs>
              <w:ind w:right="34"/>
              <w:rPr>
                <w:rFonts w:ascii="Times New Roman" w:eastAsiaTheme="minorEastAsia" w:hAnsi="Times New Roman" w:cs="Times New Roman"/>
                <w:sz w:val="24"/>
                <w:szCs w:val="24"/>
              </w:rPr>
            </w:pPr>
            <w:r w:rsidRPr="004B35C4">
              <w:rPr>
                <w:rFonts w:ascii="Times New Roman" w:hAnsi="Times New Roman" w:cs="Times New Roman"/>
                <w:sz w:val="24"/>
                <w:szCs w:val="24"/>
                <w:lang w:val="ru"/>
              </w:rPr>
              <w:t>4</w:t>
            </w:r>
          </w:p>
        </w:tc>
      </w:tr>
      <w:tr w:rsidR="00D971B5" w14:paraId="56D0893E" w14:textId="08D08517" w:rsidTr="00911EF6">
        <w:tc>
          <w:tcPr>
            <w:tcW w:w="846" w:type="dxa"/>
            <w:tcPrChange w:id="608" w:author="2" w:date="2021-08-31T10:55:00Z">
              <w:tcPr>
                <w:tcW w:w="846" w:type="dxa"/>
              </w:tcPr>
            </w:tcPrChange>
          </w:tcPr>
          <w:p w14:paraId="14BF47C7" w14:textId="77777777" w:rsidR="00D971B5" w:rsidRDefault="00D971B5" w:rsidP="00D971B5">
            <w:pPr>
              <w:spacing w:after="120"/>
              <w:rPr>
                <w:rFonts w:ascii="Times New Roman" w:hAnsi="Times New Roman" w:cs="Times New Roman"/>
                <w:sz w:val="24"/>
                <w:szCs w:val="24"/>
              </w:rPr>
            </w:pPr>
          </w:p>
        </w:tc>
        <w:tc>
          <w:tcPr>
            <w:tcW w:w="1843" w:type="dxa"/>
            <w:tcPrChange w:id="609" w:author="2" w:date="2021-08-31T10:55:00Z">
              <w:tcPr>
                <w:tcW w:w="1843" w:type="dxa"/>
              </w:tcPr>
            </w:tcPrChange>
          </w:tcPr>
          <w:p w14:paraId="09316947" w14:textId="77777777" w:rsidR="00D971B5" w:rsidRDefault="00D971B5" w:rsidP="00D971B5">
            <w:pPr>
              <w:spacing w:after="120"/>
              <w:rPr>
                <w:rFonts w:ascii="Times New Roman" w:hAnsi="Times New Roman" w:cs="Times New Roman"/>
                <w:sz w:val="24"/>
                <w:szCs w:val="24"/>
              </w:rPr>
            </w:pPr>
          </w:p>
        </w:tc>
        <w:tc>
          <w:tcPr>
            <w:tcW w:w="425" w:type="dxa"/>
            <w:tcPrChange w:id="610" w:author="2" w:date="2021-08-31T10:55:00Z">
              <w:tcPr>
                <w:tcW w:w="425" w:type="dxa"/>
              </w:tcPr>
            </w:tcPrChange>
          </w:tcPr>
          <w:p w14:paraId="47A06B51" w14:textId="77777777" w:rsidR="00D971B5" w:rsidRDefault="00D971B5" w:rsidP="00D971B5">
            <w:pPr>
              <w:spacing w:after="120"/>
              <w:rPr>
                <w:rFonts w:ascii="Times New Roman" w:hAnsi="Times New Roman" w:cs="Times New Roman"/>
                <w:sz w:val="24"/>
                <w:szCs w:val="24"/>
              </w:rPr>
            </w:pPr>
          </w:p>
        </w:tc>
        <w:tc>
          <w:tcPr>
            <w:tcW w:w="392" w:type="dxa"/>
            <w:tcPrChange w:id="611" w:author="2" w:date="2021-08-31T10:55:00Z">
              <w:tcPr>
                <w:tcW w:w="392" w:type="dxa"/>
              </w:tcPr>
            </w:tcPrChange>
          </w:tcPr>
          <w:p w14:paraId="7041D9FF" w14:textId="77777777" w:rsidR="00D971B5" w:rsidRDefault="00D971B5" w:rsidP="00D971B5">
            <w:pPr>
              <w:spacing w:after="120"/>
              <w:rPr>
                <w:rFonts w:ascii="Times New Roman" w:hAnsi="Times New Roman" w:cs="Times New Roman"/>
                <w:sz w:val="24"/>
                <w:szCs w:val="24"/>
              </w:rPr>
            </w:pPr>
          </w:p>
        </w:tc>
        <w:tc>
          <w:tcPr>
            <w:tcW w:w="553" w:type="dxa"/>
            <w:tcPrChange w:id="612" w:author="2" w:date="2021-08-31T10:55:00Z">
              <w:tcPr>
                <w:tcW w:w="553" w:type="dxa"/>
              </w:tcPr>
            </w:tcPrChange>
          </w:tcPr>
          <w:p w14:paraId="2954FA4F" w14:textId="6534AE81"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613" w:author="2" w:date="2021-08-31T10:55:00Z">
              <w:tcPr>
                <w:tcW w:w="6001" w:type="dxa"/>
              </w:tcPr>
            </w:tcPrChange>
          </w:tcPr>
          <w:p w14:paraId="5BA4AEF1" w14:textId="77777777" w:rsidR="00D971B5" w:rsidRDefault="00D971B5" w:rsidP="00D971B5">
            <w:pPr>
              <w:spacing w:after="12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Определите направление силы Лоренца</w:t>
            </w:r>
          </w:p>
          <w:p w14:paraId="3C13671D" w14:textId="57D8388E" w:rsidR="00D971B5" w:rsidRDefault="00D971B5" w:rsidP="00D971B5">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1CFE73BC" wp14:editId="68AAA619">
                  <wp:extent cx="1645920" cy="774065"/>
                  <wp:effectExtent l="0" t="0" r="0" b="6985"/>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45920" cy="774065"/>
                          </a:xfrm>
                          <a:prstGeom prst="rect">
                            <a:avLst/>
                          </a:prstGeom>
                          <a:noFill/>
                        </pic:spPr>
                      </pic:pic>
                    </a:graphicData>
                  </a:graphic>
                </wp:inline>
              </w:drawing>
            </w:r>
          </w:p>
        </w:tc>
        <w:tc>
          <w:tcPr>
            <w:tcW w:w="4961" w:type="dxa"/>
            <w:gridSpan w:val="2"/>
            <w:tcPrChange w:id="614" w:author="2" w:date="2021-08-31T10:55:00Z">
              <w:tcPr>
                <w:tcW w:w="4839" w:type="dxa"/>
              </w:tcPr>
            </w:tcPrChange>
          </w:tcPr>
          <w:p w14:paraId="75B2ECC3" w14:textId="3F88A5AE" w:rsidR="00D971B5" w:rsidRPr="006F33AA" w:rsidRDefault="00D971B5" w:rsidP="0012270D">
            <w:pPr>
              <w:pStyle w:val="a4"/>
              <w:numPr>
                <w:ilvl w:val="0"/>
                <w:numId w:val="54"/>
              </w:numPr>
              <w:tabs>
                <w:tab w:val="left" w:pos="851"/>
              </w:tabs>
              <w:spacing w:after="0" w:line="240" w:lineRule="auto"/>
              <w:rPr>
                <w:rFonts w:ascii="Times New Roman" w:hAnsi="Times New Roman"/>
                <w:sz w:val="20"/>
                <w:lang w:val="ru"/>
                <w:rPrChange w:id="615" w:author="2" w:date="2021-08-31T10:55:00Z">
                  <w:rPr>
                    <w:rFonts w:ascii="Times New Roman" w:hAnsi="Times New Roman" w:cs="Times New Roman"/>
                    <w:sz w:val="24"/>
                    <w:szCs w:val="24"/>
                    <w:lang w:val="ru"/>
                  </w:rPr>
                </w:rPrChange>
              </w:rPr>
            </w:pPr>
            <w:r w:rsidRPr="006F33AA">
              <w:rPr>
                <w:rFonts w:ascii="Times New Roman" w:hAnsi="Times New Roman"/>
                <w:sz w:val="20"/>
                <w:lang w:val="ru"/>
                <w:rPrChange w:id="616" w:author="2" w:date="2021-08-31T10:55:00Z">
                  <w:rPr>
                    <w:rFonts w:ascii="Times New Roman" w:hAnsi="Times New Roman" w:cs="Times New Roman"/>
                    <w:sz w:val="24"/>
                    <w:szCs w:val="24"/>
                    <w:lang w:val="ru"/>
                  </w:rPr>
                </w:rPrChange>
              </w:rPr>
              <w:t xml:space="preserve"> на наблюдателя</w:t>
            </w:r>
          </w:p>
          <w:p w14:paraId="6C31F351" w14:textId="77777777" w:rsidR="00D971B5" w:rsidRPr="006F33AA" w:rsidRDefault="00D971B5" w:rsidP="0012270D">
            <w:pPr>
              <w:pStyle w:val="a4"/>
              <w:numPr>
                <w:ilvl w:val="0"/>
                <w:numId w:val="54"/>
              </w:numPr>
              <w:tabs>
                <w:tab w:val="left" w:pos="851"/>
              </w:tabs>
              <w:spacing w:after="0" w:line="240" w:lineRule="auto"/>
              <w:rPr>
                <w:rFonts w:ascii="Times New Roman" w:hAnsi="Times New Roman"/>
                <w:sz w:val="20"/>
                <w:lang w:val="ru"/>
                <w:rPrChange w:id="617" w:author="2" w:date="2021-08-31T10:55:00Z">
                  <w:rPr>
                    <w:rFonts w:ascii="Times New Roman" w:hAnsi="Times New Roman" w:cs="Times New Roman"/>
                    <w:sz w:val="24"/>
                    <w:szCs w:val="24"/>
                    <w:lang w:val="ru"/>
                  </w:rPr>
                </w:rPrChange>
              </w:rPr>
            </w:pPr>
            <w:r w:rsidRPr="006F33AA">
              <w:rPr>
                <w:rFonts w:ascii="Times New Roman" w:hAnsi="Times New Roman"/>
                <w:sz w:val="20"/>
                <w:lang w:val="ru"/>
                <w:rPrChange w:id="618" w:author="2" w:date="2021-08-31T10:55:00Z">
                  <w:rPr>
                    <w:rFonts w:ascii="Times New Roman" w:hAnsi="Times New Roman" w:cs="Times New Roman"/>
                    <w:sz w:val="24"/>
                    <w:szCs w:val="24"/>
                    <w:lang w:val="ru"/>
                  </w:rPr>
                </w:rPrChange>
              </w:rPr>
              <w:t xml:space="preserve">от наблюдателя </w:t>
            </w:r>
          </w:p>
          <w:p w14:paraId="53505BA4" w14:textId="77777777" w:rsidR="00D971B5" w:rsidRPr="006F33AA" w:rsidRDefault="00D971B5" w:rsidP="0012270D">
            <w:pPr>
              <w:pStyle w:val="a4"/>
              <w:numPr>
                <w:ilvl w:val="0"/>
                <w:numId w:val="54"/>
              </w:numPr>
              <w:tabs>
                <w:tab w:val="left" w:pos="851"/>
              </w:tabs>
              <w:spacing w:after="0" w:line="240" w:lineRule="auto"/>
              <w:rPr>
                <w:rFonts w:ascii="Times New Roman" w:hAnsi="Times New Roman"/>
                <w:sz w:val="20"/>
                <w:lang w:val="ru"/>
                <w:rPrChange w:id="619" w:author="2" w:date="2021-08-31T10:55:00Z">
                  <w:rPr>
                    <w:rFonts w:ascii="Times New Roman" w:hAnsi="Times New Roman" w:cs="Times New Roman"/>
                    <w:sz w:val="24"/>
                    <w:szCs w:val="24"/>
                    <w:lang w:val="ru"/>
                  </w:rPr>
                </w:rPrChange>
              </w:rPr>
            </w:pPr>
            <w:r w:rsidRPr="006F33AA">
              <w:rPr>
                <w:rFonts w:ascii="Times New Roman" w:hAnsi="Times New Roman"/>
                <w:sz w:val="20"/>
                <w:lang w:val="ru"/>
                <w:rPrChange w:id="620" w:author="2" w:date="2021-08-31T10:55:00Z">
                  <w:rPr>
                    <w:rFonts w:ascii="Times New Roman" w:hAnsi="Times New Roman" w:cs="Times New Roman"/>
                    <w:sz w:val="24"/>
                    <w:szCs w:val="24"/>
                    <w:lang w:val="ru"/>
                  </w:rPr>
                </w:rPrChange>
              </w:rPr>
              <w:t>вверх</w:t>
            </w:r>
          </w:p>
          <w:p w14:paraId="4CD88E1A" w14:textId="77777777" w:rsidR="00D971B5" w:rsidRPr="006F33AA" w:rsidRDefault="00D971B5" w:rsidP="0012270D">
            <w:pPr>
              <w:pStyle w:val="a4"/>
              <w:numPr>
                <w:ilvl w:val="0"/>
                <w:numId w:val="54"/>
              </w:numPr>
              <w:tabs>
                <w:tab w:val="left" w:pos="851"/>
              </w:tabs>
              <w:spacing w:after="0" w:line="240" w:lineRule="auto"/>
              <w:rPr>
                <w:rFonts w:ascii="Times New Roman" w:hAnsi="Times New Roman"/>
                <w:sz w:val="20"/>
                <w:lang w:val="ru"/>
                <w:rPrChange w:id="621" w:author="2" w:date="2021-08-31T10:55:00Z">
                  <w:rPr>
                    <w:rFonts w:ascii="Times New Roman" w:hAnsi="Times New Roman" w:cs="Times New Roman"/>
                    <w:sz w:val="24"/>
                    <w:szCs w:val="24"/>
                    <w:lang w:val="ru"/>
                  </w:rPr>
                </w:rPrChange>
              </w:rPr>
            </w:pPr>
            <w:r w:rsidRPr="006F33AA">
              <w:rPr>
                <w:rFonts w:ascii="Times New Roman" w:hAnsi="Times New Roman"/>
                <w:sz w:val="20"/>
                <w:lang w:val="ru"/>
                <w:rPrChange w:id="622" w:author="2" w:date="2021-08-31T10:55:00Z">
                  <w:rPr>
                    <w:rFonts w:ascii="Times New Roman" w:hAnsi="Times New Roman" w:cs="Times New Roman"/>
                    <w:sz w:val="24"/>
                    <w:szCs w:val="24"/>
                    <w:lang w:val="ru"/>
                  </w:rPr>
                </w:rPrChange>
              </w:rPr>
              <w:t>вниз</w:t>
            </w:r>
          </w:p>
          <w:p w14:paraId="4F67A923" w14:textId="40FB94FA" w:rsidR="00D971B5" w:rsidRPr="006F33AA" w:rsidRDefault="00D971B5" w:rsidP="00D971B5">
            <w:pPr>
              <w:rPr>
                <w:rFonts w:ascii="Times New Roman" w:hAnsi="Times New Roman"/>
                <w:sz w:val="20"/>
                <w:rPrChange w:id="623" w:author="2" w:date="2021-08-31T10:55:00Z">
                  <w:rPr>
                    <w:rFonts w:ascii="Times New Roman" w:hAnsi="Times New Roman" w:cs="Times New Roman"/>
                    <w:sz w:val="24"/>
                    <w:szCs w:val="24"/>
                  </w:rPr>
                </w:rPrChange>
              </w:rPr>
            </w:pPr>
          </w:p>
        </w:tc>
        <w:tc>
          <w:tcPr>
            <w:tcW w:w="567" w:type="dxa"/>
            <w:gridSpan w:val="2"/>
            <w:tcPrChange w:id="624" w:author="2" w:date="2021-08-31T10:55:00Z">
              <w:tcPr>
                <w:tcW w:w="547" w:type="dxa"/>
              </w:tcPr>
            </w:tcPrChange>
          </w:tcPr>
          <w:p w14:paraId="428E7D46" w14:textId="34ED7009" w:rsidR="00D971B5" w:rsidRPr="004B35C4" w:rsidRDefault="00D971B5" w:rsidP="00D971B5">
            <w:pPr>
              <w:tabs>
                <w:tab w:val="left" w:pos="600"/>
              </w:tabs>
              <w:ind w:right="34"/>
              <w:rPr>
                <w:rFonts w:ascii="Times New Roman" w:eastAsiaTheme="minorEastAsia" w:hAnsi="Times New Roman" w:cs="Times New Roman"/>
                <w:sz w:val="24"/>
                <w:szCs w:val="24"/>
              </w:rPr>
            </w:pPr>
            <w:r w:rsidRPr="004B35C4">
              <w:rPr>
                <w:rFonts w:ascii="Times New Roman" w:hAnsi="Times New Roman" w:cs="Times New Roman"/>
                <w:sz w:val="24"/>
                <w:szCs w:val="24"/>
                <w:lang w:val="ru"/>
              </w:rPr>
              <w:t>3</w:t>
            </w:r>
          </w:p>
        </w:tc>
      </w:tr>
      <w:tr w:rsidR="00D971B5" w14:paraId="682CC285" w14:textId="6F68CFED" w:rsidTr="00911EF6">
        <w:tc>
          <w:tcPr>
            <w:tcW w:w="846" w:type="dxa"/>
            <w:tcPrChange w:id="625" w:author="2" w:date="2021-08-31T10:55:00Z">
              <w:tcPr>
                <w:tcW w:w="846" w:type="dxa"/>
              </w:tcPr>
            </w:tcPrChange>
          </w:tcPr>
          <w:p w14:paraId="22139331" w14:textId="77777777" w:rsidR="00D971B5" w:rsidRDefault="00D971B5" w:rsidP="00D971B5">
            <w:pPr>
              <w:spacing w:after="120"/>
              <w:rPr>
                <w:rFonts w:ascii="Times New Roman" w:hAnsi="Times New Roman" w:cs="Times New Roman"/>
                <w:sz w:val="24"/>
                <w:szCs w:val="24"/>
              </w:rPr>
            </w:pPr>
          </w:p>
        </w:tc>
        <w:tc>
          <w:tcPr>
            <w:tcW w:w="1843" w:type="dxa"/>
            <w:tcPrChange w:id="626" w:author="2" w:date="2021-08-31T10:55:00Z">
              <w:tcPr>
                <w:tcW w:w="1843" w:type="dxa"/>
              </w:tcPr>
            </w:tcPrChange>
          </w:tcPr>
          <w:p w14:paraId="64028D2D" w14:textId="77777777" w:rsidR="00D971B5" w:rsidRDefault="00D971B5" w:rsidP="00D971B5">
            <w:pPr>
              <w:spacing w:after="120"/>
              <w:rPr>
                <w:rFonts w:ascii="Times New Roman" w:hAnsi="Times New Roman" w:cs="Times New Roman"/>
                <w:sz w:val="24"/>
                <w:szCs w:val="24"/>
              </w:rPr>
            </w:pPr>
          </w:p>
        </w:tc>
        <w:tc>
          <w:tcPr>
            <w:tcW w:w="425" w:type="dxa"/>
            <w:tcPrChange w:id="627" w:author="2" w:date="2021-08-31T10:55:00Z">
              <w:tcPr>
                <w:tcW w:w="425" w:type="dxa"/>
              </w:tcPr>
            </w:tcPrChange>
          </w:tcPr>
          <w:p w14:paraId="50EED109" w14:textId="77777777" w:rsidR="00D971B5" w:rsidRDefault="00D971B5" w:rsidP="00D971B5">
            <w:pPr>
              <w:spacing w:after="120"/>
              <w:rPr>
                <w:rFonts w:ascii="Times New Roman" w:hAnsi="Times New Roman" w:cs="Times New Roman"/>
                <w:sz w:val="24"/>
                <w:szCs w:val="24"/>
              </w:rPr>
            </w:pPr>
          </w:p>
        </w:tc>
        <w:tc>
          <w:tcPr>
            <w:tcW w:w="392" w:type="dxa"/>
            <w:tcPrChange w:id="628" w:author="2" w:date="2021-08-31T10:55:00Z">
              <w:tcPr>
                <w:tcW w:w="392" w:type="dxa"/>
              </w:tcPr>
            </w:tcPrChange>
          </w:tcPr>
          <w:p w14:paraId="74D6305D" w14:textId="77777777" w:rsidR="00D971B5" w:rsidRDefault="00D971B5" w:rsidP="00D971B5">
            <w:pPr>
              <w:spacing w:after="120"/>
              <w:rPr>
                <w:rFonts w:ascii="Times New Roman" w:hAnsi="Times New Roman" w:cs="Times New Roman"/>
                <w:sz w:val="24"/>
                <w:szCs w:val="24"/>
              </w:rPr>
            </w:pPr>
          </w:p>
        </w:tc>
        <w:tc>
          <w:tcPr>
            <w:tcW w:w="553" w:type="dxa"/>
            <w:tcPrChange w:id="629" w:author="2" w:date="2021-08-31T10:55:00Z">
              <w:tcPr>
                <w:tcW w:w="553" w:type="dxa"/>
              </w:tcPr>
            </w:tcPrChange>
          </w:tcPr>
          <w:p w14:paraId="580A67C7" w14:textId="31177C9B"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630" w:author="2" w:date="2021-08-31T10:55:00Z">
              <w:tcPr>
                <w:tcW w:w="6001" w:type="dxa"/>
              </w:tcPr>
            </w:tcPrChange>
          </w:tcPr>
          <w:p w14:paraId="223C3136" w14:textId="2AD04806" w:rsidR="00D971B5" w:rsidRDefault="00D971B5" w:rsidP="00D971B5">
            <w:pPr>
              <w:rPr>
                <w:rFonts w:ascii="Times New Roman" w:hAnsi="Times New Roman" w:cs="Times New Roman"/>
                <w:sz w:val="24"/>
                <w:szCs w:val="24"/>
              </w:rPr>
            </w:pPr>
            <w:r>
              <w:rPr>
                <w:rFonts w:ascii="Times New Roman" w:hAnsi="Times New Roman" w:cs="Times New Roman"/>
                <w:noProof/>
                <w:sz w:val="24"/>
                <w:szCs w:val="24"/>
                <w:lang w:eastAsia="ru-RU"/>
              </w:rPr>
              <w:t>Определите направление силы Лоренца</w:t>
            </w:r>
            <w:r>
              <w:rPr>
                <w:rFonts w:ascii="Times New Roman" w:hAnsi="Times New Roman" w:cs="Times New Roman"/>
                <w:noProof/>
                <w:sz w:val="24"/>
                <w:szCs w:val="24"/>
                <w:lang w:eastAsia="ru-RU"/>
              </w:rPr>
              <w:drawing>
                <wp:inline distT="0" distB="0" distL="0" distR="0" wp14:anchorId="1367DA16" wp14:editId="1226318C">
                  <wp:extent cx="1591310" cy="756285"/>
                  <wp:effectExtent l="0" t="0" r="8890" b="5715"/>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1310" cy="756285"/>
                          </a:xfrm>
                          <a:prstGeom prst="rect">
                            <a:avLst/>
                          </a:prstGeom>
                          <a:noFill/>
                        </pic:spPr>
                      </pic:pic>
                    </a:graphicData>
                  </a:graphic>
                </wp:inline>
              </w:drawing>
            </w:r>
          </w:p>
        </w:tc>
        <w:tc>
          <w:tcPr>
            <w:tcW w:w="4961" w:type="dxa"/>
            <w:gridSpan w:val="2"/>
            <w:tcPrChange w:id="631" w:author="2" w:date="2021-08-31T10:55:00Z">
              <w:tcPr>
                <w:tcW w:w="4839" w:type="dxa"/>
              </w:tcPr>
            </w:tcPrChange>
          </w:tcPr>
          <w:p w14:paraId="5E477A22" w14:textId="46C6466D" w:rsidR="00D971B5" w:rsidRPr="006F33AA" w:rsidRDefault="00D971B5" w:rsidP="0012270D">
            <w:pPr>
              <w:pStyle w:val="a4"/>
              <w:numPr>
                <w:ilvl w:val="0"/>
                <w:numId w:val="55"/>
              </w:numPr>
              <w:tabs>
                <w:tab w:val="left" w:pos="851"/>
              </w:tabs>
              <w:spacing w:after="0" w:line="240" w:lineRule="auto"/>
              <w:rPr>
                <w:rFonts w:ascii="Times New Roman" w:hAnsi="Times New Roman"/>
                <w:sz w:val="20"/>
                <w:lang w:val="ru"/>
                <w:rPrChange w:id="632" w:author="2" w:date="2021-08-31T10:55:00Z">
                  <w:rPr>
                    <w:rFonts w:ascii="Times New Roman" w:hAnsi="Times New Roman" w:cs="Times New Roman"/>
                    <w:sz w:val="24"/>
                    <w:szCs w:val="24"/>
                    <w:lang w:val="ru"/>
                  </w:rPr>
                </w:rPrChange>
              </w:rPr>
            </w:pPr>
            <w:r w:rsidRPr="006F33AA">
              <w:rPr>
                <w:rFonts w:ascii="Times New Roman" w:hAnsi="Times New Roman"/>
                <w:sz w:val="20"/>
                <w:lang w:val="ru"/>
                <w:rPrChange w:id="633" w:author="2" w:date="2021-08-31T10:55:00Z">
                  <w:rPr>
                    <w:rFonts w:ascii="Times New Roman" w:hAnsi="Times New Roman" w:cs="Times New Roman"/>
                    <w:sz w:val="24"/>
                    <w:szCs w:val="24"/>
                    <w:lang w:val="ru"/>
                  </w:rPr>
                </w:rPrChange>
              </w:rPr>
              <w:t>на наблюдателя</w:t>
            </w:r>
          </w:p>
          <w:p w14:paraId="772565FB" w14:textId="77777777" w:rsidR="00D971B5" w:rsidRPr="006F33AA" w:rsidRDefault="00D971B5" w:rsidP="0012270D">
            <w:pPr>
              <w:pStyle w:val="a4"/>
              <w:numPr>
                <w:ilvl w:val="0"/>
                <w:numId w:val="55"/>
              </w:numPr>
              <w:tabs>
                <w:tab w:val="left" w:pos="851"/>
              </w:tabs>
              <w:spacing w:after="0" w:line="240" w:lineRule="auto"/>
              <w:rPr>
                <w:rFonts w:ascii="Times New Roman" w:hAnsi="Times New Roman"/>
                <w:sz w:val="20"/>
                <w:lang w:val="ru"/>
                <w:rPrChange w:id="634" w:author="2" w:date="2021-08-31T10:55:00Z">
                  <w:rPr>
                    <w:rFonts w:ascii="Times New Roman" w:hAnsi="Times New Roman" w:cs="Times New Roman"/>
                    <w:sz w:val="24"/>
                    <w:szCs w:val="24"/>
                    <w:lang w:val="ru"/>
                  </w:rPr>
                </w:rPrChange>
              </w:rPr>
            </w:pPr>
            <w:r w:rsidRPr="006F33AA">
              <w:rPr>
                <w:rFonts w:ascii="Times New Roman" w:hAnsi="Times New Roman"/>
                <w:sz w:val="20"/>
                <w:lang w:val="ru"/>
                <w:rPrChange w:id="635" w:author="2" w:date="2021-08-31T10:55:00Z">
                  <w:rPr>
                    <w:rFonts w:ascii="Times New Roman" w:hAnsi="Times New Roman" w:cs="Times New Roman"/>
                    <w:sz w:val="24"/>
                    <w:szCs w:val="24"/>
                    <w:lang w:val="ru"/>
                  </w:rPr>
                </w:rPrChange>
              </w:rPr>
              <w:t xml:space="preserve">от наблюдателя </w:t>
            </w:r>
          </w:p>
          <w:p w14:paraId="70C64325" w14:textId="77777777" w:rsidR="00D971B5" w:rsidRPr="006F33AA" w:rsidRDefault="00D971B5" w:rsidP="0012270D">
            <w:pPr>
              <w:pStyle w:val="a4"/>
              <w:numPr>
                <w:ilvl w:val="0"/>
                <w:numId w:val="55"/>
              </w:numPr>
              <w:tabs>
                <w:tab w:val="left" w:pos="851"/>
              </w:tabs>
              <w:spacing w:after="0" w:line="240" w:lineRule="auto"/>
              <w:rPr>
                <w:rFonts w:ascii="Times New Roman" w:hAnsi="Times New Roman"/>
                <w:sz w:val="20"/>
                <w:lang w:val="ru"/>
                <w:rPrChange w:id="636" w:author="2" w:date="2021-08-31T10:55:00Z">
                  <w:rPr>
                    <w:rFonts w:ascii="Times New Roman" w:hAnsi="Times New Roman" w:cs="Times New Roman"/>
                    <w:sz w:val="24"/>
                    <w:szCs w:val="24"/>
                    <w:lang w:val="ru"/>
                  </w:rPr>
                </w:rPrChange>
              </w:rPr>
            </w:pPr>
            <w:r w:rsidRPr="006F33AA">
              <w:rPr>
                <w:rFonts w:ascii="Times New Roman" w:hAnsi="Times New Roman"/>
                <w:sz w:val="20"/>
                <w:lang w:val="ru"/>
                <w:rPrChange w:id="637" w:author="2" w:date="2021-08-31T10:55:00Z">
                  <w:rPr>
                    <w:rFonts w:ascii="Times New Roman" w:hAnsi="Times New Roman" w:cs="Times New Roman"/>
                    <w:sz w:val="24"/>
                    <w:szCs w:val="24"/>
                    <w:lang w:val="ru"/>
                  </w:rPr>
                </w:rPrChange>
              </w:rPr>
              <w:t>вверх</w:t>
            </w:r>
          </w:p>
          <w:p w14:paraId="010AD11D" w14:textId="77777777" w:rsidR="00D971B5" w:rsidRPr="006F33AA" w:rsidRDefault="00D971B5" w:rsidP="0012270D">
            <w:pPr>
              <w:pStyle w:val="a4"/>
              <w:numPr>
                <w:ilvl w:val="0"/>
                <w:numId w:val="55"/>
              </w:numPr>
              <w:tabs>
                <w:tab w:val="left" w:pos="851"/>
              </w:tabs>
              <w:spacing w:after="0" w:line="240" w:lineRule="auto"/>
              <w:rPr>
                <w:rFonts w:ascii="Times New Roman" w:hAnsi="Times New Roman"/>
                <w:sz w:val="20"/>
                <w:lang w:val="ru"/>
                <w:rPrChange w:id="638" w:author="2" w:date="2021-08-31T10:55:00Z">
                  <w:rPr>
                    <w:rFonts w:ascii="Times New Roman" w:hAnsi="Times New Roman" w:cs="Times New Roman"/>
                    <w:sz w:val="24"/>
                    <w:szCs w:val="24"/>
                    <w:lang w:val="ru"/>
                  </w:rPr>
                </w:rPrChange>
              </w:rPr>
            </w:pPr>
            <w:r w:rsidRPr="006F33AA">
              <w:rPr>
                <w:rFonts w:ascii="Times New Roman" w:hAnsi="Times New Roman"/>
                <w:sz w:val="20"/>
                <w:lang w:val="ru"/>
                <w:rPrChange w:id="639" w:author="2" w:date="2021-08-31T10:55:00Z">
                  <w:rPr>
                    <w:rFonts w:ascii="Times New Roman" w:hAnsi="Times New Roman" w:cs="Times New Roman"/>
                    <w:sz w:val="24"/>
                    <w:szCs w:val="24"/>
                    <w:lang w:val="ru"/>
                  </w:rPr>
                </w:rPrChange>
              </w:rPr>
              <w:t>вниз</w:t>
            </w:r>
          </w:p>
          <w:p w14:paraId="7A389804" w14:textId="77777777" w:rsidR="00D971B5" w:rsidRPr="006F33AA" w:rsidRDefault="00D971B5" w:rsidP="00D971B5">
            <w:pPr>
              <w:spacing w:after="120"/>
              <w:rPr>
                <w:rFonts w:ascii="Times New Roman" w:hAnsi="Times New Roman"/>
                <w:sz w:val="20"/>
                <w:rPrChange w:id="640" w:author="2" w:date="2021-08-31T10:55:00Z">
                  <w:rPr>
                    <w:rFonts w:ascii="Times New Roman" w:hAnsi="Times New Roman" w:cs="Times New Roman"/>
                    <w:sz w:val="24"/>
                    <w:szCs w:val="24"/>
                  </w:rPr>
                </w:rPrChange>
              </w:rPr>
            </w:pPr>
          </w:p>
        </w:tc>
        <w:tc>
          <w:tcPr>
            <w:tcW w:w="567" w:type="dxa"/>
            <w:gridSpan w:val="2"/>
            <w:tcPrChange w:id="641" w:author="2" w:date="2021-08-31T10:55:00Z">
              <w:tcPr>
                <w:tcW w:w="547" w:type="dxa"/>
              </w:tcPr>
            </w:tcPrChange>
          </w:tcPr>
          <w:p w14:paraId="13EFD387" w14:textId="77777777" w:rsidR="00D971B5" w:rsidRPr="004B35C4" w:rsidRDefault="00D971B5" w:rsidP="0012270D">
            <w:pPr>
              <w:pStyle w:val="a4"/>
              <w:numPr>
                <w:ilvl w:val="0"/>
                <w:numId w:val="55"/>
              </w:numPr>
              <w:tabs>
                <w:tab w:val="left" w:pos="600"/>
                <w:tab w:val="left" w:pos="851"/>
              </w:tabs>
              <w:spacing w:after="0" w:line="240" w:lineRule="auto"/>
              <w:ind w:left="0" w:right="34"/>
              <w:rPr>
                <w:rFonts w:ascii="Times New Roman" w:hAnsi="Times New Roman" w:cs="Times New Roman"/>
                <w:sz w:val="24"/>
                <w:szCs w:val="24"/>
                <w:lang w:val="ru"/>
              </w:rPr>
            </w:pPr>
            <w:r w:rsidRPr="004B35C4">
              <w:rPr>
                <w:rFonts w:ascii="Times New Roman" w:hAnsi="Times New Roman" w:cs="Times New Roman"/>
                <w:sz w:val="24"/>
                <w:szCs w:val="24"/>
                <w:lang w:val="ru"/>
              </w:rPr>
              <w:t>4</w:t>
            </w:r>
          </w:p>
          <w:p w14:paraId="729295BE" w14:textId="77777777" w:rsidR="00D971B5" w:rsidRPr="004B35C4" w:rsidRDefault="00D971B5" w:rsidP="00D971B5">
            <w:pPr>
              <w:tabs>
                <w:tab w:val="left" w:pos="600"/>
                <w:tab w:val="left" w:pos="851"/>
              </w:tabs>
              <w:ind w:right="34"/>
              <w:rPr>
                <w:rFonts w:ascii="Times New Roman" w:hAnsi="Times New Roman" w:cs="Times New Roman"/>
                <w:sz w:val="24"/>
                <w:szCs w:val="24"/>
                <w:lang w:val="ru"/>
              </w:rPr>
            </w:pPr>
          </w:p>
          <w:p w14:paraId="7C878099" w14:textId="77777777" w:rsidR="00D971B5" w:rsidRPr="004B35C4" w:rsidRDefault="00D971B5" w:rsidP="00D971B5">
            <w:pPr>
              <w:tabs>
                <w:tab w:val="left" w:pos="600"/>
                <w:tab w:val="left" w:pos="851"/>
              </w:tabs>
              <w:ind w:right="34"/>
              <w:rPr>
                <w:rFonts w:ascii="Times New Roman" w:hAnsi="Times New Roman" w:cs="Times New Roman"/>
                <w:sz w:val="24"/>
                <w:szCs w:val="24"/>
                <w:lang w:val="ru"/>
              </w:rPr>
            </w:pPr>
          </w:p>
          <w:p w14:paraId="755D610B" w14:textId="77777777" w:rsidR="00D971B5" w:rsidRPr="004B35C4" w:rsidRDefault="00D971B5" w:rsidP="00D971B5">
            <w:pPr>
              <w:tabs>
                <w:tab w:val="left" w:pos="600"/>
                <w:tab w:val="left" w:pos="851"/>
              </w:tabs>
              <w:ind w:right="34"/>
              <w:rPr>
                <w:rFonts w:ascii="Times New Roman" w:hAnsi="Times New Roman" w:cs="Times New Roman"/>
                <w:sz w:val="24"/>
                <w:szCs w:val="24"/>
                <w:lang w:val="ru"/>
              </w:rPr>
            </w:pPr>
          </w:p>
          <w:p w14:paraId="22FDADB6" w14:textId="1D646D76" w:rsidR="00D971B5" w:rsidRPr="004B35C4" w:rsidRDefault="00D971B5" w:rsidP="00D971B5">
            <w:pPr>
              <w:tabs>
                <w:tab w:val="left" w:pos="600"/>
              </w:tabs>
              <w:ind w:right="34"/>
              <w:rPr>
                <w:rFonts w:ascii="Times New Roman" w:hAnsi="Times New Roman" w:cs="Times New Roman"/>
                <w:sz w:val="24"/>
                <w:szCs w:val="24"/>
              </w:rPr>
            </w:pPr>
          </w:p>
        </w:tc>
      </w:tr>
      <w:tr w:rsidR="00D971B5" w14:paraId="7C3181A7" w14:textId="78FDE745" w:rsidTr="00911EF6">
        <w:tc>
          <w:tcPr>
            <w:tcW w:w="846" w:type="dxa"/>
            <w:tcPrChange w:id="642" w:author="2" w:date="2021-08-31T10:55:00Z">
              <w:tcPr>
                <w:tcW w:w="846" w:type="dxa"/>
              </w:tcPr>
            </w:tcPrChange>
          </w:tcPr>
          <w:p w14:paraId="104AB8D8" w14:textId="77777777" w:rsidR="00D971B5" w:rsidRDefault="00D971B5" w:rsidP="00D971B5">
            <w:pPr>
              <w:spacing w:after="120"/>
              <w:rPr>
                <w:rFonts w:ascii="Times New Roman" w:hAnsi="Times New Roman" w:cs="Times New Roman"/>
                <w:sz w:val="24"/>
                <w:szCs w:val="24"/>
              </w:rPr>
            </w:pPr>
          </w:p>
        </w:tc>
        <w:tc>
          <w:tcPr>
            <w:tcW w:w="1843" w:type="dxa"/>
            <w:tcPrChange w:id="643" w:author="2" w:date="2021-08-31T10:55:00Z">
              <w:tcPr>
                <w:tcW w:w="1843" w:type="dxa"/>
              </w:tcPr>
            </w:tcPrChange>
          </w:tcPr>
          <w:p w14:paraId="1DA20179" w14:textId="77777777" w:rsidR="00D971B5" w:rsidRDefault="00D971B5" w:rsidP="00D971B5">
            <w:pPr>
              <w:spacing w:after="120"/>
              <w:rPr>
                <w:rFonts w:ascii="Times New Roman" w:hAnsi="Times New Roman" w:cs="Times New Roman"/>
                <w:sz w:val="24"/>
                <w:szCs w:val="24"/>
              </w:rPr>
            </w:pPr>
          </w:p>
        </w:tc>
        <w:tc>
          <w:tcPr>
            <w:tcW w:w="425" w:type="dxa"/>
            <w:tcPrChange w:id="644" w:author="2" w:date="2021-08-31T10:55:00Z">
              <w:tcPr>
                <w:tcW w:w="425" w:type="dxa"/>
              </w:tcPr>
            </w:tcPrChange>
          </w:tcPr>
          <w:p w14:paraId="6B1F51FA" w14:textId="77777777" w:rsidR="00D971B5" w:rsidRDefault="00D971B5" w:rsidP="00D971B5">
            <w:pPr>
              <w:spacing w:after="120"/>
              <w:rPr>
                <w:rFonts w:ascii="Times New Roman" w:hAnsi="Times New Roman" w:cs="Times New Roman"/>
                <w:sz w:val="24"/>
                <w:szCs w:val="24"/>
              </w:rPr>
            </w:pPr>
          </w:p>
        </w:tc>
        <w:tc>
          <w:tcPr>
            <w:tcW w:w="392" w:type="dxa"/>
            <w:tcPrChange w:id="645" w:author="2" w:date="2021-08-31T10:55:00Z">
              <w:tcPr>
                <w:tcW w:w="392" w:type="dxa"/>
              </w:tcPr>
            </w:tcPrChange>
          </w:tcPr>
          <w:p w14:paraId="2B98C78D" w14:textId="77777777" w:rsidR="00D971B5" w:rsidRDefault="00D971B5" w:rsidP="00D971B5">
            <w:pPr>
              <w:spacing w:after="120"/>
              <w:rPr>
                <w:rFonts w:ascii="Times New Roman" w:hAnsi="Times New Roman" w:cs="Times New Roman"/>
                <w:sz w:val="24"/>
                <w:szCs w:val="24"/>
              </w:rPr>
            </w:pPr>
          </w:p>
        </w:tc>
        <w:tc>
          <w:tcPr>
            <w:tcW w:w="553" w:type="dxa"/>
            <w:tcPrChange w:id="646" w:author="2" w:date="2021-08-31T10:55:00Z">
              <w:tcPr>
                <w:tcW w:w="553" w:type="dxa"/>
              </w:tcPr>
            </w:tcPrChange>
          </w:tcPr>
          <w:p w14:paraId="1F2C3D13" w14:textId="6D1415CE"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647" w:author="2" w:date="2021-08-31T10:55:00Z">
              <w:tcPr>
                <w:tcW w:w="6001" w:type="dxa"/>
              </w:tcPr>
            </w:tcPrChange>
          </w:tcPr>
          <w:p w14:paraId="170503F4" w14:textId="77777777" w:rsidR="00D971B5" w:rsidRDefault="00D971B5" w:rsidP="00D971B5">
            <w:pPr>
              <w:spacing w:after="12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Определите направление силы Лоренца</w:t>
            </w:r>
          </w:p>
          <w:p w14:paraId="7F2FB500" w14:textId="367566E2" w:rsidR="00D971B5" w:rsidRDefault="00D971B5" w:rsidP="00D971B5">
            <w:pPr>
              <w:spacing w:after="12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50F8B6C4" wp14:editId="70886A72">
                  <wp:extent cx="1597025" cy="719455"/>
                  <wp:effectExtent l="0" t="0" r="3175" b="4445"/>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7025" cy="719455"/>
                          </a:xfrm>
                          <a:prstGeom prst="rect">
                            <a:avLst/>
                          </a:prstGeom>
                          <a:noFill/>
                        </pic:spPr>
                      </pic:pic>
                    </a:graphicData>
                  </a:graphic>
                </wp:inline>
              </w:drawing>
            </w:r>
          </w:p>
        </w:tc>
        <w:tc>
          <w:tcPr>
            <w:tcW w:w="4961" w:type="dxa"/>
            <w:gridSpan w:val="2"/>
            <w:tcPrChange w:id="648" w:author="2" w:date="2021-08-31T10:55:00Z">
              <w:tcPr>
                <w:tcW w:w="4839" w:type="dxa"/>
              </w:tcPr>
            </w:tcPrChange>
          </w:tcPr>
          <w:p w14:paraId="3C68912C" w14:textId="77777777" w:rsidR="00D971B5" w:rsidRPr="006F33AA" w:rsidRDefault="00D971B5" w:rsidP="00D971B5">
            <w:pPr>
              <w:tabs>
                <w:tab w:val="left" w:pos="488"/>
              </w:tabs>
              <w:ind w:left="488" w:hanging="284"/>
              <w:rPr>
                <w:rFonts w:ascii="Times New Roman" w:hAnsi="Times New Roman"/>
                <w:sz w:val="20"/>
                <w:lang w:val="ru"/>
                <w:rPrChange w:id="649" w:author="2" w:date="2021-08-31T10:55:00Z">
                  <w:rPr>
                    <w:rFonts w:ascii="Times New Roman" w:hAnsi="Times New Roman" w:cs="Times New Roman"/>
                    <w:sz w:val="24"/>
                    <w:szCs w:val="24"/>
                    <w:lang w:val="ru"/>
                  </w:rPr>
                </w:rPrChange>
              </w:rPr>
            </w:pPr>
            <w:r w:rsidRPr="006F33AA">
              <w:rPr>
                <w:rFonts w:ascii="Times New Roman" w:hAnsi="Times New Roman"/>
                <w:sz w:val="20"/>
                <w:lang w:val="ru"/>
                <w:rPrChange w:id="650" w:author="2" w:date="2021-08-31T10:55:00Z">
                  <w:rPr>
                    <w:rFonts w:ascii="Times New Roman" w:hAnsi="Times New Roman" w:cs="Times New Roman"/>
                    <w:sz w:val="24"/>
                    <w:szCs w:val="24"/>
                    <w:lang w:val="ru"/>
                  </w:rPr>
                </w:rPrChange>
              </w:rPr>
              <w:t>1. на наблюдателя</w:t>
            </w:r>
          </w:p>
          <w:p w14:paraId="12962545" w14:textId="77777777" w:rsidR="00D971B5" w:rsidRPr="006F33AA" w:rsidRDefault="00D971B5" w:rsidP="00D971B5">
            <w:pPr>
              <w:tabs>
                <w:tab w:val="left" w:pos="488"/>
              </w:tabs>
              <w:ind w:left="488" w:hanging="284"/>
              <w:rPr>
                <w:rFonts w:ascii="Times New Roman" w:hAnsi="Times New Roman"/>
                <w:sz w:val="20"/>
                <w:lang w:val="ru"/>
                <w:rPrChange w:id="651" w:author="2" w:date="2021-08-31T10:55:00Z">
                  <w:rPr>
                    <w:rFonts w:ascii="Times New Roman" w:hAnsi="Times New Roman" w:cs="Times New Roman"/>
                    <w:sz w:val="24"/>
                    <w:szCs w:val="24"/>
                    <w:lang w:val="ru"/>
                  </w:rPr>
                </w:rPrChange>
              </w:rPr>
            </w:pPr>
            <w:r w:rsidRPr="006F33AA">
              <w:rPr>
                <w:rFonts w:ascii="Times New Roman" w:hAnsi="Times New Roman"/>
                <w:sz w:val="20"/>
                <w:lang w:val="ru"/>
                <w:rPrChange w:id="652" w:author="2" w:date="2021-08-31T10:55:00Z">
                  <w:rPr>
                    <w:rFonts w:ascii="Times New Roman" w:hAnsi="Times New Roman" w:cs="Times New Roman"/>
                    <w:sz w:val="24"/>
                    <w:szCs w:val="24"/>
                    <w:lang w:val="ru"/>
                  </w:rPr>
                </w:rPrChange>
              </w:rPr>
              <w:t xml:space="preserve">2. от наблюдателя </w:t>
            </w:r>
          </w:p>
          <w:p w14:paraId="25208B34" w14:textId="77777777" w:rsidR="00D971B5" w:rsidRPr="006F33AA" w:rsidRDefault="00D971B5" w:rsidP="00D971B5">
            <w:pPr>
              <w:tabs>
                <w:tab w:val="left" w:pos="488"/>
              </w:tabs>
              <w:ind w:left="488" w:hanging="284"/>
              <w:rPr>
                <w:rFonts w:ascii="Times New Roman" w:hAnsi="Times New Roman"/>
                <w:sz w:val="20"/>
                <w:lang w:val="ru"/>
                <w:rPrChange w:id="653" w:author="2" w:date="2021-08-31T10:55:00Z">
                  <w:rPr>
                    <w:rFonts w:ascii="Times New Roman" w:hAnsi="Times New Roman" w:cs="Times New Roman"/>
                    <w:sz w:val="24"/>
                    <w:szCs w:val="24"/>
                    <w:lang w:val="ru"/>
                  </w:rPr>
                </w:rPrChange>
              </w:rPr>
            </w:pPr>
            <w:r w:rsidRPr="006F33AA">
              <w:rPr>
                <w:rFonts w:ascii="Times New Roman" w:hAnsi="Times New Roman"/>
                <w:sz w:val="20"/>
                <w:lang w:val="ru"/>
                <w:rPrChange w:id="654" w:author="2" w:date="2021-08-31T10:55:00Z">
                  <w:rPr>
                    <w:rFonts w:ascii="Times New Roman" w:hAnsi="Times New Roman" w:cs="Times New Roman"/>
                    <w:sz w:val="24"/>
                    <w:szCs w:val="24"/>
                    <w:lang w:val="ru"/>
                  </w:rPr>
                </w:rPrChange>
              </w:rPr>
              <w:t>3. вверх</w:t>
            </w:r>
          </w:p>
          <w:p w14:paraId="6C891A23" w14:textId="77777777" w:rsidR="00D971B5" w:rsidRPr="006F33AA" w:rsidRDefault="00D971B5" w:rsidP="00D971B5">
            <w:pPr>
              <w:tabs>
                <w:tab w:val="left" w:pos="488"/>
              </w:tabs>
              <w:rPr>
                <w:rFonts w:ascii="Times New Roman" w:hAnsi="Times New Roman"/>
                <w:sz w:val="20"/>
                <w:lang w:val="ru"/>
                <w:rPrChange w:id="655" w:author="2" w:date="2021-08-31T10:55:00Z">
                  <w:rPr>
                    <w:rFonts w:ascii="Times New Roman" w:hAnsi="Times New Roman" w:cs="Times New Roman"/>
                    <w:sz w:val="24"/>
                    <w:szCs w:val="24"/>
                    <w:lang w:val="ru"/>
                  </w:rPr>
                </w:rPrChange>
              </w:rPr>
            </w:pPr>
            <w:r w:rsidRPr="006F33AA">
              <w:rPr>
                <w:rFonts w:ascii="Times New Roman" w:hAnsi="Times New Roman"/>
                <w:sz w:val="20"/>
                <w:lang w:val="ru"/>
                <w:rPrChange w:id="656" w:author="2" w:date="2021-08-31T10:55:00Z">
                  <w:rPr>
                    <w:rFonts w:ascii="Times New Roman" w:hAnsi="Times New Roman" w:cs="Times New Roman"/>
                    <w:sz w:val="24"/>
                    <w:szCs w:val="24"/>
                    <w:lang w:val="ru"/>
                  </w:rPr>
                </w:rPrChange>
              </w:rPr>
              <w:t xml:space="preserve">    4. вниз</w:t>
            </w:r>
          </w:p>
          <w:p w14:paraId="643FBC8E" w14:textId="40D32E61" w:rsidR="00D971B5" w:rsidRPr="006F33AA" w:rsidRDefault="00D971B5" w:rsidP="00D971B5">
            <w:pPr>
              <w:rPr>
                <w:rFonts w:ascii="Times New Roman" w:hAnsi="Times New Roman"/>
                <w:sz w:val="20"/>
                <w:rPrChange w:id="657" w:author="2" w:date="2021-08-31T10:55:00Z">
                  <w:rPr>
                    <w:rFonts w:ascii="Times New Roman" w:hAnsi="Times New Roman" w:cs="Times New Roman"/>
                    <w:sz w:val="24"/>
                    <w:szCs w:val="24"/>
                  </w:rPr>
                </w:rPrChange>
              </w:rPr>
            </w:pPr>
          </w:p>
        </w:tc>
        <w:tc>
          <w:tcPr>
            <w:tcW w:w="567" w:type="dxa"/>
            <w:gridSpan w:val="2"/>
            <w:tcPrChange w:id="658" w:author="2" w:date="2021-08-31T10:55:00Z">
              <w:tcPr>
                <w:tcW w:w="547" w:type="dxa"/>
              </w:tcPr>
            </w:tcPrChange>
          </w:tcPr>
          <w:p w14:paraId="3F9E3F32" w14:textId="1A60DFC1" w:rsidR="00D971B5" w:rsidRPr="004B35C4" w:rsidRDefault="00D971B5" w:rsidP="0012270D">
            <w:pPr>
              <w:pStyle w:val="a4"/>
              <w:numPr>
                <w:ilvl w:val="0"/>
                <w:numId w:val="4"/>
              </w:numPr>
              <w:tabs>
                <w:tab w:val="left" w:pos="600"/>
              </w:tabs>
              <w:spacing w:after="0" w:line="240" w:lineRule="auto"/>
              <w:ind w:left="0" w:right="34"/>
              <w:rPr>
                <w:rFonts w:ascii="Times New Roman" w:eastAsia="Times New Roman" w:hAnsi="Times New Roman" w:cs="Times New Roman"/>
                <w:sz w:val="24"/>
                <w:szCs w:val="24"/>
              </w:rPr>
            </w:pPr>
            <w:r w:rsidRPr="004B35C4">
              <w:rPr>
                <w:rFonts w:ascii="Times New Roman" w:hAnsi="Times New Roman" w:cs="Times New Roman"/>
                <w:sz w:val="24"/>
                <w:szCs w:val="24"/>
                <w:lang w:val="ru"/>
              </w:rPr>
              <w:t>4</w:t>
            </w:r>
          </w:p>
        </w:tc>
      </w:tr>
      <w:tr w:rsidR="00D971B5" w14:paraId="2E2864F6" w14:textId="34EB4831" w:rsidTr="00911EF6">
        <w:tc>
          <w:tcPr>
            <w:tcW w:w="846" w:type="dxa"/>
            <w:tcPrChange w:id="659" w:author="2" w:date="2021-08-31T10:55:00Z">
              <w:tcPr>
                <w:tcW w:w="846" w:type="dxa"/>
              </w:tcPr>
            </w:tcPrChange>
          </w:tcPr>
          <w:p w14:paraId="2F0D2793" w14:textId="77777777" w:rsidR="00D971B5" w:rsidRDefault="00D971B5" w:rsidP="00D971B5">
            <w:pPr>
              <w:spacing w:after="120"/>
              <w:rPr>
                <w:rFonts w:ascii="Times New Roman" w:hAnsi="Times New Roman" w:cs="Times New Roman"/>
                <w:sz w:val="24"/>
                <w:szCs w:val="24"/>
              </w:rPr>
            </w:pPr>
          </w:p>
        </w:tc>
        <w:tc>
          <w:tcPr>
            <w:tcW w:w="1843" w:type="dxa"/>
            <w:tcPrChange w:id="660" w:author="2" w:date="2021-08-31T10:55:00Z">
              <w:tcPr>
                <w:tcW w:w="1843" w:type="dxa"/>
              </w:tcPr>
            </w:tcPrChange>
          </w:tcPr>
          <w:p w14:paraId="26B4116A" w14:textId="77777777" w:rsidR="00D971B5" w:rsidRDefault="00D971B5" w:rsidP="00D971B5">
            <w:pPr>
              <w:spacing w:after="120"/>
              <w:rPr>
                <w:rFonts w:ascii="Times New Roman" w:hAnsi="Times New Roman" w:cs="Times New Roman"/>
                <w:sz w:val="24"/>
                <w:szCs w:val="24"/>
              </w:rPr>
            </w:pPr>
          </w:p>
        </w:tc>
        <w:tc>
          <w:tcPr>
            <w:tcW w:w="425" w:type="dxa"/>
            <w:tcPrChange w:id="661" w:author="2" w:date="2021-08-31T10:55:00Z">
              <w:tcPr>
                <w:tcW w:w="425" w:type="dxa"/>
              </w:tcPr>
            </w:tcPrChange>
          </w:tcPr>
          <w:p w14:paraId="650CCF45" w14:textId="77777777" w:rsidR="00D971B5" w:rsidRDefault="00D971B5" w:rsidP="00D971B5">
            <w:pPr>
              <w:spacing w:after="120"/>
              <w:rPr>
                <w:rFonts w:ascii="Times New Roman" w:hAnsi="Times New Roman" w:cs="Times New Roman"/>
                <w:sz w:val="24"/>
                <w:szCs w:val="24"/>
              </w:rPr>
            </w:pPr>
          </w:p>
        </w:tc>
        <w:tc>
          <w:tcPr>
            <w:tcW w:w="392" w:type="dxa"/>
            <w:tcPrChange w:id="662" w:author="2" w:date="2021-08-31T10:55:00Z">
              <w:tcPr>
                <w:tcW w:w="392" w:type="dxa"/>
              </w:tcPr>
            </w:tcPrChange>
          </w:tcPr>
          <w:p w14:paraId="37787A03" w14:textId="77777777" w:rsidR="00D971B5" w:rsidRDefault="00D971B5" w:rsidP="00D971B5">
            <w:pPr>
              <w:spacing w:after="120"/>
              <w:rPr>
                <w:rFonts w:ascii="Times New Roman" w:hAnsi="Times New Roman" w:cs="Times New Roman"/>
                <w:sz w:val="24"/>
                <w:szCs w:val="24"/>
              </w:rPr>
            </w:pPr>
          </w:p>
        </w:tc>
        <w:tc>
          <w:tcPr>
            <w:tcW w:w="553" w:type="dxa"/>
            <w:tcPrChange w:id="663" w:author="2" w:date="2021-08-31T10:55:00Z">
              <w:tcPr>
                <w:tcW w:w="553" w:type="dxa"/>
              </w:tcPr>
            </w:tcPrChange>
          </w:tcPr>
          <w:p w14:paraId="23ED86CE" w14:textId="36957553" w:rsidR="00D971B5" w:rsidRDefault="000C6758" w:rsidP="00D971B5">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664" w:author="2" w:date="2021-08-31T10:55:00Z">
              <w:tcPr>
                <w:tcW w:w="6001" w:type="dxa"/>
              </w:tcPr>
            </w:tcPrChange>
          </w:tcPr>
          <w:p w14:paraId="6A594BC6" w14:textId="62BC9F28" w:rsidR="00D971B5" w:rsidRPr="00C330BF" w:rsidRDefault="00D971B5" w:rsidP="00D971B5">
            <w:pPr>
              <w:rPr>
                <w:rFonts w:ascii="Times New Roman" w:hAnsi="Times New Roman" w:cs="Times New Roman"/>
                <w:sz w:val="24"/>
                <w:szCs w:val="24"/>
                <w:lang w:val="ru"/>
              </w:rPr>
            </w:pPr>
            <w:r>
              <w:rPr>
                <w:rFonts w:ascii="Times New Roman" w:hAnsi="Times New Roman" w:cs="Times New Roman"/>
                <w:noProof/>
                <w:sz w:val="24"/>
                <w:szCs w:val="24"/>
                <w:lang w:eastAsia="ru-RU"/>
              </w:rPr>
              <w:t>Определите направление силы Лоренца</w:t>
            </w:r>
            <w:r>
              <w:rPr>
                <w:rFonts w:ascii="Times New Roman" w:hAnsi="Times New Roman" w:cs="Times New Roman"/>
                <w:noProof/>
                <w:sz w:val="24"/>
                <w:szCs w:val="24"/>
                <w:lang w:eastAsia="ru-RU"/>
              </w:rPr>
              <w:drawing>
                <wp:inline distT="0" distB="0" distL="0" distR="0" wp14:anchorId="7932B7D7" wp14:editId="29C3AC0B">
                  <wp:extent cx="1493520" cy="67056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93520" cy="670560"/>
                          </a:xfrm>
                          <a:prstGeom prst="rect">
                            <a:avLst/>
                          </a:prstGeom>
                          <a:noFill/>
                        </pic:spPr>
                      </pic:pic>
                    </a:graphicData>
                  </a:graphic>
                </wp:inline>
              </w:drawing>
            </w:r>
          </w:p>
        </w:tc>
        <w:tc>
          <w:tcPr>
            <w:tcW w:w="4961" w:type="dxa"/>
            <w:gridSpan w:val="2"/>
            <w:tcPrChange w:id="665" w:author="2" w:date="2021-08-31T10:55:00Z">
              <w:tcPr>
                <w:tcW w:w="4839" w:type="dxa"/>
              </w:tcPr>
            </w:tcPrChange>
          </w:tcPr>
          <w:p w14:paraId="52ABDC11" w14:textId="77777777" w:rsidR="00D971B5" w:rsidRPr="00F06AE7" w:rsidRDefault="00D971B5" w:rsidP="00D971B5">
            <w:pPr>
              <w:tabs>
                <w:tab w:val="left" w:pos="851"/>
              </w:tabs>
              <w:ind w:left="346" w:firstLine="142"/>
              <w:rPr>
                <w:rFonts w:ascii="Times New Roman" w:hAnsi="Times New Roman" w:cs="Times New Roman"/>
                <w:sz w:val="20"/>
                <w:szCs w:val="20"/>
                <w:lang w:val="ru"/>
              </w:rPr>
            </w:pPr>
            <w:r w:rsidRPr="00F06AE7">
              <w:rPr>
                <w:rFonts w:ascii="Times New Roman" w:hAnsi="Times New Roman" w:cs="Times New Roman"/>
                <w:sz w:val="20"/>
                <w:szCs w:val="20"/>
                <w:lang w:val="ru"/>
              </w:rPr>
              <w:t>1. на наблюдателя</w:t>
            </w:r>
          </w:p>
          <w:p w14:paraId="26264940" w14:textId="77777777" w:rsidR="00D971B5" w:rsidRPr="00F06AE7" w:rsidRDefault="00D971B5" w:rsidP="00D971B5">
            <w:pPr>
              <w:tabs>
                <w:tab w:val="left" w:pos="851"/>
              </w:tabs>
              <w:ind w:left="346" w:firstLine="142"/>
              <w:rPr>
                <w:rFonts w:ascii="Times New Roman" w:hAnsi="Times New Roman" w:cs="Times New Roman"/>
                <w:sz w:val="20"/>
                <w:szCs w:val="20"/>
                <w:lang w:val="ru"/>
              </w:rPr>
            </w:pPr>
            <w:r w:rsidRPr="00F06AE7">
              <w:rPr>
                <w:rFonts w:ascii="Times New Roman" w:hAnsi="Times New Roman" w:cs="Times New Roman"/>
                <w:sz w:val="20"/>
                <w:szCs w:val="20"/>
                <w:lang w:val="ru"/>
              </w:rPr>
              <w:t xml:space="preserve">2. от наблюдателя </w:t>
            </w:r>
          </w:p>
          <w:p w14:paraId="25D4E442" w14:textId="77777777" w:rsidR="00D971B5" w:rsidRPr="00F06AE7" w:rsidRDefault="00D971B5" w:rsidP="00D971B5">
            <w:pPr>
              <w:tabs>
                <w:tab w:val="left" w:pos="851"/>
              </w:tabs>
              <w:ind w:left="346" w:firstLine="142"/>
              <w:rPr>
                <w:rFonts w:ascii="Times New Roman" w:hAnsi="Times New Roman" w:cs="Times New Roman"/>
                <w:sz w:val="20"/>
                <w:szCs w:val="20"/>
                <w:lang w:val="ru"/>
              </w:rPr>
            </w:pPr>
            <w:r w:rsidRPr="00F06AE7">
              <w:rPr>
                <w:rFonts w:ascii="Times New Roman" w:hAnsi="Times New Roman" w:cs="Times New Roman"/>
                <w:sz w:val="20"/>
                <w:szCs w:val="20"/>
                <w:lang w:val="ru"/>
              </w:rPr>
              <w:t>3. вверх</w:t>
            </w:r>
          </w:p>
          <w:p w14:paraId="734580CE" w14:textId="77777777" w:rsidR="00D971B5" w:rsidRPr="00F06AE7" w:rsidRDefault="00D971B5" w:rsidP="00D971B5">
            <w:pPr>
              <w:tabs>
                <w:tab w:val="left" w:pos="851"/>
              </w:tabs>
              <w:ind w:left="346" w:firstLine="142"/>
              <w:rPr>
                <w:rFonts w:ascii="Times New Roman" w:hAnsi="Times New Roman" w:cs="Times New Roman"/>
                <w:b/>
                <w:sz w:val="20"/>
                <w:szCs w:val="20"/>
                <w:lang w:val="ru"/>
              </w:rPr>
            </w:pPr>
            <w:r w:rsidRPr="00F06AE7">
              <w:rPr>
                <w:rFonts w:ascii="Times New Roman" w:hAnsi="Times New Roman" w:cs="Times New Roman"/>
                <w:sz w:val="20"/>
                <w:szCs w:val="20"/>
                <w:lang w:val="ru"/>
              </w:rPr>
              <w:t>4. вниз</w:t>
            </w:r>
          </w:p>
          <w:p w14:paraId="7EBCDAF2" w14:textId="77777777" w:rsidR="00D971B5" w:rsidRPr="006F33AA" w:rsidRDefault="00D971B5" w:rsidP="00D971B5">
            <w:pPr>
              <w:spacing w:after="120"/>
              <w:rPr>
                <w:rFonts w:ascii="Times New Roman" w:hAnsi="Times New Roman"/>
                <w:sz w:val="20"/>
                <w:rPrChange w:id="666" w:author="2" w:date="2021-08-31T10:55:00Z">
                  <w:rPr>
                    <w:rFonts w:ascii="Times New Roman" w:hAnsi="Times New Roman" w:cs="Times New Roman"/>
                    <w:sz w:val="24"/>
                    <w:szCs w:val="24"/>
                  </w:rPr>
                </w:rPrChange>
              </w:rPr>
            </w:pPr>
          </w:p>
        </w:tc>
        <w:tc>
          <w:tcPr>
            <w:tcW w:w="567" w:type="dxa"/>
            <w:gridSpan w:val="2"/>
            <w:tcPrChange w:id="667" w:author="2" w:date="2021-08-31T10:55:00Z">
              <w:tcPr>
                <w:tcW w:w="547" w:type="dxa"/>
              </w:tcPr>
            </w:tcPrChange>
          </w:tcPr>
          <w:p w14:paraId="413D5046" w14:textId="2787EE46" w:rsidR="00D971B5" w:rsidRPr="004B35C4" w:rsidRDefault="00D971B5" w:rsidP="00D971B5">
            <w:pPr>
              <w:tabs>
                <w:tab w:val="left" w:pos="600"/>
              </w:tabs>
              <w:ind w:right="34"/>
              <w:rPr>
                <w:rFonts w:ascii="Times New Roman" w:hAnsi="Times New Roman" w:cs="Times New Roman"/>
                <w:sz w:val="24"/>
                <w:szCs w:val="24"/>
              </w:rPr>
            </w:pPr>
          </w:p>
        </w:tc>
      </w:tr>
      <w:tr w:rsidR="00D971B5" w14:paraId="1333D9CF" w14:textId="683D6A6A" w:rsidTr="00911EF6">
        <w:tc>
          <w:tcPr>
            <w:tcW w:w="846" w:type="dxa"/>
            <w:tcPrChange w:id="668" w:author="2" w:date="2021-08-31T10:55:00Z">
              <w:tcPr>
                <w:tcW w:w="846" w:type="dxa"/>
              </w:tcPr>
            </w:tcPrChange>
          </w:tcPr>
          <w:p w14:paraId="169FE72E" w14:textId="77777777" w:rsidR="00D971B5" w:rsidRDefault="00D971B5" w:rsidP="00D971B5">
            <w:pPr>
              <w:spacing w:after="120"/>
              <w:rPr>
                <w:rFonts w:ascii="Times New Roman" w:hAnsi="Times New Roman" w:cs="Times New Roman"/>
                <w:sz w:val="24"/>
                <w:szCs w:val="24"/>
              </w:rPr>
            </w:pPr>
          </w:p>
        </w:tc>
        <w:tc>
          <w:tcPr>
            <w:tcW w:w="1843" w:type="dxa"/>
            <w:tcPrChange w:id="669" w:author="2" w:date="2021-08-31T10:55:00Z">
              <w:tcPr>
                <w:tcW w:w="1843" w:type="dxa"/>
              </w:tcPr>
            </w:tcPrChange>
          </w:tcPr>
          <w:p w14:paraId="0F7487D6" w14:textId="3A747679" w:rsidR="00D971B5" w:rsidRPr="000C6758" w:rsidRDefault="000C6758" w:rsidP="00D971B5">
            <w:pPr>
              <w:spacing w:after="120"/>
              <w:rPr>
                <w:rFonts w:ascii="Times New Roman" w:hAnsi="Times New Roman" w:cs="Times New Roman"/>
                <w:b/>
                <w:sz w:val="24"/>
                <w:szCs w:val="24"/>
              </w:rPr>
            </w:pPr>
            <w:r w:rsidRPr="000C6758">
              <w:rPr>
                <w:rFonts w:ascii="Times New Roman" w:hAnsi="Times New Roman" w:cs="Times New Roman"/>
                <w:b/>
                <w:sz w:val="24"/>
                <w:szCs w:val="24"/>
              </w:rPr>
              <w:t>Сил Лоренца</w:t>
            </w:r>
          </w:p>
        </w:tc>
        <w:tc>
          <w:tcPr>
            <w:tcW w:w="425" w:type="dxa"/>
            <w:tcPrChange w:id="670" w:author="2" w:date="2021-08-31T10:55:00Z">
              <w:tcPr>
                <w:tcW w:w="425" w:type="dxa"/>
              </w:tcPr>
            </w:tcPrChange>
          </w:tcPr>
          <w:p w14:paraId="048BD218" w14:textId="76CEB2C8" w:rsidR="00D971B5" w:rsidRDefault="00D971B5" w:rsidP="00D971B5">
            <w:pPr>
              <w:spacing w:after="120"/>
              <w:rPr>
                <w:rFonts w:ascii="Times New Roman" w:hAnsi="Times New Roman" w:cs="Times New Roman"/>
                <w:sz w:val="24"/>
                <w:szCs w:val="24"/>
              </w:rPr>
            </w:pPr>
            <w:r>
              <w:rPr>
                <w:rFonts w:ascii="Times New Roman" w:hAnsi="Times New Roman" w:cs="Times New Roman"/>
                <w:sz w:val="24"/>
                <w:szCs w:val="24"/>
              </w:rPr>
              <w:t>4</w:t>
            </w:r>
          </w:p>
        </w:tc>
        <w:tc>
          <w:tcPr>
            <w:tcW w:w="392" w:type="dxa"/>
            <w:tcPrChange w:id="671" w:author="2" w:date="2021-08-31T10:55:00Z">
              <w:tcPr>
                <w:tcW w:w="392" w:type="dxa"/>
              </w:tcPr>
            </w:tcPrChange>
          </w:tcPr>
          <w:p w14:paraId="0307A2C9" w14:textId="16B19124" w:rsidR="00D971B5" w:rsidRDefault="00C0487D" w:rsidP="00D971B5">
            <w:pPr>
              <w:spacing w:after="120"/>
              <w:rPr>
                <w:rFonts w:ascii="Times New Roman" w:hAnsi="Times New Roman" w:cs="Times New Roman"/>
                <w:sz w:val="24"/>
                <w:szCs w:val="24"/>
              </w:rPr>
            </w:pPr>
            <w:r>
              <w:rPr>
                <w:rFonts w:ascii="Times New Roman" w:hAnsi="Times New Roman" w:cs="Times New Roman"/>
                <w:sz w:val="24"/>
                <w:szCs w:val="24"/>
              </w:rPr>
              <w:t>Б</w:t>
            </w:r>
          </w:p>
        </w:tc>
        <w:tc>
          <w:tcPr>
            <w:tcW w:w="553" w:type="dxa"/>
            <w:tcPrChange w:id="672" w:author="2" w:date="2021-08-31T10:55:00Z">
              <w:tcPr>
                <w:tcW w:w="553" w:type="dxa"/>
              </w:tcPr>
            </w:tcPrChange>
          </w:tcPr>
          <w:p w14:paraId="56FCB81C" w14:textId="1F550F05" w:rsidR="00D971B5" w:rsidRDefault="005658C9" w:rsidP="00D971B5">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673" w:author="2" w:date="2021-08-31T10:55:00Z">
              <w:tcPr>
                <w:tcW w:w="6001" w:type="dxa"/>
              </w:tcPr>
            </w:tcPrChange>
          </w:tcPr>
          <w:p w14:paraId="506C615E" w14:textId="77777777" w:rsidR="005658C9" w:rsidRPr="00247CE1" w:rsidRDefault="005658C9" w:rsidP="005658C9">
            <w:pPr>
              <w:pStyle w:val="8"/>
              <w:shd w:val="clear" w:color="auto" w:fill="auto"/>
              <w:tabs>
                <w:tab w:val="left" w:pos="100"/>
              </w:tabs>
              <w:spacing w:before="0" w:line="254" w:lineRule="exact"/>
              <w:ind w:left="-41" w:right="20" w:firstLine="41"/>
              <w:jc w:val="both"/>
              <w:rPr>
                <w:rFonts w:ascii="Times New Roman" w:hAnsi="Times New Roman" w:cs="Times New Roman"/>
                <w:sz w:val="20"/>
                <w:szCs w:val="20"/>
              </w:rPr>
            </w:pPr>
            <w:r w:rsidRPr="00247CE1">
              <w:rPr>
                <w:rFonts w:ascii="Times New Roman" w:hAnsi="Times New Roman" w:cs="Times New Roman"/>
                <w:sz w:val="20"/>
                <w:szCs w:val="20"/>
              </w:rPr>
              <w:t>В однородное магнитное поле с индукцией 0,085 Тл влетает электрон со скоростью 4,6 • 10</w:t>
            </w:r>
            <w:r w:rsidRPr="00247CE1">
              <w:rPr>
                <w:rFonts w:ascii="Times New Roman" w:hAnsi="Times New Roman" w:cs="Times New Roman"/>
                <w:sz w:val="20"/>
                <w:szCs w:val="20"/>
                <w:vertAlign w:val="superscript"/>
              </w:rPr>
              <w:t>7</w:t>
            </w:r>
            <w:r w:rsidRPr="00247CE1">
              <w:rPr>
                <w:rFonts w:ascii="Times New Roman" w:hAnsi="Times New Roman" w:cs="Times New Roman"/>
                <w:sz w:val="20"/>
                <w:szCs w:val="20"/>
              </w:rPr>
              <w:t xml:space="preserve"> м/с, направленной перпен</w:t>
            </w:r>
            <w:r w:rsidRPr="00247CE1">
              <w:rPr>
                <w:rFonts w:ascii="Times New Roman" w:hAnsi="Times New Roman" w:cs="Times New Roman"/>
                <w:sz w:val="20"/>
                <w:szCs w:val="20"/>
              </w:rPr>
              <w:softHyphen/>
              <w:t>дикулярно линиям индукции поля. Определите радиус ок</w:t>
            </w:r>
            <w:r w:rsidRPr="00247CE1">
              <w:rPr>
                <w:rFonts w:ascii="Times New Roman" w:hAnsi="Times New Roman" w:cs="Times New Roman"/>
                <w:sz w:val="20"/>
                <w:szCs w:val="20"/>
              </w:rPr>
              <w:softHyphen/>
              <w:t>ружности, по которой движется электрон.</w:t>
            </w:r>
          </w:p>
          <w:p w14:paraId="382FE1C4" w14:textId="77777777" w:rsidR="00D971B5" w:rsidRPr="00247CE1" w:rsidRDefault="00D971B5" w:rsidP="00D971B5">
            <w:pPr>
              <w:spacing w:after="120"/>
              <w:rPr>
                <w:rFonts w:ascii="Times New Roman" w:hAnsi="Times New Roman" w:cs="Times New Roman"/>
                <w:sz w:val="20"/>
                <w:szCs w:val="20"/>
                <w:lang w:val="ru"/>
              </w:rPr>
            </w:pPr>
          </w:p>
        </w:tc>
        <w:tc>
          <w:tcPr>
            <w:tcW w:w="4961" w:type="dxa"/>
            <w:gridSpan w:val="2"/>
            <w:tcPrChange w:id="674" w:author="2" w:date="2021-08-31T10:55:00Z">
              <w:tcPr>
                <w:tcW w:w="4839" w:type="dxa"/>
              </w:tcPr>
            </w:tcPrChange>
          </w:tcPr>
          <w:p w14:paraId="37055E99" w14:textId="77777777" w:rsidR="00D971B5" w:rsidRPr="006F33AA" w:rsidRDefault="00B5115D" w:rsidP="00B5115D">
            <w:pPr>
              <w:pStyle w:val="a4"/>
              <w:numPr>
                <w:ilvl w:val="0"/>
                <w:numId w:val="157"/>
              </w:numPr>
              <w:spacing w:after="120" w:line="240" w:lineRule="auto"/>
              <w:rPr>
                <w:ins w:id="675" w:author="2" w:date="2021-08-31T10:55:00Z"/>
                <w:rFonts w:ascii="Times New Roman" w:hAnsi="Times New Roman" w:cs="Times New Roman"/>
                <w:sz w:val="20"/>
                <w:szCs w:val="20"/>
              </w:rPr>
            </w:pPr>
            <w:ins w:id="676" w:author="2" w:date="2021-08-31T10:55:00Z">
              <w:r w:rsidRPr="006F33AA">
                <w:rPr>
                  <w:rFonts w:ascii="Times New Roman" w:hAnsi="Times New Roman" w:cs="Times New Roman"/>
                  <w:sz w:val="20"/>
                  <w:szCs w:val="20"/>
                </w:rPr>
                <w:t>0,3м</w:t>
              </w:r>
            </w:ins>
          </w:p>
          <w:p w14:paraId="640AF716" w14:textId="77777777" w:rsidR="00B5115D" w:rsidRPr="006F33AA" w:rsidRDefault="006F33AA" w:rsidP="00B5115D">
            <w:pPr>
              <w:pStyle w:val="a4"/>
              <w:numPr>
                <w:ilvl w:val="0"/>
                <w:numId w:val="157"/>
              </w:numPr>
              <w:spacing w:after="120" w:line="240" w:lineRule="auto"/>
              <w:rPr>
                <w:ins w:id="677" w:author="2" w:date="2021-08-31T10:55:00Z"/>
                <w:rFonts w:ascii="Times New Roman" w:hAnsi="Times New Roman" w:cs="Times New Roman"/>
                <w:sz w:val="20"/>
                <w:szCs w:val="20"/>
              </w:rPr>
            </w:pPr>
            <w:ins w:id="678" w:author="2" w:date="2021-08-31T10:55:00Z">
              <w:r w:rsidRPr="006F33AA">
                <w:rPr>
                  <w:rFonts w:ascii="Times New Roman" w:hAnsi="Times New Roman" w:cs="Times New Roman"/>
                  <w:sz w:val="20"/>
                  <w:szCs w:val="20"/>
                </w:rPr>
                <w:t>1,2</w:t>
              </w:r>
              <w:r w:rsidR="00B5115D" w:rsidRPr="006F33AA">
                <w:rPr>
                  <w:rFonts w:ascii="Times New Roman" w:hAnsi="Times New Roman" w:cs="Times New Roman"/>
                  <w:sz w:val="20"/>
                  <w:szCs w:val="20"/>
                </w:rPr>
                <w:t>м</w:t>
              </w:r>
            </w:ins>
          </w:p>
          <w:p w14:paraId="13B5E93A" w14:textId="77777777" w:rsidR="00B5115D" w:rsidRPr="006F33AA" w:rsidRDefault="006F33AA" w:rsidP="00B5115D">
            <w:pPr>
              <w:pStyle w:val="a4"/>
              <w:numPr>
                <w:ilvl w:val="0"/>
                <w:numId w:val="157"/>
              </w:numPr>
              <w:spacing w:after="120" w:line="240" w:lineRule="auto"/>
              <w:rPr>
                <w:ins w:id="679" w:author="2" w:date="2021-08-31T10:55:00Z"/>
                <w:rFonts w:ascii="Times New Roman" w:hAnsi="Times New Roman" w:cs="Times New Roman"/>
                <w:sz w:val="20"/>
                <w:szCs w:val="20"/>
              </w:rPr>
            </w:pPr>
            <w:ins w:id="680" w:author="2" w:date="2021-08-31T10:55:00Z">
              <w:r w:rsidRPr="006F33AA">
                <w:rPr>
                  <w:rFonts w:ascii="Times New Roman" w:hAnsi="Times New Roman" w:cs="Times New Roman"/>
                  <w:sz w:val="20"/>
                  <w:szCs w:val="20"/>
                </w:rPr>
                <w:t>0,6м</w:t>
              </w:r>
            </w:ins>
          </w:p>
          <w:p w14:paraId="1FF4F3A6" w14:textId="44C10E91" w:rsidR="00D971B5" w:rsidRPr="006F33AA" w:rsidRDefault="006F33AA" w:rsidP="00B5115D">
            <w:pPr>
              <w:pStyle w:val="a4"/>
              <w:numPr>
                <w:ilvl w:val="0"/>
                <w:numId w:val="157"/>
              </w:numPr>
              <w:spacing w:after="120" w:line="240" w:lineRule="auto"/>
              <w:rPr>
                <w:rFonts w:ascii="Times New Roman" w:hAnsi="Times New Roman"/>
                <w:sz w:val="20"/>
                <w:rPrChange w:id="681" w:author="2" w:date="2021-08-31T10:55:00Z">
                  <w:rPr>
                    <w:rFonts w:ascii="Times New Roman" w:hAnsi="Times New Roman" w:cs="Times New Roman"/>
                    <w:sz w:val="24"/>
                    <w:szCs w:val="24"/>
                  </w:rPr>
                </w:rPrChange>
              </w:rPr>
              <w:pPrChange w:id="682" w:author="2" w:date="2021-08-31T10:55:00Z">
                <w:pPr>
                  <w:framePr w:hSpace="180" w:wrap="around" w:hAnchor="margin" w:y="665"/>
                  <w:spacing w:after="120"/>
                </w:pPr>
              </w:pPrChange>
            </w:pPr>
            <w:ins w:id="683" w:author="2" w:date="2021-08-31T10:55:00Z">
              <w:r w:rsidRPr="006F33AA">
                <w:rPr>
                  <w:rFonts w:ascii="Times New Roman" w:hAnsi="Times New Roman" w:cs="Times New Roman"/>
                  <w:sz w:val="20"/>
                  <w:szCs w:val="20"/>
                </w:rPr>
                <w:t>0,628м</w:t>
              </w:r>
            </w:ins>
          </w:p>
        </w:tc>
        <w:tc>
          <w:tcPr>
            <w:tcW w:w="567" w:type="dxa"/>
            <w:gridSpan w:val="2"/>
            <w:tcPrChange w:id="684" w:author="2" w:date="2021-08-31T10:55:00Z">
              <w:tcPr>
                <w:tcW w:w="547" w:type="dxa"/>
              </w:tcPr>
            </w:tcPrChange>
          </w:tcPr>
          <w:p w14:paraId="17284E4F" w14:textId="3D58A8DE" w:rsidR="00D971B5" w:rsidRPr="004B35C4" w:rsidRDefault="00B5115D" w:rsidP="0012270D">
            <w:pPr>
              <w:pStyle w:val="a4"/>
              <w:numPr>
                <w:ilvl w:val="0"/>
                <w:numId w:val="5"/>
              </w:numPr>
              <w:tabs>
                <w:tab w:val="left" w:pos="600"/>
              </w:tabs>
              <w:spacing w:after="0" w:line="240" w:lineRule="auto"/>
              <w:ind w:left="0" w:right="34"/>
              <w:rPr>
                <w:rFonts w:ascii="Times New Roman" w:hAnsi="Times New Roman" w:cs="Times New Roman"/>
                <w:sz w:val="24"/>
                <w:szCs w:val="24"/>
              </w:rPr>
            </w:pPr>
            <w:ins w:id="685" w:author="2" w:date="2021-08-31T10:55:00Z">
              <w:r>
                <w:rPr>
                  <w:rFonts w:ascii="Times New Roman" w:hAnsi="Times New Roman" w:cs="Times New Roman"/>
                  <w:sz w:val="24"/>
                  <w:szCs w:val="24"/>
                </w:rPr>
                <w:t>1</w:t>
              </w:r>
            </w:ins>
          </w:p>
        </w:tc>
      </w:tr>
      <w:tr w:rsidR="00D971B5" w14:paraId="101B9450" w14:textId="0050F276" w:rsidTr="00911EF6">
        <w:tc>
          <w:tcPr>
            <w:tcW w:w="846" w:type="dxa"/>
            <w:tcPrChange w:id="686" w:author="2" w:date="2021-08-31T10:55:00Z">
              <w:tcPr>
                <w:tcW w:w="846" w:type="dxa"/>
              </w:tcPr>
            </w:tcPrChange>
          </w:tcPr>
          <w:p w14:paraId="4D1070E9" w14:textId="77777777" w:rsidR="00D971B5" w:rsidRDefault="00D971B5" w:rsidP="00D971B5">
            <w:pPr>
              <w:spacing w:after="120"/>
              <w:rPr>
                <w:rFonts w:ascii="Times New Roman" w:hAnsi="Times New Roman" w:cs="Times New Roman"/>
                <w:sz w:val="24"/>
                <w:szCs w:val="24"/>
              </w:rPr>
            </w:pPr>
          </w:p>
        </w:tc>
        <w:tc>
          <w:tcPr>
            <w:tcW w:w="1843" w:type="dxa"/>
            <w:tcPrChange w:id="687" w:author="2" w:date="2021-08-31T10:55:00Z">
              <w:tcPr>
                <w:tcW w:w="1843" w:type="dxa"/>
              </w:tcPr>
            </w:tcPrChange>
          </w:tcPr>
          <w:p w14:paraId="0AC86607" w14:textId="77777777" w:rsidR="00D971B5" w:rsidRDefault="00D971B5" w:rsidP="00D971B5">
            <w:pPr>
              <w:spacing w:after="120"/>
              <w:rPr>
                <w:rFonts w:ascii="Times New Roman" w:hAnsi="Times New Roman" w:cs="Times New Roman"/>
                <w:sz w:val="24"/>
                <w:szCs w:val="24"/>
              </w:rPr>
            </w:pPr>
          </w:p>
        </w:tc>
        <w:tc>
          <w:tcPr>
            <w:tcW w:w="425" w:type="dxa"/>
            <w:tcPrChange w:id="688" w:author="2" w:date="2021-08-31T10:55:00Z">
              <w:tcPr>
                <w:tcW w:w="425" w:type="dxa"/>
              </w:tcPr>
            </w:tcPrChange>
          </w:tcPr>
          <w:p w14:paraId="44FEC3AE" w14:textId="77777777" w:rsidR="00D971B5" w:rsidRDefault="00D971B5" w:rsidP="00D971B5">
            <w:pPr>
              <w:spacing w:after="120"/>
              <w:rPr>
                <w:rFonts w:ascii="Times New Roman" w:hAnsi="Times New Roman" w:cs="Times New Roman"/>
                <w:sz w:val="24"/>
                <w:szCs w:val="24"/>
              </w:rPr>
            </w:pPr>
          </w:p>
        </w:tc>
        <w:tc>
          <w:tcPr>
            <w:tcW w:w="392" w:type="dxa"/>
            <w:tcPrChange w:id="689" w:author="2" w:date="2021-08-31T10:55:00Z">
              <w:tcPr>
                <w:tcW w:w="392" w:type="dxa"/>
              </w:tcPr>
            </w:tcPrChange>
          </w:tcPr>
          <w:p w14:paraId="7CA5B955" w14:textId="77777777" w:rsidR="00D971B5" w:rsidRDefault="00D971B5" w:rsidP="00D971B5">
            <w:pPr>
              <w:spacing w:after="120"/>
              <w:rPr>
                <w:rFonts w:ascii="Times New Roman" w:hAnsi="Times New Roman" w:cs="Times New Roman"/>
                <w:sz w:val="24"/>
                <w:szCs w:val="24"/>
              </w:rPr>
            </w:pPr>
          </w:p>
        </w:tc>
        <w:tc>
          <w:tcPr>
            <w:tcW w:w="553" w:type="dxa"/>
            <w:tcPrChange w:id="690" w:author="2" w:date="2021-08-31T10:55:00Z">
              <w:tcPr>
                <w:tcW w:w="553" w:type="dxa"/>
              </w:tcPr>
            </w:tcPrChange>
          </w:tcPr>
          <w:p w14:paraId="7CC3EAE2" w14:textId="1D2DED6A" w:rsidR="00D971B5" w:rsidRDefault="005658C9" w:rsidP="00D971B5">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691" w:author="2" w:date="2021-08-31T10:55:00Z">
              <w:tcPr>
                <w:tcW w:w="6001" w:type="dxa"/>
              </w:tcPr>
            </w:tcPrChange>
          </w:tcPr>
          <w:p w14:paraId="1E14B99D" w14:textId="77777777" w:rsidR="005658C9" w:rsidRPr="00247CE1" w:rsidRDefault="005658C9" w:rsidP="005658C9">
            <w:pPr>
              <w:pStyle w:val="8"/>
              <w:shd w:val="clear" w:color="auto" w:fill="auto"/>
              <w:tabs>
                <w:tab w:val="left" w:pos="336"/>
              </w:tabs>
              <w:spacing w:before="0" w:line="254" w:lineRule="exact"/>
              <w:ind w:right="20" w:firstLine="0"/>
              <w:jc w:val="both"/>
              <w:rPr>
                <w:rFonts w:ascii="Times New Roman" w:hAnsi="Times New Roman" w:cs="Times New Roman"/>
                <w:sz w:val="20"/>
                <w:szCs w:val="20"/>
              </w:rPr>
            </w:pPr>
            <w:r w:rsidRPr="00247CE1">
              <w:rPr>
                <w:rFonts w:ascii="Times New Roman" w:hAnsi="Times New Roman" w:cs="Times New Roman"/>
                <w:sz w:val="20"/>
                <w:szCs w:val="20"/>
              </w:rPr>
              <w:t>Протон в однородном магнитном поле с индукцией 0,01 Тл описал окружность радиусом 10 см. Найдите скорость дви</w:t>
            </w:r>
            <w:r w:rsidRPr="00247CE1">
              <w:rPr>
                <w:rFonts w:ascii="Times New Roman" w:hAnsi="Times New Roman" w:cs="Times New Roman"/>
                <w:sz w:val="20"/>
                <w:szCs w:val="20"/>
              </w:rPr>
              <w:softHyphen/>
              <w:t>жения протона.</w:t>
            </w:r>
          </w:p>
          <w:p w14:paraId="0316EDCC" w14:textId="77777777" w:rsidR="00D971B5" w:rsidRPr="00247CE1" w:rsidRDefault="00D971B5" w:rsidP="00D971B5">
            <w:pPr>
              <w:spacing w:after="120"/>
              <w:rPr>
                <w:rFonts w:ascii="Times New Roman" w:hAnsi="Times New Roman" w:cs="Times New Roman"/>
                <w:sz w:val="20"/>
                <w:szCs w:val="20"/>
                <w:lang w:val="ru"/>
              </w:rPr>
            </w:pPr>
          </w:p>
        </w:tc>
        <w:tc>
          <w:tcPr>
            <w:tcW w:w="4961" w:type="dxa"/>
            <w:gridSpan w:val="2"/>
            <w:tcPrChange w:id="692" w:author="2" w:date="2021-08-31T10:55:00Z">
              <w:tcPr>
                <w:tcW w:w="4839" w:type="dxa"/>
              </w:tcPr>
            </w:tcPrChange>
          </w:tcPr>
          <w:p w14:paraId="0D531E79" w14:textId="77777777" w:rsidR="00D971B5" w:rsidRPr="006F33AA" w:rsidRDefault="00B5115D" w:rsidP="00B5115D">
            <w:pPr>
              <w:pStyle w:val="a4"/>
              <w:numPr>
                <w:ilvl w:val="0"/>
                <w:numId w:val="158"/>
              </w:numPr>
              <w:spacing w:after="0" w:line="240" w:lineRule="auto"/>
              <w:rPr>
                <w:ins w:id="693" w:author="2" w:date="2021-08-31T10:55:00Z"/>
                <w:rFonts w:ascii="Times New Roman" w:hAnsi="Times New Roman" w:cs="Times New Roman"/>
                <w:sz w:val="20"/>
                <w:szCs w:val="20"/>
              </w:rPr>
            </w:pPr>
            <w:ins w:id="694" w:author="2" w:date="2021-08-31T10:55:00Z">
              <w:r w:rsidRPr="006F33AA">
                <w:rPr>
                  <w:rFonts w:ascii="Times New Roman" w:hAnsi="Times New Roman" w:cs="Times New Roman"/>
                  <w:sz w:val="20"/>
                  <w:szCs w:val="20"/>
                </w:rPr>
                <w:t>96 км/с</w:t>
              </w:r>
            </w:ins>
          </w:p>
          <w:p w14:paraId="48C4C8EB" w14:textId="77777777" w:rsidR="00B5115D" w:rsidRPr="006F33AA" w:rsidRDefault="006F33AA" w:rsidP="00B5115D">
            <w:pPr>
              <w:pStyle w:val="a4"/>
              <w:numPr>
                <w:ilvl w:val="0"/>
                <w:numId w:val="158"/>
              </w:numPr>
              <w:spacing w:after="0" w:line="240" w:lineRule="auto"/>
              <w:rPr>
                <w:ins w:id="695" w:author="2" w:date="2021-08-31T10:55:00Z"/>
                <w:rFonts w:ascii="Times New Roman" w:hAnsi="Times New Roman" w:cs="Times New Roman"/>
                <w:sz w:val="20"/>
                <w:szCs w:val="20"/>
              </w:rPr>
            </w:pPr>
            <w:ins w:id="696" w:author="2" w:date="2021-08-31T10:55:00Z">
              <w:r w:rsidRPr="006F33AA">
                <w:rPr>
                  <w:rFonts w:ascii="Times New Roman" w:hAnsi="Times New Roman" w:cs="Times New Roman"/>
                  <w:sz w:val="20"/>
                  <w:szCs w:val="20"/>
                </w:rPr>
                <w:t>48км/с</w:t>
              </w:r>
            </w:ins>
          </w:p>
          <w:p w14:paraId="405CCBB8" w14:textId="77777777" w:rsidR="006F33AA" w:rsidRPr="006F33AA" w:rsidRDefault="006F33AA" w:rsidP="00B5115D">
            <w:pPr>
              <w:pStyle w:val="a4"/>
              <w:numPr>
                <w:ilvl w:val="0"/>
                <w:numId w:val="158"/>
              </w:numPr>
              <w:spacing w:after="0" w:line="240" w:lineRule="auto"/>
              <w:rPr>
                <w:ins w:id="697" w:author="2" w:date="2021-08-31T10:55:00Z"/>
                <w:rFonts w:ascii="Times New Roman" w:hAnsi="Times New Roman" w:cs="Times New Roman"/>
                <w:sz w:val="20"/>
                <w:szCs w:val="20"/>
              </w:rPr>
            </w:pPr>
            <w:ins w:id="698" w:author="2" w:date="2021-08-31T10:55:00Z">
              <w:r w:rsidRPr="006F33AA">
                <w:rPr>
                  <w:rFonts w:ascii="Times New Roman" w:hAnsi="Times New Roman" w:cs="Times New Roman"/>
                  <w:sz w:val="20"/>
                  <w:szCs w:val="20"/>
                </w:rPr>
                <w:t>86км/с</w:t>
              </w:r>
            </w:ins>
          </w:p>
          <w:p w14:paraId="21AD4ACE" w14:textId="43001E58" w:rsidR="00D971B5" w:rsidRPr="006F33AA" w:rsidRDefault="006F33AA" w:rsidP="00B5115D">
            <w:pPr>
              <w:pStyle w:val="a4"/>
              <w:numPr>
                <w:ilvl w:val="0"/>
                <w:numId w:val="158"/>
              </w:numPr>
              <w:spacing w:after="0" w:line="240" w:lineRule="auto"/>
              <w:rPr>
                <w:rFonts w:ascii="Times New Roman" w:hAnsi="Times New Roman"/>
                <w:sz w:val="20"/>
                <w:rPrChange w:id="699" w:author="2" w:date="2021-08-31T10:55:00Z">
                  <w:rPr>
                    <w:rFonts w:ascii="Times New Roman" w:hAnsi="Times New Roman" w:cs="Times New Roman"/>
                    <w:sz w:val="24"/>
                    <w:szCs w:val="24"/>
                  </w:rPr>
                </w:rPrChange>
              </w:rPr>
              <w:pPrChange w:id="700" w:author="2" w:date="2021-08-31T10:55:00Z">
                <w:pPr>
                  <w:framePr w:hSpace="180" w:wrap="around" w:hAnchor="margin" w:y="665"/>
                </w:pPr>
              </w:pPrChange>
            </w:pPr>
            <w:ins w:id="701" w:author="2" w:date="2021-08-31T10:55:00Z">
              <w:r w:rsidRPr="006F33AA">
                <w:rPr>
                  <w:rFonts w:ascii="Times New Roman" w:hAnsi="Times New Roman" w:cs="Times New Roman"/>
                  <w:sz w:val="20"/>
                  <w:szCs w:val="20"/>
                </w:rPr>
                <w:t>69км/с</w:t>
              </w:r>
            </w:ins>
          </w:p>
        </w:tc>
        <w:tc>
          <w:tcPr>
            <w:tcW w:w="567" w:type="dxa"/>
            <w:gridSpan w:val="2"/>
            <w:tcPrChange w:id="702" w:author="2" w:date="2021-08-31T10:55:00Z">
              <w:tcPr>
                <w:tcW w:w="547" w:type="dxa"/>
              </w:tcPr>
            </w:tcPrChange>
          </w:tcPr>
          <w:p w14:paraId="3C725077" w14:textId="76990143" w:rsidR="00D971B5" w:rsidRPr="004B35C4" w:rsidRDefault="00B5115D" w:rsidP="0012270D">
            <w:pPr>
              <w:pStyle w:val="a4"/>
              <w:numPr>
                <w:ilvl w:val="0"/>
                <w:numId w:val="6"/>
              </w:numPr>
              <w:tabs>
                <w:tab w:val="left" w:pos="600"/>
              </w:tabs>
              <w:spacing w:after="0" w:line="240" w:lineRule="auto"/>
              <w:ind w:left="0" w:right="34"/>
              <w:rPr>
                <w:rFonts w:ascii="Times New Roman" w:hAnsi="Times New Roman" w:cs="Times New Roman"/>
                <w:sz w:val="24"/>
                <w:szCs w:val="24"/>
              </w:rPr>
            </w:pPr>
            <w:ins w:id="703" w:author="2" w:date="2021-08-31T10:55:00Z">
              <w:r>
                <w:rPr>
                  <w:rFonts w:ascii="Times New Roman" w:hAnsi="Times New Roman" w:cs="Times New Roman"/>
                  <w:sz w:val="24"/>
                  <w:szCs w:val="24"/>
                </w:rPr>
                <w:t>1</w:t>
              </w:r>
            </w:ins>
          </w:p>
        </w:tc>
      </w:tr>
      <w:tr w:rsidR="00D971B5" w14:paraId="55CCB195" w14:textId="0885B688" w:rsidTr="00911EF6">
        <w:tc>
          <w:tcPr>
            <w:tcW w:w="846" w:type="dxa"/>
            <w:tcPrChange w:id="704" w:author="2" w:date="2021-08-31T10:55:00Z">
              <w:tcPr>
                <w:tcW w:w="846" w:type="dxa"/>
              </w:tcPr>
            </w:tcPrChange>
          </w:tcPr>
          <w:p w14:paraId="034E6602" w14:textId="77777777" w:rsidR="00D971B5" w:rsidRDefault="00D971B5" w:rsidP="00D971B5">
            <w:pPr>
              <w:spacing w:after="120"/>
              <w:rPr>
                <w:rFonts w:ascii="Times New Roman" w:hAnsi="Times New Roman" w:cs="Times New Roman"/>
                <w:sz w:val="24"/>
                <w:szCs w:val="24"/>
              </w:rPr>
            </w:pPr>
          </w:p>
        </w:tc>
        <w:tc>
          <w:tcPr>
            <w:tcW w:w="1843" w:type="dxa"/>
            <w:tcPrChange w:id="705" w:author="2" w:date="2021-08-31T10:55:00Z">
              <w:tcPr>
                <w:tcW w:w="1843" w:type="dxa"/>
              </w:tcPr>
            </w:tcPrChange>
          </w:tcPr>
          <w:p w14:paraId="71AC1A0A" w14:textId="77777777" w:rsidR="00D971B5" w:rsidRDefault="00D971B5" w:rsidP="00D971B5">
            <w:pPr>
              <w:spacing w:after="120"/>
              <w:rPr>
                <w:rFonts w:ascii="Times New Roman" w:hAnsi="Times New Roman" w:cs="Times New Roman"/>
                <w:sz w:val="24"/>
                <w:szCs w:val="24"/>
              </w:rPr>
            </w:pPr>
          </w:p>
        </w:tc>
        <w:tc>
          <w:tcPr>
            <w:tcW w:w="425" w:type="dxa"/>
            <w:tcPrChange w:id="706" w:author="2" w:date="2021-08-31T10:55:00Z">
              <w:tcPr>
                <w:tcW w:w="425" w:type="dxa"/>
              </w:tcPr>
            </w:tcPrChange>
          </w:tcPr>
          <w:p w14:paraId="726FDE21" w14:textId="77777777" w:rsidR="00D971B5" w:rsidRDefault="00D971B5" w:rsidP="00D971B5">
            <w:pPr>
              <w:spacing w:after="120"/>
              <w:rPr>
                <w:rFonts w:ascii="Times New Roman" w:hAnsi="Times New Roman" w:cs="Times New Roman"/>
                <w:sz w:val="24"/>
                <w:szCs w:val="24"/>
              </w:rPr>
            </w:pPr>
          </w:p>
        </w:tc>
        <w:tc>
          <w:tcPr>
            <w:tcW w:w="392" w:type="dxa"/>
            <w:tcPrChange w:id="707" w:author="2" w:date="2021-08-31T10:55:00Z">
              <w:tcPr>
                <w:tcW w:w="392" w:type="dxa"/>
              </w:tcPr>
            </w:tcPrChange>
          </w:tcPr>
          <w:p w14:paraId="48A98981" w14:textId="77777777" w:rsidR="00D971B5" w:rsidRDefault="00D971B5" w:rsidP="00D971B5">
            <w:pPr>
              <w:spacing w:after="120"/>
              <w:rPr>
                <w:rFonts w:ascii="Times New Roman" w:hAnsi="Times New Roman" w:cs="Times New Roman"/>
                <w:sz w:val="24"/>
                <w:szCs w:val="24"/>
              </w:rPr>
            </w:pPr>
          </w:p>
        </w:tc>
        <w:tc>
          <w:tcPr>
            <w:tcW w:w="553" w:type="dxa"/>
            <w:tcPrChange w:id="708" w:author="2" w:date="2021-08-31T10:55:00Z">
              <w:tcPr>
                <w:tcW w:w="553" w:type="dxa"/>
              </w:tcPr>
            </w:tcPrChange>
          </w:tcPr>
          <w:p w14:paraId="2B0CFAE6" w14:textId="05F9B0A3" w:rsidR="00D971B5" w:rsidRDefault="005658C9" w:rsidP="00D971B5">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709" w:author="2" w:date="2021-08-31T10:55:00Z">
              <w:tcPr>
                <w:tcW w:w="6001" w:type="dxa"/>
              </w:tcPr>
            </w:tcPrChange>
          </w:tcPr>
          <w:p w14:paraId="3332078E" w14:textId="77777777" w:rsidR="005658C9" w:rsidRPr="00247CE1" w:rsidRDefault="005658C9" w:rsidP="005658C9">
            <w:pPr>
              <w:pStyle w:val="8"/>
              <w:shd w:val="clear" w:color="auto" w:fill="auto"/>
              <w:tabs>
                <w:tab w:val="left" w:pos="341"/>
              </w:tabs>
              <w:spacing w:before="0" w:line="254" w:lineRule="exact"/>
              <w:ind w:right="20" w:firstLine="0"/>
              <w:jc w:val="both"/>
              <w:rPr>
                <w:rFonts w:ascii="Times New Roman" w:hAnsi="Times New Roman" w:cs="Times New Roman"/>
                <w:sz w:val="20"/>
                <w:szCs w:val="20"/>
              </w:rPr>
            </w:pPr>
            <w:r w:rsidRPr="00247CE1">
              <w:rPr>
                <w:rFonts w:ascii="Times New Roman" w:hAnsi="Times New Roman" w:cs="Times New Roman"/>
                <w:sz w:val="20"/>
                <w:szCs w:val="20"/>
              </w:rPr>
              <w:t>Электрон движется в вакууме со скоростью 3 • 10</w:t>
            </w:r>
            <w:r w:rsidRPr="00247CE1">
              <w:rPr>
                <w:rFonts w:ascii="Times New Roman" w:hAnsi="Times New Roman" w:cs="Times New Roman"/>
                <w:sz w:val="20"/>
                <w:szCs w:val="20"/>
                <w:vertAlign w:val="superscript"/>
              </w:rPr>
              <w:t>б</w:t>
            </w:r>
            <w:r w:rsidRPr="00247CE1">
              <w:rPr>
                <w:rFonts w:ascii="Times New Roman" w:hAnsi="Times New Roman" w:cs="Times New Roman"/>
                <w:sz w:val="20"/>
                <w:szCs w:val="20"/>
              </w:rPr>
              <w:t xml:space="preserve"> м/с в од</w:t>
            </w:r>
            <w:r w:rsidRPr="00247CE1">
              <w:rPr>
                <w:rFonts w:ascii="Times New Roman" w:hAnsi="Times New Roman" w:cs="Times New Roman"/>
                <w:sz w:val="20"/>
                <w:szCs w:val="20"/>
              </w:rPr>
              <w:softHyphen/>
              <w:t>нородном магнитном поле с магнитной индукцией 0,1 Тл. Чему равна сила, действующая на электрон, если угол меж</w:t>
            </w:r>
            <w:r w:rsidRPr="00247CE1">
              <w:rPr>
                <w:rFonts w:ascii="Times New Roman" w:hAnsi="Times New Roman" w:cs="Times New Roman"/>
                <w:sz w:val="20"/>
                <w:szCs w:val="20"/>
              </w:rPr>
              <w:softHyphen/>
              <w:t>ду направлением скорости электрона и линиями индукции равен 90°.</w:t>
            </w:r>
          </w:p>
          <w:p w14:paraId="2C0205A6" w14:textId="79356A77" w:rsidR="00D971B5" w:rsidRPr="00247CE1" w:rsidRDefault="00D971B5" w:rsidP="00D971B5">
            <w:pPr>
              <w:spacing w:after="120"/>
              <w:rPr>
                <w:rFonts w:ascii="Times New Roman" w:hAnsi="Times New Roman" w:cs="Times New Roman"/>
                <w:sz w:val="20"/>
                <w:szCs w:val="20"/>
                <w:lang w:val="ru"/>
              </w:rPr>
            </w:pPr>
          </w:p>
        </w:tc>
        <w:tc>
          <w:tcPr>
            <w:tcW w:w="4961" w:type="dxa"/>
            <w:gridSpan w:val="2"/>
            <w:tcPrChange w:id="710" w:author="2" w:date="2021-08-31T10:55:00Z">
              <w:tcPr>
                <w:tcW w:w="4839" w:type="dxa"/>
              </w:tcPr>
            </w:tcPrChange>
          </w:tcPr>
          <w:p w14:paraId="66D26BBC" w14:textId="77777777" w:rsidR="00D971B5" w:rsidRPr="006F33AA" w:rsidRDefault="00B5115D" w:rsidP="00B5115D">
            <w:pPr>
              <w:pStyle w:val="a4"/>
              <w:numPr>
                <w:ilvl w:val="0"/>
                <w:numId w:val="159"/>
              </w:numPr>
              <w:spacing w:after="0" w:line="240" w:lineRule="auto"/>
              <w:rPr>
                <w:ins w:id="711" w:author="2" w:date="2021-08-31T10:55:00Z"/>
                <w:rFonts w:ascii="Times New Roman" w:hAnsi="Times New Roman" w:cs="Times New Roman"/>
                <w:sz w:val="20"/>
                <w:szCs w:val="20"/>
              </w:rPr>
            </w:pPr>
            <w:ins w:id="712" w:author="2" w:date="2021-08-31T10:55:00Z">
              <w:r w:rsidRPr="006F33AA">
                <w:rPr>
                  <w:rFonts w:ascii="Times New Roman" w:hAnsi="Times New Roman" w:cs="Times New Roman"/>
                  <w:sz w:val="20"/>
                  <w:szCs w:val="20"/>
                </w:rPr>
                <w:t>4,8</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-14</m:t>
                    </m:r>
                  </m:sup>
                </m:sSup>
              </m:oMath>
              <w:r w:rsidRPr="006F33AA">
                <w:rPr>
                  <w:rFonts w:ascii="Times New Roman" w:eastAsiaTheme="minorEastAsia" w:hAnsi="Times New Roman" w:cs="Times New Roman"/>
                  <w:sz w:val="20"/>
                  <w:szCs w:val="20"/>
                </w:rPr>
                <w:t>Н</w:t>
              </w:r>
            </w:ins>
          </w:p>
          <w:p w14:paraId="317C0A00" w14:textId="77777777" w:rsidR="006F33AA" w:rsidRPr="006F33AA" w:rsidRDefault="006F33AA" w:rsidP="006F33AA">
            <w:pPr>
              <w:pStyle w:val="a4"/>
              <w:numPr>
                <w:ilvl w:val="0"/>
                <w:numId w:val="159"/>
              </w:numPr>
              <w:spacing w:after="0" w:line="240" w:lineRule="auto"/>
              <w:rPr>
                <w:ins w:id="713" w:author="2" w:date="2021-08-31T10:55:00Z"/>
                <w:rFonts w:ascii="Times New Roman" w:hAnsi="Times New Roman" w:cs="Times New Roman"/>
                <w:sz w:val="20"/>
                <w:szCs w:val="20"/>
              </w:rPr>
            </w:pPr>
            <w:ins w:id="714" w:author="2" w:date="2021-08-31T10:55:00Z">
              <w:r w:rsidRPr="006F33AA">
                <w:rPr>
                  <w:rFonts w:ascii="Times New Roman" w:hAnsi="Times New Roman" w:cs="Times New Roman"/>
                  <w:sz w:val="20"/>
                  <w:szCs w:val="20"/>
                </w:rPr>
                <w:t>9,6</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-14</m:t>
                    </m:r>
                  </m:sup>
                </m:sSup>
              </m:oMath>
              <w:r w:rsidRPr="006F33AA">
                <w:rPr>
                  <w:rFonts w:ascii="Times New Roman" w:eastAsiaTheme="minorEastAsia" w:hAnsi="Times New Roman" w:cs="Times New Roman"/>
                  <w:sz w:val="20"/>
                  <w:szCs w:val="20"/>
                </w:rPr>
                <w:t>Н</w:t>
              </w:r>
            </w:ins>
          </w:p>
          <w:p w14:paraId="7E9881C1" w14:textId="77777777" w:rsidR="006F33AA" w:rsidRPr="006F33AA" w:rsidRDefault="006F33AA" w:rsidP="006F33AA">
            <w:pPr>
              <w:pStyle w:val="a4"/>
              <w:numPr>
                <w:ilvl w:val="0"/>
                <w:numId w:val="159"/>
              </w:numPr>
              <w:spacing w:after="0" w:line="240" w:lineRule="auto"/>
              <w:rPr>
                <w:ins w:id="715" w:author="2" w:date="2021-08-31T10:55:00Z"/>
                <w:rFonts w:ascii="Times New Roman" w:hAnsi="Times New Roman" w:cs="Times New Roman"/>
                <w:sz w:val="20"/>
                <w:szCs w:val="20"/>
              </w:rPr>
            </w:pPr>
            <w:ins w:id="716" w:author="2" w:date="2021-08-31T10:55:00Z">
              <w:r w:rsidRPr="006F33AA">
                <w:rPr>
                  <w:rFonts w:ascii="Times New Roman" w:hAnsi="Times New Roman" w:cs="Times New Roman"/>
                  <w:sz w:val="20"/>
                  <w:szCs w:val="20"/>
                </w:rPr>
                <w:t>6,4</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-14</m:t>
                    </m:r>
                  </m:sup>
                </m:sSup>
              </m:oMath>
              <w:r w:rsidRPr="006F33AA">
                <w:rPr>
                  <w:rFonts w:ascii="Times New Roman" w:eastAsiaTheme="minorEastAsia" w:hAnsi="Times New Roman" w:cs="Times New Roman"/>
                  <w:sz w:val="20"/>
                  <w:szCs w:val="20"/>
                </w:rPr>
                <w:t>Н</w:t>
              </w:r>
            </w:ins>
          </w:p>
          <w:p w14:paraId="3BB6CE90" w14:textId="77777777" w:rsidR="006F33AA" w:rsidRPr="006F33AA" w:rsidRDefault="006F33AA" w:rsidP="006F33AA">
            <w:pPr>
              <w:pStyle w:val="a4"/>
              <w:numPr>
                <w:ilvl w:val="0"/>
                <w:numId w:val="159"/>
              </w:numPr>
              <w:spacing w:after="0" w:line="240" w:lineRule="auto"/>
              <w:rPr>
                <w:ins w:id="717" w:author="2" w:date="2021-08-31T10:55:00Z"/>
                <w:rFonts w:ascii="Times New Roman" w:hAnsi="Times New Roman" w:cs="Times New Roman"/>
                <w:sz w:val="20"/>
                <w:szCs w:val="20"/>
              </w:rPr>
            </w:pPr>
            <w:ins w:id="718" w:author="2" w:date="2021-08-31T10:55:00Z">
              <w:r w:rsidRPr="006F33AA">
                <w:rPr>
                  <w:rFonts w:ascii="Times New Roman" w:hAnsi="Times New Roman" w:cs="Times New Roman"/>
                  <w:sz w:val="20"/>
                  <w:szCs w:val="20"/>
                </w:rPr>
                <w:t>2,4</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-14</m:t>
                    </m:r>
                  </m:sup>
                </m:sSup>
              </m:oMath>
              <w:r w:rsidRPr="006F33AA">
                <w:rPr>
                  <w:rFonts w:ascii="Times New Roman" w:eastAsiaTheme="minorEastAsia" w:hAnsi="Times New Roman" w:cs="Times New Roman"/>
                  <w:sz w:val="20"/>
                  <w:szCs w:val="20"/>
                </w:rPr>
                <w:t>Н</w:t>
              </w:r>
            </w:ins>
          </w:p>
          <w:p w14:paraId="649F7EB4" w14:textId="0A51A50C" w:rsidR="00D971B5" w:rsidRPr="006F33AA" w:rsidRDefault="00D971B5" w:rsidP="006F33AA">
            <w:pPr>
              <w:pStyle w:val="a4"/>
              <w:spacing w:after="0" w:line="240" w:lineRule="auto"/>
              <w:rPr>
                <w:rFonts w:ascii="Times New Roman" w:hAnsi="Times New Roman"/>
                <w:sz w:val="20"/>
                <w:rPrChange w:id="719" w:author="2" w:date="2021-08-31T10:55:00Z">
                  <w:rPr>
                    <w:rFonts w:ascii="Times New Roman" w:hAnsi="Times New Roman" w:cs="Times New Roman"/>
                    <w:sz w:val="24"/>
                    <w:szCs w:val="24"/>
                  </w:rPr>
                </w:rPrChange>
              </w:rPr>
              <w:pPrChange w:id="720" w:author="2" w:date="2021-08-31T10:55:00Z">
                <w:pPr>
                  <w:framePr w:hSpace="180" w:wrap="around" w:hAnchor="margin" w:y="665"/>
                </w:pPr>
              </w:pPrChange>
            </w:pPr>
          </w:p>
        </w:tc>
        <w:tc>
          <w:tcPr>
            <w:tcW w:w="567" w:type="dxa"/>
            <w:gridSpan w:val="2"/>
            <w:tcPrChange w:id="721" w:author="2" w:date="2021-08-31T10:55:00Z">
              <w:tcPr>
                <w:tcW w:w="547" w:type="dxa"/>
              </w:tcPr>
            </w:tcPrChange>
          </w:tcPr>
          <w:p w14:paraId="0CB84458" w14:textId="6F1F311E" w:rsidR="00D971B5" w:rsidRPr="004B35C4" w:rsidRDefault="00B5115D" w:rsidP="0012270D">
            <w:pPr>
              <w:pStyle w:val="a4"/>
              <w:numPr>
                <w:ilvl w:val="0"/>
                <w:numId w:val="7"/>
              </w:numPr>
              <w:tabs>
                <w:tab w:val="left" w:pos="600"/>
              </w:tabs>
              <w:spacing w:after="0" w:line="240" w:lineRule="auto"/>
              <w:ind w:left="0" w:right="34"/>
              <w:rPr>
                <w:rFonts w:ascii="Times New Roman" w:hAnsi="Times New Roman" w:cs="Times New Roman"/>
                <w:sz w:val="24"/>
                <w:szCs w:val="24"/>
              </w:rPr>
            </w:pPr>
            <w:ins w:id="722" w:author="2" w:date="2021-08-31T10:55:00Z">
              <w:r>
                <w:rPr>
                  <w:rFonts w:ascii="Times New Roman" w:hAnsi="Times New Roman" w:cs="Times New Roman"/>
                  <w:sz w:val="24"/>
                  <w:szCs w:val="24"/>
                </w:rPr>
                <w:t>1</w:t>
              </w:r>
            </w:ins>
          </w:p>
        </w:tc>
      </w:tr>
      <w:tr w:rsidR="00D971B5" w14:paraId="339EC776" w14:textId="14229BA5" w:rsidTr="00911EF6">
        <w:tc>
          <w:tcPr>
            <w:tcW w:w="846" w:type="dxa"/>
            <w:tcPrChange w:id="723" w:author="2" w:date="2021-08-31T10:55:00Z">
              <w:tcPr>
                <w:tcW w:w="846" w:type="dxa"/>
              </w:tcPr>
            </w:tcPrChange>
          </w:tcPr>
          <w:p w14:paraId="5D73A6D3" w14:textId="77777777" w:rsidR="00D971B5" w:rsidRDefault="00D971B5" w:rsidP="00D971B5">
            <w:pPr>
              <w:spacing w:after="120"/>
              <w:rPr>
                <w:rFonts w:ascii="Times New Roman" w:hAnsi="Times New Roman" w:cs="Times New Roman"/>
                <w:sz w:val="24"/>
                <w:szCs w:val="24"/>
              </w:rPr>
            </w:pPr>
          </w:p>
        </w:tc>
        <w:tc>
          <w:tcPr>
            <w:tcW w:w="1843" w:type="dxa"/>
            <w:tcPrChange w:id="724" w:author="2" w:date="2021-08-31T10:55:00Z">
              <w:tcPr>
                <w:tcW w:w="1843" w:type="dxa"/>
              </w:tcPr>
            </w:tcPrChange>
          </w:tcPr>
          <w:p w14:paraId="38D3C4FE" w14:textId="77777777" w:rsidR="00D971B5" w:rsidRDefault="00D971B5" w:rsidP="00D971B5">
            <w:pPr>
              <w:spacing w:after="120"/>
              <w:rPr>
                <w:rFonts w:ascii="Times New Roman" w:hAnsi="Times New Roman" w:cs="Times New Roman"/>
                <w:sz w:val="24"/>
                <w:szCs w:val="24"/>
              </w:rPr>
            </w:pPr>
          </w:p>
        </w:tc>
        <w:tc>
          <w:tcPr>
            <w:tcW w:w="425" w:type="dxa"/>
            <w:tcPrChange w:id="725" w:author="2" w:date="2021-08-31T10:55:00Z">
              <w:tcPr>
                <w:tcW w:w="425" w:type="dxa"/>
              </w:tcPr>
            </w:tcPrChange>
          </w:tcPr>
          <w:p w14:paraId="2F392408" w14:textId="77777777" w:rsidR="00D971B5" w:rsidRDefault="00D971B5" w:rsidP="00D971B5">
            <w:pPr>
              <w:spacing w:after="120"/>
              <w:rPr>
                <w:rFonts w:ascii="Times New Roman" w:hAnsi="Times New Roman" w:cs="Times New Roman"/>
                <w:sz w:val="24"/>
                <w:szCs w:val="24"/>
              </w:rPr>
            </w:pPr>
          </w:p>
        </w:tc>
        <w:tc>
          <w:tcPr>
            <w:tcW w:w="392" w:type="dxa"/>
            <w:tcPrChange w:id="726" w:author="2" w:date="2021-08-31T10:55:00Z">
              <w:tcPr>
                <w:tcW w:w="392" w:type="dxa"/>
              </w:tcPr>
            </w:tcPrChange>
          </w:tcPr>
          <w:p w14:paraId="3E2825FE" w14:textId="77777777" w:rsidR="00D971B5" w:rsidRDefault="00D971B5" w:rsidP="00D971B5">
            <w:pPr>
              <w:spacing w:after="120"/>
              <w:rPr>
                <w:rFonts w:ascii="Times New Roman" w:hAnsi="Times New Roman" w:cs="Times New Roman"/>
                <w:sz w:val="24"/>
                <w:szCs w:val="24"/>
              </w:rPr>
            </w:pPr>
          </w:p>
        </w:tc>
        <w:tc>
          <w:tcPr>
            <w:tcW w:w="553" w:type="dxa"/>
            <w:tcPrChange w:id="727" w:author="2" w:date="2021-08-31T10:55:00Z">
              <w:tcPr>
                <w:tcW w:w="553" w:type="dxa"/>
              </w:tcPr>
            </w:tcPrChange>
          </w:tcPr>
          <w:p w14:paraId="25464802" w14:textId="56FA085F" w:rsidR="00D971B5" w:rsidRDefault="005658C9" w:rsidP="00D971B5">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728" w:author="2" w:date="2021-08-31T10:55:00Z">
              <w:tcPr>
                <w:tcW w:w="6001" w:type="dxa"/>
              </w:tcPr>
            </w:tcPrChange>
          </w:tcPr>
          <w:p w14:paraId="14453A30" w14:textId="57056AFB" w:rsidR="00D971B5" w:rsidRPr="00247CE1" w:rsidRDefault="005658C9" w:rsidP="00D971B5">
            <w:pPr>
              <w:spacing w:after="120"/>
              <w:rPr>
                <w:rFonts w:ascii="Times New Roman" w:hAnsi="Times New Roman" w:cs="Times New Roman"/>
                <w:sz w:val="20"/>
                <w:szCs w:val="20"/>
                <w:lang w:val="ru"/>
              </w:rPr>
            </w:pPr>
            <w:r w:rsidRPr="00247CE1">
              <w:rPr>
                <w:rFonts w:ascii="Times New Roman" w:hAnsi="Times New Roman" w:cs="Times New Roman"/>
                <w:sz w:val="20"/>
                <w:szCs w:val="20"/>
              </w:rPr>
              <w:t>Электрон влетает в однородное магнитное поле, индукция которого 20 мТл, перпендикулярно силовым линиям поля со скоростью 10</w:t>
            </w:r>
            <w:r w:rsidRPr="00247CE1">
              <w:rPr>
                <w:rFonts w:ascii="Times New Roman" w:hAnsi="Times New Roman" w:cs="Times New Roman"/>
                <w:sz w:val="20"/>
                <w:szCs w:val="20"/>
                <w:vertAlign w:val="superscript"/>
              </w:rPr>
              <w:t>8</w:t>
            </w:r>
            <w:r w:rsidRPr="00247CE1">
              <w:rPr>
                <w:rFonts w:ascii="Times New Roman" w:hAnsi="Times New Roman" w:cs="Times New Roman"/>
                <w:sz w:val="20"/>
                <w:szCs w:val="20"/>
              </w:rPr>
              <w:t xml:space="preserve"> см/с. Вычислите радиус окружности, по которой будет двигаться электрон</w:t>
            </w:r>
          </w:p>
        </w:tc>
        <w:tc>
          <w:tcPr>
            <w:tcW w:w="4961" w:type="dxa"/>
            <w:gridSpan w:val="2"/>
            <w:tcPrChange w:id="729" w:author="2" w:date="2021-08-31T10:55:00Z">
              <w:tcPr>
                <w:tcW w:w="4839" w:type="dxa"/>
              </w:tcPr>
            </w:tcPrChange>
          </w:tcPr>
          <w:p w14:paraId="1AAC3EB1" w14:textId="77777777" w:rsidR="00AC3445" w:rsidRPr="006F33AA" w:rsidRDefault="006F33AA" w:rsidP="00B5115D">
            <w:pPr>
              <w:pStyle w:val="a4"/>
              <w:numPr>
                <w:ilvl w:val="0"/>
                <w:numId w:val="160"/>
              </w:numPr>
              <w:spacing w:after="0" w:line="240" w:lineRule="auto"/>
              <w:rPr>
                <w:ins w:id="730" w:author="2" w:date="2021-08-31T10:55:00Z"/>
                <w:rFonts w:ascii="Times New Roman" w:hAnsi="Times New Roman" w:cs="Times New Roman"/>
                <w:sz w:val="20"/>
                <w:szCs w:val="20"/>
              </w:rPr>
            </w:pPr>
            <w:ins w:id="731" w:author="2" w:date="2021-08-31T10:55:00Z">
              <w:r w:rsidRPr="006F33AA">
                <w:rPr>
                  <w:rFonts w:ascii="Times New Roman" w:hAnsi="Times New Roman" w:cs="Times New Roman"/>
                  <w:sz w:val="20"/>
                  <w:szCs w:val="20"/>
                </w:rPr>
                <w:t>0,14мм</w:t>
              </w:r>
            </w:ins>
          </w:p>
          <w:p w14:paraId="5CEDCA44" w14:textId="77777777" w:rsidR="00AC3445" w:rsidRPr="006F33AA" w:rsidRDefault="006F33AA" w:rsidP="00B5115D">
            <w:pPr>
              <w:pStyle w:val="a4"/>
              <w:numPr>
                <w:ilvl w:val="0"/>
                <w:numId w:val="160"/>
              </w:numPr>
              <w:spacing w:after="0" w:line="240" w:lineRule="auto"/>
              <w:rPr>
                <w:ins w:id="732" w:author="2" w:date="2021-08-31T10:55:00Z"/>
                <w:rFonts w:ascii="Times New Roman" w:hAnsi="Times New Roman" w:cs="Times New Roman"/>
                <w:sz w:val="20"/>
                <w:szCs w:val="20"/>
              </w:rPr>
            </w:pPr>
            <w:ins w:id="733" w:author="2" w:date="2021-08-31T10:55:00Z">
              <w:r w:rsidRPr="006F33AA">
                <w:rPr>
                  <w:rFonts w:ascii="Times New Roman" w:hAnsi="Times New Roman" w:cs="Times New Roman"/>
                  <w:sz w:val="20"/>
                  <w:szCs w:val="20"/>
                </w:rPr>
                <w:t>0,56мм</w:t>
              </w:r>
            </w:ins>
          </w:p>
          <w:p w14:paraId="297574DC" w14:textId="77777777" w:rsidR="00D971B5" w:rsidRPr="006F33AA" w:rsidRDefault="00B5115D" w:rsidP="00B5115D">
            <w:pPr>
              <w:pStyle w:val="a4"/>
              <w:numPr>
                <w:ilvl w:val="0"/>
                <w:numId w:val="160"/>
              </w:numPr>
              <w:spacing w:after="0" w:line="240" w:lineRule="auto"/>
              <w:rPr>
                <w:ins w:id="734" w:author="2" w:date="2021-08-31T10:55:00Z"/>
                <w:rFonts w:ascii="Times New Roman" w:hAnsi="Times New Roman" w:cs="Times New Roman"/>
                <w:sz w:val="20"/>
                <w:szCs w:val="20"/>
              </w:rPr>
            </w:pPr>
            <w:ins w:id="735" w:author="2" w:date="2021-08-31T10:55:00Z">
              <w:r w:rsidRPr="006F33AA">
                <w:rPr>
                  <w:rFonts w:ascii="Times New Roman" w:hAnsi="Times New Roman" w:cs="Times New Roman"/>
                  <w:sz w:val="20"/>
                  <w:szCs w:val="20"/>
                </w:rPr>
                <w:t>0,28 мм</w:t>
              </w:r>
            </w:ins>
          </w:p>
          <w:p w14:paraId="3ED60586" w14:textId="1A10F3D1" w:rsidR="00D971B5" w:rsidRPr="006F33AA" w:rsidRDefault="006F33AA" w:rsidP="00B5115D">
            <w:pPr>
              <w:pStyle w:val="a4"/>
              <w:numPr>
                <w:ilvl w:val="0"/>
                <w:numId w:val="160"/>
              </w:numPr>
              <w:spacing w:after="0" w:line="240" w:lineRule="auto"/>
              <w:rPr>
                <w:rFonts w:ascii="Times New Roman" w:hAnsi="Times New Roman"/>
                <w:sz w:val="20"/>
                <w:rPrChange w:id="736" w:author="2" w:date="2021-08-31T10:55:00Z">
                  <w:rPr>
                    <w:rFonts w:ascii="Times New Roman" w:hAnsi="Times New Roman" w:cs="Times New Roman"/>
                    <w:sz w:val="24"/>
                    <w:szCs w:val="24"/>
                  </w:rPr>
                </w:rPrChange>
              </w:rPr>
              <w:pPrChange w:id="737" w:author="2" w:date="2021-08-31T10:55:00Z">
                <w:pPr>
                  <w:framePr w:hSpace="180" w:wrap="around" w:hAnchor="margin" w:y="665"/>
                </w:pPr>
              </w:pPrChange>
            </w:pPr>
            <w:ins w:id="738" w:author="2" w:date="2021-08-31T10:55:00Z">
              <w:r w:rsidRPr="006F33AA">
                <w:rPr>
                  <w:rFonts w:ascii="Times New Roman" w:hAnsi="Times New Roman" w:cs="Times New Roman"/>
                  <w:sz w:val="20"/>
                  <w:szCs w:val="20"/>
                </w:rPr>
                <w:t>0,36мм</w:t>
              </w:r>
            </w:ins>
          </w:p>
        </w:tc>
        <w:tc>
          <w:tcPr>
            <w:tcW w:w="567" w:type="dxa"/>
            <w:gridSpan w:val="2"/>
            <w:tcPrChange w:id="739" w:author="2" w:date="2021-08-31T10:55:00Z">
              <w:tcPr>
                <w:tcW w:w="547" w:type="dxa"/>
              </w:tcPr>
            </w:tcPrChange>
          </w:tcPr>
          <w:p w14:paraId="0EB9BAD9" w14:textId="17664EE1" w:rsidR="00D971B5" w:rsidRPr="004B35C4" w:rsidRDefault="00AC3445" w:rsidP="00D971B5">
            <w:pPr>
              <w:tabs>
                <w:tab w:val="left" w:pos="600"/>
              </w:tabs>
              <w:ind w:right="34"/>
              <w:rPr>
                <w:rFonts w:ascii="Times New Roman" w:hAnsi="Times New Roman" w:cs="Times New Roman"/>
                <w:sz w:val="24"/>
                <w:szCs w:val="24"/>
              </w:rPr>
            </w:pPr>
            <w:ins w:id="740" w:author="2" w:date="2021-08-31T10:55:00Z">
              <w:r>
                <w:rPr>
                  <w:rFonts w:ascii="Times New Roman" w:hAnsi="Times New Roman" w:cs="Times New Roman"/>
                  <w:sz w:val="24"/>
                  <w:szCs w:val="24"/>
                </w:rPr>
                <w:t>3</w:t>
              </w:r>
            </w:ins>
          </w:p>
        </w:tc>
      </w:tr>
      <w:tr w:rsidR="00D971B5" w14:paraId="67C25195" w14:textId="0641C943" w:rsidTr="00911EF6">
        <w:tc>
          <w:tcPr>
            <w:tcW w:w="846" w:type="dxa"/>
            <w:tcPrChange w:id="741" w:author="2" w:date="2021-08-31T10:55:00Z">
              <w:tcPr>
                <w:tcW w:w="846" w:type="dxa"/>
              </w:tcPr>
            </w:tcPrChange>
          </w:tcPr>
          <w:p w14:paraId="6593D88B" w14:textId="77777777" w:rsidR="00D971B5" w:rsidRDefault="00D971B5" w:rsidP="00D971B5">
            <w:pPr>
              <w:spacing w:after="120"/>
              <w:rPr>
                <w:rFonts w:ascii="Times New Roman" w:hAnsi="Times New Roman" w:cs="Times New Roman"/>
                <w:sz w:val="24"/>
                <w:szCs w:val="24"/>
              </w:rPr>
            </w:pPr>
          </w:p>
        </w:tc>
        <w:tc>
          <w:tcPr>
            <w:tcW w:w="1843" w:type="dxa"/>
            <w:tcPrChange w:id="742" w:author="2" w:date="2021-08-31T10:55:00Z">
              <w:tcPr>
                <w:tcW w:w="1843" w:type="dxa"/>
              </w:tcPr>
            </w:tcPrChange>
          </w:tcPr>
          <w:p w14:paraId="73E73B2A" w14:textId="77777777" w:rsidR="00D971B5" w:rsidRDefault="00D971B5" w:rsidP="00D971B5">
            <w:pPr>
              <w:spacing w:after="120"/>
              <w:rPr>
                <w:rFonts w:ascii="Times New Roman" w:hAnsi="Times New Roman" w:cs="Times New Roman"/>
                <w:sz w:val="24"/>
                <w:szCs w:val="24"/>
              </w:rPr>
            </w:pPr>
          </w:p>
        </w:tc>
        <w:tc>
          <w:tcPr>
            <w:tcW w:w="425" w:type="dxa"/>
            <w:tcPrChange w:id="743" w:author="2" w:date="2021-08-31T10:55:00Z">
              <w:tcPr>
                <w:tcW w:w="425" w:type="dxa"/>
              </w:tcPr>
            </w:tcPrChange>
          </w:tcPr>
          <w:p w14:paraId="08D59EF7" w14:textId="77777777" w:rsidR="00D971B5" w:rsidRDefault="00D971B5" w:rsidP="00D971B5">
            <w:pPr>
              <w:spacing w:after="120"/>
              <w:rPr>
                <w:rFonts w:ascii="Times New Roman" w:hAnsi="Times New Roman" w:cs="Times New Roman"/>
                <w:sz w:val="24"/>
                <w:szCs w:val="24"/>
              </w:rPr>
            </w:pPr>
          </w:p>
        </w:tc>
        <w:tc>
          <w:tcPr>
            <w:tcW w:w="392" w:type="dxa"/>
            <w:tcPrChange w:id="744" w:author="2" w:date="2021-08-31T10:55:00Z">
              <w:tcPr>
                <w:tcW w:w="392" w:type="dxa"/>
              </w:tcPr>
            </w:tcPrChange>
          </w:tcPr>
          <w:p w14:paraId="06402201" w14:textId="77777777" w:rsidR="00D971B5" w:rsidRDefault="00D971B5" w:rsidP="00D971B5">
            <w:pPr>
              <w:spacing w:after="120"/>
              <w:rPr>
                <w:rFonts w:ascii="Times New Roman" w:hAnsi="Times New Roman" w:cs="Times New Roman"/>
                <w:sz w:val="24"/>
                <w:szCs w:val="24"/>
              </w:rPr>
            </w:pPr>
          </w:p>
        </w:tc>
        <w:tc>
          <w:tcPr>
            <w:tcW w:w="553" w:type="dxa"/>
            <w:tcPrChange w:id="745" w:author="2" w:date="2021-08-31T10:55:00Z">
              <w:tcPr>
                <w:tcW w:w="553" w:type="dxa"/>
              </w:tcPr>
            </w:tcPrChange>
          </w:tcPr>
          <w:p w14:paraId="656543A6" w14:textId="05E6108E" w:rsidR="00D971B5" w:rsidRDefault="005658C9" w:rsidP="00D971B5">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746" w:author="2" w:date="2021-08-31T10:55:00Z">
              <w:tcPr>
                <w:tcW w:w="6001" w:type="dxa"/>
              </w:tcPr>
            </w:tcPrChange>
          </w:tcPr>
          <w:p w14:paraId="7F146816" w14:textId="77777777" w:rsidR="005658C9" w:rsidRPr="00247CE1" w:rsidRDefault="005658C9" w:rsidP="005658C9">
            <w:pPr>
              <w:pStyle w:val="8"/>
              <w:shd w:val="clear" w:color="auto" w:fill="auto"/>
              <w:tabs>
                <w:tab w:val="left" w:pos="336"/>
              </w:tabs>
              <w:spacing w:before="0"/>
              <w:ind w:right="20" w:firstLine="0"/>
              <w:jc w:val="both"/>
              <w:rPr>
                <w:rFonts w:ascii="Times New Roman" w:hAnsi="Times New Roman" w:cs="Times New Roman"/>
                <w:sz w:val="20"/>
                <w:szCs w:val="20"/>
              </w:rPr>
            </w:pPr>
            <w:r w:rsidRPr="00247CE1">
              <w:rPr>
                <w:rFonts w:ascii="Times New Roman" w:hAnsi="Times New Roman" w:cs="Times New Roman"/>
                <w:sz w:val="20"/>
                <w:szCs w:val="20"/>
              </w:rPr>
              <w:t>В однородное магнитное поле индукцией 10 мТл перпенди</w:t>
            </w:r>
            <w:r w:rsidRPr="00247CE1">
              <w:rPr>
                <w:rFonts w:ascii="Times New Roman" w:hAnsi="Times New Roman" w:cs="Times New Roman"/>
                <w:sz w:val="20"/>
                <w:szCs w:val="20"/>
              </w:rPr>
              <w:softHyphen/>
              <w:t>кулярно линиям индукции влетает электрон с кинетиче</w:t>
            </w:r>
            <w:r w:rsidRPr="00247CE1">
              <w:rPr>
                <w:rFonts w:ascii="Times New Roman" w:hAnsi="Times New Roman" w:cs="Times New Roman"/>
                <w:sz w:val="20"/>
                <w:szCs w:val="20"/>
              </w:rPr>
              <w:softHyphen/>
              <w:t xml:space="preserve">ской энергией 30 </w:t>
            </w:r>
            <w:r w:rsidRPr="00247CE1">
              <w:rPr>
                <w:rFonts w:ascii="Times New Roman" w:hAnsi="Times New Roman" w:cs="Times New Roman"/>
                <w:sz w:val="20"/>
                <w:szCs w:val="20"/>
              </w:rPr>
              <w:lastRenderedPageBreak/>
              <w:t>кэВ. Каков радиус кривизны траектории движения электрона в поле?</w:t>
            </w:r>
          </w:p>
          <w:p w14:paraId="78E1157D" w14:textId="3DA3F762" w:rsidR="00D971B5" w:rsidRPr="00247CE1" w:rsidRDefault="00D971B5" w:rsidP="00D971B5">
            <w:pPr>
              <w:rPr>
                <w:rFonts w:ascii="Times New Roman" w:hAnsi="Times New Roman" w:cs="Times New Roman"/>
                <w:sz w:val="20"/>
                <w:szCs w:val="20"/>
              </w:rPr>
            </w:pPr>
          </w:p>
        </w:tc>
        <w:tc>
          <w:tcPr>
            <w:tcW w:w="4961" w:type="dxa"/>
            <w:gridSpan w:val="2"/>
            <w:tcPrChange w:id="747" w:author="2" w:date="2021-08-31T10:55:00Z">
              <w:tcPr>
                <w:tcW w:w="4839" w:type="dxa"/>
              </w:tcPr>
            </w:tcPrChange>
          </w:tcPr>
          <w:p w14:paraId="4AECB8D2" w14:textId="77777777" w:rsidR="00AC3445" w:rsidRPr="006F33AA" w:rsidRDefault="006F33AA" w:rsidP="00B5115D">
            <w:pPr>
              <w:pStyle w:val="a4"/>
              <w:numPr>
                <w:ilvl w:val="0"/>
                <w:numId w:val="161"/>
              </w:numPr>
              <w:spacing w:after="120" w:line="240" w:lineRule="auto"/>
              <w:rPr>
                <w:ins w:id="748" w:author="2" w:date="2021-08-31T10:55:00Z"/>
                <w:rFonts w:ascii="Times New Roman" w:hAnsi="Times New Roman" w:cs="Times New Roman"/>
                <w:sz w:val="20"/>
                <w:szCs w:val="20"/>
              </w:rPr>
            </w:pPr>
            <w:ins w:id="749" w:author="2" w:date="2021-08-31T10:55:00Z">
              <w:r w:rsidRPr="006F33AA">
                <w:rPr>
                  <w:rFonts w:ascii="Times New Roman" w:hAnsi="Times New Roman" w:cs="Times New Roman"/>
                  <w:sz w:val="20"/>
                  <w:szCs w:val="20"/>
                </w:rPr>
                <w:lastRenderedPageBreak/>
                <w:t>3,6 см</w:t>
              </w:r>
            </w:ins>
          </w:p>
          <w:p w14:paraId="767B3B22" w14:textId="77777777" w:rsidR="00AC3445" w:rsidRPr="006F33AA" w:rsidRDefault="006F33AA" w:rsidP="00B5115D">
            <w:pPr>
              <w:pStyle w:val="a4"/>
              <w:numPr>
                <w:ilvl w:val="0"/>
                <w:numId w:val="161"/>
              </w:numPr>
              <w:spacing w:after="120" w:line="240" w:lineRule="auto"/>
              <w:rPr>
                <w:ins w:id="750" w:author="2" w:date="2021-08-31T10:55:00Z"/>
                <w:rFonts w:ascii="Times New Roman" w:hAnsi="Times New Roman" w:cs="Times New Roman"/>
                <w:sz w:val="20"/>
                <w:szCs w:val="20"/>
              </w:rPr>
            </w:pPr>
            <w:ins w:id="751" w:author="2" w:date="2021-08-31T10:55:00Z">
              <w:r w:rsidRPr="006F33AA">
                <w:rPr>
                  <w:rFonts w:ascii="Times New Roman" w:hAnsi="Times New Roman" w:cs="Times New Roman"/>
                  <w:sz w:val="20"/>
                  <w:szCs w:val="20"/>
                </w:rPr>
                <w:t>4,8см</w:t>
              </w:r>
            </w:ins>
          </w:p>
          <w:p w14:paraId="7098884D" w14:textId="77777777" w:rsidR="00AC3445" w:rsidRPr="006F33AA" w:rsidRDefault="006F33AA" w:rsidP="00B5115D">
            <w:pPr>
              <w:pStyle w:val="a4"/>
              <w:numPr>
                <w:ilvl w:val="0"/>
                <w:numId w:val="161"/>
              </w:numPr>
              <w:spacing w:after="120" w:line="240" w:lineRule="auto"/>
              <w:rPr>
                <w:ins w:id="752" w:author="2" w:date="2021-08-31T10:55:00Z"/>
                <w:rFonts w:ascii="Times New Roman" w:hAnsi="Times New Roman" w:cs="Times New Roman"/>
                <w:sz w:val="20"/>
                <w:szCs w:val="20"/>
              </w:rPr>
            </w:pPr>
            <w:ins w:id="753" w:author="2" w:date="2021-08-31T10:55:00Z">
              <w:r w:rsidRPr="006F33AA">
                <w:rPr>
                  <w:rFonts w:ascii="Times New Roman" w:hAnsi="Times New Roman" w:cs="Times New Roman"/>
                  <w:sz w:val="20"/>
                  <w:szCs w:val="20"/>
                </w:rPr>
                <w:t>6,2см</w:t>
              </w:r>
            </w:ins>
          </w:p>
          <w:p w14:paraId="6E02429C" w14:textId="26B1E30B" w:rsidR="00D971B5" w:rsidRPr="006F33AA" w:rsidRDefault="00B5115D" w:rsidP="00B5115D">
            <w:pPr>
              <w:pStyle w:val="a4"/>
              <w:numPr>
                <w:ilvl w:val="0"/>
                <w:numId w:val="161"/>
              </w:numPr>
              <w:spacing w:after="120" w:line="240" w:lineRule="auto"/>
              <w:rPr>
                <w:rFonts w:ascii="Times New Roman" w:hAnsi="Times New Roman"/>
                <w:sz w:val="20"/>
                <w:rPrChange w:id="754" w:author="2" w:date="2021-08-31T10:55:00Z">
                  <w:rPr>
                    <w:rFonts w:ascii="Times New Roman" w:hAnsi="Times New Roman" w:cs="Times New Roman"/>
                    <w:sz w:val="24"/>
                    <w:szCs w:val="24"/>
                  </w:rPr>
                </w:rPrChange>
              </w:rPr>
              <w:pPrChange w:id="755" w:author="2" w:date="2021-08-31T10:55:00Z">
                <w:pPr>
                  <w:framePr w:hSpace="180" w:wrap="around" w:hAnchor="margin" w:y="665"/>
                  <w:spacing w:after="120"/>
                  <w:ind w:left="172"/>
                </w:pPr>
              </w:pPrChange>
            </w:pPr>
            <w:ins w:id="756" w:author="2" w:date="2021-08-31T10:55:00Z">
              <w:r w:rsidRPr="006F33AA">
                <w:rPr>
                  <w:rFonts w:ascii="Times New Roman" w:hAnsi="Times New Roman" w:cs="Times New Roman"/>
                  <w:sz w:val="20"/>
                  <w:szCs w:val="20"/>
                </w:rPr>
                <w:lastRenderedPageBreak/>
                <w:t>5,8 см</w:t>
              </w:r>
            </w:ins>
          </w:p>
        </w:tc>
        <w:tc>
          <w:tcPr>
            <w:tcW w:w="567" w:type="dxa"/>
            <w:gridSpan w:val="2"/>
            <w:tcPrChange w:id="757" w:author="2" w:date="2021-08-31T10:55:00Z">
              <w:tcPr>
                <w:tcW w:w="547" w:type="dxa"/>
              </w:tcPr>
            </w:tcPrChange>
          </w:tcPr>
          <w:p w14:paraId="24D2CC2F" w14:textId="115FD439" w:rsidR="00D971B5" w:rsidRPr="004B35C4" w:rsidRDefault="00AC3445" w:rsidP="0012270D">
            <w:pPr>
              <w:pStyle w:val="a4"/>
              <w:numPr>
                <w:ilvl w:val="0"/>
                <w:numId w:val="8"/>
              </w:numPr>
              <w:tabs>
                <w:tab w:val="left" w:pos="600"/>
              </w:tabs>
              <w:spacing w:after="0" w:line="240" w:lineRule="auto"/>
              <w:ind w:left="0" w:right="34"/>
              <w:rPr>
                <w:rFonts w:ascii="Times New Roman" w:hAnsi="Times New Roman" w:cs="Times New Roman"/>
                <w:sz w:val="24"/>
                <w:szCs w:val="24"/>
              </w:rPr>
            </w:pPr>
            <w:ins w:id="758" w:author="2" w:date="2021-08-31T10:55:00Z">
              <w:r>
                <w:rPr>
                  <w:rFonts w:ascii="Times New Roman" w:hAnsi="Times New Roman" w:cs="Times New Roman"/>
                  <w:sz w:val="24"/>
                  <w:szCs w:val="24"/>
                </w:rPr>
                <w:lastRenderedPageBreak/>
                <w:t>4</w:t>
              </w:r>
            </w:ins>
          </w:p>
        </w:tc>
      </w:tr>
      <w:tr w:rsidR="00D971B5" w14:paraId="7747EB14" w14:textId="45EFED6F" w:rsidTr="00911EF6">
        <w:tc>
          <w:tcPr>
            <w:tcW w:w="846" w:type="dxa"/>
            <w:tcPrChange w:id="759" w:author="2" w:date="2021-08-31T10:55:00Z">
              <w:tcPr>
                <w:tcW w:w="846" w:type="dxa"/>
              </w:tcPr>
            </w:tcPrChange>
          </w:tcPr>
          <w:p w14:paraId="61E3494A" w14:textId="77777777" w:rsidR="00D971B5" w:rsidRDefault="00D971B5" w:rsidP="00D971B5">
            <w:pPr>
              <w:spacing w:after="120"/>
              <w:rPr>
                <w:rFonts w:ascii="Times New Roman" w:hAnsi="Times New Roman" w:cs="Times New Roman"/>
                <w:sz w:val="24"/>
                <w:szCs w:val="24"/>
              </w:rPr>
            </w:pPr>
          </w:p>
        </w:tc>
        <w:tc>
          <w:tcPr>
            <w:tcW w:w="1843" w:type="dxa"/>
            <w:tcPrChange w:id="760" w:author="2" w:date="2021-08-31T10:55:00Z">
              <w:tcPr>
                <w:tcW w:w="1843" w:type="dxa"/>
              </w:tcPr>
            </w:tcPrChange>
          </w:tcPr>
          <w:p w14:paraId="677F8EE5" w14:textId="77777777" w:rsidR="00D971B5" w:rsidRDefault="00D971B5" w:rsidP="00D971B5">
            <w:pPr>
              <w:spacing w:after="120"/>
              <w:rPr>
                <w:rFonts w:ascii="Times New Roman" w:hAnsi="Times New Roman" w:cs="Times New Roman"/>
                <w:sz w:val="24"/>
                <w:szCs w:val="24"/>
              </w:rPr>
            </w:pPr>
          </w:p>
        </w:tc>
        <w:tc>
          <w:tcPr>
            <w:tcW w:w="425" w:type="dxa"/>
            <w:tcPrChange w:id="761" w:author="2" w:date="2021-08-31T10:55:00Z">
              <w:tcPr>
                <w:tcW w:w="425" w:type="dxa"/>
              </w:tcPr>
            </w:tcPrChange>
          </w:tcPr>
          <w:p w14:paraId="2399E06D" w14:textId="77777777" w:rsidR="00D971B5" w:rsidRDefault="00D971B5" w:rsidP="00D971B5">
            <w:pPr>
              <w:spacing w:after="120"/>
              <w:rPr>
                <w:rFonts w:ascii="Times New Roman" w:hAnsi="Times New Roman" w:cs="Times New Roman"/>
                <w:sz w:val="24"/>
                <w:szCs w:val="24"/>
              </w:rPr>
            </w:pPr>
          </w:p>
        </w:tc>
        <w:tc>
          <w:tcPr>
            <w:tcW w:w="392" w:type="dxa"/>
            <w:tcPrChange w:id="762" w:author="2" w:date="2021-08-31T10:55:00Z">
              <w:tcPr>
                <w:tcW w:w="392" w:type="dxa"/>
              </w:tcPr>
            </w:tcPrChange>
          </w:tcPr>
          <w:p w14:paraId="61438B64" w14:textId="77777777" w:rsidR="00D971B5" w:rsidRDefault="00D971B5" w:rsidP="00D971B5">
            <w:pPr>
              <w:spacing w:after="120"/>
              <w:rPr>
                <w:rFonts w:ascii="Times New Roman" w:hAnsi="Times New Roman" w:cs="Times New Roman"/>
                <w:sz w:val="24"/>
                <w:szCs w:val="24"/>
              </w:rPr>
            </w:pPr>
          </w:p>
        </w:tc>
        <w:tc>
          <w:tcPr>
            <w:tcW w:w="553" w:type="dxa"/>
            <w:tcPrChange w:id="763" w:author="2" w:date="2021-08-31T10:55:00Z">
              <w:tcPr>
                <w:tcW w:w="553" w:type="dxa"/>
              </w:tcPr>
            </w:tcPrChange>
          </w:tcPr>
          <w:p w14:paraId="77475457" w14:textId="6615C43E" w:rsidR="00D971B5" w:rsidRDefault="005658C9" w:rsidP="00D971B5">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764" w:author="2" w:date="2021-08-31T10:55:00Z">
              <w:tcPr>
                <w:tcW w:w="6001" w:type="dxa"/>
              </w:tcPr>
            </w:tcPrChange>
          </w:tcPr>
          <w:p w14:paraId="2295996F" w14:textId="77777777" w:rsidR="005658C9" w:rsidRPr="00247CE1" w:rsidRDefault="005658C9" w:rsidP="005658C9">
            <w:pPr>
              <w:pStyle w:val="8"/>
              <w:shd w:val="clear" w:color="auto" w:fill="auto"/>
              <w:tabs>
                <w:tab w:val="left" w:pos="322"/>
              </w:tabs>
              <w:spacing w:before="0"/>
              <w:ind w:right="20" w:firstLine="0"/>
              <w:jc w:val="both"/>
              <w:rPr>
                <w:rFonts w:ascii="Times New Roman" w:hAnsi="Times New Roman" w:cs="Times New Roman"/>
                <w:sz w:val="20"/>
                <w:szCs w:val="20"/>
              </w:rPr>
            </w:pPr>
            <w:r w:rsidRPr="00247CE1">
              <w:rPr>
                <w:rFonts w:ascii="Times New Roman" w:hAnsi="Times New Roman" w:cs="Times New Roman"/>
                <w:sz w:val="20"/>
                <w:szCs w:val="20"/>
              </w:rPr>
              <w:t>Электрон описывает в магнитном поле окружность радиу</w:t>
            </w:r>
            <w:r w:rsidRPr="00247CE1">
              <w:rPr>
                <w:rFonts w:ascii="Times New Roman" w:hAnsi="Times New Roman" w:cs="Times New Roman"/>
                <w:sz w:val="20"/>
                <w:szCs w:val="20"/>
              </w:rPr>
              <w:softHyphen/>
              <w:t>сом 4 мм. Скорость электрона 3,6 • 10</w:t>
            </w:r>
            <w:r w:rsidRPr="00247CE1">
              <w:rPr>
                <w:rFonts w:ascii="Times New Roman" w:hAnsi="Times New Roman" w:cs="Times New Roman"/>
                <w:sz w:val="20"/>
                <w:szCs w:val="20"/>
                <w:vertAlign w:val="superscript"/>
              </w:rPr>
              <w:t>6</w:t>
            </w:r>
            <w:r w:rsidRPr="00247CE1">
              <w:rPr>
                <w:rFonts w:ascii="Times New Roman" w:hAnsi="Times New Roman" w:cs="Times New Roman"/>
                <w:sz w:val="20"/>
                <w:szCs w:val="20"/>
              </w:rPr>
              <w:t xml:space="preserve"> м/с. Найдите индук</w:t>
            </w:r>
            <w:r w:rsidRPr="00247CE1">
              <w:rPr>
                <w:rFonts w:ascii="Times New Roman" w:hAnsi="Times New Roman" w:cs="Times New Roman"/>
                <w:sz w:val="20"/>
                <w:szCs w:val="20"/>
              </w:rPr>
              <w:softHyphen/>
              <w:t>цию магнитного поля.</w:t>
            </w:r>
          </w:p>
          <w:p w14:paraId="067B85B8" w14:textId="1AFC45AF" w:rsidR="00D971B5" w:rsidRPr="00247CE1" w:rsidRDefault="00D971B5" w:rsidP="00D971B5">
            <w:pPr>
              <w:rPr>
                <w:rFonts w:ascii="Times New Roman" w:hAnsi="Times New Roman" w:cs="Times New Roman"/>
                <w:sz w:val="20"/>
                <w:szCs w:val="20"/>
                <w:lang w:val="ru"/>
              </w:rPr>
            </w:pPr>
          </w:p>
        </w:tc>
        <w:tc>
          <w:tcPr>
            <w:tcW w:w="4961" w:type="dxa"/>
            <w:gridSpan w:val="2"/>
            <w:tcPrChange w:id="765" w:author="2" w:date="2021-08-31T10:55:00Z">
              <w:tcPr>
                <w:tcW w:w="4839" w:type="dxa"/>
              </w:tcPr>
            </w:tcPrChange>
          </w:tcPr>
          <w:p w14:paraId="245D3D2A" w14:textId="77777777" w:rsidR="00D971B5" w:rsidRPr="006F33AA" w:rsidRDefault="00AC3445" w:rsidP="005000D1">
            <w:pPr>
              <w:pStyle w:val="a4"/>
              <w:numPr>
                <w:ilvl w:val="0"/>
                <w:numId w:val="162"/>
              </w:numPr>
              <w:spacing w:after="120" w:line="240" w:lineRule="auto"/>
              <w:rPr>
                <w:ins w:id="766" w:author="2" w:date="2021-08-31T10:55:00Z"/>
                <w:rFonts w:ascii="Times New Roman" w:hAnsi="Times New Roman" w:cs="Times New Roman"/>
                <w:sz w:val="20"/>
                <w:szCs w:val="20"/>
              </w:rPr>
            </w:pPr>
            <w:ins w:id="767" w:author="2" w:date="2021-08-31T10:55:00Z">
              <w:r w:rsidRPr="006F33AA">
                <w:rPr>
                  <w:rFonts w:ascii="Times New Roman" w:hAnsi="Times New Roman" w:cs="Times New Roman"/>
                  <w:sz w:val="20"/>
                  <w:szCs w:val="20"/>
                </w:rPr>
                <w:t>5 мТл</w:t>
              </w:r>
            </w:ins>
          </w:p>
          <w:p w14:paraId="28003F6A" w14:textId="77777777" w:rsidR="00AE5DA2" w:rsidRPr="006F33AA" w:rsidRDefault="00AE5DA2" w:rsidP="005000D1">
            <w:pPr>
              <w:pStyle w:val="a4"/>
              <w:numPr>
                <w:ilvl w:val="0"/>
                <w:numId w:val="162"/>
              </w:numPr>
              <w:spacing w:after="120" w:line="240" w:lineRule="auto"/>
              <w:rPr>
                <w:ins w:id="768" w:author="2" w:date="2021-08-31T10:55:00Z"/>
                <w:rFonts w:ascii="Times New Roman" w:hAnsi="Times New Roman" w:cs="Times New Roman"/>
                <w:sz w:val="20"/>
                <w:szCs w:val="20"/>
              </w:rPr>
            </w:pPr>
            <w:ins w:id="769" w:author="2" w:date="2021-08-31T10:55:00Z">
              <w:r w:rsidRPr="006F33AA">
                <w:rPr>
                  <w:rFonts w:ascii="Times New Roman" w:hAnsi="Times New Roman" w:cs="Times New Roman"/>
                  <w:sz w:val="20"/>
                  <w:szCs w:val="20"/>
                </w:rPr>
                <w:t>2,5мТл</w:t>
              </w:r>
            </w:ins>
          </w:p>
          <w:p w14:paraId="2C8D801A" w14:textId="77777777" w:rsidR="00AE5DA2" w:rsidRPr="006F33AA" w:rsidRDefault="00AE5DA2" w:rsidP="005000D1">
            <w:pPr>
              <w:pStyle w:val="a4"/>
              <w:numPr>
                <w:ilvl w:val="0"/>
                <w:numId w:val="162"/>
              </w:numPr>
              <w:spacing w:after="120" w:line="240" w:lineRule="auto"/>
              <w:rPr>
                <w:ins w:id="770" w:author="2" w:date="2021-08-31T10:55:00Z"/>
                <w:rFonts w:ascii="Times New Roman" w:hAnsi="Times New Roman" w:cs="Times New Roman"/>
                <w:sz w:val="20"/>
                <w:szCs w:val="20"/>
              </w:rPr>
            </w:pPr>
            <w:ins w:id="771" w:author="2" w:date="2021-08-31T10:55:00Z">
              <w:r w:rsidRPr="006F33AA">
                <w:rPr>
                  <w:rFonts w:ascii="Times New Roman" w:hAnsi="Times New Roman" w:cs="Times New Roman"/>
                  <w:sz w:val="20"/>
                  <w:szCs w:val="20"/>
                </w:rPr>
                <w:t>4мТл</w:t>
              </w:r>
            </w:ins>
          </w:p>
          <w:p w14:paraId="4BC59DEA" w14:textId="4B7840EF" w:rsidR="00D971B5" w:rsidRPr="006F33AA" w:rsidRDefault="00AE5DA2" w:rsidP="005000D1">
            <w:pPr>
              <w:pStyle w:val="a4"/>
              <w:numPr>
                <w:ilvl w:val="0"/>
                <w:numId w:val="162"/>
              </w:numPr>
              <w:spacing w:after="120" w:line="240" w:lineRule="auto"/>
              <w:rPr>
                <w:rFonts w:ascii="Times New Roman" w:hAnsi="Times New Roman"/>
                <w:sz w:val="20"/>
                <w:rPrChange w:id="772" w:author="2" w:date="2021-08-31T10:55:00Z">
                  <w:rPr>
                    <w:rFonts w:ascii="Times New Roman" w:hAnsi="Times New Roman" w:cs="Times New Roman"/>
                    <w:sz w:val="24"/>
                    <w:szCs w:val="24"/>
                  </w:rPr>
                </w:rPrChange>
              </w:rPr>
              <w:pPrChange w:id="773" w:author="2" w:date="2021-08-31T10:55:00Z">
                <w:pPr>
                  <w:framePr w:hSpace="180" w:wrap="around" w:hAnchor="margin" w:y="665"/>
                  <w:spacing w:after="120"/>
                </w:pPr>
              </w:pPrChange>
            </w:pPr>
            <w:ins w:id="774" w:author="2" w:date="2021-08-31T10:55:00Z">
              <w:r w:rsidRPr="006F33AA">
                <w:rPr>
                  <w:rFonts w:ascii="Times New Roman" w:hAnsi="Times New Roman" w:cs="Times New Roman"/>
                  <w:sz w:val="20"/>
                  <w:szCs w:val="20"/>
                </w:rPr>
                <w:t>6мТл</w:t>
              </w:r>
            </w:ins>
          </w:p>
        </w:tc>
        <w:tc>
          <w:tcPr>
            <w:tcW w:w="567" w:type="dxa"/>
            <w:gridSpan w:val="2"/>
            <w:tcPrChange w:id="775" w:author="2" w:date="2021-08-31T10:55:00Z">
              <w:tcPr>
                <w:tcW w:w="547" w:type="dxa"/>
              </w:tcPr>
            </w:tcPrChange>
          </w:tcPr>
          <w:p w14:paraId="2074844E" w14:textId="5F5FE258" w:rsidR="00D971B5" w:rsidRPr="004B35C4" w:rsidRDefault="00AC3445" w:rsidP="00D971B5">
            <w:pPr>
              <w:tabs>
                <w:tab w:val="left" w:pos="600"/>
              </w:tabs>
              <w:ind w:right="34"/>
              <w:rPr>
                <w:rFonts w:ascii="Times New Roman" w:hAnsi="Times New Roman" w:cs="Times New Roman"/>
                <w:sz w:val="24"/>
                <w:szCs w:val="24"/>
              </w:rPr>
            </w:pPr>
            <w:ins w:id="776" w:author="2" w:date="2021-08-31T10:55:00Z">
              <w:r>
                <w:rPr>
                  <w:rFonts w:ascii="Times New Roman" w:hAnsi="Times New Roman" w:cs="Times New Roman"/>
                  <w:sz w:val="24"/>
                  <w:szCs w:val="24"/>
                </w:rPr>
                <w:t>1</w:t>
              </w:r>
            </w:ins>
          </w:p>
        </w:tc>
      </w:tr>
      <w:tr w:rsidR="00D971B5" w14:paraId="11368CF7" w14:textId="31047B07" w:rsidTr="00911EF6">
        <w:tc>
          <w:tcPr>
            <w:tcW w:w="846" w:type="dxa"/>
            <w:tcPrChange w:id="777" w:author="2" w:date="2021-08-31T10:55:00Z">
              <w:tcPr>
                <w:tcW w:w="846" w:type="dxa"/>
              </w:tcPr>
            </w:tcPrChange>
          </w:tcPr>
          <w:p w14:paraId="0E1AF1B5" w14:textId="77777777" w:rsidR="00D971B5" w:rsidRDefault="00D971B5" w:rsidP="00D971B5">
            <w:pPr>
              <w:spacing w:after="120"/>
              <w:rPr>
                <w:rFonts w:ascii="Times New Roman" w:hAnsi="Times New Roman" w:cs="Times New Roman"/>
                <w:sz w:val="24"/>
                <w:szCs w:val="24"/>
              </w:rPr>
            </w:pPr>
          </w:p>
        </w:tc>
        <w:tc>
          <w:tcPr>
            <w:tcW w:w="1843" w:type="dxa"/>
            <w:tcPrChange w:id="778" w:author="2" w:date="2021-08-31T10:55:00Z">
              <w:tcPr>
                <w:tcW w:w="1843" w:type="dxa"/>
              </w:tcPr>
            </w:tcPrChange>
          </w:tcPr>
          <w:p w14:paraId="3AB77702" w14:textId="77777777" w:rsidR="00D971B5" w:rsidRDefault="00D971B5" w:rsidP="00D971B5">
            <w:pPr>
              <w:spacing w:after="120"/>
              <w:rPr>
                <w:rFonts w:ascii="Times New Roman" w:hAnsi="Times New Roman" w:cs="Times New Roman"/>
                <w:sz w:val="24"/>
                <w:szCs w:val="24"/>
              </w:rPr>
            </w:pPr>
          </w:p>
        </w:tc>
        <w:tc>
          <w:tcPr>
            <w:tcW w:w="425" w:type="dxa"/>
            <w:tcPrChange w:id="779" w:author="2" w:date="2021-08-31T10:55:00Z">
              <w:tcPr>
                <w:tcW w:w="425" w:type="dxa"/>
              </w:tcPr>
            </w:tcPrChange>
          </w:tcPr>
          <w:p w14:paraId="2B5D61CB" w14:textId="77777777" w:rsidR="00D971B5" w:rsidRDefault="00D971B5" w:rsidP="00D971B5">
            <w:pPr>
              <w:spacing w:after="120"/>
              <w:rPr>
                <w:rFonts w:ascii="Times New Roman" w:hAnsi="Times New Roman" w:cs="Times New Roman"/>
                <w:sz w:val="24"/>
                <w:szCs w:val="24"/>
              </w:rPr>
            </w:pPr>
          </w:p>
        </w:tc>
        <w:tc>
          <w:tcPr>
            <w:tcW w:w="392" w:type="dxa"/>
            <w:tcPrChange w:id="780" w:author="2" w:date="2021-08-31T10:55:00Z">
              <w:tcPr>
                <w:tcW w:w="392" w:type="dxa"/>
              </w:tcPr>
            </w:tcPrChange>
          </w:tcPr>
          <w:p w14:paraId="387D68F6" w14:textId="77777777" w:rsidR="00D971B5" w:rsidRDefault="00D971B5" w:rsidP="00D971B5">
            <w:pPr>
              <w:spacing w:after="120"/>
              <w:rPr>
                <w:rFonts w:ascii="Times New Roman" w:hAnsi="Times New Roman" w:cs="Times New Roman"/>
                <w:sz w:val="24"/>
                <w:szCs w:val="24"/>
              </w:rPr>
            </w:pPr>
          </w:p>
        </w:tc>
        <w:tc>
          <w:tcPr>
            <w:tcW w:w="553" w:type="dxa"/>
            <w:tcPrChange w:id="781" w:author="2" w:date="2021-08-31T10:55:00Z">
              <w:tcPr>
                <w:tcW w:w="553" w:type="dxa"/>
              </w:tcPr>
            </w:tcPrChange>
          </w:tcPr>
          <w:p w14:paraId="3E307265" w14:textId="6C166240" w:rsidR="00D971B5" w:rsidRDefault="005658C9" w:rsidP="00D971B5">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782" w:author="2" w:date="2021-08-31T10:55:00Z">
              <w:tcPr>
                <w:tcW w:w="6001" w:type="dxa"/>
              </w:tcPr>
            </w:tcPrChange>
          </w:tcPr>
          <w:p w14:paraId="2C4BBD73" w14:textId="77777777" w:rsidR="005658C9" w:rsidRPr="00247CE1" w:rsidRDefault="005658C9" w:rsidP="005658C9">
            <w:pPr>
              <w:pStyle w:val="8"/>
              <w:shd w:val="clear" w:color="auto" w:fill="auto"/>
              <w:tabs>
                <w:tab w:val="left" w:pos="336"/>
              </w:tabs>
              <w:spacing w:before="0"/>
              <w:ind w:right="20" w:firstLine="0"/>
              <w:jc w:val="both"/>
              <w:rPr>
                <w:rFonts w:ascii="Times New Roman" w:hAnsi="Times New Roman" w:cs="Times New Roman"/>
                <w:sz w:val="20"/>
                <w:szCs w:val="20"/>
              </w:rPr>
            </w:pPr>
            <w:r w:rsidRPr="00247CE1">
              <w:rPr>
                <w:rFonts w:ascii="Times New Roman" w:hAnsi="Times New Roman" w:cs="Times New Roman"/>
                <w:sz w:val="20"/>
                <w:szCs w:val="20"/>
              </w:rPr>
              <w:t>Найдите кинетическую энергию электрона, движущегося по дуге окружности радиуса 8 см в однородном магнитном поле, индукция которого равна 0,2 Тл. Направление индук</w:t>
            </w:r>
            <w:r w:rsidRPr="00247CE1">
              <w:rPr>
                <w:rFonts w:ascii="Times New Roman" w:hAnsi="Times New Roman" w:cs="Times New Roman"/>
                <w:sz w:val="20"/>
                <w:szCs w:val="20"/>
              </w:rPr>
              <w:softHyphen/>
              <w:t>ции магнитного поля перпендикулярно плоскости окруж</w:t>
            </w:r>
            <w:r w:rsidRPr="00247CE1">
              <w:rPr>
                <w:rFonts w:ascii="Times New Roman" w:hAnsi="Times New Roman" w:cs="Times New Roman"/>
                <w:sz w:val="20"/>
                <w:szCs w:val="20"/>
              </w:rPr>
              <w:softHyphen/>
              <w:t>ности.</w:t>
            </w:r>
          </w:p>
          <w:p w14:paraId="63A15C0A" w14:textId="77777777" w:rsidR="00D971B5" w:rsidRPr="00247CE1" w:rsidRDefault="00D971B5" w:rsidP="00D971B5">
            <w:pPr>
              <w:spacing w:after="120"/>
              <w:rPr>
                <w:rFonts w:ascii="Times New Roman" w:hAnsi="Times New Roman" w:cs="Times New Roman"/>
                <w:sz w:val="20"/>
                <w:szCs w:val="20"/>
                <w:lang w:val="ru"/>
              </w:rPr>
            </w:pPr>
          </w:p>
        </w:tc>
        <w:tc>
          <w:tcPr>
            <w:tcW w:w="4961" w:type="dxa"/>
            <w:gridSpan w:val="2"/>
            <w:tcPrChange w:id="783" w:author="2" w:date="2021-08-31T10:55:00Z">
              <w:tcPr>
                <w:tcW w:w="4839" w:type="dxa"/>
              </w:tcPr>
            </w:tcPrChange>
          </w:tcPr>
          <w:p w14:paraId="7C7B3BC8" w14:textId="77777777" w:rsidR="00AC3445" w:rsidRPr="006F33AA" w:rsidRDefault="00AE5DA2" w:rsidP="00AC3445">
            <w:pPr>
              <w:pStyle w:val="a4"/>
              <w:numPr>
                <w:ilvl w:val="0"/>
                <w:numId w:val="167"/>
              </w:numPr>
              <w:spacing w:after="0" w:line="240" w:lineRule="auto"/>
              <w:rPr>
                <w:ins w:id="784" w:author="2" w:date="2021-08-31T10:55:00Z"/>
                <w:rFonts w:ascii="Times New Roman" w:hAnsi="Times New Roman" w:cs="Times New Roman"/>
                <w:sz w:val="20"/>
                <w:szCs w:val="20"/>
              </w:rPr>
            </w:pPr>
            <w:ins w:id="785" w:author="2" w:date="2021-08-31T10:55:00Z">
              <w:r w:rsidRPr="006F33AA">
                <w:rPr>
                  <w:rFonts w:ascii="Times New Roman" w:hAnsi="Times New Roman" w:cs="Times New Roman"/>
                  <w:sz w:val="20"/>
                  <w:szCs w:val="20"/>
                </w:rPr>
                <w:t>8</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-12</m:t>
                    </m:r>
                  </m:sup>
                </m:sSup>
              </m:oMath>
              <w:r w:rsidRPr="006F33AA">
                <w:rPr>
                  <w:rFonts w:ascii="Times New Roman" w:eastAsiaTheme="minorEastAsia" w:hAnsi="Times New Roman" w:cs="Times New Roman"/>
                  <w:sz w:val="20"/>
                  <w:szCs w:val="20"/>
                </w:rPr>
                <w:t>Дж</w:t>
              </w:r>
            </w:ins>
          </w:p>
          <w:p w14:paraId="1EB1647D" w14:textId="77777777" w:rsidR="00AC3445" w:rsidRPr="006F33AA" w:rsidRDefault="00AE5DA2" w:rsidP="00AC3445">
            <w:pPr>
              <w:pStyle w:val="a4"/>
              <w:numPr>
                <w:ilvl w:val="0"/>
                <w:numId w:val="167"/>
              </w:numPr>
              <w:spacing w:after="0" w:line="240" w:lineRule="auto"/>
              <w:rPr>
                <w:ins w:id="786" w:author="2" w:date="2021-08-31T10:55:00Z"/>
                <w:rFonts w:ascii="Times New Roman" w:hAnsi="Times New Roman" w:cs="Times New Roman"/>
                <w:sz w:val="20"/>
                <w:szCs w:val="20"/>
              </w:rPr>
            </w:pPr>
            <w:ins w:id="787" w:author="2" w:date="2021-08-31T10:55:00Z">
              <w:r w:rsidRPr="006F33AA">
                <w:rPr>
                  <w:rFonts w:ascii="Times New Roman" w:hAnsi="Times New Roman" w:cs="Times New Roman"/>
                  <w:sz w:val="20"/>
                  <w:szCs w:val="20"/>
                </w:rPr>
                <w:t>2</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-12</m:t>
                    </m:r>
                  </m:sup>
                </m:sSup>
              </m:oMath>
              <w:r w:rsidRPr="006F33AA">
                <w:rPr>
                  <w:rFonts w:ascii="Times New Roman" w:eastAsiaTheme="minorEastAsia" w:hAnsi="Times New Roman" w:cs="Times New Roman"/>
                  <w:sz w:val="20"/>
                  <w:szCs w:val="20"/>
                </w:rPr>
                <w:t>Дж</w:t>
              </w:r>
            </w:ins>
          </w:p>
          <w:p w14:paraId="1668DA91" w14:textId="77777777" w:rsidR="00AC3445" w:rsidRPr="006F33AA" w:rsidRDefault="00AE5DA2" w:rsidP="00AC3445">
            <w:pPr>
              <w:pStyle w:val="a4"/>
              <w:numPr>
                <w:ilvl w:val="0"/>
                <w:numId w:val="167"/>
              </w:numPr>
              <w:spacing w:after="0" w:line="240" w:lineRule="auto"/>
              <w:rPr>
                <w:ins w:id="788" w:author="2" w:date="2021-08-31T10:55:00Z"/>
                <w:rFonts w:ascii="Times New Roman" w:hAnsi="Times New Roman" w:cs="Times New Roman"/>
                <w:sz w:val="20"/>
                <w:szCs w:val="20"/>
              </w:rPr>
            </w:pPr>
            <w:ins w:id="789" w:author="2" w:date="2021-08-31T10:55:00Z">
              <w:r w:rsidRPr="006F33AA">
                <w:rPr>
                  <w:rFonts w:ascii="Times New Roman" w:hAnsi="Times New Roman" w:cs="Times New Roman"/>
                  <w:sz w:val="20"/>
                  <w:szCs w:val="20"/>
                </w:rPr>
                <w:t>16</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-12</m:t>
                    </m:r>
                  </m:sup>
                </m:sSup>
              </m:oMath>
              <w:r w:rsidRPr="006F33AA">
                <w:rPr>
                  <w:rFonts w:ascii="Times New Roman" w:eastAsiaTheme="minorEastAsia" w:hAnsi="Times New Roman" w:cs="Times New Roman"/>
                  <w:sz w:val="20"/>
                  <w:szCs w:val="20"/>
                </w:rPr>
                <w:t>Дж</w:t>
              </w:r>
            </w:ins>
          </w:p>
          <w:p w14:paraId="4054D32F" w14:textId="4F95A745" w:rsidR="00D971B5" w:rsidRPr="006F33AA" w:rsidRDefault="00AC3445" w:rsidP="00AC3445">
            <w:pPr>
              <w:pStyle w:val="a4"/>
              <w:numPr>
                <w:ilvl w:val="0"/>
                <w:numId w:val="167"/>
              </w:numPr>
              <w:spacing w:after="0" w:line="240" w:lineRule="auto"/>
              <w:rPr>
                <w:rFonts w:ascii="Times New Roman" w:hAnsi="Times New Roman"/>
                <w:sz w:val="20"/>
                <w:rPrChange w:id="790" w:author="2" w:date="2021-08-31T10:55:00Z">
                  <w:rPr>
                    <w:rFonts w:ascii="Times New Roman" w:hAnsi="Times New Roman" w:cs="Times New Roman"/>
                    <w:sz w:val="24"/>
                    <w:szCs w:val="24"/>
                  </w:rPr>
                </w:rPrChange>
              </w:rPr>
              <w:pPrChange w:id="791" w:author="2" w:date="2021-08-31T10:55:00Z">
                <w:pPr>
                  <w:framePr w:hSpace="180" w:wrap="around" w:hAnchor="margin" w:y="665"/>
                </w:pPr>
              </w:pPrChange>
            </w:pPr>
            <w:ins w:id="792" w:author="2" w:date="2021-08-31T10:55:00Z">
              <w:r w:rsidRPr="006F33AA">
                <w:rPr>
                  <w:rFonts w:ascii="Times New Roman" w:hAnsi="Times New Roman" w:cs="Times New Roman"/>
                  <w:sz w:val="20"/>
                  <w:szCs w:val="20"/>
                </w:rPr>
                <w:t xml:space="preserve"> 4</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-12</m:t>
                    </m:r>
                  </m:sup>
                </m:sSup>
              </m:oMath>
              <w:r w:rsidRPr="006F33AA">
                <w:rPr>
                  <w:rFonts w:ascii="Times New Roman" w:eastAsiaTheme="minorEastAsia" w:hAnsi="Times New Roman" w:cs="Times New Roman"/>
                  <w:sz w:val="20"/>
                  <w:szCs w:val="20"/>
                </w:rPr>
                <w:t>Дж</w:t>
              </w:r>
            </w:ins>
          </w:p>
        </w:tc>
        <w:tc>
          <w:tcPr>
            <w:tcW w:w="567" w:type="dxa"/>
            <w:gridSpan w:val="2"/>
            <w:tcPrChange w:id="793" w:author="2" w:date="2021-08-31T10:55:00Z">
              <w:tcPr>
                <w:tcW w:w="547" w:type="dxa"/>
              </w:tcPr>
            </w:tcPrChange>
          </w:tcPr>
          <w:p w14:paraId="13F09B74" w14:textId="3B3EDD8E" w:rsidR="00D971B5" w:rsidRPr="004B35C4" w:rsidRDefault="00AC3445" w:rsidP="00D971B5">
            <w:pPr>
              <w:tabs>
                <w:tab w:val="left" w:pos="600"/>
              </w:tabs>
              <w:ind w:right="34"/>
              <w:rPr>
                <w:rFonts w:ascii="Times New Roman" w:hAnsi="Times New Roman" w:cs="Times New Roman"/>
                <w:sz w:val="24"/>
                <w:szCs w:val="24"/>
              </w:rPr>
            </w:pPr>
            <w:ins w:id="794" w:author="2" w:date="2021-08-31T10:55:00Z">
              <w:r>
                <w:rPr>
                  <w:rFonts w:ascii="Times New Roman" w:hAnsi="Times New Roman" w:cs="Times New Roman"/>
                  <w:sz w:val="24"/>
                  <w:szCs w:val="24"/>
                </w:rPr>
                <w:t>4</w:t>
              </w:r>
            </w:ins>
          </w:p>
        </w:tc>
      </w:tr>
      <w:tr w:rsidR="00D971B5" w14:paraId="0C5FD6F5" w14:textId="108877CD" w:rsidTr="00911EF6">
        <w:tc>
          <w:tcPr>
            <w:tcW w:w="846" w:type="dxa"/>
            <w:tcPrChange w:id="795" w:author="2" w:date="2021-08-31T10:55:00Z">
              <w:tcPr>
                <w:tcW w:w="846" w:type="dxa"/>
              </w:tcPr>
            </w:tcPrChange>
          </w:tcPr>
          <w:p w14:paraId="5F3B06AA" w14:textId="77777777" w:rsidR="00D971B5" w:rsidRDefault="00D971B5" w:rsidP="00D971B5">
            <w:pPr>
              <w:spacing w:after="120"/>
              <w:rPr>
                <w:rFonts w:ascii="Times New Roman" w:hAnsi="Times New Roman" w:cs="Times New Roman"/>
                <w:sz w:val="24"/>
                <w:szCs w:val="24"/>
              </w:rPr>
            </w:pPr>
          </w:p>
        </w:tc>
        <w:tc>
          <w:tcPr>
            <w:tcW w:w="1843" w:type="dxa"/>
            <w:tcPrChange w:id="796" w:author="2" w:date="2021-08-31T10:55:00Z">
              <w:tcPr>
                <w:tcW w:w="1843" w:type="dxa"/>
              </w:tcPr>
            </w:tcPrChange>
          </w:tcPr>
          <w:p w14:paraId="767B84BE" w14:textId="77777777" w:rsidR="00D971B5" w:rsidRDefault="00D971B5" w:rsidP="00D971B5">
            <w:pPr>
              <w:spacing w:after="120"/>
              <w:rPr>
                <w:rFonts w:ascii="Times New Roman" w:hAnsi="Times New Roman" w:cs="Times New Roman"/>
                <w:sz w:val="24"/>
                <w:szCs w:val="24"/>
              </w:rPr>
            </w:pPr>
          </w:p>
        </w:tc>
        <w:tc>
          <w:tcPr>
            <w:tcW w:w="425" w:type="dxa"/>
            <w:tcPrChange w:id="797" w:author="2" w:date="2021-08-31T10:55:00Z">
              <w:tcPr>
                <w:tcW w:w="425" w:type="dxa"/>
              </w:tcPr>
            </w:tcPrChange>
          </w:tcPr>
          <w:p w14:paraId="7BA056D2" w14:textId="77777777" w:rsidR="00D971B5" w:rsidRDefault="00D971B5" w:rsidP="00D971B5">
            <w:pPr>
              <w:spacing w:after="120"/>
              <w:rPr>
                <w:rFonts w:ascii="Times New Roman" w:hAnsi="Times New Roman" w:cs="Times New Roman"/>
                <w:sz w:val="24"/>
                <w:szCs w:val="24"/>
              </w:rPr>
            </w:pPr>
          </w:p>
        </w:tc>
        <w:tc>
          <w:tcPr>
            <w:tcW w:w="392" w:type="dxa"/>
            <w:tcPrChange w:id="798" w:author="2" w:date="2021-08-31T10:55:00Z">
              <w:tcPr>
                <w:tcW w:w="392" w:type="dxa"/>
              </w:tcPr>
            </w:tcPrChange>
          </w:tcPr>
          <w:p w14:paraId="512FA269" w14:textId="77777777" w:rsidR="00D971B5" w:rsidRDefault="00D971B5" w:rsidP="00D971B5">
            <w:pPr>
              <w:spacing w:after="120"/>
              <w:rPr>
                <w:rFonts w:ascii="Times New Roman" w:hAnsi="Times New Roman" w:cs="Times New Roman"/>
                <w:sz w:val="24"/>
                <w:szCs w:val="24"/>
              </w:rPr>
            </w:pPr>
          </w:p>
        </w:tc>
        <w:tc>
          <w:tcPr>
            <w:tcW w:w="553" w:type="dxa"/>
            <w:tcPrChange w:id="799" w:author="2" w:date="2021-08-31T10:55:00Z">
              <w:tcPr>
                <w:tcW w:w="553" w:type="dxa"/>
              </w:tcPr>
            </w:tcPrChange>
          </w:tcPr>
          <w:p w14:paraId="2B76742E" w14:textId="31C42863" w:rsidR="00D971B5" w:rsidRDefault="005658C9" w:rsidP="00D971B5">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800" w:author="2" w:date="2021-08-31T10:55:00Z">
              <w:tcPr>
                <w:tcW w:w="6001" w:type="dxa"/>
              </w:tcPr>
            </w:tcPrChange>
          </w:tcPr>
          <w:p w14:paraId="7A53E0F9" w14:textId="27A838D7" w:rsidR="00D971B5" w:rsidRPr="00247CE1" w:rsidRDefault="005658C9" w:rsidP="00D971B5">
            <w:pPr>
              <w:rPr>
                <w:rFonts w:ascii="Times New Roman" w:hAnsi="Times New Roman" w:cs="Times New Roman"/>
                <w:sz w:val="20"/>
                <w:szCs w:val="20"/>
                <w:lang w:val="ru"/>
              </w:rPr>
            </w:pPr>
            <w:r w:rsidRPr="00247CE1">
              <w:rPr>
                <w:rFonts w:ascii="Times New Roman" w:hAnsi="Times New Roman" w:cs="Times New Roman"/>
                <w:sz w:val="20"/>
                <w:szCs w:val="20"/>
              </w:rPr>
              <w:t>Протон движется со скоростью 10</w:t>
            </w:r>
            <w:r w:rsidRPr="00247CE1">
              <w:rPr>
                <w:rFonts w:ascii="Times New Roman" w:hAnsi="Times New Roman" w:cs="Times New Roman"/>
                <w:sz w:val="20"/>
                <w:szCs w:val="20"/>
                <w:vertAlign w:val="superscript"/>
              </w:rPr>
              <w:t>8</w:t>
            </w:r>
            <w:r w:rsidRPr="00247CE1">
              <w:rPr>
                <w:rFonts w:ascii="Times New Roman" w:hAnsi="Times New Roman" w:cs="Times New Roman"/>
                <w:sz w:val="20"/>
                <w:szCs w:val="20"/>
              </w:rPr>
              <w:t xml:space="preserve"> см/с перпендикулярно однородному магнитному полю с индукцией 1 Тл. Найдите  радиус окружности, по которой он движется</w:t>
            </w:r>
          </w:p>
        </w:tc>
        <w:tc>
          <w:tcPr>
            <w:tcW w:w="4961" w:type="dxa"/>
            <w:gridSpan w:val="2"/>
            <w:tcPrChange w:id="801" w:author="2" w:date="2021-08-31T10:55:00Z">
              <w:tcPr>
                <w:tcW w:w="4839" w:type="dxa"/>
              </w:tcPr>
            </w:tcPrChange>
          </w:tcPr>
          <w:p w14:paraId="75C6621B" w14:textId="77777777" w:rsidR="00AC3445" w:rsidRPr="006F33AA" w:rsidRDefault="00AE5DA2" w:rsidP="00AC3445">
            <w:pPr>
              <w:pStyle w:val="a4"/>
              <w:numPr>
                <w:ilvl w:val="0"/>
                <w:numId w:val="163"/>
              </w:numPr>
              <w:spacing w:after="0" w:line="240" w:lineRule="auto"/>
              <w:rPr>
                <w:ins w:id="802" w:author="2" w:date="2021-08-31T10:55:00Z"/>
                <w:rFonts w:ascii="Times New Roman" w:hAnsi="Times New Roman" w:cs="Times New Roman"/>
                <w:sz w:val="20"/>
                <w:szCs w:val="20"/>
              </w:rPr>
            </w:pPr>
            <w:ins w:id="803" w:author="2" w:date="2021-08-31T10:55:00Z">
              <w:r w:rsidRPr="006F33AA">
                <w:rPr>
                  <w:rFonts w:ascii="Times New Roman" w:hAnsi="Times New Roman" w:cs="Times New Roman"/>
                  <w:sz w:val="20"/>
                  <w:szCs w:val="20"/>
                </w:rPr>
                <w:t>5,2мм</w:t>
              </w:r>
            </w:ins>
          </w:p>
          <w:p w14:paraId="56AE97A0" w14:textId="77777777" w:rsidR="00AC3445" w:rsidRPr="006F33AA" w:rsidRDefault="00AE5DA2" w:rsidP="00AC3445">
            <w:pPr>
              <w:pStyle w:val="a4"/>
              <w:numPr>
                <w:ilvl w:val="0"/>
                <w:numId w:val="163"/>
              </w:numPr>
              <w:spacing w:after="0" w:line="240" w:lineRule="auto"/>
              <w:rPr>
                <w:ins w:id="804" w:author="2" w:date="2021-08-31T10:55:00Z"/>
                <w:rFonts w:ascii="Times New Roman" w:hAnsi="Times New Roman" w:cs="Times New Roman"/>
                <w:sz w:val="20"/>
                <w:szCs w:val="20"/>
              </w:rPr>
            </w:pPr>
            <w:ins w:id="805" w:author="2" w:date="2021-08-31T10:55:00Z">
              <w:r w:rsidRPr="006F33AA">
                <w:rPr>
                  <w:rFonts w:ascii="Times New Roman" w:hAnsi="Times New Roman" w:cs="Times New Roman"/>
                  <w:sz w:val="20"/>
                  <w:szCs w:val="20"/>
                </w:rPr>
                <w:t>21,2 мм</w:t>
              </w:r>
            </w:ins>
          </w:p>
          <w:p w14:paraId="02FBABAC" w14:textId="77777777" w:rsidR="00D971B5" w:rsidRPr="006F33AA" w:rsidRDefault="00AC3445" w:rsidP="00AC3445">
            <w:pPr>
              <w:pStyle w:val="a4"/>
              <w:numPr>
                <w:ilvl w:val="0"/>
                <w:numId w:val="163"/>
              </w:numPr>
              <w:spacing w:after="0" w:line="240" w:lineRule="auto"/>
              <w:rPr>
                <w:ins w:id="806" w:author="2" w:date="2021-08-31T10:55:00Z"/>
                <w:rFonts w:ascii="Times New Roman" w:hAnsi="Times New Roman" w:cs="Times New Roman"/>
                <w:sz w:val="20"/>
                <w:szCs w:val="20"/>
              </w:rPr>
            </w:pPr>
            <w:ins w:id="807" w:author="2" w:date="2021-08-31T10:55:00Z">
              <w:r w:rsidRPr="006F33AA">
                <w:rPr>
                  <w:rFonts w:ascii="Times New Roman" w:hAnsi="Times New Roman" w:cs="Times New Roman"/>
                  <w:sz w:val="20"/>
                  <w:szCs w:val="20"/>
                </w:rPr>
                <w:t>10,4мм</w:t>
              </w:r>
            </w:ins>
          </w:p>
          <w:p w14:paraId="7EEAAF9B" w14:textId="0BF59119" w:rsidR="00D971B5" w:rsidRPr="006F33AA" w:rsidRDefault="00AE5DA2" w:rsidP="00AC3445">
            <w:pPr>
              <w:pStyle w:val="a4"/>
              <w:numPr>
                <w:ilvl w:val="0"/>
                <w:numId w:val="163"/>
              </w:numPr>
              <w:spacing w:after="0" w:line="240" w:lineRule="auto"/>
              <w:rPr>
                <w:rFonts w:ascii="Times New Roman" w:hAnsi="Times New Roman"/>
                <w:sz w:val="20"/>
                <w:rPrChange w:id="808" w:author="2" w:date="2021-08-31T10:55:00Z">
                  <w:rPr>
                    <w:rFonts w:ascii="Times New Roman" w:hAnsi="Times New Roman" w:cs="Times New Roman"/>
                    <w:sz w:val="24"/>
                    <w:szCs w:val="24"/>
                  </w:rPr>
                </w:rPrChange>
              </w:rPr>
              <w:pPrChange w:id="809" w:author="2" w:date="2021-08-31T10:55:00Z">
                <w:pPr>
                  <w:framePr w:hSpace="180" w:wrap="around" w:hAnchor="margin" w:y="665"/>
                  <w:ind w:left="30"/>
                </w:pPr>
              </w:pPrChange>
            </w:pPr>
            <w:ins w:id="810" w:author="2" w:date="2021-08-31T10:55:00Z">
              <w:r w:rsidRPr="006F33AA">
                <w:rPr>
                  <w:rFonts w:ascii="Times New Roman" w:hAnsi="Times New Roman" w:cs="Times New Roman"/>
                  <w:sz w:val="20"/>
                  <w:szCs w:val="20"/>
                </w:rPr>
                <w:t>18,4мм</w:t>
              </w:r>
            </w:ins>
          </w:p>
        </w:tc>
        <w:tc>
          <w:tcPr>
            <w:tcW w:w="567" w:type="dxa"/>
            <w:gridSpan w:val="2"/>
            <w:tcPrChange w:id="811" w:author="2" w:date="2021-08-31T10:55:00Z">
              <w:tcPr>
                <w:tcW w:w="547" w:type="dxa"/>
              </w:tcPr>
            </w:tcPrChange>
          </w:tcPr>
          <w:p w14:paraId="5E68B1F6" w14:textId="66CC149E" w:rsidR="00D971B5" w:rsidRPr="004B35C4" w:rsidRDefault="00AC3445" w:rsidP="00D971B5">
            <w:pPr>
              <w:tabs>
                <w:tab w:val="left" w:pos="600"/>
              </w:tabs>
              <w:ind w:right="34"/>
              <w:rPr>
                <w:rFonts w:ascii="Times New Roman" w:hAnsi="Times New Roman" w:cs="Times New Roman"/>
                <w:sz w:val="24"/>
                <w:szCs w:val="24"/>
              </w:rPr>
            </w:pPr>
            <w:ins w:id="812" w:author="2" w:date="2021-08-31T10:55:00Z">
              <w:r>
                <w:rPr>
                  <w:rFonts w:ascii="Times New Roman" w:hAnsi="Times New Roman" w:cs="Times New Roman"/>
                  <w:sz w:val="24"/>
                  <w:szCs w:val="24"/>
                </w:rPr>
                <w:t>3</w:t>
              </w:r>
            </w:ins>
          </w:p>
        </w:tc>
      </w:tr>
      <w:tr w:rsidR="00D971B5" w14:paraId="7D66677B" w14:textId="718016F0" w:rsidTr="00911EF6">
        <w:tc>
          <w:tcPr>
            <w:tcW w:w="846" w:type="dxa"/>
            <w:tcPrChange w:id="813" w:author="2" w:date="2021-08-31T10:55:00Z">
              <w:tcPr>
                <w:tcW w:w="846" w:type="dxa"/>
              </w:tcPr>
            </w:tcPrChange>
          </w:tcPr>
          <w:p w14:paraId="12BB73E7" w14:textId="77777777" w:rsidR="00D971B5" w:rsidRDefault="00D971B5" w:rsidP="00D971B5">
            <w:pPr>
              <w:spacing w:after="120"/>
              <w:rPr>
                <w:rFonts w:ascii="Times New Roman" w:hAnsi="Times New Roman" w:cs="Times New Roman"/>
                <w:sz w:val="24"/>
                <w:szCs w:val="24"/>
              </w:rPr>
            </w:pPr>
          </w:p>
        </w:tc>
        <w:tc>
          <w:tcPr>
            <w:tcW w:w="1843" w:type="dxa"/>
            <w:tcPrChange w:id="814" w:author="2" w:date="2021-08-31T10:55:00Z">
              <w:tcPr>
                <w:tcW w:w="1843" w:type="dxa"/>
              </w:tcPr>
            </w:tcPrChange>
          </w:tcPr>
          <w:p w14:paraId="3C5A3145" w14:textId="77777777" w:rsidR="00D971B5" w:rsidRDefault="00D971B5" w:rsidP="00D971B5">
            <w:pPr>
              <w:spacing w:after="120"/>
              <w:rPr>
                <w:rFonts w:ascii="Times New Roman" w:hAnsi="Times New Roman" w:cs="Times New Roman"/>
                <w:sz w:val="24"/>
                <w:szCs w:val="24"/>
              </w:rPr>
            </w:pPr>
          </w:p>
        </w:tc>
        <w:tc>
          <w:tcPr>
            <w:tcW w:w="425" w:type="dxa"/>
            <w:tcPrChange w:id="815" w:author="2" w:date="2021-08-31T10:55:00Z">
              <w:tcPr>
                <w:tcW w:w="425" w:type="dxa"/>
              </w:tcPr>
            </w:tcPrChange>
          </w:tcPr>
          <w:p w14:paraId="6B21016D" w14:textId="77777777" w:rsidR="00D971B5" w:rsidRDefault="00D971B5" w:rsidP="00D971B5">
            <w:pPr>
              <w:spacing w:after="120"/>
              <w:rPr>
                <w:rFonts w:ascii="Times New Roman" w:hAnsi="Times New Roman" w:cs="Times New Roman"/>
                <w:sz w:val="24"/>
                <w:szCs w:val="24"/>
              </w:rPr>
            </w:pPr>
          </w:p>
        </w:tc>
        <w:tc>
          <w:tcPr>
            <w:tcW w:w="392" w:type="dxa"/>
            <w:tcPrChange w:id="816" w:author="2" w:date="2021-08-31T10:55:00Z">
              <w:tcPr>
                <w:tcW w:w="392" w:type="dxa"/>
              </w:tcPr>
            </w:tcPrChange>
          </w:tcPr>
          <w:p w14:paraId="6C4098DF" w14:textId="77777777" w:rsidR="00D971B5" w:rsidRDefault="00D971B5" w:rsidP="00D971B5">
            <w:pPr>
              <w:spacing w:after="120"/>
              <w:rPr>
                <w:rFonts w:ascii="Times New Roman" w:hAnsi="Times New Roman" w:cs="Times New Roman"/>
                <w:sz w:val="24"/>
                <w:szCs w:val="24"/>
              </w:rPr>
            </w:pPr>
          </w:p>
        </w:tc>
        <w:tc>
          <w:tcPr>
            <w:tcW w:w="553" w:type="dxa"/>
            <w:tcPrChange w:id="817" w:author="2" w:date="2021-08-31T10:55:00Z">
              <w:tcPr>
                <w:tcW w:w="553" w:type="dxa"/>
              </w:tcPr>
            </w:tcPrChange>
          </w:tcPr>
          <w:p w14:paraId="0535A0F8" w14:textId="4D4E309C" w:rsidR="00D971B5" w:rsidRDefault="005658C9" w:rsidP="00D971B5">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818" w:author="2" w:date="2021-08-31T10:55:00Z">
              <w:tcPr>
                <w:tcW w:w="6001" w:type="dxa"/>
              </w:tcPr>
            </w:tcPrChange>
          </w:tcPr>
          <w:p w14:paraId="38701137" w14:textId="3E3FEC7F" w:rsidR="005658C9" w:rsidRPr="00247CE1" w:rsidRDefault="005658C9" w:rsidP="005658C9">
            <w:pPr>
              <w:pStyle w:val="8"/>
              <w:shd w:val="clear" w:color="auto" w:fill="auto"/>
              <w:tabs>
                <w:tab w:val="left" w:pos="322"/>
              </w:tabs>
              <w:spacing w:before="0"/>
              <w:ind w:right="20" w:firstLine="0"/>
              <w:jc w:val="both"/>
              <w:rPr>
                <w:rFonts w:ascii="Times New Roman" w:hAnsi="Times New Roman" w:cs="Times New Roman"/>
                <w:sz w:val="20"/>
                <w:szCs w:val="20"/>
              </w:rPr>
            </w:pPr>
            <w:r w:rsidRPr="00247CE1">
              <w:rPr>
                <w:rFonts w:ascii="Times New Roman" w:hAnsi="Times New Roman" w:cs="Times New Roman"/>
                <w:sz w:val="20"/>
                <w:szCs w:val="20"/>
              </w:rPr>
              <w:t>Электрон описывает в магнитном поле окружность радиу</w:t>
            </w:r>
            <w:r w:rsidRPr="00247CE1">
              <w:rPr>
                <w:rFonts w:ascii="Times New Roman" w:hAnsi="Times New Roman" w:cs="Times New Roman"/>
                <w:sz w:val="20"/>
                <w:szCs w:val="20"/>
              </w:rPr>
              <w:softHyphen/>
              <w:t xml:space="preserve">сом </w:t>
            </w:r>
            <w:ins w:id="819" w:author="2" w:date="2021-08-31T10:55:00Z">
              <w:r w:rsidR="00AC3445">
                <w:rPr>
                  <w:rFonts w:ascii="Times New Roman" w:hAnsi="Times New Roman" w:cs="Times New Roman"/>
                  <w:sz w:val="20"/>
                  <w:szCs w:val="20"/>
                </w:rPr>
                <w:t>8</w:t>
              </w:r>
            </w:ins>
            <w:del w:id="820" w:author="2" w:date="2021-08-31T10:55:00Z">
              <w:r w:rsidRPr="00247CE1">
                <w:rPr>
                  <w:rFonts w:ascii="Times New Roman" w:hAnsi="Times New Roman" w:cs="Times New Roman"/>
                  <w:sz w:val="20"/>
                  <w:szCs w:val="20"/>
                </w:rPr>
                <w:delText>4</w:delText>
              </w:r>
            </w:del>
            <w:r w:rsidRPr="00247CE1">
              <w:rPr>
                <w:rFonts w:ascii="Times New Roman" w:hAnsi="Times New Roman" w:cs="Times New Roman"/>
                <w:sz w:val="20"/>
                <w:szCs w:val="20"/>
              </w:rPr>
              <w:t xml:space="preserve"> мм. Скорость электрона 3,6 • 10</w:t>
            </w:r>
            <w:r w:rsidRPr="00247CE1">
              <w:rPr>
                <w:rFonts w:ascii="Times New Roman" w:hAnsi="Times New Roman" w:cs="Times New Roman"/>
                <w:sz w:val="20"/>
                <w:szCs w:val="20"/>
                <w:vertAlign w:val="superscript"/>
              </w:rPr>
              <w:t>6</w:t>
            </w:r>
            <w:r w:rsidRPr="00247CE1">
              <w:rPr>
                <w:rFonts w:ascii="Times New Roman" w:hAnsi="Times New Roman" w:cs="Times New Roman"/>
                <w:sz w:val="20"/>
                <w:szCs w:val="20"/>
              </w:rPr>
              <w:t xml:space="preserve"> м/с. Найдите индук</w:t>
            </w:r>
            <w:r w:rsidRPr="00247CE1">
              <w:rPr>
                <w:rFonts w:ascii="Times New Roman" w:hAnsi="Times New Roman" w:cs="Times New Roman"/>
                <w:sz w:val="20"/>
                <w:szCs w:val="20"/>
              </w:rPr>
              <w:softHyphen/>
              <w:t>цию магнитного поля.</w:t>
            </w:r>
          </w:p>
          <w:p w14:paraId="756D0A9B" w14:textId="5E598EC5" w:rsidR="00D971B5" w:rsidRPr="00247CE1" w:rsidRDefault="00D971B5" w:rsidP="00D971B5">
            <w:pPr>
              <w:spacing w:after="120"/>
              <w:rPr>
                <w:rFonts w:ascii="Times New Roman" w:hAnsi="Times New Roman" w:cs="Times New Roman"/>
                <w:sz w:val="20"/>
                <w:szCs w:val="20"/>
                <w:lang w:val="ru"/>
              </w:rPr>
            </w:pPr>
          </w:p>
        </w:tc>
        <w:tc>
          <w:tcPr>
            <w:tcW w:w="4961" w:type="dxa"/>
            <w:gridSpan w:val="2"/>
            <w:tcPrChange w:id="821" w:author="2" w:date="2021-08-31T10:55:00Z">
              <w:tcPr>
                <w:tcW w:w="4839" w:type="dxa"/>
              </w:tcPr>
            </w:tcPrChange>
          </w:tcPr>
          <w:p w14:paraId="35609F66" w14:textId="77777777" w:rsidR="00AC3445" w:rsidRPr="006F33AA" w:rsidRDefault="00AE5DA2" w:rsidP="00AC3445">
            <w:pPr>
              <w:pStyle w:val="a4"/>
              <w:numPr>
                <w:ilvl w:val="0"/>
                <w:numId w:val="166"/>
              </w:numPr>
              <w:spacing w:after="120" w:line="240" w:lineRule="auto"/>
              <w:rPr>
                <w:ins w:id="822" w:author="2" w:date="2021-08-31T10:55:00Z"/>
                <w:rFonts w:ascii="Times New Roman" w:hAnsi="Times New Roman" w:cs="Times New Roman"/>
                <w:sz w:val="20"/>
                <w:szCs w:val="20"/>
              </w:rPr>
            </w:pPr>
            <w:ins w:id="823" w:author="2" w:date="2021-08-31T10:55:00Z">
              <w:r w:rsidRPr="006F33AA">
                <w:rPr>
                  <w:rFonts w:ascii="Times New Roman" w:hAnsi="Times New Roman" w:cs="Times New Roman"/>
                  <w:sz w:val="20"/>
                  <w:szCs w:val="20"/>
                </w:rPr>
                <w:t>5мТл</w:t>
              </w:r>
            </w:ins>
          </w:p>
          <w:p w14:paraId="56CFEF09" w14:textId="77777777" w:rsidR="00D971B5" w:rsidRPr="006F33AA" w:rsidRDefault="00AC3445" w:rsidP="00AC3445">
            <w:pPr>
              <w:pStyle w:val="a4"/>
              <w:numPr>
                <w:ilvl w:val="0"/>
                <w:numId w:val="166"/>
              </w:numPr>
              <w:spacing w:after="120" w:line="240" w:lineRule="auto"/>
              <w:rPr>
                <w:ins w:id="824" w:author="2" w:date="2021-08-31T10:55:00Z"/>
                <w:rFonts w:ascii="Times New Roman" w:hAnsi="Times New Roman" w:cs="Times New Roman"/>
                <w:sz w:val="20"/>
                <w:szCs w:val="20"/>
              </w:rPr>
            </w:pPr>
            <w:ins w:id="825" w:author="2" w:date="2021-08-31T10:55:00Z">
              <w:r w:rsidRPr="006F33AA">
                <w:rPr>
                  <w:rFonts w:ascii="Times New Roman" w:hAnsi="Times New Roman" w:cs="Times New Roman"/>
                  <w:sz w:val="20"/>
                  <w:szCs w:val="20"/>
                </w:rPr>
                <w:t>2.5мТл</w:t>
              </w:r>
            </w:ins>
          </w:p>
          <w:p w14:paraId="02120417" w14:textId="77777777" w:rsidR="00AE5DA2" w:rsidRPr="006F33AA" w:rsidRDefault="00AE5DA2" w:rsidP="00AC3445">
            <w:pPr>
              <w:pStyle w:val="a4"/>
              <w:numPr>
                <w:ilvl w:val="0"/>
                <w:numId w:val="166"/>
              </w:numPr>
              <w:spacing w:after="120" w:line="240" w:lineRule="auto"/>
              <w:rPr>
                <w:ins w:id="826" w:author="2" w:date="2021-08-31T10:55:00Z"/>
                <w:rFonts w:ascii="Times New Roman" w:hAnsi="Times New Roman" w:cs="Times New Roman"/>
                <w:sz w:val="20"/>
                <w:szCs w:val="20"/>
              </w:rPr>
            </w:pPr>
            <w:ins w:id="827" w:author="2" w:date="2021-08-31T10:55:00Z">
              <w:r w:rsidRPr="006F33AA">
                <w:rPr>
                  <w:rFonts w:ascii="Times New Roman" w:hAnsi="Times New Roman" w:cs="Times New Roman"/>
                  <w:sz w:val="20"/>
                  <w:szCs w:val="20"/>
                </w:rPr>
                <w:t>7,5мТл</w:t>
              </w:r>
            </w:ins>
          </w:p>
          <w:p w14:paraId="733CC535" w14:textId="08339557" w:rsidR="00D971B5" w:rsidRPr="006F33AA" w:rsidRDefault="00AE5DA2" w:rsidP="00AC3445">
            <w:pPr>
              <w:pStyle w:val="a4"/>
              <w:numPr>
                <w:ilvl w:val="0"/>
                <w:numId w:val="166"/>
              </w:numPr>
              <w:spacing w:after="120" w:line="240" w:lineRule="auto"/>
              <w:rPr>
                <w:rFonts w:ascii="Times New Roman" w:hAnsi="Times New Roman"/>
                <w:sz w:val="20"/>
                <w:rPrChange w:id="828" w:author="2" w:date="2021-08-31T10:55:00Z">
                  <w:rPr>
                    <w:rFonts w:ascii="Times New Roman" w:hAnsi="Times New Roman" w:cs="Times New Roman"/>
                    <w:sz w:val="24"/>
                    <w:szCs w:val="24"/>
                  </w:rPr>
                </w:rPrChange>
              </w:rPr>
              <w:pPrChange w:id="829" w:author="2" w:date="2021-08-31T10:55:00Z">
                <w:pPr>
                  <w:framePr w:hSpace="180" w:wrap="around" w:hAnchor="margin" w:y="665"/>
                  <w:spacing w:after="120"/>
                </w:pPr>
              </w:pPrChange>
            </w:pPr>
            <w:ins w:id="830" w:author="2" w:date="2021-08-31T10:55:00Z">
              <w:r w:rsidRPr="006F33AA">
                <w:rPr>
                  <w:rFonts w:ascii="Times New Roman" w:hAnsi="Times New Roman" w:cs="Times New Roman"/>
                  <w:sz w:val="20"/>
                  <w:szCs w:val="20"/>
                </w:rPr>
                <w:t>0,25мТл</w:t>
              </w:r>
            </w:ins>
          </w:p>
        </w:tc>
        <w:tc>
          <w:tcPr>
            <w:tcW w:w="567" w:type="dxa"/>
            <w:gridSpan w:val="2"/>
            <w:tcPrChange w:id="831" w:author="2" w:date="2021-08-31T10:55:00Z">
              <w:tcPr>
                <w:tcW w:w="547" w:type="dxa"/>
              </w:tcPr>
            </w:tcPrChange>
          </w:tcPr>
          <w:p w14:paraId="59FCD698" w14:textId="3DF4D9D0" w:rsidR="00D971B5" w:rsidRPr="004B35C4" w:rsidRDefault="00AC3445" w:rsidP="0012270D">
            <w:pPr>
              <w:pStyle w:val="a4"/>
              <w:numPr>
                <w:ilvl w:val="0"/>
                <w:numId w:val="9"/>
              </w:numPr>
              <w:tabs>
                <w:tab w:val="left" w:pos="600"/>
              </w:tabs>
              <w:spacing w:after="0" w:line="240" w:lineRule="auto"/>
              <w:ind w:left="0" w:right="34"/>
              <w:rPr>
                <w:rFonts w:ascii="Times New Roman" w:hAnsi="Times New Roman" w:cs="Times New Roman"/>
                <w:sz w:val="24"/>
                <w:szCs w:val="24"/>
              </w:rPr>
            </w:pPr>
            <w:ins w:id="832" w:author="2" w:date="2021-08-31T10:55:00Z">
              <w:r>
                <w:rPr>
                  <w:rFonts w:ascii="Times New Roman" w:hAnsi="Times New Roman" w:cs="Times New Roman"/>
                  <w:sz w:val="24"/>
                  <w:szCs w:val="24"/>
                </w:rPr>
                <w:t>2</w:t>
              </w:r>
            </w:ins>
          </w:p>
        </w:tc>
      </w:tr>
      <w:tr w:rsidR="00D971B5" w14:paraId="28241C66" w14:textId="53C16427" w:rsidTr="00911EF6">
        <w:tc>
          <w:tcPr>
            <w:tcW w:w="846" w:type="dxa"/>
            <w:tcPrChange w:id="833" w:author="2" w:date="2021-08-31T10:55:00Z">
              <w:tcPr>
                <w:tcW w:w="846" w:type="dxa"/>
              </w:tcPr>
            </w:tcPrChange>
          </w:tcPr>
          <w:p w14:paraId="52C3CE04" w14:textId="77777777" w:rsidR="00D971B5" w:rsidRDefault="00D971B5" w:rsidP="00D971B5">
            <w:pPr>
              <w:spacing w:after="120"/>
              <w:rPr>
                <w:rFonts w:ascii="Times New Roman" w:hAnsi="Times New Roman" w:cs="Times New Roman"/>
                <w:sz w:val="24"/>
                <w:szCs w:val="24"/>
              </w:rPr>
            </w:pPr>
          </w:p>
        </w:tc>
        <w:tc>
          <w:tcPr>
            <w:tcW w:w="1843" w:type="dxa"/>
            <w:tcPrChange w:id="834" w:author="2" w:date="2021-08-31T10:55:00Z">
              <w:tcPr>
                <w:tcW w:w="1843" w:type="dxa"/>
              </w:tcPr>
            </w:tcPrChange>
          </w:tcPr>
          <w:p w14:paraId="3CC34732" w14:textId="1322E2D9" w:rsidR="00D971B5" w:rsidRDefault="00D971B5" w:rsidP="00D971B5">
            <w:pPr>
              <w:spacing w:after="120"/>
              <w:rPr>
                <w:rFonts w:ascii="Times New Roman" w:hAnsi="Times New Roman" w:cs="Times New Roman"/>
                <w:sz w:val="24"/>
                <w:szCs w:val="24"/>
              </w:rPr>
            </w:pPr>
          </w:p>
        </w:tc>
        <w:tc>
          <w:tcPr>
            <w:tcW w:w="425" w:type="dxa"/>
            <w:tcPrChange w:id="835" w:author="2" w:date="2021-08-31T10:55:00Z">
              <w:tcPr>
                <w:tcW w:w="425" w:type="dxa"/>
              </w:tcPr>
            </w:tcPrChange>
          </w:tcPr>
          <w:p w14:paraId="2A8F178A" w14:textId="77777777" w:rsidR="00D971B5" w:rsidRDefault="00D971B5" w:rsidP="00D971B5">
            <w:pPr>
              <w:spacing w:after="120"/>
              <w:rPr>
                <w:rFonts w:ascii="Times New Roman" w:hAnsi="Times New Roman" w:cs="Times New Roman"/>
                <w:sz w:val="24"/>
                <w:szCs w:val="24"/>
              </w:rPr>
            </w:pPr>
          </w:p>
        </w:tc>
        <w:tc>
          <w:tcPr>
            <w:tcW w:w="392" w:type="dxa"/>
            <w:tcPrChange w:id="836" w:author="2" w:date="2021-08-31T10:55:00Z">
              <w:tcPr>
                <w:tcW w:w="392" w:type="dxa"/>
              </w:tcPr>
            </w:tcPrChange>
          </w:tcPr>
          <w:p w14:paraId="4E86E2D2" w14:textId="77777777" w:rsidR="00D971B5" w:rsidRDefault="00D971B5" w:rsidP="00D971B5">
            <w:pPr>
              <w:spacing w:after="120"/>
              <w:rPr>
                <w:rFonts w:ascii="Times New Roman" w:hAnsi="Times New Roman" w:cs="Times New Roman"/>
                <w:sz w:val="24"/>
                <w:szCs w:val="24"/>
              </w:rPr>
            </w:pPr>
          </w:p>
        </w:tc>
        <w:tc>
          <w:tcPr>
            <w:tcW w:w="553" w:type="dxa"/>
            <w:tcPrChange w:id="837" w:author="2" w:date="2021-08-31T10:55:00Z">
              <w:tcPr>
                <w:tcW w:w="553" w:type="dxa"/>
              </w:tcPr>
            </w:tcPrChange>
          </w:tcPr>
          <w:p w14:paraId="27B87C64" w14:textId="4BABB7EC" w:rsidR="00D971B5" w:rsidRDefault="005658C9" w:rsidP="00D971B5">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838" w:author="2" w:date="2021-08-31T10:55:00Z">
              <w:tcPr>
                <w:tcW w:w="6001" w:type="dxa"/>
              </w:tcPr>
            </w:tcPrChange>
          </w:tcPr>
          <w:p w14:paraId="64FF4C80" w14:textId="77777777" w:rsidR="00C0487D" w:rsidRPr="00247CE1" w:rsidRDefault="00C0487D" w:rsidP="00C0487D">
            <w:pPr>
              <w:pStyle w:val="8"/>
              <w:shd w:val="clear" w:color="auto" w:fill="auto"/>
              <w:tabs>
                <w:tab w:val="left" w:pos="322"/>
              </w:tabs>
              <w:spacing w:before="0" w:line="254" w:lineRule="exact"/>
              <w:ind w:right="20" w:firstLine="0"/>
              <w:jc w:val="both"/>
              <w:rPr>
                <w:rFonts w:ascii="Times New Roman" w:hAnsi="Times New Roman" w:cs="Times New Roman"/>
                <w:sz w:val="20"/>
                <w:szCs w:val="20"/>
              </w:rPr>
            </w:pPr>
            <w:r w:rsidRPr="00247CE1">
              <w:rPr>
                <w:rFonts w:ascii="Times New Roman" w:hAnsi="Times New Roman" w:cs="Times New Roman"/>
                <w:sz w:val="20"/>
                <w:szCs w:val="20"/>
              </w:rPr>
              <w:t>В направлении, перпендикулярном линиям индукции, влетает в магнитное поле электрон со скоростью 10 Мм/с. Найдите индукцию поля, если электрон описал в поле ок</w:t>
            </w:r>
            <w:r w:rsidRPr="00247CE1">
              <w:rPr>
                <w:rFonts w:ascii="Times New Roman" w:hAnsi="Times New Roman" w:cs="Times New Roman"/>
                <w:sz w:val="20"/>
                <w:szCs w:val="20"/>
              </w:rPr>
              <w:softHyphen/>
              <w:t>ружность радиусом 1 см</w:t>
            </w:r>
          </w:p>
          <w:p w14:paraId="6B88C398" w14:textId="77777777" w:rsidR="00D971B5" w:rsidRPr="00247CE1" w:rsidRDefault="00D971B5" w:rsidP="00D971B5">
            <w:pPr>
              <w:spacing w:after="120"/>
              <w:rPr>
                <w:rFonts w:ascii="Times New Roman" w:hAnsi="Times New Roman" w:cs="Times New Roman"/>
                <w:sz w:val="20"/>
                <w:szCs w:val="20"/>
                <w:lang w:val="ru"/>
              </w:rPr>
            </w:pPr>
          </w:p>
        </w:tc>
        <w:tc>
          <w:tcPr>
            <w:tcW w:w="4961" w:type="dxa"/>
            <w:gridSpan w:val="2"/>
            <w:tcPrChange w:id="839" w:author="2" w:date="2021-08-31T10:55:00Z">
              <w:tcPr>
                <w:tcW w:w="4839" w:type="dxa"/>
              </w:tcPr>
            </w:tcPrChange>
          </w:tcPr>
          <w:p w14:paraId="7554DBAA" w14:textId="77777777" w:rsidR="00AC3445" w:rsidRPr="006F33AA" w:rsidRDefault="00AE5DA2" w:rsidP="00AC3445">
            <w:pPr>
              <w:pStyle w:val="a4"/>
              <w:numPr>
                <w:ilvl w:val="0"/>
                <w:numId w:val="165"/>
              </w:numPr>
              <w:spacing w:after="120" w:line="240" w:lineRule="auto"/>
              <w:rPr>
                <w:ins w:id="840" w:author="2" w:date="2021-08-31T10:55:00Z"/>
                <w:rFonts w:ascii="Times New Roman" w:hAnsi="Times New Roman" w:cs="Times New Roman"/>
                <w:sz w:val="20"/>
                <w:szCs w:val="20"/>
              </w:rPr>
            </w:pPr>
            <w:ins w:id="841" w:author="2" w:date="2021-08-31T10:55:00Z">
              <w:r w:rsidRPr="006F33AA">
                <w:rPr>
                  <w:rFonts w:ascii="Times New Roman" w:hAnsi="Times New Roman" w:cs="Times New Roman"/>
                  <w:sz w:val="20"/>
                  <w:szCs w:val="20"/>
                </w:rPr>
                <w:t>4,2Тл</w:t>
              </w:r>
            </w:ins>
          </w:p>
          <w:p w14:paraId="537BF4E1" w14:textId="77777777" w:rsidR="00AC3445" w:rsidRPr="006F33AA" w:rsidRDefault="00AE5DA2" w:rsidP="00AC3445">
            <w:pPr>
              <w:pStyle w:val="a4"/>
              <w:numPr>
                <w:ilvl w:val="0"/>
                <w:numId w:val="165"/>
              </w:numPr>
              <w:spacing w:after="120" w:line="240" w:lineRule="auto"/>
              <w:rPr>
                <w:ins w:id="842" w:author="2" w:date="2021-08-31T10:55:00Z"/>
                <w:rFonts w:ascii="Times New Roman" w:hAnsi="Times New Roman" w:cs="Times New Roman"/>
                <w:sz w:val="20"/>
                <w:szCs w:val="20"/>
              </w:rPr>
            </w:pPr>
            <w:ins w:id="843" w:author="2" w:date="2021-08-31T10:55:00Z">
              <w:r w:rsidRPr="006F33AA">
                <w:rPr>
                  <w:rFonts w:ascii="Times New Roman" w:hAnsi="Times New Roman" w:cs="Times New Roman"/>
                  <w:sz w:val="20"/>
                  <w:szCs w:val="20"/>
                </w:rPr>
                <w:t>6,8 Тл</w:t>
              </w:r>
            </w:ins>
          </w:p>
          <w:p w14:paraId="556E39C6" w14:textId="77777777" w:rsidR="00AC3445" w:rsidRPr="006F33AA" w:rsidRDefault="00AE5DA2" w:rsidP="00AC3445">
            <w:pPr>
              <w:pStyle w:val="a4"/>
              <w:numPr>
                <w:ilvl w:val="0"/>
                <w:numId w:val="165"/>
              </w:numPr>
              <w:spacing w:after="120" w:line="240" w:lineRule="auto"/>
              <w:rPr>
                <w:ins w:id="844" w:author="2" w:date="2021-08-31T10:55:00Z"/>
                <w:rFonts w:ascii="Times New Roman" w:hAnsi="Times New Roman" w:cs="Times New Roman"/>
                <w:sz w:val="20"/>
                <w:szCs w:val="20"/>
              </w:rPr>
            </w:pPr>
            <w:ins w:id="845" w:author="2" w:date="2021-08-31T10:55:00Z">
              <w:r w:rsidRPr="006F33AA">
                <w:rPr>
                  <w:rFonts w:ascii="Times New Roman" w:hAnsi="Times New Roman" w:cs="Times New Roman"/>
                  <w:sz w:val="20"/>
                  <w:szCs w:val="20"/>
                </w:rPr>
                <w:t>2,75 Тл</w:t>
              </w:r>
            </w:ins>
          </w:p>
          <w:p w14:paraId="78C4920E" w14:textId="00AB3933" w:rsidR="00D971B5" w:rsidRPr="006F33AA" w:rsidRDefault="00AC3445" w:rsidP="00AC3445">
            <w:pPr>
              <w:pStyle w:val="a4"/>
              <w:numPr>
                <w:ilvl w:val="0"/>
                <w:numId w:val="165"/>
              </w:numPr>
              <w:spacing w:after="120" w:line="240" w:lineRule="auto"/>
              <w:rPr>
                <w:rFonts w:ascii="Times New Roman" w:hAnsi="Times New Roman"/>
                <w:sz w:val="20"/>
                <w:rPrChange w:id="846" w:author="2" w:date="2021-08-31T10:55:00Z">
                  <w:rPr>
                    <w:rFonts w:ascii="Times New Roman" w:hAnsi="Times New Roman" w:cs="Times New Roman"/>
                    <w:sz w:val="24"/>
                    <w:szCs w:val="24"/>
                  </w:rPr>
                </w:rPrChange>
              </w:rPr>
              <w:pPrChange w:id="847" w:author="2" w:date="2021-08-31T10:55:00Z">
                <w:pPr>
                  <w:framePr w:hSpace="180" w:wrap="around" w:hAnchor="margin" w:y="665"/>
                  <w:spacing w:after="120"/>
                </w:pPr>
              </w:pPrChange>
            </w:pPr>
            <w:ins w:id="848" w:author="2" w:date="2021-08-31T10:55:00Z">
              <w:r w:rsidRPr="006F33AA">
                <w:rPr>
                  <w:rFonts w:ascii="Times New Roman" w:hAnsi="Times New Roman" w:cs="Times New Roman"/>
                  <w:sz w:val="20"/>
                  <w:szCs w:val="20"/>
                </w:rPr>
                <w:t>5,7 Тл</w:t>
              </w:r>
            </w:ins>
          </w:p>
        </w:tc>
        <w:tc>
          <w:tcPr>
            <w:tcW w:w="567" w:type="dxa"/>
            <w:gridSpan w:val="2"/>
            <w:tcPrChange w:id="849" w:author="2" w:date="2021-08-31T10:55:00Z">
              <w:tcPr>
                <w:tcW w:w="547" w:type="dxa"/>
              </w:tcPr>
            </w:tcPrChange>
          </w:tcPr>
          <w:p w14:paraId="3D2C0B54" w14:textId="43BE0BF4" w:rsidR="00D971B5" w:rsidRPr="004B35C4" w:rsidRDefault="00AC3445" w:rsidP="0012270D">
            <w:pPr>
              <w:pStyle w:val="a4"/>
              <w:numPr>
                <w:ilvl w:val="0"/>
                <w:numId w:val="10"/>
              </w:numPr>
              <w:tabs>
                <w:tab w:val="left" w:pos="600"/>
              </w:tabs>
              <w:spacing w:after="0" w:line="240" w:lineRule="auto"/>
              <w:ind w:left="0" w:right="34"/>
              <w:rPr>
                <w:rFonts w:ascii="Times New Roman" w:hAnsi="Times New Roman" w:cs="Times New Roman"/>
                <w:sz w:val="24"/>
                <w:szCs w:val="24"/>
              </w:rPr>
            </w:pPr>
            <w:ins w:id="850" w:author="2" w:date="2021-08-31T10:55:00Z">
              <w:r>
                <w:rPr>
                  <w:rFonts w:ascii="Times New Roman" w:hAnsi="Times New Roman" w:cs="Times New Roman"/>
                  <w:sz w:val="24"/>
                  <w:szCs w:val="24"/>
                </w:rPr>
                <w:t>4</w:t>
              </w:r>
            </w:ins>
          </w:p>
        </w:tc>
      </w:tr>
      <w:tr w:rsidR="00C0487D" w14:paraId="3B7396B0" w14:textId="77777777" w:rsidTr="00911EF6">
        <w:tc>
          <w:tcPr>
            <w:tcW w:w="846" w:type="dxa"/>
            <w:tcPrChange w:id="851" w:author="2" w:date="2021-08-31T10:55:00Z">
              <w:tcPr>
                <w:tcW w:w="846" w:type="dxa"/>
              </w:tcPr>
            </w:tcPrChange>
          </w:tcPr>
          <w:p w14:paraId="050BA7F2" w14:textId="77777777" w:rsidR="00C0487D" w:rsidRDefault="00C0487D" w:rsidP="00C0487D">
            <w:pPr>
              <w:spacing w:after="120"/>
              <w:rPr>
                <w:rFonts w:ascii="Times New Roman" w:hAnsi="Times New Roman" w:cs="Times New Roman"/>
                <w:sz w:val="24"/>
                <w:szCs w:val="24"/>
              </w:rPr>
            </w:pPr>
          </w:p>
        </w:tc>
        <w:tc>
          <w:tcPr>
            <w:tcW w:w="1843" w:type="dxa"/>
            <w:tcPrChange w:id="852" w:author="2" w:date="2021-08-31T10:55:00Z">
              <w:tcPr>
                <w:tcW w:w="1843" w:type="dxa"/>
              </w:tcPr>
            </w:tcPrChange>
          </w:tcPr>
          <w:p w14:paraId="2B36A730" w14:textId="0A628D4B" w:rsidR="00C0487D" w:rsidRDefault="00C0487D" w:rsidP="00C0487D">
            <w:pPr>
              <w:spacing w:after="120"/>
              <w:rPr>
                <w:rFonts w:ascii="Times New Roman" w:hAnsi="Times New Roman" w:cs="Times New Roman"/>
                <w:sz w:val="24"/>
                <w:szCs w:val="24"/>
              </w:rPr>
            </w:pPr>
            <w:r w:rsidRPr="000C6758">
              <w:rPr>
                <w:rFonts w:ascii="Times New Roman" w:hAnsi="Times New Roman" w:cs="Times New Roman"/>
                <w:b/>
                <w:sz w:val="24"/>
                <w:szCs w:val="24"/>
              </w:rPr>
              <w:t>Сила Ампера.</w:t>
            </w:r>
          </w:p>
        </w:tc>
        <w:tc>
          <w:tcPr>
            <w:tcW w:w="425" w:type="dxa"/>
            <w:tcPrChange w:id="853" w:author="2" w:date="2021-08-31T10:55:00Z">
              <w:tcPr>
                <w:tcW w:w="425" w:type="dxa"/>
              </w:tcPr>
            </w:tcPrChange>
          </w:tcPr>
          <w:p w14:paraId="6AB89FB9" w14:textId="01D329CD" w:rsidR="00C0487D" w:rsidRDefault="00C0487D" w:rsidP="00C0487D">
            <w:pPr>
              <w:spacing w:after="120"/>
              <w:rPr>
                <w:rFonts w:ascii="Times New Roman" w:hAnsi="Times New Roman" w:cs="Times New Roman"/>
                <w:sz w:val="24"/>
                <w:szCs w:val="24"/>
              </w:rPr>
            </w:pPr>
            <w:r>
              <w:rPr>
                <w:rFonts w:ascii="Times New Roman" w:hAnsi="Times New Roman" w:cs="Times New Roman"/>
                <w:sz w:val="24"/>
                <w:szCs w:val="24"/>
              </w:rPr>
              <w:t>5</w:t>
            </w:r>
          </w:p>
        </w:tc>
        <w:tc>
          <w:tcPr>
            <w:tcW w:w="392" w:type="dxa"/>
            <w:tcPrChange w:id="854" w:author="2" w:date="2021-08-31T10:55:00Z">
              <w:tcPr>
                <w:tcW w:w="392" w:type="dxa"/>
              </w:tcPr>
            </w:tcPrChange>
          </w:tcPr>
          <w:p w14:paraId="47D45A64" w14:textId="6CDD72D8" w:rsidR="00C0487D" w:rsidRDefault="000D4597" w:rsidP="00C0487D">
            <w:pPr>
              <w:spacing w:after="120"/>
              <w:rPr>
                <w:rFonts w:ascii="Times New Roman" w:hAnsi="Times New Roman" w:cs="Times New Roman"/>
                <w:sz w:val="24"/>
                <w:szCs w:val="24"/>
              </w:rPr>
            </w:pPr>
            <w:ins w:id="855" w:author="2" w:date="2021-08-31T10:55:00Z">
              <w:r>
                <w:rPr>
                  <w:rFonts w:ascii="Times New Roman" w:hAnsi="Times New Roman" w:cs="Times New Roman"/>
                  <w:sz w:val="24"/>
                  <w:szCs w:val="24"/>
                </w:rPr>
                <w:t>Б</w:t>
              </w:r>
            </w:ins>
          </w:p>
        </w:tc>
        <w:tc>
          <w:tcPr>
            <w:tcW w:w="553" w:type="dxa"/>
            <w:tcPrChange w:id="856" w:author="2" w:date="2021-08-31T10:55:00Z">
              <w:tcPr>
                <w:tcW w:w="553" w:type="dxa"/>
              </w:tcPr>
            </w:tcPrChange>
          </w:tcPr>
          <w:p w14:paraId="389C9488" w14:textId="2ED10852" w:rsidR="00C0487D" w:rsidRDefault="00C0487D" w:rsidP="00C0487D">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857" w:author="2" w:date="2021-08-31T10:55:00Z">
              <w:tcPr>
                <w:tcW w:w="6001" w:type="dxa"/>
              </w:tcPr>
            </w:tcPrChange>
          </w:tcPr>
          <w:p w14:paraId="6594A3DC" w14:textId="77777777" w:rsidR="00C0487D" w:rsidRPr="00247CE1" w:rsidRDefault="00C0487D" w:rsidP="00C0487D">
            <w:pPr>
              <w:pStyle w:val="8"/>
              <w:shd w:val="clear" w:color="auto" w:fill="auto"/>
              <w:tabs>
                <w:tab w:val="left" w:pos="342"/>
              </w:tabs>
              <w:spacing w:before="0" w:line="259" w:lineRule="exact"/>
              <w:ind w:right="20" w:firstLine="0"/>
              <w:jc w:val="both"/>
              <w:rPr>
                <w:rFonts w:ascii="Times New Roman" w:hAnsi="Times New Roman" w:cs="Times New Roman"/>
                <w:sz w:val="20"/>
                <w:szCs w:val="20"/>
              </w:rPr>
            </w:pPr>
            <w:r w:rsidRPr="00247CE1">
              <w:rPr>
                <w:rFonts w:ascii="Times New Roman" w:hAnsi="Times New Roman" w:cs="Times New Roman"/>
                <w:sz w:val="20"/>
                <w:szCs w:val="20"/>
              </w:rPr>
              <w:t>Какова индукция магнитного поля, в котором на проводник с длиной активной части 5 см действует сила 50 мН? Сила тока в проводнике 25 А. Проводник расположен перпенди</w:t>
            </w:r>
            <w:r w:rsidRPr="00247CE1">
              <w:rPr>
                <w:rFonts w:ascii="Times New Roman" w:hAnsi="Times New Roman" w:cs="Times New Roman"/>
                <w:sz w:val="20"/>
                <w:szCs w:val="20"/>
              </w:rPr>
              <w:softHyphen/>
              <w:t>кулярно индукции магнитного поля.</w:t>
            </w:r>
          </w:p>
          <w:p w14:paraId="69FAF5F4" w14:textId="77777777" w:rsidR="00C0487D" w:rsidRPr="00247CE1" w:rsidRDefault="00C0487D" w:rsidP="00C0487D">
            <w:pPr>
              <w:spacing w:after="120"/>
              <w:rPr>
                <w:rFonts w:ascii="Times New Roman" w:hAnsi="Times New Roman" w:cs="Times New Roman"/>
                <w:sz w:val="20"/>
                <w:szCs w:val="20"/>
                <w:lang w:val="ru"/>
              </w:rPr>
            </w:pPr>
          </w:p>
        </w:tc>
        <w:tc>
          <w:tcPr>
            <w:tcW w:w="4961" w:type="dxa"/>
            <w:gridSpan w:val="2"/>
            <w:tcPrChange w:id="858" w:author="2" w:date="2021-08-31T10:55:00Z">
              <w:tcPr>
                <w:tcW w:w="4839" w:type="dxa"/>
              </w:tcPr>
            </w:tcPrChange>
          </w:tcPr>
          <w:p w14:paraId="068BC0A8" w14:textId="77777777" w:rsidR="00AC3445" w:rsidRPr="006F33AA" w:rsidRDefault="00AE5DA2" w:rsidP="00AC3445">
            <w:pPr>
              <w:pStyle w:val="a4"/>
              <w:numPr>
                <w:ilvl w:val="0"/>
                <w:numId w:val="168"/>
              </w:numPr>
              <w:spacing w:after="120" w:line="240" w:lineRule="auto"/>
              <w:rPr>
                <w:ins w:id="859" w:author="2" w:date="2021-08-31T10:55:00Z"/>
                <w:rFonts w:ascii="Times New Roman" w:hAnsi="Times New Roman" w:cs="Times New Roman"/>
                <w:sz w:val="20"/>
                <w:szCs w:val="20"/>
              </w:rPr>
            </w:pPr>
            <w:ins w:id="860" w:author="2" w:date="2021-08-31T10:55:00Z">
              <w:r w:rsidRPr="006F33AA">
                <w:rPr>
                  <w:rFonts w:ascii="Times New Roman" w:hAnsi="Times New Roman" w:cs="Times New Roman"/>
                  <w:sz w:val="20"/>
                  <w:szCs w:val="20"/>
                </w:rPr>
                <w:t>20мТл</w:t>
              </w:r>
            </w:ins>
          </w:p>
          <w:p w14:paraId="3A6AADFF" w14:textId="77777777" w:rsidR="00C0487D" w:rsidRPr="006F33AA" w:rsidRDefault="00AC3445" w:rsidP="00AC3445">
            <w:pPr>
              <w:pStyle w:val="a4"/>
              <w:numPr>
                <w:ilvl w:val="0"/>
                <w:numId w:val="168"/>
              </w:numPr>
              <w:spacing w:after="120" w:line="240" w:lineRule="auto"/>
              <w:rPr>
                <w:ins w:id="861" w:author="2" w:date="2021-08-31T10:55:00Z"/>
                <w:rFonts w:ascii="Times New Roman" w:hAnsi="Times New Roman" w:cs="Times New Roman"/>
                <w:sz w:val="20"/>
                <w:szCs w:val="20"/>
              </w:rPr>
            </w:pPr>
            <w:ins w:id="862" w:author="2" w:date="2021-08-31T10:55:00Z">
              <w:r w:rsidRPr="006F33AA">
                <w:rPr>
                  <w:rFonts w:ascii="Times New Roman" w:hAnsi="Times New Roman" w:cs="Times New Roman"/>
                  <w:sz w:val="20"/>
                  <w:szCs w:val="20"/>
                </w:rPr>
                <w:t>40мТл</w:t>
              </w:r>
            </w:ins>
          </w:p>
          <w:p w14:paraId="29A1D59F" w14:textId="77777777" w:rsidR="00AE5DA2" w:rsidRPr="006F33AA" w:rsidRDefault="00AE5DA2" w:rsidP="00AC3445">
            <w:pPr>
              <w:pStyle w:val="a4"/>
              <w:numPr>
                <w:ilvl w:val="0"/>
                <w:numId w:val="168"/>
              </w:numPr>
              <w:spacing w:after="120" w:line="240" w:lineRule="auto"/>
              <w:rPr>
                <w:ins w:id="863" w:author="2" w:date="2021-08-31T10:55:00Z"/>
                <w:rFonts w:ascii="Times New Roman" w:hAnsi="Times New Roman" w:cs="Times New Roman"/>
                <w:sz w:val="20"/>
                <w:szCs w:val="20"/>
              </w:rPr>
            </w:pPr>
            <w:ins w:id="864" w:author="2" w:date="2021-08-31T10:55:00Z">
              <w:r w:rsidRPr="006F33AA">
                <w:rPr>
                  <w:rFonts w:ascii="Times New Roman" w:hAnsi="Times New Roman" w:cs="Times New Roman"/>
                  <w:sz w:val="20"/>
                  <w:szCs w:val="20"/>
                </w:rPr>
                <w:t>0,4мТл</w:t>
              </w:r>
            </w:ins>
          </w:p>
          <w:p w14:paraId="5BBA7598" w14:textId="408D0144" w:rsidR="00C0487D" w:rsidRPr="006F33AA" w:rsidRDefault="00AE5DA2" w:rsidP="00AC3445">
            <w:pPr>
              <w:pStyle w:val="a4"/>
              <w:numPr>
                <w:ilvl w:val="0"/>
                <w:numId w:val="168"/>
              </w:numPr>
              <w:spacing w:after="120" w:line="240" w:lineRule="auto"/>
              <w:rPr>
                <w:rFonts w:ascii="Times New Roman" w:hAnsi="Times New Roman"/>
                <w:sz w:val="20"/>
                <w:rPrChange w:id="865" w:author="2" w:date="2021-08-31T10:55:00Z">
                  <w:rPr>
                    <w:rFonts w:ascii="Times New Roman" w:hAnsi="Times New Roman" w:cs="Times New Roman"/>
                    <w:sz w:val="24"/>
                    <w:szCs w:val="24"/>
                  </w:rPr>
                </w:rPrChange>
              </w:rPr>
              <w:pPrChange w:id="866" w:author="2" w:date="2021-08-31T10:55:00Z">
                <w:pPr>
                  <w:framePr w:hSpace="180" w:wrap="around" w:hAnchor="margin" w:y="665"/>
                  <w:spacing w:after="120"/>
                </w:pPr>
              </w:pPrChange>
            </w:pPr>
            <w:ins w:id="867" w:author="2" w:date="2021-08-31T10:55:00Z">
              <w:r w:rsidRPr="006F33AA">
                <w:rPr>
                  <w:rFonts w:ascii="Times New Roman" w:hAnsi="Times New Roman" w:cs="Times New Roman"/>
                  <w:sz w:val="20"/>
                  <w:szCs w:val="20"/>
                </w:rPr>
                <w:t>80мТл</w:t>
              </w:r>
            </w:ins>
          </w:p>
        </w:tc>
        <w:tc>
          <w:tcPr>
            <w:tcW w:w="567" w:type="dxa"/>
            <w:gridSpan w:val="2"/>
            <w:tcPrChange w:id="868" w:author="2" w:date="2021-08-31T10:55:00Z">
              <w:tcPr>
                <w:tcW w:w="547" w:type="dxa"/>
              </w:tcPr>
            </w:tcPrChange>
          </w:tcPr>
          <w:p w14:paraId="1B3E2DE6" w14:textId="7C7652A2" w:rsidR="00C0487D" w:rsidRPr="004B35C4" w:rsidRDefault="00AC3445" w:rsidP="0012270D">
            <w:pPr>
              <w:pStyle w:val="a4"/>
              <w:numPr>
                <w:ilvl w:val="0"/>
                <w:numId w:val="10"/>
              </w:numPr>
              <w:tabs>
                <w:tab w:val="left" w:pos="600"/>
              </w:tabs>
              <w:spacing w:after="0" w:line="240" w:lineRule="auto"/>
              <w:ind w:left="0" w:right="34"/>
              <w:rPr>
                <w:rFonts w:ascii="Times New Roman" w:hAnsi="Times New Roman" w:cs="Times New Roman"/>
                <w:sz w:val="24"/>
                <w:szCs w:val="24"/>
              </w:rPr>
            </w:pPr>
            <w:ins w:id="869" w:author="2" w:date="2021-08-31T10:55:00Z">
              <w:r>
                <w:rPr>
                  <w:rFonts w:ascii="Times New Roman" w:hAnsi="Times New Roman" w:cs="Times New Roman"/>
                  <w:sz w:val="24"/>
                  <w:szCs w:val="24"/>
                </w:rPr>
                <w:t>2</w:t>
              </w:r>
            </w:ins>
          </w:p>
        </w:tc>
      </w:tr>
      <w:tr w:rsidR="00C0487D" w14:paraId="4F8D27C2" w14:textId="77777777" w:rsidTr="00911EF6">
        <w:tc>
          <w:tcPr>
            <w:tcW w:w="846" w:type="dxa"/>
            <w:tcPrChange w:id="870" w:author="2" w:date="2021-08-31T10:55:00Z">
              <w:tcPr>
                <w:tcW w:w="846" w:type="dxa"/>
              </w:tcPr>
            </w:tcPrChange>
          </w:tcPr>
          <w:p w14:paraId="039942BF" w14:textId="77777777" w:rsidR="00C0487D" w:rsidRDefault="00C0487D" w:rsidP="00C0487D">
            <w:pPr>
              <w:spacing w:after="120"/>
              <w:rPr>
                <w:rFonts w:ascii="Times New Roman" w:hAnsi="Times New Roman" w:cs="Times New Roman"/>
                <w:sz w:val="24"/>
                <w:szCs w:val="24"/>
              </w:rPr>
            </w:pPr>
          </w:p>
        </w:tc>
        <w:tc>
          <w:tcPr>
            <w:tcW w:w="1843" w:type="dxa"/>
            <w:tcPrChange w:id="871" w:author="2" w:date="2021-08-31T10:55:00Z">
              <w:tcPr>
                <w:tcW w:w="1843" w:type="dxa"/>
              </w:tcPr>
            </w:tcPrChange>
          </w:tcPr>
          <w:p w14:paraId="29A23D0E" w14:textId="77777777" w:rsidR="00C0487D" w:rsidRDefault="00C0487D" w:rsidP="00C0487D">
            <w:pPr>
              <w:spacing w:after="120"/>
              <w:rPr>
                <w:rFonts w:ascii="Times New Roman" w:hAnsi="Times New Roman" w:cs="Times New Roman"/>
                <w:sz w:val="24"/>
                <w:szCs w:val="24"/>
              </w:rPr>
            </w:pPr>
          </w:p>
        </w:tc>
        <w:tc>
          <w:tcPr>
            <w:tcW w:w="425" w:type="dxa"/>
            <w:tcPrChange w:id="872" w:author="2" w:date="2021-08-31T10:55:00Z">
              <w:tcPr>
                <w:tcW w:w="425" w:type="dxa"/>
              </w:tcPr>
            </w:tcPrChange>
          </w:tcPr>
          <w:p w14:paraId="500D073E" w14:textId="77777777" w:rsidR="00C0487D" w:rsidRDefault="00C0487D" w:rsidP="00C0487D">
            <w:pPr>
              <w:spacing w:after="120"/>
              <w:rPr>
                <w:rFonts w:ascii="Times New Roman" w:hAnsi="Times New Roman" w:cs="Times New Roman"/>
                <w:sz w:val="24"/>
                <w:szCs w:val="24"/>
              </w:rPr>
            </w:pPr>
          </w:p>
        </w:tc>
        <w:tc>
          <w:tcPr>
            <w:tcW w:w="392" w:type="dxa"/>
            <w:tcPrChange w:id="873" w:author="2" w:date="2021-08-31T10:55:00Z">
              <w:tcPr>
                <w:tcW w:w="392" w:type="dxa"/>
              </w:tcPr>
            </w:tcPrChange>
          </w:tcPr>
          <w:p w14:paraId="1EDBC877" w14:textId="77777777" w:rsidR="00C0487D" w:rsidRDefault="00C0487D" w:rsidP="00C0487D">
            <w:pPr>
              <w:spacing w:after="120"/>
              <w:rPr>
                <w:rFonts w:ascii="Times New Roman" w:hAnsi="Times New Roman" w:cs="Times New Roman"/>
                <w:sz w:val="24"/>
                <w:szCs w:val="24"/>
              </w:rPr>
            </w:pPr>
          </w:p>
        </w:tc>
        <w:tc>
          <w:tcPr>
            <w:tcW w:w="553" w:type="dxa"/>
            <w:tcPrChange w:id="874" w:author="2" w:date="2021-08-31T10:55:00Z">
              <w:tcPr>
                <w:tcW w:w="553" w:type="dxa"/>
              </w:tcPr>
            </w:tcPrChange>
          </w:tcPr>
          <w:p w14:paraId="70A64921" w14:textId="24390556" w:rsidR="00C0487D" w:rsidRDefault="00C0487D" w:rsidP="00C0487D">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875" w:author="2" w:date="2021-08-31T10:55:00Z">
              <w:tcPr>
                <w:tcW w:w="6001" w:type="dxa"/>
              </w:tcPr>
            </w:tcPrChange>
          </w:tcPr>
          <w:p w14:paraId="73B5AE88" w14:textId="77777777" w:rsidR="00C0487D" w:rsidRPr="00247CE1" w:rsidRDefault="00C0487D" w:rsidP="00C0487D">
            <w:pPr>
              <w:pStyle w:val="8"/>
              <w:shd w:val="clear" w:color="auto" w:fill="auto"/>
              <w:tabs>
                <w:tab w:val="left" w:pos="351"/>
              </w:tabs>
              <w:spacing w:before="0" w:line="259" w:lineRule="exact"/>
              <w:ind w:right="20" w:firstLine="0"/>
              <w:jc w:val="both"/>
              <w:rPr>
                <w:rFonts w:ascii="Times New Roman" w:hAnsi="Times New Roman" w:cs="Times New Roman"/>
                <w:sz w:val="20"/>
                <w:szCs w:val="20"/>
              </w:rPr>
            </w:pPr>
            <w:r w:rsidRPr="00247CE1">
              <w:rPr>
                <w:rFonts w:ascii="Times New Roman" w:hAnsi="Times New Roman" w:cs="Times New Roman"/>
                <w:sz w:val="20"/>
                <w:szCs w:val="20"/>
              </w:rPr>
              <w:t>В однородном магнитном поле с индукцией 0,8 Тл на про</w:t>
            </w:r>
            <w:r w:rsidRPr="00247CE1">
              <w:rPr>
                <w:rFonts w:ascii="Times New Roman" w:hAnsi="Times New Roman" w:cs="Times New Roman"/>
                <w:sz w:val="20"/>
                <w:szCs w:val="20"/>
              </w:rPr>
              <w:softHyphen/>
              <w:t>водник с током в 30 А, длина активной части которого 10 см, действует сила 1,5 Н. Под каким углом к вектору индукции расположен проводник?</w:t>
            </w:r>
          </w:p>
          <w:p w14:paraId="36507744" w14:textId="77777777" w:rsidR="00C0487D" w:rsidRPr="00247CE1" w:rsidRDefault="00C0487D" w:rsidP="00C0487D">
            <w:pPr>
              <w:spacing w:after="120"/>
              <w:rPr>
                <w:rFonts w:ascii="Times New Roman" w:hAnsi="Times New Roman" w:cs="Times New Roman"/>
                <w:sz w:val="20"/>
                <w:szCs w:val="20"/>
                <w:lang w:val="ru"/>
              </w:rPr>
            </w:pPr>
          </w:p>
        </w:tc>
        <w:tc>
          <w:tcPr>
            <w:tcW w:w="4961" w:type="dxa"/>
            <w:gridSpan w:val="2"/>
            <w:tcPrChange w:id="876" w:author="2" w:date="2021-08-31T10:55:00Z">
              <w:tcPr>
                <w:tcW w:w="4839" w:type="dxa"/>
              </w:tcPr>
            </w:tcPrChange>
          </w:tcPr>
          <w:p w14:paraId="624D1540" w14:textId="77777777" w:rsidR="00AC3445" w:rsidRPr="006F33AA" w:rsidRDefault="00AE5DA2" w:rsidP="00AC3445">
            <w:pPr>
              <w:pStyle w:val="a4"/>
              <w:numPr>
                <w:ilvl w:val="0"/>
                <w:numId w:val="169"/>
              </w:numPr>
              <w:spacing w:after="120" w:line="240" w:lineRule="auto"/>
              <w:rPr>
                <w:ins w:id="877" w:author="2" w:date="2021-08-31T10:55:00Z"/>
                <w:rFonts w:ascii="Times New Roman" w:hAnsi="Times New Roman" w:cs="Times New Roman"/>
                <w:sz w:val="20"/>
                <w:szCs w:val="20"/>
              </w:rPr>
            </w:pPr>
            <w:ins w:id="878" w:author="2" w:date="2021-08-31T10:55:00Z">
              <w:r w:rsidRPr="006F33AA">
                <w:rPr>
                  <w:rFonts w:ascii="Times New Roman" w:hAnsi="Times New Roman" w:cs="Times New Roman"/>
                  <w:sz w:val="20"/>
                  <w:szCs w:val="20"/>
                </w:rPr>
                <w:t>19,5с</w:t>
              </w:r>
            </w:ins>
          </w:p>
          <w:p w14:paraId="42351097" w14:textId="77777777" w:rsidR="00AC3445" w:rsidRPr="006F33AA" w:rsidRDefault="00AE5DA2" w:rsidP="00AC3445">
            <w:pPr>
              <w:pStyle w:val="a4"/>
              <w:numPr>
                <w:ilvl w:val="0"/>
                <w:numId w:val="169"/>
              </w:numPr>
              <w:spacing w:after="120" w:line="240" w:lineRule="auto"/>
              <w:rPr>
                <w:ins w:id="879" w:author="2" w:date="2021-08-31T10:55:00Z"/>
                <w:rFonts w:ascii="Times New Roman" w:hAnsi="Times New Roman" w:cs="Times New Roman"/>
                <w:sz w:val="20"/>
                <w:szCs w:val="20"/>
              </w:rPr>
            </w:pPr>
            <w:ins w:id="880" w:author="2" w:date="2021-08-31T10:55:00Z">
              <w:r w:rsidRPr="006F33AA">
                <w:rPr>
                  <w:rFonts w:ascii="Times New Roman" w:hAnsi="Times New Roman" w:cs="Times New Roman"/>
                  <w:sz w:val="20"/>
                  <w:szCs w:val="20"/>
                </w:rPr>
                <w:t>24с</w:t>
              </w:r>
            </w:ins>
          </w:p>
          <w:p w14:paraId="08CA509E" w14:textId="77777777" w:rsidR="00AC3445" w:rsidRPr="006F33AA" w:rsidRDefault="00AE5DA2" w:rsidP="00AC3445">
            <w:pPr>
              <w:pStyle w:val="a4"/>
              <w:numPr>
                <w:ilvl w:val="0"/>
                <w:numId w:val="169"/>
              </w:numPr>
              <w:spacing w:after="120" w:line="240" w:lineRule="auto"/>
              <w:rPr>
                <w:ins w:id="881" w:author="2" w:date="2021-08-31T10:55:00Z"/>
                <w:rFonts w:ascii="Times New Roman" w:hAnsi="Times New Roman" w:cs="Times New Roman"/>
                <w:sz w:val="20"/>
                <w:szCs w:val="20"/>
              </w:rPr>
            </w:pPr>
            <w:ins w:id="882" w:author="2" w:date="2021-08-31T10:55:00Z">
              <w:r w:rsidRPr="006F33AA">
                <w:rPr>
                  <w:rFonts w:ascii="Times New Roman" w:hAnsi="Times New Roman" w:cs="Times New Roman"/>
                  <w:sz w:val="20"/>
                  <w:szCs w:val="20"/>
                </w:rPr>
                <w:t>47с</w:t>
              </w:r>
            </w:ins>
          </w:p>
          <w:p w14:paraId="47FC4458" w14:textId="5483761E" w:rsidR="00C0487D" w:rsidRPr="006F33AA" w:rsidRDefault="00AC3445" w:rsidP="00AC3445">
            <w:pPr>
              <w:pStyle w:val="a4"/>
              <w:numPr>
                <w:ilvl w:val="0"/>
                <w:numId w:val="169"/>
              </w:numPr>
              <w:spacing w:after="120" w:line="240" w:lineRule="auto"/>
              <w:rPr>
                <w:rFonts w:ascii="Times New Roman" w:hAnsi="Times New Roman"/>
                <w:sz w:val="20"/>
                <w:rPrChange w:id="883" w:author="2" w:date="2021-08-31T10:55:00Z">
                  <w:rPr>
                    <w:rFonts w:ascii="Times New Roman" w:hAnsi="Times New Roman" w:cs="Times New Roman"/>
                    <w:sz w:val="24"/>
                    <w:szCs w:val="24"/>
                  </w:rPr>
                </w:rPrChange>
              </w:rPr>
              <w:pPrChange w:id="884" w:author="2" w:date="2021-08-31T10:55:00Z">
                <w:pPr>
                  <w:framePr w:hSpace="180" w:wrap="around" w:hAnchor="margin" w:y="665"/>
                  <w:spacing w:after="120"/>
                </w:pPr>
              </w:pPrChange>
            </w:pPr>
            <w:ins w:id="885" w:author="2" w:date="2021-08-31T10:55:00Z">
              <w:r w:rsidRPr="006F33AA">
                <w:rPr>
                  <w:rFonts w:ascii="Times New Roman" w:hAnsi="Times New Roman" w:cs="Times New Roman"/>
                  <w:sz w:val="20"/>
                  <w:szCs w:val="20"/>
                </w:rPr>
                <w:t>39с</w:t>
              </w:r>
            </w:ins>
          </w:p>
        </w:tc>
        <w:tc>
          <w:tcPr>
            <w:tcW w:w="567" w:type="dxa"/>
            <w:gridSpan w:val="2"/>
            <w:tcPrChange w:id="886" w:author="2" w:date="2021-08-31T10:55:00Z">
              <w:tcPr>
                <w:tcW w:w="547" w:type="dxa"/>
              </w:tcPr>
            </w:tcPrChange>
          </w:tcPr>
          <w:p w14:paraId="33D6B93D" w14:textId="525749FE" w:rsidR="00C0487D" w:rsidRPr="004B35C4" w:rsidRDefault="00AC3445" w:rsidP="0012270D">
            <w:pPr>
              <w:pStyle w:val="a4"/>
              <w:numPr>
                <w:ilvl w:val="0"/>
                <w:numId w:val="10"/>
              </w:numPr>
              <w:tabs>
                <w:tab w:val="left" w:pos="600"/>
              </w:tabs>
              <w:spacing w:after="0" w:line="240" w:lineRule="auto"/>
              <w:ind w:left="0" w:right="34"/>
              <w:rPr>
                <w:rFonts w:ascii="Times New Roman" w:hAnsi="Times New Roman" w:cs="Times New Roman"/>
                <w:sz w:val="24"/>
                <w:szCs w:val="24"/>
              </w:rPr>
            </w:pPr>
            <w:ins w:id="887" w:author="2" w:date="2021-08-31T10:55:00Z">
              <w:r>
                <w:rPr>
                  <w:rFonts w:ascii="Times New Roman" w:hAnsi="Times New Roman" w:cs="Times New Roman"/>
                  <w:sz w:val="24"/>
                  <w:szCs w:val="24"/>
                </w:rPr>
                <w:t>4</w:t>
              </w:r>
            </w:ins>
          </w:p>
        </w:tc>
      </w:tr>
      <w:tr w:rsidR="00C0487D" w14:paraId="6A17B899" w14:textId="77777777" w:rsidTr="00911EF6">
        <w:trPr>
          <w:trHeight w:val="1388"/>
          <w:trPrChange w:id="888" w:author="2" w:date="2021-08-31T10:55:00Z">
            <w:trPr>
              <w:trHeight w:val="1388"/>
            </w:trPr>
          </w:trPrChange>
        </w:trPr>
        <w:tc>
          <w:tcPr>
            <w:tcW w:w="846" w:type="dxa"/>
            <w:tcPrChange w:id="889" w:author="2" w:date="2021-08-31T10:55:00Z">
              <w:tcPr>
                <w:tcW w:w="846" w:type="dxa"/>
              </w:tcPr>
            </w:tcPrChange>
          </w:tcPr>
          <w:p w14:paraId="0E096F6E" w14:textId="77777777" w:rsidR="00C0487D" w:rsidRDefault="00C0487D" w:rsidP="00C0487D">
            <w:pPr>
              <w:spacing w:after="120"/>
              <w:rPr>
                <w:rFonts w:ascii="Times New Roman" w:hAnsi="Times New Roman" w:cs="Times New Roman"/>
                <w:sz w:val="24"/>
                <w:szCs w:val="24"/>
              </w:rPr>
            </w:pPr>
          </w:p>
        </w:tc>
        <w:tc>
          <w:tcPr>
            <w:tcW w:w="1843" w:type="dxa"/>
            <w:tcPrChange w:id="890" w:author="2" w:date="2021-08-31T10:55:00Z">
              <w:tcPr>
                <w:tcW w:w="1843" w:type="dxa"/>
              </w:tcPr>
            </w:tcPrChange>
          </w:tcPr>
          <w:p w14:paraId="1B049300" w14:textId="77777777" w:rsidR="00C0487D" w:rsidRDefault="00C0487D" w:rsidP="00C0487D">
            <w:pPr>
              <w:spacing w:after="120"/>
              <w:rPr>
                <w:rFonts w:ascii="Times New Roman" w:hAnsi="Times New Roman" w:cs="Times New Roman"/>
                <w:sz w:val="24"/>
                <w:szCs w:val="24"/>
              </w:rPr>
            </w:pPr>
          </w:p>
        </w:tc>
        <w:tc>
          <w:tcPr>
            <w:tcW w:w="425" w:type="dxa"/>
            <w:tcPrChange w:id="891" w:author="2" w:date="2021-08-31T10:55:00Z">
              <w:tcPr>
                <w:tcW w:w="425" w:type="dxa"/>
              </w:tcPr>
            </w:tcPrChange>
          </w:tcPr>
          <w:p w14:paraId="198817C8" w14:textId="77777777" w:rsidR="00C0487D" w:rsidRDefault="00C0487D" w:rsidP="00C0487D">
            <w:pPr>
              <w:spacing w:after="120"/>
              <w:rPr>
                <w:rFonts w:ascii="Times New Roman" w:hAnsi="Times New Roman" w:cs="Times New Roman"/>
                <w:sz w:val="24"/>
                <w:szCs w:val="24"/>
              </w:rPr>
            </w:pPr>
          </w:p>
        </w:tc>
        <w:tc>
          <w:tcPr>
            <w:tcW w:w="392" w:type="dxa"/>
            <w:tcPrChange w:id="892" w:author="2" w:date="2021-08-31T10:55:00Z">
              <w:tcPr>
                <w:tcW w:w="392" w:type="dxa"/>
              </w:tcPr>
            </w:tcPrChange>
          </w:tcPr>
          <w:p w14:paraId="150510A7" w14:textId="77777777" w:rsidR="00C0487D" w:rsidRDefault="00C0487D" w:rsidP="00C0487D">
            <w:pPr>
              <w:spacing w:after="120"/>
              <w:rPr>
                <w:rFonts w:ascii="Times New Roman" w:hAnsi="Times New Roman" w:cs="Times New Roman"/>
                <w:sz w:val="24"/>
                <w:szCs w:val="24"/>
              </w:rPr>
            </w:pPr>
          </w:p>
        </w:tc>
        <w:tc>
          <w:tcPr>
            <w:tcW w:w="553" w:type="dxa"/>
            <w:tcPrChange w:id="893" w:author="2" w:date="2021-08-31T10:55:00Z">
              <w:tcPr>
                <w:tcW w:w="553" w:type="dxa"/>
              </w:tcPr>
            </w:tcPrChange>
          </w:tcPr>
          <w:p w14:paraId="7E5C8498" w14:textId="3A8E7C06" w:rsidR="00C0487D" w:rsidRDefault="00C0487D" w:rsidP="00C0487D">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894" w:author="2" w:date="2021-08-31T10:55:00Z">
              <w:tcPr>
                <w:tcW w:w="6001" w:type="dxa"/>
              </w:tcPr>
            </w:tcPrChange>
          </w:tcPr>
          <w:p w14:paraId="58253AD3" w14:textId="6705E895" w:rsidR="00C0487D" w:rsidRPr="00247CE1" w:rsidRDefault="00C0487D" w:rsidP="00450F2B">
            <w:pPr>
              <w:pStyle w:val="8"/>
              <w:shd w:val="clear" w:color="auto" w:fill="auto"/>
              <w:tabs>
                <w:tab w:val="left" w:pos="351"/>
              </w:tabs>
              <w:spacing w:before="0" w:line="259" w:lineRule="exact"/>
              <w:ind w:right="20" w:firstLine="0"/>
              <w:jc w:val="both"/>
              <w:rPr>
                <w:rFonts w:ascii="Times New Roman" w:hAnsi="Times New Roman" w:cs="Times New Roman"/>
                <w:sz w:val="20"/>
                <w:szCs w:val="20"/>
              </w:rPr>
            </w:pPr>
            <w:r w:rsidRPr="00247CE1">
              <w:rPr>
                <w:rFonts w:ascii="Times New Roman" w:hAnsi="Times New Roman" w:cs="Times New Roman"/>
                <w:sz w:val="20"/>
                <w:szCs w:val="20"/>
              </w:rPr>
              <w:t>Какова сила тока в проводнике, находящемся в однородном магнитном поле с индукцией 2 Тл, если длина активной части проводника 20 см, сила, действующая на проводник, 0,75 Н, а угол между направлением линий индукции и током 49°?</w:t>
            </w:r>
          </w:p>
          <w:p w14:paraId="3E57C8AF" w14:textId="77777777" w:rsidR="00C0487D" w:rsidRPr="00247CE1" w:rsidRDefault="00C0487D" w:rsidP="00C0487D">
            <w:pPr>
              <w:spacing w:after="120"/>
              <w:rPr>
                <w:rFonts w:ascii="Times New Roman" w:hAnsi="Times New Roman" w:cs="Times New Roman"/>
                <w:sz w:val="20"/>
                <w:szCs w:val="20"/>
                <w:lang w:val="ru"/>
              </w:rPr>
            </w:pPr>
          </w:p>
        </w:tc>
        <w:tc>
          <w:tcPr>
            <w:tcW w:w="4961" w:type="dxa"/>
            <w:gridSpan w:val="2"/>
            <w:tcPrChange w:id="895" w:author="2" w:date="2021-08-31T10:55:00Z">
              <w:tcPr>
                <w:tcW w:w="4839" w:type="dxa"/>
              </w:tcPr>
            </w:tcPrChange>
          </w:tcPr>
          <w:p w14:paraId="79BE8118" w14:textId="77777777" w:rsidR="00AC3445" w:rsidRPr="006F33AA" w:rsidRDefault="00AE5DA2" w:rsidP="00AC3445">
            <w:pPr>
              <w:pStyle w:val="a4"/>
              <w:numPr>
                <w:ilvl w:val="0"/>
                <w:numId w:val="170"/>
              </w:numPr>
              <w:spacing w:after="120" w:line="240" w:lineRule="auto"/>
              <w:rPr>
                <w:ins w:id="896" w:author="2" w:date="2021-08-31T10:55:00Z"/>
                <w:rFonts w:ascii="Times New Roman" w:hAnsi="Times New Roman" w:cs="Times New Roman"/>
                <w:sz w:val="20"/>
                <w:szCs w:val="20"/>
              </w:rPr>
            </w:pPr>
            <w:ins w:id="897" w:author="2" w:date="2021-08-31T10:55:00Z">
              <w:r w:rsidRPr="006F33AA">
                <w:rPr>
                  <w:rFonts w:ascii="Times New Roman" w:hAnsi="Times New Roman" w:cs="Times New Roman"/>
                  <w:sz w:val="20"/>
                  <w:szCs w:val="20"/>
                </w:rPr>
                <w:t>1,25А</w:t>
              </w:r>
            </w:ins>
          </w:p>
          <w:p w14:paraId="1C6B5E2C" w14:textId="77777777" w:rsidR="00AC3445" w:rsidRPr="006F33AA" w:rsidRDefault="00AE5DA2" w:rsidP="00AC3445">
            <w:pPr>
              <w:pStyle w:val="a4"/>
              <w:numPr>
                <w:ilvl w:val="0"/>
                <w:numId w:val="170"/>
              </w:numPr>
              <w:spacing w:after="120" w:line="240" w:lineRule="auto"/>
              <w:rPr>
                <w:ins w:id="898" w:author="2" w:date="2021-08-31T10:55:00Z"/>
                <w:rFonts w:ascii="Times New Roman" w:hAnsi="Times New Roman" w:cs="Times New Roman"/>
                <w:sz w:val="20"/>
                <w:szCs w:val="20"/>
              </w:rPr>
            </w:pPr>
            <w:ins w:id="899" w:author="2" w:date="2021-08-31T10:55:00Z">
              <w:r w:rsidRPr="006F33AA">
                <w:rPr>
                  <w:rFonts w:ascii="Times New Roman" w:hAnsi="Times New Roman" w:cs="Times New Roman"/>
                  <w:sz w:val="20"/>
                  <w:szCs w:val="20"/>
                </w:rPr>
                <w:t>5,00А</w:t>
              </w:r>
            </w:ins>
          </w:p>
          <w:p w14:paraId="5E08798D" w14:textId="77777777" w:rsidR="00C0487D" w:rsidRPr="006F33AA" w:rsidRDefault="00AC3445" w:rsidP="00AC3445">
            <w:pPr>
              <w:pStyle w:val="a4"/>
              <w:numPr>
                <w:ilvl w:val="0"/>
                <w:numId w:val="170"/>
              </w:numPr>
              <w:spacing w:after="120" w:line="240" w:lineRule="auto"/>
              <w:rPr>
                <w:ins w:id="900" w:author="2" w:date="2021-08-31T10:55:00Z"/>
                <w:rFonts w:ascii="Times New Roman" w:hAnsi="Times New Roman" w:cs="Times New Roman"/>
                <w:sz w:val="20"/>
                <w:szCs w:val="20"/>
              </w:rPr>
            </w:pPr>
            <w:ins w:id="901" w:author="2" w:date="2021-08-31T10:55:00Z">
              <w:r w:rsidRPr="006F33AA">
                <w:rPr>
                  <w:rFonts w:ascii="Times New Roman" w:hAnsi="Times New Roman" w:cs="Times New Roman"/>
                  <w:sz w:val="20"/>
                  <w:szCs w:val="20"/>
                </w:rPr>
                <w:t>2,5</w:t>
              </w:r>
              <w:r w:rsidR="00AE5DA2" w:rsidRPr="006F33AA">
                <w:rPr>
                  <w:rFonts w:ascii="Times New Roman" w:hAnsi="Times New Roman" w:cs="Times New Roman"/>
                  <w:sz w:val="20"/>
                  <w:szCs w:val="20"/>
                </w:rPr>
                <w:t>0</w:t>
              </w:r>
              <w:r w:rsidRPr="006F33AA">
                <w:rPr>
                  <w:rFonts w:ascii="Times New Roman" w:hAnsi="Times New Roman" w:cs="Times New Roman"/>
                  <w:sz w:val="20"/>
                  <w:szCs w:val="20"/>
                </w:rPr>
                <w:t xml:space="preserve"> А</w:t>
              </w:r>
            </w:ins>
          </w:p>
          <w:p w14:paraId="48BAB904" w14:textId="062BFF93" w:rsidR="00C0487D" w:rsidRPr="006F33AA" w:rsidRDefault="00AE5DA2" w:rsidP="00AC3445">
            <w:pPr>
              <w:pStyle w:val="a4"/>
              <w:numPr>
                <w:ilvl w:val="0"/>
                <w:numId w:val="170"/>
              </w:numPr>
              <w:spacing w:after="120" w:line="240" w:lineRule="auto"/>
              <w:rPr>
                <w:rFonts w:ascii="Times New Roman" w:hAnsi="Times New Roman"/>
                <w:sz w:val="20"/>
                <w:rPrChange w:id="902" w:author="2" w:date="2021-08-31T10:55:00Z">
                  <w:rPr>
                    <w:rFonts w:ascii="Times New Roman" w:hAnsi="Times New Roman" w:cs="Times New Roman"/>
                    <w:sz w:val="24"/>
                    <w:szCs w:val="24"/>
                  </w:rPr>
                </w:rPrChange>
              </w:rPr>
              <w:pPrChange w:id="903" w:author="2" w:date="2021-08-31T10:55:00Z">
                <w:pPr>
                  <w:framePr w:hSpace="180" w:wrap="around" w:hAnchor="margin" w:y="665"/>
                  <w:spacing w:after="120"/>
                </w:pPr>
              </w:pPrChange>
            </w:pPr>
            <w:ins w:id="904" w:author="2" w:date="2021-08-31T10:55:00Z">
              <w:r w:rsidRPr="006F33AA">
                <w:rPr>
                  <w:rFonts w:ascii="Times New Roman" w:hAnsi="Times New Roman" w:cs="Times New Roman"/>
                  <w:sz w:val="20"/>
                  <w:szCs w:val="20"/>
                </w:rPr>
                <w:t>7,50 А</w:t>
              </w:r>
            </w:ins>
          </w:p>
        </w:tc>
        <w:tc>
          <w:tcPr>
            <w:tcW w:w="567" w:type="dxa"/>
            <w:gridSpan w:val="2"/>
            <w:tcPrChange w:id="905" w:author="2" w:date="2021-08-31T10:55:00Z">
              <w:tcPr>
                <w:tcW w:w="547" w:type="dxa"/>
              </w:tcPr>
            </w:tcPrChange>
          </w:tcPr>
          <w:p w14:paraId="3E58A752" w14:textId="60F86CB6" w:rsidR="00C0487D" w:rsidRPr="004B35C4" w:rsidRDefault="00AC3445" w:rsidP="0012270D">
            <w:pPr>
              <w:pStyle w:val="a4"/>
              <w:numPr>
                <w:ilvl w:val="0"/>
                <w:numId w:val="10"/>
              </w:numPr>
              <w:tabs>
                <w:tab w:val="left" w:pos="600"/>
              </w:tabs>
              <w:spacing w:after="0" w:line="240" w:lineRule="auto"/>
              <w:ind w:left="0" w:right="34"/>
              <w:rPr>
                <w:rFonts w:ascii="Times New Roman" w:hAnsi="Times New Roman" w:cs="Times New Roman"/>
                <w:sz w:val="24"/>
                <w:szCs w:val="24"/>
              </w:rPr>
            </w:pPr>
            <w:ins w:id="906" w:author="2" w:date="2021-08-31T10:55:00Z">
              <w:r>
                <w:rPr>
                  <w:rFonts w:ascii="Times New Roman" w:hAnsi="Times New Roman" w:cs="Times New Roman"/>
                  <w:sz w:val="24"/>
                  <w:szCs w:val="24"/>
                </w:rPr>
                <w:t>3</w:t>
              </w:r>
            </w:ins>
          </w:p>
        </w:tc>
      </w:tr>
      <w:tr w:rsidR="00C0487D" w14:paraId="28F71525" w14:textId="77777777" w:rsidTr="00911EF6">
        <w:trPr>
          <w:trHeight w:val="1101"/>
          <w:trPrChange w:id="907" w:author="2" w:date="2021-08-31T10:55:00Z">
            <w:trPr>
              <w:trHeight w:val="1101"/>
            </w:trPr>
          </w:trPrChange>
        </w:trPr>
        <w:tc>
          <w:tcPr>
            <w:tcW w:w="846" w:type="dxa"/>
            <w:tcPrChange w:id="908" w:author="2" w:date="2021-08-31T10:55:00Z">
              <w:tcPr>
                <w:tcW w:w="846" w:type="dxa"/>
              </w:tcPr>
            </w:tcPrChange>
          </w:tcPr>
          <w:p w14:paraId="22ABFD85" w14:textId="77777777" w:rsidR="00C0487D" w:rsidRDefault="00C0487D" w:rsidP="00C0487D">
            <w:pPr>
              <w:spacing w:after="120"/>
              <w:rPr>
                <w:rFonts w:ascii="Times New Roman" w:hAnsi="Times New Roman" w:cs="Times New Roman"/>
                <w:sz w:val="24"/>
                <w:szCs w:val="24"/>
              </w:rPr>
            </w:pPr>
          </w:p>
        </w:tc>
        <w:tc>
          <w:tcPr>
            <w:tcW w:w="1843" w:type="dxa"/>
            <w:tcPrChange w:id="909" w:author="2" w:date="2021-08-31T10:55:00Z">
              <w:tcPr>
                <w:tcW w:w="1843" w:type="dxa"/>
              </w:tcPr>
            </w:tcPrChange>
          </w:tcPr>
          <w:p w14:paraId="3B29A611" w14:textId="77777777" w:rsidR="00C0487D" w:rsidRDefault="00C0487D" w:rsidP="00C0487D">
            <w:pPr>
              <w:spacing w:after="120"/>
              <w:rPr>
                <w:rFonts w:ascii="Times New Roman" w:hAnsi="Times New Roman" w:cs="Times New Roman"/>
                <w:sz w:val="24"/>
                <w:szCs w:val="24"/>
              </w:rPr>
            </w:pPr>
          </w:p>
        </w:tc>
        <w:tc>
          <w:tcPr>
            <w:tcW w:w="425" w:type="dxa"/>
            <w:tcPrChange w:id="910" w:author="2" w:date="2021-08-31T10:55:00Z">
              <w:tcPr>
                <w:tcW w:w="425" w:type="dxa"/>
              </w:tcPr>
            </w:tcPrChange>
          </w:tcPr>
          <w:p w14:paraId="47D4B058" w14:textId="77777777" w:rsidR="00C0487D" w:rsidRDefault="00C0487D" w:rsidP="00C0487D">
            <w:pPr>
              <w:spacing w:after="120"/>
              <w:rPr>
                <w:rFonts w:ascii="Times New Roman" w:hAnsi="Times New Roman" w:cs="Times New Roman"/>
                <w:sz w:val="24"/>
                <w:szCs w:val="24"/>
              </w:rPr>
            </w:pPr>
          </w:p>
        </w:tc>
        <w:tc>
          <w:tcPr>
            <w:tcW w:w="392" w:type="dxa"/>
            <w:tcPrChange w:id="911" w:author="2" w:date="2021-08-31T10:55:00Z">
              <w:tcPr>
                <w:tcW w:w="392" w:type="dxa"/>
              </w:tcPr>
            </w:tcPrChange>
          </w:tcPr>
          <w:p w14:paraId="457DF576" w14:textId="77777777" w:rsidR="00C0487D" w:rsidRDefault="00C0487D" w:rsidP="00C0487D">
            <w:pPr>
              <w:spacing w:after="120"/>
              <w:rPr>
                <w:rFonts w:ascii="Times New Roman" w:hAnsi="Times New Roman" w:cs="Times New Roman"/>
                <w:sz w:val="24"/>
                <w:szCs w:val="24"/>
              </w:rPr>
            </w:pPr>
          </w:p>
        </w:tc>
        <w:tc>
          <w:tcPr>
            <w:tcW w:w="553" w:type="dxa"/>
            <w:tcPrChange w:id="912" w:author="2" w:date="2021-08-31T10:55:00Z">
              <w:tcPr>
                <w:tcW w:w="553" w:type="dxa"/>
              </w:tcPr>
            </w:tcPrChange>
          </w:tcPr>
          <w:p w14:paraId="0C3E9360" w14:textId="0738CC79" w:rsidR="00C0487D" w:rsidRDefault="00C0487D" w:rsidP="00C0487D">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913" w:author="2" w:date="2021-08-31T10:55:00Z">
              <w:tcPr>
                <w:tcW w:w="6001" w:type="dxa"/>
              </w:tcPr>
            </w:tcPrChange>
          </w:tcPr>
          <w:p w14:paraId="28ED155A" w14:textId="77777777" w:rsidR="00450F2B" w:rsidRPr="00247CE1" w:rsidRDefault="00450F2B" w:rsidP="00450F2B">
            <w:pPr>
              <w:pStyle w:val="8"/>
              <w:shd w:val="clear" w:color="auto" w:fill="auto"/>
              <w:spacing w:before="0" w:line="259" w:lineRule="exact"/>
              <w:ind w:right="20" w:firstLine="0"/>
              <w:jc w:val="both"/>
              <w:rPr>
                <w:rFonts w:ascii="Times New Roman" w:hAnsi="Times New Roman" w:cs="Times New Roman"/>
                <w:sz w:val="20"/>
                <w:szCs w:val="20"/>
              </w:rPr>
            </w:pPr>
            <w:r w:rsidRPr="00247CE1">
              <w:rPr>
                <w:rFonts w:ascii="Times New Roman" w:hAnsi="Times New Roman" w:cs="Times New Roman"/>
                <w:sz w:val="20"/>
                <w:szCs w:val="20"/>
              </w:rPr>
              <w:t>На прямой проводник длиной 0,5 м, расположенный пер</w:t>
            </w:r>
            <w:r w:rsidRPr="00247CE1">
              <w:rPr>
                <w:rFonts w:ascii="Times New Roman" w:hAnsi="Times New Roman" w:cs="Times New Roman"/>
                <w:sz w:val="20"/>
                <w:szCs w:val="20"/>
              </w:rPr>
              <w:softHyphen/>
              <w:t>пендикулярно силовым линиям поля с индукцией 0,02 Тл, действует сила 0,15 Н. Найдите силу тока, протекающего по проводнику.</w:t>
            </w:r>
          </w:p>
          <w:p w14:paraId="57A885BE" w14:textId="77777777" w:rsidR="00C0487D" w:rsidRPr="00247CE1" w:rsidRDefault="00C0487D" w:rsidP="00C0487D">
            <w:pPr>
              <w:spacing w:after="120"/>
              <w:rPr>
                <w:rFonts w:ascii="Times New Roman" w:hAnsi="Times New Roman" w:cs="Times New Roman"/>
                <w:sz w:val="20"/>
                <w:szCs w:val="20"/>
                <w:lang w:val="ru"/>
              </w:rPr>
            </w:pPr>
          </w:p>
        </w:tc>
        <w:tc>
          <w:tcPr>
            <w:tcW w:w="4961" w:type="dxa"/>
            <w:gridSpan w:val="2"/>
            <w:tcPrChange w:id="914" w:author="2" w:date="2021-08-31T10:55:00Z">
              <w:tcPr>
                <w:tcW w:w="4839" w:type="dxa"/>
              </w:tcPr>
            </w:tcPrChange>
          </w:tcPr>
          <w:p w14:paraId="356F78CE" w14:textId="77777777" w:rsidR="000D4597" w:rsidRPr="006F33AA" w:rsidRDefault="00AE5DA2" w:rsidP="000D4597">
            <w:pPr>
              <w:pStyle w:val="a4"/>
              <w:numPr>
                <w:ilvl w:val="0"/>
                <w:numId w:val="171"/>
              </w:numPr>
              <w:spacing w:after="120" w:line="240" w:lineRule="auto"/>
              <w:rPr>
                <w:ins w:id="915" w:author="2" w:date="2021-08-31T10:55:00Z"/>
                <w:rFonts w:ascii="Times New Roman" w:hAnsi="Times New Roman" w:cs="Times New Roman"/>
                <w:sz w:val="20"/>
                <w:szCs w:val="20"/>
              </w:rPr>
            </w:pPr>
            <w:ins w:id="916" w:author="2" w:date="2021-08-31T10:55:00Z">
              <w:r w:rsidRPr="006F33AA">
                <w:rPr>
                  <w:rFonts w:ascii="Times New Roman" w:hAnsi="Times New Roman" w:cs="Times New Roman"/>
                  <w:sz w:val="20"/>
                  <w:szCs w:val="20"/>
                </w:rPr>
                <w:t>10А</w:t>
              </w:r>
            </w:ins>
          </w:p>
          <w:p w14:paraId="107A45E3" w14:textId="77777777" w:rsidR="00C0487D" w:rsidRPr="006F33AA" w:rsidRDefault="000D4597" w:rsidP="000D4597">
            <w:pPr>
              <w:pStyle w:val="a4"/>
              <w:numPr>
                <w:ilvl w:val="0"/>
                <w:numId w:val="171"/>
              </w:numPr>
              <w:spacing w:after="120" w:line="240" w:lineRule="auto"/>
              <w:rPr>
                <w:ins w:id="917" w:author="2" w:date="2021-08-31T10:55:00Z"/>
                <w:rFonts w:ascii="Times New Roman" w:hAnsi="Times New Roman" w:cs="Times New Roman"/>
                <w:sz w:val="20"/>
                <w:szCs w:val="20"/>
              </w:rPr>
            </w:pPr>
            <w:ins w:id="918" w:author="2" w:date="2021-08-31T10:55:00Z">
              <w:r w:rsidRPr="006F33AA">
                <w:rPr>
                  <w:rFonts w:ascii="Times New Roman" w:hAnsi="Times New Roman" w:cs="Times New Roman"/>
                  <w:sz w:val="20"/>
                  <w:szCs w:val="20"/>
                </w:rPr>
                <w:t>15А</w:t>
              </w:r>
            </w:ins>
          </w:p>
          <w:p w14:paraId="3DD7E125" w14:textId="77777777" w:rsidR="000D4597" w:rsidRPr="006F33AA" w:rsidRDefault="00AE5DA2" w:rsidP="000D4597">
            <w:pPr>
              <w:pStyle w:val="a4"/>
              <w:numPr>
                <w:ilvl w:val="0"/>
                <w:numId w:val="171"/>
              </w:numPr>
              <w:spacing w:after="120" w:line="240" w:lineRule="auto"/>
              <w:rPr>
                <w:ins w:id="919" w:author="2" w:date="2021-08-31T10:55:00Z"/>
                <w:rFonts w:ascii="Times New Roman" w:hAnsi="Times New Roman" w:cs="Times New Roman"/>
                <w:sz w:val="20"/>
                <w:szCs w:val="20"/>
              </w:rPr>
            </w:pPr>
            <w:ins w:id="920" w:author="2" w:date="2021-08-31T10:55:00Z">
              <w:r w:rsidRPr="006F33AA">
                <w:rPr>
                  <w:rFonts w:ascii="Times New Roman" w:hAnsi="Times New Roman" w:cs="Times New Roman"/>
                  <w:sz w:val="20"/>
                  <w:szCs w:val="20"/>
                </w:rPr>
                <w:t>12,5А</w:t>
              </w:r>
            </w:ins>
          </w:p>
          <w:p w14:paraId="1DE50D74" w14:textId="77777777" w:rsidR="00AE5DA2" w:rsidRPr="006F33AA" w:rsidRDefault="00AE5DA2" w:rsidP="000D4597">
            <w:pPr>
              <w:pStyle w:val="a4"/>
              <w:numPr>
                <w:ilvl w:val="0"/>
                <w:numId w:val="171"/>
              </w:numPr>
              <w:spacing w:after="120" w:line="240" w:lineRule="auto"/>
              <w:rPr>
                <w:ins w:id="921" w:author="2" w:date="2021-08-31T10:55:00Z"/>
                <w:rFonts w:ascii="Times New Roman" w:hAnsi="Times New Roman" w:cs="Times New Roman"/>
                <w:sz w:val="20"/>
                <w:szCs w:val="20"/>
              </w:rPr>
            </w:pPr>
            <w:ins w:id="922" w:author="2" w:date="2021-08-31T10:55:00Z">
              <w:r w:rsidRPr="006F33AA">
                <w:rPr>
                  <w:rFonts w:ascii="Times New Roman" w:hAnsi="Times New Roman" w:cs="Times New Roman"/>
                  <w:sz w:val="20"/>
                  <w:szCs w:val="20"/>
                </w:rPr>
                <w:t>25А</w:t>
              </w:r>
            </w:ins>
          </w:p>
          <w:p w14:paraId="771FA8E1" w14:textId="77777777" w:rsidR="00C0487D" w:rsidRPr="006F33AA" w:rsidRDefault="00C0487D" w:rsidP="00C0487D">
            <w:pPr>
              <w:spacing w:after="120"/>
              <w:rPr>
                <w:rFonts w:ascii="Times New Roman" w:hAnsi="Times New Roman"/>
                <w:sz w:val="20"/>
                <w:rPrChange w:id="923" w:author="2" w:date="2021-08-31T10:55:00Z">
                  <w:rPr>
                    <w:rFonts w:ascii="Times New Roman" w:hAnsi="Times New Roman" w:cs="Times New Roman"/>
                    <w:sz w:val="24"/>
                    <w:szCs w:val="24"/>
                  </w:rPr>
                </w:rPrChange>
              </w:rPr>
            </w:pPr>
          </w:p>
        </w:tc>
        <w:tc>
          <w:tcPr>
            <w:tcW w:w="567" w:type="dxa"/>
            <w:gridSpan w:val="2"/>
            <w:tcPrChange w:id="924" w:author="2" w:date="2021-08-31T10:55:00Z">
              <w:tcPr>
                <w:tcW w:w="547" w:type="dxa"/>
              </w:tcPr>
            </w:tcPrChange>
          </w:tcPr>
          <w:p w14:paraId="149EBE4C" w14:textId="7741D9C7" w:rsidR="00C0487D" w:rsidRPr="004B35C4" w:rsidRDefault="000D4597" w:rsidP="0012270D">
            <w:pPr>
              <w:pStyle w:val="a4"/>
              <w:numPr>
                <w:ilvl w:val="0"/>
                <w:numId w:val="10"/>
              </w:numPr>
              <w:tabs>
                <w:tab w:val="left" w:pos="600"/>
              </w:tabs>
              <w:spacing w:after="0" w:line="240" w:lineRule="auto"/>
              <w:ind w:left="0" w:right="34"/>
              <w:rPr>
                <w:rFonts w:ascii="Times New Roman" w:hAnsi="Times New Roman" w:cs="Times New Roman"/>
                <w:sz w:val="24"/>
                <w:szCs w:val="24"/>
              </w:rPr>
            </w:pPr>
            <w:ins w:id="925" w:author="2" w:date="2021-08-31T10:55:00Z">
              <w:r>
                <w:rPr>
                  <w:rFonts w:ascii="Times New Roman" w:hAnsi="Times New Roman" w:cs="Times New Roman"/>
                  <w:sz w:val="24"/>
                  <w:szCs w:val="24"/>
                </w:rPr>
                <w:t>2</w:t>
              </w:r>
            </w:ins>
          </w:p>
        </w:tc>
      </w:tr>
      <w:tr w:rsidR="00C0487D" w14:paraId="10F096F5" w14:textId="77777777" w:rsidTr="00911EF6">
        <w:tc>
          <w:tcPr>
            <w:tcW w:w="846" w:type="dxa"/>
            <w:tcPrChange w:id="926" w:author="2" w:date="2021-08-31T10:55:00Z">
              <w:tcPr>
                <w:tcW w:w="846" w:type="dxa"/>
              </w:tcPr>
            </w:tcPrChange>
          </w:tcPr>
          <w:p w14:paraId="057BEE1A" w14:textId="77777777" w:rsidR="00C0487D" w:rsidRDefault="00C0487D" w:rsidP="00C0487D">
            <w:pPr>
              <w:spacing w:after="120"/>
              <w:rPr>
                <w:rFonts w:ascii="Times New Roman" w:hAnsi="Times New Roman" w:cs="Times New Roman"/>
                <w:sz w:val="24"/>
                <w:szCs w:val="24"/>
              </w:rPr>
            </w:pPr>
          </w:p>
        </w:tc>
        <w:tc>
          <w:tcPr>
            <w:tcW w:w="1843" w:type="dxa"/>
            <w:tcPrChange w:id="927" w:author="2" w:date="2021-08-31T10:55:00Z">
              <w:tcPr>
                <w:tcW w:w="1843" w:type="dxa"/>
              </w:tcPr>
            </w:tcPrChange>
          </w:tcPr>
          <w:p w14:paraId="7E6A2013" w14:textId="77777777" w:rsidR="00C0487D" w:rsidRDefault="00C0487D" w:rsidP="00C0487D">
            <w:pPr>
              <w:spacing w:after="120"/>
              <w:rPr>
                <w:rFonts w:ascii="Times New Roman" w:hAnsi="Times New Roman" w:cs="Times New Roman"/>
                <w:sz w:val="24"/>
                <w:szCs w:val="24"/>
              </w:rPr>
            </w:pPr>
          </w:p>
        </w:tc>
        <w:tc>
          <w:tcPr>
            <w:tcW w:w="425" w:type="dxa"/>
            <w:tcPrChange w:id="928" w:author="2" w:date="2021-08-31T10:55:00Z">
              <w:tcPr>
                <w:tcW w:w="425" w:type="dxa"/>
              </w:tcPr>
            </w:tcPrChange>
          </w:tcPr>
          <w:p w14:paraId="485D87CA" w14:textId="77777777" w:rsidR="00C0487D" w:rsidRDefault="00C0487D" w:rsidP="00C0487D">
            <w:pPr>
              <w:spacing w:after="120"/>
              <w:rPr>
                <w:rFonts w:ascii="Times New Roman" w:hAnsi="Times New Roman" w:cs="Times New Roman"/>
                <w:sz w:val="24"/>
                <w:szCs w:val="24"/>
              </w:rPr>
            </w:pPr>
          </w:p>
        </w:tc>
        <w:tc>
          <w:tcPr>
            <w:tcW w:w="392" w:type="dxa"/>
            <w:tcPrChange w:id="929" w:author="2" w:date="2021-08-31T10:55:00Z">
              <w:tcPr>
                <w:tcW w:w="392" w:type="dxa"/>
              </w:tcPr>
            </w:tcPrChange>
          </w:tcPr>
          <w:p w14:paraId="472F3935" w14:textId="77777777" w:rsidR="00C0487D" w:rsidRDefault="00C0487D" w:rsidP="00C0487D">
            <w:pPr>
              <w:spacing w:after="120"/>
              <w:rPr>
                <w:rFonts w:ascii="Times New Roman" w:hAnsi="Times New Roman" w:cs="Times New Roman"/>
                <w:sz w:val="24"/>
                <w:szCs w:val="24"/>
              </w:rPr>
            </w:pPr>
          </w:p>
        </w:tc>
        <w:tc>
          <w:tcPr>
            <w:tcW w:w="553" w:type="dxa"/>
            <w:tcPrChange w:id="930" w:author="2" w:date="2021-08-31T10:55:00Z">
              <w:tcPr>
                <w:tcW w:w="553" w:type="dxa"/>
              </w:tcPr>
            </w:tcPrChange>
          </w:tcPr>
          <w:p w14:paraId="79B28483" w14:textId="2908ECB7" w:rsidR="00C0487D" w:rsidRDefault="00C0487D" w:rsidP="00C0487D">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931" w:author="2" w:date="2021-08-31T10:55:00Z">
              <w:tcPr>
                <w:tcW w:w="6001" w:type="dxa"/>
              </w:tcPr>
            </w:tcPrChange>
          </w:tcPr>
          <w:p w14:paraId="4DC4D9E7" w14:textId="344CA1CD" w:rsidR="00450F2B" w:rsidRDefault="00450F2B" w:rsidP="00450F2B">
            <w:pPr>
              <w:pStyle w:val="8"/>
              <w:shd w:val="clear" w:color="auto" w:fill="auto"/>
              <w:tabs>
                <w:tab w:val="left" w:pos="351"/>
              </w:tabs>
              <w:spacing w:before="0" w:line="259" w:lineRule="exact"/>
              <w:ind w:right="20" w:firstLine="0"/>
              <w:jc w:val="both"/>
              <w:rPr>
                <w:rFonts w:ascii="Times New Roman" w:hAnsi="Times New Roman"/>
                <w:sz w:val="20"/>
                <w:lang w:val="ru-RU"/>
                <w:rPrChange w:id="932" w:author="2" w:date="2021-08-31T10:55:00Z">
                  <w:rPr>
                    <w:rFonts w:ascii="Times New Roman" w:hAnsi="Times New Roman" w:cs="Times New Roman"/>
                    <w:sz w:val="20"/>
                    <w:szCs w:val="20"/>
                  </w:rPr>
                </w:rPrChange>
              </w:rPr>
            </w:pPr>
            <w:r w:rsidRPr="00247CE1">
              <w:rPr>
                <w:rFonts w:ascii="Times New Roman" w:hAnsi="Times New Roman" w:cs="Times New Roman"/>
                <w:sz w:val="20"/>
                <w:szCs w:val="20"/>
              </w:rPr>
              <w:t>На проводник длиной 50 см с током 2 А в однородном маг</w:t>
            </w:r>
            <w:r w:rsidRPr="00247CE1">
              <w:rPr>
                <w:rFonts w:ascii="Times New Roman" w:hAnsi="Times New Roman" w:cs="Times New Roman"/>
                <w:sz w:val="20"/>
                <w:szCs w:val="20"/>
              </w:rPr>
              <w:softHyphen/>
              <w:t xml:space="preserve">нитном поле с индукцией 0,1 Тл действует сила </w:t>
            </w:r>
            <w:ins w:id="933" w:author="2" w:date="2021-08-31T10:55:00Z">
              <w:r w:rsidRPr="00247CE1">
                <w:rPr>
                  <w:rFonts w:ascii="Times New Roman" w:hAnsi="Times New Roman" w:cs="Times New Roman"/>
                  <w:sz w:val="20"/>
                  <w:szCs w:val="20"/>
                </w:rPr>
                <w:t>0,05 Н</w:t>
              </w:r>
              <w:r w:rsidR="000D4597">
                <w:rPr>
                  <w:rFonts w:ascii="Times New Roman" w:hAnsi="Times New Roman" w:cs="Times New Roman"/>
                  <w:sz w:val="20"/>
                  <w:szCs w:val="20"/>
                  <w:lang w:val="ru-RU"/>
                </w:rPr>
                <w:t xml:space="preserve"> .</w:t>
              </w:r>
            </w:ins>
          </w:p>
          <w:p w14:paraId="7AE80EB5" w14:textId="77777777" w:rsidR="000D4597" w:rsidRDefault="00450F2B" w:rsidP="00450F2B">
            <w:pPr>
              <w:pStyle w:val="8"/>
              <w:shd w:val="clear" w:color="auto" w:fill="auto"/>
              <w:tabs>
                <w:tab w:val="left" w:pos="351"/>
              </w:tabs>
              <w:spacing w:before="0" w:line="259" w:lineRule="exact"/>
              <w:ind w:right="20" w:firstLine="0"/>
              <w:jc w:val="both"/>
              <w:rPr>
                <w:ins w:id="934" w:author="2" w:date="2021-08-31T10:55:00Z"/>
                <w:rFonts w:ascii="Times New Roman" w:hAnsi="Times New Roman" w:cs="Times New Roman"/>
                <w:sz w:val="20"/>
                <w:szCs w:val="20"/>
                <w:lang w:val="ru-RU"/>
              </w:rPr>
            </w:pPr>
            <w:ins w:id="935" w:author="2" w:date="2021-08-31T10:55:00Z">
              <w:r w:rsidRPr="00247CE1">
                <w:rPr>
                  <w:rFonts w:ascii="Times New Roman" w:hAnsi="Times New Roman" w:cs="Times New Roman"/>
                  <w:sz w:val="20"/>
                  <w:szCs w:val="20"/>
                </w:rPr>
                <w:t>.</w:t>
              </w:r>
              <w:r w:rsidRPr="00247CE1">
                <w:rPr>
                  <w:rFonts w:ascii="Times New Roman" w:hAnsi="Times New Roman" w:cs="Times New Roman"/>
                  <w:sz w:val="20"/>
                  <w:szCs w:val="20"/>
                </w:rPr>
                <w:br w:type="page"/>
              </w:r>
              <w:r w:rsidR="000D4597">
                <w:rPr>
                  <w:rFonts w:ascii="Times New Roman" w:hAnsi="Times New Roman" w:cs="Times New Roman"/>
                  <w:sz w:val="20"/>
                  <w:szCs w:val="20"/>
                  <w:lang w:val="ru-RU"/>
                </w:rPr>
                <w:t xml:space="preserve">  </w:t>
              </w:r>
            </w:ins>
          </w:p>
          <w:p w14:paraId="509282C2" w14:textId="13E85AC6" w:rsidR="00C0487D" w:rsidRPr="00247CE1" w:rsidRDefault="00450F2B" w:rsidP="00450F2B">
            <w:pPr>
              <w:pStyle w:val="8"/>
              <w:shd w:val="clear" w:color="auto" w:fill="auto"/>
              <w:tabs>
                <w:tab w:val="left" w:pos="351"/>
              </w:tabs>
              <w:spacing w:before="0" w:line="259" w:lineRule="exact"/>
              <w:ind w:right="20" w:firstLine="0"/>
              <w:jc w:val="both"/>
              <w:rPr>
                <w:rFonts w:ascii="Times New Roman" w:hAnsi="Times New Roman" w:cs="Times New Roman"/>
                <w:sz w:val="20"/>
                <w:szCs w:val="20"/>
              </w:rPr>
            </w:pPr>
            <w:del w:id="936" w:author="2" w:date="2021-08-31T10:55:00Z">
              <w:r w:rsidRPr="00247CE1">
                <w:rPr>
                  <w:rFonts w:ascii="Times New Roman" w:hAnsi="Times New Roman" w:cs="Times New Roman"/>
                  <w:sz w:val="20"/>
                  <w:szCs w:val="20"/>
                </w:rPr>
                <w:delText>0,05 Н.</w:delText>
              </w:r>
              <w:r w:rsidRPr="00247CE1">
                <w:rPr>
                  <w:rFonts w:ascii="Times New Roman" w:hAnsi="Times New Roman" w:cs="Times New Roman"/>
                  <w:sz w:val="20"/>
                  <w:szCs w:val="20"/>
                </w:rPr>
                <w:br w:type="page"/>
              </w:r>
            </w:del>
            <w:r w:rsidRPr="00247CE1">
              <w:rPr>
                <w:rFonts w:ascii="Times New Roman" w:hAnsi="Times New Roman" w:cs="Times New Roman"/>
                <w:sz w:val="20"/>
                <w:szCs w:val="20"/>
              </w:rPr>
              <w:t>Определите угол между направлением тока и вектором маг</w:t>
            </w:r>
            <w:r w:rsidRPr="00247CE1">
              <w:rPr>
                <w:rFonts w:ascii="Times New Roman" w:hAnsi="Times New Roman" w:cs="Times New Roman"/>
                <w:sz w:val="20"/>
                <w:szCs w:val="20"/>
              </w:rPr>
              <w:softHyphen/>
              <w:t>нитной индукции</w:t>
            </w:r>
          </w:p>
        </w:tc>
        <w:tc>
          <w:tcPr>
            <w:tcW w:w="4961" w:type="dxa"/>
            <w:gridSpan w:val="2"/>
            <w:tcPrChange w:id="937" w:author="2" w:date="2021-08-31T10:55:00Z">
              <w:tcPr>
                <w:tcW w:w="4839" w:type="dxa"/>
              </w:tcPr>
            </w:tcPrChange>
          </w:tcPr>
          <w:p w14:paraId="338942C5" w14:textId="77777777" w:rsidR="00C0487D" w:rsidRPr="006F33AA" w:rsidRDefault="000D4597" w:rsidP="000D4597">
            <w:pPr>
              <w:pStyle w:val="a4"/>
              <w:numPr>
                <w:ilvl w:val="0"/>
                <w:numId w:val="172"/>
              </w:numPr>
              <w:spacing w:after="120" w:line="240" w:lineRule="auto"/>
              <w:rPr>
                <w:ins w:id="938" w:author="2" w:date="2021-08-31T10:55:00Z"/>
                <w:rFonts w:ascii="Times New Roman" w:hAnsi="Times New Roman" w:cs="Times New Roman"/>
                <w:sz w:val="20"/>
                <w:szCs w:val="20"/>
              </w:rPr>
            </w:pPr>
            <w:ins w:id="939" w:author="2" w:date="2021-08-31T10:55:00Z">
              <w:r w:rsidRPr="006F33AA">
                <w:rPr>
                  <w:rFonts w:ascii="Times New Roman" w:hAnsi="Times New Roman" w:cs="Times New Roman"/>
                  <w:sz w:val="20"/>
                  <w:szCs w:val="20"/>
                </w:rPr>
                <w:t>60°</w:t>
              </w:r>
            </w:ins>
          </w:p>
          <w:p w14:paraId="33D353B6" w14:textId="77777777" w:rsidR="000D4597" w:rsidRPr="006F33AA" w:rsidRDefault="000D4597" w:rsidP="000D4597">
            <w:pPr>
              <w:pStyle w:val="a4"/>
              <w:numPr>
                <w:ilvl w:val="0"/>
                <w:numId w:val="172"/>
              </w:numPr>
              <w:spacing w:after="120" w:line="240" w:lineRule="auto"/>
              <w:rPr>
                <w:ins w:id="940" w:author="2" w:date="2021-08-31T10:55:00Z"/>
                <w:rFonts w:ascii="Times New Roman" w:hAnsi="Times New Roman" w:cs="Times New Roman"/>
                <w:sz w:val="20"/>
                <w:szCs w:val="20"/>
              </w:rPr>
            </w:pPr>
            <w:ins w:id="941" w:author="2" w:date="2021-08-31T10:55:00Z">
              <w:r w:rsidRPr="006F33AA">
                <w:rPr>
                  <w:rFonts w:ascii="Times New Roman" w:hAnsi="Times New Roman" w:cs="Times New Roman"/>
                  <w:sz w:val="20"/>
                  <w:szCs w:val="20"/>
                </w:rPr>
                <w:t>45°</w:t>
              </w:r>
            </w:ins>
          </w:p>
          <w:p w14:paraId="4D3F4648" w14:textId="77777777" w:rsidR="000D4597" w:rsidRPr="006F33AA" w:rsidRDefault="000D4597" w:rsidP="000D4597">
            <w:pPr>
              <w:pStyle w:val="a4"/>
              <w:numPr>
                <w:ilvl w:val="0"/>
                <w:numId w:val="172"/>
              </w:numPr>
              <w:spacing w:after="120" w:line="240" w:lineRule="auto"/>
              <w:rPr>
                <w:ins w:id="942" w:author="2" w:date="2021-08-31T10:55:00Z"/>
                <w:rFonts w:ascii="Times New Roman" w:hAnsi="Times New Roman" w:cs="Times New Roman"/>
                <w:sz w:val="20"/>
                <w:szCs w:val="20"/>
              </w:rPr>
            </w:pPr>
            <w:ins w:id="943" w:author="2" w:date="2021-08-31T10:55:00Z">
              <w:r w:rsidRPr="006F33AA">
                <w:rPr>
                  <w:rFonts w:ascii="Times New Roman" w:hAnsi="Times New Roman" w:cs="Times New Roman"/>
                  <w:sz w:val="20"/>
                  <w:szCs w:val="20"/>
                </w:rPr>
                <w:t>30°</w:t>
              </w:r>
            </w:ins>
          </w:p>
          <w:p w14:paraId="1FAF3F58" w14:textId="0F7817D8" w:rsidR="00C0487D" w:rsidRPr="006F33AA" w:rsidRDefault="000D4597" w:rsidP="000D4597">
            <w:pPr>
              <w:pStyle w:val="a4"/>
              <w:numPr>
                <w:ilvl w:val="0"/>
                <w:numId w:val="172"/>
              </w:numPr>
              <w:spacing w:after="120" w:line="240" w:lineRule="auto"/>
              <w:rPr>
                <w:rFonts w:ascii="Times New Roman" w:hAnsi="Times New Roman"/>
                <w:sz w:val="20"/>
                <w:rPrChange w:id="944" w:author="2" w:date="2021-08-31T10:55:00Z">
                  <w:rPr>
                    <w:rFonts w:ascii="Times New Roman" w:hAnsi="Times New Roman" w:cs="Times New Roman"/>
                    <w:sz w:val="24"/>
                    <w:szCs w:val="24"/>
                  </w:rPr>
                </w:rPrChange>
              </w:rPr>
              <w:pPrChange w:id="945" w:author="2" w:date="2021-08-31T10:55:00Z">
                <w:pPr>
                  <w:framePr w:hSpace="180" w:wrap="around" w:hAnchor="margin" w:y="665"/>
                  <w:spacing w:after="120"/>
                </w:pPr>
              </w:pPrChange>
            </w:pPr>
            <w:ins w:id="946" w:author="2" w:date="2021-08-31T10:55:00Z">
              <w:r w:rsidRPr="006F33AA">
                <w:rPr>
                  <w:rFonts w:ascii="Times New Roman" w:hAnsi="Times New Roman" w:cs="Times New Roman"/>
                  <w:sz w:val="20"/>
                  <w:szCs w:val="20"/>
                </w:rPr>
                <w:t>20°</w:t>
              </w:r>
            </w:ins>
          </w:p>
        </w:tc>
        <w:tc>
          <w:tcPr>
            <w:tcW w:w="567" w:type="dxa"/>
            <w:gridSpan w:val="2"/>
            <w:tcPrChange w:id="947" w:author="2" w:date="2021-08-31T10:55:00Z">
              <w:tcPr>
                <w:tcW w:w="547" w:type="dxa"/>
              </w:tcPr>
            </w:tcPrChange>
          </w:tcPr>
          <w:p w14:paraId="211DD7E8" w14:textId="0D376B39" w:rsidR="00C0487D" w:rsidRPr="004B35C4" w:rsidRDefault="000D4597" w:rsidP="0012270D">
            <w:pPr>
              <w:pStyle w:val="a4"/>
              <w:numPr>
                <w:ilvl w:val="0"/>
                <w:numId w:val="10"/>
              </w:numPr>
              <w:tabs>
                <w:tab w:val="left" w:pos="600"/>
              </w:tabs>
              <w:spacing w:after="0" w:line="240" w:lineRule="auto"/>
              <w:ind w:left="0" w:right="34"/>
              <w:rPr>
                <w:rFonts w:ascii="Times New Roman" w:hAnsi="Times New Roman" w:cs="Times New Roman"/>
                <w:sz w:val="24"/>
                <w:szCs w:val="24"/>
              </w:rPr>
            </w:pPr>
            <w:ins w:id="948" w:author="2" w:date="2021-08-31T10:55:00Z">
              <w:r>
                <w:rPr>
                  <w:rFonts w:ascii="Times New Roman" w:hAnsi="Times New Roman" w:cs="Times New Roman"/>
                  <w:sz w:val="24"/>
                  <w:szCs w:val="24"/>
                </w:rPr>
                <w:t>3</w:t>
              </w:r>
            </w:ins>
          </w:p>
        </w:tc>
      </w:tr>
      <w:tr w:rsidR="00C0487D" w14:paraId="7312ADB3" w14:textId="77777777" w:rsidTr="00911EF6">
        <w:tc>
          <w:tcPr>
            <w:tcW w:w="846" w:type="dxa"/>
            <w:tcPrChange w:id="949" w:author="2" w:date="2021-08-31T10:55:00Z">
              <w:tcPr>
                <w:tcW w:w="846" w:type="dxa"/>
              </w:tcPr>
            </w:tcPrChange>
          </w:tcPr>
          <w:p w14:paraId="0C457BF7" w14:textId="77777777" w:rsidR="00C0487D" w:rsidRDefault="00C0487D" w:rsidP="00C0487D">
            <w:pPr>
              <w:spacing w:after="120"/>
              <w:rPr>
                <w:rFonts w:ascii="Times New Roman" w:hAnsi="Times New Roman" w:cs="Times New Roman"/>
                <w:sz w:val="24"/>
                <w:szCs w:val="24"/>
              </w:rPr>
            </w:pPr>
          </w:p>
        </w:tc>
        <w:tc>
          <w:tcPr>
            <w:tcW w:w="1843" w:type="dxa"/>
            <w:tcPrChange w:id="950" w:author="2" w:date="2021-08-31T10:55:00Z">
              <w:tcPr>
                <w:tcW w:w="1843" w:type="dxa"/>
              </w:tcPr>
            </w:tcPrChange>
          </w:tcPr>
          <w:p w14:paraId="60B16814" w14:textId="77777777" w:rsidR="00C0487D" w:rsidRDefault="00C0487D" w:rsidP="00C0487D">
            <w:pPr>
              <w:spacing w:after="120"/>
              <w:rPr>
                <w:rFonts w:ascii="Times New Roman" w:hAnsi="Times New Roman" w:cs="Times New Roman"/>
                <w:sz w:val="24"/>
                <w:szCs w:val="24"/>
              </w:rPr>
            </w:pPr>
          </w:p>
        </w:tc>
        <w:tc>
          <w:tcPr>
            <w:tcW w:w="425" w:type="dxa"/>
            <w:tcPrChange w:id="951" w:author="2" w:date="2021-08-31T10:55:00Z">
              <w:tcPr>
                <w:tcW w:w="425" w:type="dxa"/>
              </w:tcPr>
            </w:tcPrChange>
          </w:tcPr>
          <w:p w14:paraId="10F2ADB2" w14:textId="77777777" w:rsidR="00C0487D" w:rsidRDefault="00C0487D" w:rsidP="00C0487D">
            <w:pPr>
              <w:spacing w:after="120"/>
              <w:rPr>
                <w:rFonts w:ascii="Times New Roman" w:hAnsi="Times New Roman" w:cs="Times New Roman"/>
                <w:sz w:val="24"/>
                <w:szCs w:val="24"/>
              </w:rPr>
            </w:pPr>
          </w:p>
        </w:tc>
        <w:tc>
          <w:tcPr>
            <w:tcW w:w="392" w:type="dxa"/>
            <w:tcPrChange w:id="952" w:author="2" w:date="2021-08-31T10:55:00Z">
              <w:tcPr>
                <w:tcW w:w="392" w:type="dxa"/>
              </w:tcPr>
            </w:tcPrChange>
          </w:tcPr>
          <w:p w14:paraId="48FE44C1" w14:textId="77777777" w:rsidR="00C0487D" w:rsidRDefault="00C0487D" w:rsidP="00C0487D">
            <w:pPr>
              <w:spacing w:after="120"/>
              <w:rPr>
                <w:rFonts w:ascii="Times New Roman" w:hAnsi="Times New Roman" w:cs="Times New Roman"/>
                <w:sz w:val="24"/>
                <w:szCs w:val="24"/>
              </w:rPr>
            </w:pPr>
          </w:p>
        </w:tc>
        <w:tc>
          <w:tcPr>
            <w:tcW w:w="553" w:type="dxa"/>
            <w:tcPrChange w:id="953" w:author="2" w:date="2021-08-31T10:55:00Z">
              <w:tcPr>
                <w:tcW w:w="553" w:type="dxa"/>
              </w:tcPr>
            </w:tcPrChange>
          </w:tcPr>
          <w:p w14:paraId="5DA077B4" w14:textId="566DE924" w:rsidR="00C0487D" w:rsidRDefault="00C0487D" w:rsidP="00C0487D">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954" w:author="2" w:date="2021-08-31T10:55:00Z">
              <w:tcPr>
                <w:tcW w:w="6001" w:type="dxa"/>
              </w:tcPr>
            </w:tcPrChange>
          </w:tcPr>
          <w:p w14:paraId="701D1B31" w14:textId="4FB61B6A" w:rsidR="00C0487D" w:rsidRPr="00247CE1" w:rsidRDefault="00450F2B" w:rsidP="00C0487D">
            <w:pPr>
              <w:spacing w:after="120"/>
              <w:rPr>
                <w:rFonts w:ascii="Times New Roman" w:hAnsi="Times New Roman" w:cs="Times New Roman"/>
                <w:sz w:val="20"/>
                <w:szCs w:val="20"/>
                <w:lang w:val="ru"/>
              </w:rPr>
            </w:pPr>
            <w:r w:rsidRPr="00247CE1">
              <w:rPr>
                <w:rFonts w:ascii="Times New Roman" w:hAnsi="Times New Roman" w:cs="Times New Roman"/>
                <w:sz w:val="20"/>
                <w:szCs w:val="20"/>
              </w:rPr>
              <w:t>Какова индукция магнитного поля, в котором на проводник с током в 25 А действует сила 0,05 Н? Длина активной час</w:t>
            </w:r>
            <w:r w:rsidRPr="00247CE1">
              <w:rPr>
                <w:rFonts w:ascii="Times New Roman" w:hAnsi="Times New Roman" w:cs="Times New Roman"/>
                <w:sz w:val="20"/>
                <w:szCs w:val="20"/>
              </w:rPr>
              <w:softHyphen/>
              <w:t>ти проводника 5 см. Направление линий индукции и тока взаимно перпендикулярны</w:t>
            </w:r>
          </w:p>
        </w:tc>
        <w:tc>
          <w:tcPr>
            <w:tcW w:w="4961" w:type="dxa"/>
            <w:gridSpan w:val="2"/>
            <w:tcPrChange w:id="955" w:author="2" w:date="2021-08-31T10:55:00Z">
              <w:tcPr>
                <w:tcW w:w="4839" w:type="dxa"/>
              </w:tcPr>
            </w:tcPrChange>
          </w:tcPr>
          <w:p w14:paraId="22193490" w14:textId="77777777" w:rsidR="000D4597" w:rsidRPr="006F33AA" w:rsidRDefault="00AE5DA2" w:rsidP="000D4597">
            <w:pPr>
              <w:pStyle w:val="a4"/>
              <w:numPr>
                <w:ilvl w:val="0"/>
                <w:numId w:val="173"/>
              </w:numPr>
              <w:spacing w:after="120" w:line="240" w:lineRule="auto"/>
              <w:rPr>
                <w:ins w:id="956" w:author="2" w:date="2021-08-31T10:55:00Z"/>
                <w:rFonts w:ascii="Times New Roman" w:hAnsi="Times New Roman" w:cs="Times New Roman"/>
                <w:sz w:val="20"/>
                <w:szCs w:val="20"/>
              </w:rPr>
            </w:pPr>
            <w:ins w:id="957" w:author="2" w:date="2021-08-31T10:55:00Z">
              <w:r w:rsidRPr="006F33AA">
                <w:rPr>
                  <w:rFonts w:ascii="Times New Roman" w:hAnsi="Times New Roman" w:cs="Times New Roman"/>
                  <w:sz w:val="20"/>
                  <w:szCs w:val="20"/>
                </w:rPr>
                <w:t>20мТл</w:t>
              </w:r>
            </w:ins>
          </w:p>
          <w:p w14:paraId="3C023D66" w14:textId="77777777" w:rsidR="000D4597" w:rsidRPr="006F33AA" w:rsidRDefault="00AE5DA2" w:rsidP="000D4597">
            <w:pPr>
              <w:pStyle w:val="a4"/>
              <w:numPr>
                <w:ilvl w:val="0"/>
                <w:numId w:val="173"/>
              </w:numPr>
              <w:spacing w:after="120" w:line="240" w:lineRule="auto"/>
              <w:rPr>
                <w:ins w:id="958" w:author="2" w:date="2021-08-31T10:55:00Z"/>
                <w:rFonts w:ascii="Times New Roman" w:hAnsi="Times New Roman" w:cs="Times New Roman"/>
                <w:sz w:val="20"/>
                <w:szCs w:val="20"/>
              </w:rPr>
            </w:pPr>
            <w:ins w:id="959" w:author="2" w:date="2021-08-31T10:55:00Z">
              <w:r w:rsidRPr="006F33AA">
                <w:rPr>
                  <w:rFonts w:ascii="Times New Roman" w:hAnsi="Times New Roman" w:cs="Times New Roman"/>
                  <w:sz w:val="20"/>
                  <w:szCs w:val="20"/>
                </w:rPr>
                <w:t>10мТл</w:t>
              </w:r>
            </w:ins>
          </w:p>
          <w:p w14:paraId="3CFA37AA" w14:textId="77777777" w:rsidR="00C0487D" w:rsidRPr="006F33AA" w:rsidRDefault="000D4597" w:rsidP="000D4597">
            <w:pPr>
              <w:pStyle w:val="a4"/>
              <w:numPr>
                <w:ilvl w:val="0"/>
                <w:numId w:val="173"/>
              </w:numPr>
              <w:spacing w:after="120" w:line="240" w:lineRule="auto"/>
              <w:rPr>
                <w:ins w:id="960" w:author="2" w:date="2021-08-31T10:55:00Z"/>
                <w:rFonts w:ascii="Times New Roman" w:hAnsi="Times New Roman" w:cs="Times New Roman"/>
                <w:sz w:val="20"/>
                <w:szCs w:val="20"/>
              </w:rPr>
            </w:pPr>
            <w:ins w:id="961" w:author="2" w:date="2021-08-31T10:55:00Z">
              <w:r w:rsidRPr="006F33AA">
                <w:rPr>
                  <w:rFonts w:ascii="Times New Roman" w:hAnsi="Times New Roman" w:cs="Times New Roman"/>
                  <w:sz w:val="20"/>
                  <w:szCs w:val="20"/>
                </w:rPr>
                <w:t>40мТл</w:t>
              </w:r>
            </w:ins>
          </w:p>
          <w:p w14:paraId="27A908BC" w14:textId="663644C7" w:rsidR="00C0487D" w:rsidRPr="006F33AA" w:rsidRDefault="00AE5DA2" w:rsidP="000D4597">
            <w:pPr>
              <w:pStyle w:val="a4"/>
              <w:numPr>
                <w:ilvl w:val="0"/>
                <w:numId w:val="173"/>
              </w:numPr>
              <w:spacing w:after="120" w:line="240" w:lineRule="auto"/>
              <w:rPr>
                <w:rFonts w:ascii="Times New Roman" w:hAnsi="Times New Roman"/>
                <w:sz w:val="20"/>
                <w:rPrChange w:id="962" w:author="2" w:date="2021-08-31T10:55:00Z">
                  <w:rPr>
                    <w:rFonts w:ascii="Times New Roman" w:hAnsi="Times New Roman" w:cs="Times New Roman"/>
                    <w:sz w:val="24"/>
                    <w:szCs w:val="24"/>
                  </w:rPr>
                </w:rPrChange>
              </w:rPr>
              <w:pPrChange w:id="963" w:author="2" w:date="2021-08-31T10:55:00Z">
                <w:pPr>
                  <w:framePr w:hSpace="180" w:wrap="around" w:hAnchor="margin" w:y="665"/>
                  <w:spacing w:after="120"/>
                </w:pPr>
              </w:pPrChange>
            </w:pPr>
            <w:ins w:id="964" w:author="2" w:date="2021-08-31T10:55:00Z">
              <w:r w:rsidRPr="006F33AA">
                <w:rPr>
                  <w:rFonts w:ascii="Times New Roman" w:hAnsi="Times New Roman" w:cs="Times New Roman"/>
                  <w:sz w:val="20"/>
                  <w:szCs w:val="20"/>
                </w:rPr>
                <w:t>60мТл</w:t>
              </w:r>
            </w:ins>
          </w:p>
        </w:tc>
        <w:tc>
          <w:tcPr>
            <w:tcW w:w="567" w:type="dxa"/>
            <w:gridSpan w:val="2"/>
            <w:tcPrChange w:id="965" w:author="2" w:date="2021-08-31T10:55:00Z">
              <w:tcPr>
                <w:tcW w:w="547" w:type="dxa"/>
              </w:tcPr>
            </w:tcPrChange>
          </w:tcPr>
          <w:p w14:paraId="1AC0D75C" w14:textId="4AF98632" w:rsidR="00C0487D" w:rsidRPr="004B35C4" w:rsidRDefault="000D4597" w:rsidP="0012270D">
            <w:pPr>
              <w:pStyle w:val="a4"/>
              <w:numPr>
                <w:ilvl w:val="0"/>
                <w:numId w:val="10"/>
              </w:numPr>
              <w:tabs>
                <w:tab w:val="left" w:pos="600"/>
              </w:tabs>
              <w:spacing w:after="0" w:line="240" w:lineRule="auto"/>
              <w:ind w:left="0" w:right="34"/>
              <w:rPr>
                <w:rFonts w:ascii="Times New Roman" w:hAnsi="Times New Roman" w:cs="Times New Roman"/>
                <w:sz w:val="24"/>
                <w:szCs w:val="24"/>
              </w:rPr>
            </w:pPr>
            <w:ins w:id="966" w:author="2" w:date="2021-08-31T10:55:00Z">
              <w:r>
                <w:rPr>
                  <w:rFonts w:ascii="Times New Roman" w:hAnsi="Times New Roman" w:cs="Times New Roman"/>
                  <w:sz w:val="24"/>
                  <w:szCs w:val="24"/>
                </w:rPr>
                <w:t>3</w:t>
              </w:r>
            </w:ins>
          </w:p>
        </w:tc>
      </w:tr>
      <w:tr w:rsidR="00C0487D" w14:paraId="7114320D" w14:textId="77777777" w:rsidTr="00911EF6">
        <w:tc>
          <w:tcPr>
            <w:tcW w:w="846" w:type="dxa"/>
            <w:tcPrChange w:id="967" w:author="2" w:date="2021-08-31T10:55:00Z">
              <w:tcPr>
                <w:tcW w:w="846" w:type="dxa"/>
              </w:tcPr>
            </w:tcPrChange>
          </w:tcPr>
          <w:p w14:paraId="08EF4864" w14:textId="77777777" w:rsidR="00C0487D" w:rsidRDefault="00C0487D" w:rsidP="00C0487D">
            <w:pPr>
              <w:spacing w:after="120"/>
              <w:rPr>
                <w:rFonts w:ascii="Times New Roman" w:hAnsi="Times New Roman" w:cs="Times New Roman"/>
                <w:sz w:val="24"/>
                <w:szCs w:val="24"/>
              </w:rPr>
            </w:pPr>
          </w:p>
        </w:tc>
        <w:tc>
          <w:tcPr>
            <w:tcW w:w="1843" w:type="dxa"/>
            <w:tcPrChange w:id="968" w:author="2" w:date="2021-08-31T10:55:00Z">
              <w:tcPr>
                <w:tcW w:w="1843" w:type="dxa"/>
              </w:tcPr>
            </w:tcPrChange>
          </w:tcPr>
          <w:p w14:paraId="5EB8C8D1" w14:textId="77777777" w:rsidR="00C0487D" w:rsidRDefault="00C0487D" w:rsidP="00C0487D">
            <w:pPr>
              <w:spacing w:after="120"/>
              <w:rPr>
                <w:rFonts w:ascii="Times New Roman" w:hAnsi="Times New Roman" w:cs="Times New Roman"/>
                <w:sz w:val="24"/>
                <w:szCs w:val="24"/>
              </w:rPr>
            </w:pPr>
          </w:p>
        </w:tc>
        <w:tc>
          <w:tcPr>
            <w:tcW w:w="425" w:type="dxa"/>
            <w:tcPrChange w:id="969" w:author="2" w:date="2021-08-31T10:55:00Z">
              <w:tcPr>
                <w:tcW w:w="425" w:type="dxa"/>
              </w:tcPr>
            </w:tcPrChange>
          </w:tcPr>
          <w:p w14:paraId="71FCE55F" w14:textId="77777777" w:rsidR="00C0487D" w:rsidRDefault="00C0487D" w:rsidP="00C0487D">
            <w:pPr>
              <w:spacing w:after="120"/>
              <w:rPr>
                <w:rFonts w:ascii="Times New Roman" w:hAnsi="Times New Roman" w:cs="Times New Roman"/>
                <w:sz w:val="24"/>
                <w:szCs w:val="24"/>
              </w:rPr>
            </w:pPr>
          </w:p>
        </w:tc>
        <w:tc>
          <w:tcPr>
            <w:tcW w:w="392" w:type="dxa"/>
            <w:tcPrChange w:id="970" w:author="2" w:date="2021-08-31T10:55:00Z">
              <w:tcPr>
                <w:tcW w:w="392" w:type="dxa"/>
              </w:tcPr>
            </w:tcPrChange>
          </w:tcPr>
          <w:p w14:paraId="0DF8597D" w14:textId="77777777" w:rsidR="00C0487D" w:rsidRDefault="00C0487D" w:rsidP="00C0487D">
            <w:pPr>
              <w:spacing w:after="120"/>
              <w:rPr>
                <w:rFonts w:ascii="Times New Roman" w:hAnsi="Times New Roman" w:cs="Times New Roman"/>
                <w:sz w:val="24"/>
                <w:szCs w:val="24"/>
              </w:rPr>
            </w:pPr>
          </w:p>
        </w:tc>
        <w:tc>
          <w:tcPr>
            <w:tcW w:w="553" w:type="dxa"/>
            <w:tcPrChange w:id="971" w:author="2" w:date="2021-08-31T10:55:00Z">
              <w:tcPr>
                <w:tcW w:w="553" w:type="dxa"/>
              </w:tcPr>
            </w:tcPrChange>
          </w:tcPr>
          <w:p w14:paraId="0B8DBA26" w14:textId="519600EA" w:rsidR="00C0487D" w:rsidRDefault="00C0487D" w:rsidP="00C0487D">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972" w:author="2" w:date="2021-08-31T10:55:00Z">
              <w:tcPr>
                <w:tcW w:w="6001" w:type="dxa"/>
              </w:tcPr>
            </w:tcPrChange>
          </w:tcPr>
          <w:p w14:paraId="0319E230" w14:textId="619E0853" w:rsidR="00450F2B" w:rsidRPr="00247CE1" w:rsidRDefault="00450F2B" w:rsidP="00CF7140">
            <w:pPr>
              <w:pStyle w:val="8"/>
              <w:shd w:val="clear" w:color="auto" w:fill="auto"/>
              <w:spacing w:before="0" w:line="240" w:lineRule="auto"/>
              <w:ind w:firstLine="0"/>
              <w:rPr>
                <w:rFonts w:ascii="Times New Roman" w:hAnsi="Times New Roman" w:cs="Times New Roman"/>
                <w:sz w:val="20"/>
                <w:szCs w:val="20"/>
              </w:rPr>
              <w:pPrChange w:id="973" w:author="2" w:date="2021-08-31T10:55:00Z">
                <w:pPr>
                  <w:pStyle w:val="8"/>
                  <w:framePr w:hSpace="180" w:wrap="around" w:hAnchor="margin" w:y="665"/>
                  <w:shd w:val="clear" w:color="auto" w:fill="auto"/>
                  <w:spacing w:before="0" w:line="259" w:lineRule="exact"/>
                  <w:ind w:firstLine="0"/>
                </w:pPr>
              </w:pPrChange>
            </w:pPr>
            <w:r w:rsidRPr="00247CE1">
              <w:rPr>
                <w:rFonts w:ascii="Times New Roman" w:hAnsi="Times New Roman" w:cs="Times New Roman"/>
                <w:sz w:val="20"/>
                <w:szCs w:val="20"/>
              </w:rPr>
              <w:t>В однородном магнитном поле, индукция которого равна 2 Тл и направлена под углом 30° к вертикали,</w:t>
            </w:r>
            <w:r w:rsidRPr="00247CE1">
              <w:rPr>
                <w:rFonts w:ascii="Times New Roman" w:hAnsi="Times New Roman" w:cs="Times New Roman"/>
                <w:sz w:val="20"/>
                <w:szCs w:val="20"/>
                <w:lang w:val="ru-RU"/>
              </w:rPr>
              <w:t xml:space="preserve"> </w:t>
            </w:r>
            <w:r w:rsidRPr="00247CE1">
              <w:rPr>
                <w:rFonts w:ascii="Times New Roman" w:hAnsi="Times New Roman" w:cs="Times New Roman"/>
                <w:sz w:val="20"/>
                <w:szCs w:val="20"/>
              </w:rPr>
              <w:t>вертикально</w:t>
            </w:r>
            <w:ins w:id="974" w:author="2" w:date="2021-08-31T10:55:00Z">
              <w:r w:rsidR="000D4597">
                <w:rPr>
                  <w:rFonts w:ascii="Times New Roman" w:hAnsi="Times New Roman" w:cs="Times New Roman"/>
                  <w:sz w:val="20"/>
                  <w:szCs w:val="20"/>
                  <w:lang w:val="ru-RU"/>
                </w:rPr>
                <w:t xml:space="preserve"> </w:t>
              </w:r>
              <w:r w:rsidR="000D4597" w:rsidRPr="00247CE1">
                <w:rPr>
                  <w:rFonts w:ascii="Times New Roman" w:hAnsi="Times New Roman" w:cs="Times New Roman"/>
                  <w:sz w:val="20"/>
                  <w:szCs w:val="20"/>
                </w:rPr>
                <w:t xml:space="preserve"> </w:t>
              </w:r>
              <w:r w:rsidR="000D4597">
                <w:rPr>
                  <w:rFonts w:ascii="Times New Roman" w:hAnsi="Times New Roman" w:cs="Times New Roman"/>
                  <w:sz w:val="20"/>
                  <w:szCs w:val="20"/>
                </w:rPr>
                <w:t>в</w:t>
              </w:r>
              <w:r w:rsidR="000D4597" w:rsidRPr="00247CE1">
                <w:rPr>
                  <w:rFonts w:ascii="Times New Roman" w:hAnsi="Times New Roman" w:cs="Times New Roman"/>
                  <w:sz w:val="20"/>
                  <w:szCs w:val="20"/>
                </w:rPr>
                <w:t>верх движется прямой проводник массой 2 кг, по которо</w:t>
              </w:r>
              <w:r w:rsidR="000D4597" w:rsidRPr="00247CE1">
                <w:rPr>
                  <w:rFonts w:ascii="Times New Roman" w:hAnsi="Times New Roman" w:cs="Times New Roman"/>
                  <w:sz w:val="20"/>
                  <w:szCs w:val="20"/>
                </w:rPr>
                <w:softHyphen/>
                <w:t>му течет ток</w:t>
              </w:r>
            </w:ins>
          </w:p>
          <w:p w14:paraId="1804D7E8" w14:textId="77777777" w:rsidR="00450F2B" w:rsidRPr="000D4597" w:rsidRDefault="000D4597" w:rsidP="00CF7140">
            <w:pPr>
              <w:pStyle w:val="8"/>
              <w:shd w:val="clear" w:color="auto" w:fill="auto"/>
              <w:spacing w:before="0" w:line="240" w:lineRule="auto"/>
              <w:ind w:firstLine="0"/>
              <w:rPr>
                <w:ins w:id="975" w:author="2" w:date="2021-08-31T10:55:00Z"/>
                <w:rFonts w:ascii="Times New Roman" w:hAnsi="Times New Roman" w:cs="Times New Roman"/>
                <w:sz w:val="20"/>
                <w:szCs w:val="20"/>
                <w:lang w:val="ru-RU"/>
              </w:rPr>
            </w:pPr>
            <w:ins w:id="976" w:author="2" w:date="2021-08-31T10:55:00Z">
              <w:r w:rsidRPr="00247CE1">
                <w:rPr>
                  <w:rFonts w:ascii="Times New Roman" w:hAnsi="Times New Roman" w:cs="Times New Roman"/>
                  <w:sz w:val="20"/>
                  <w:szCs w:val="20"/>
                </w:rPr>
                <w:t xml:space="preserve"> 4 А.</w:t>
              </w:r>
            </w:ins>
            <w:moveToRangeStart w:id="977" w:author="2" w:date="2021-08-31T10:55:00Z" w:name="move81299728"/>
            <w:moveTo w:id="978" w:author="2" w:date="2021-08-31T10:55:00Z">
              <w:r w:rsidR="00450F2B" w:rsidRPr="00247CE1">
                <w:rPr>
                  <w:rFonts w:ascii="Times New Roman" w:hAnsi="Times New Roman" w:cs="Times New Roman"/>
                  <w:sz w:val="20"/>
                  <w:szCs w:val="20"/>
                </w:rPr>
                <w:t xml:space="preserve"> Через 3 с после начала движения провод</w:t>
              </w:r>
              <w:r w:rsidR="00450F2B" w:rsidRPr="00247CE1">
                <w:rPr>
                  <w:rFonts w:ascii="Times New Roman" w:hAnsi="Times New Roman" w:cs="Times New Roman"/>
                  <w:sz w:val="20"/>
                  <w:szCs w:val="20"/>
                </w:rPr>
                <w:softHyphen/>
                <w:t>ник имеет скорость 10 м/с. Определите длину проводника</w:t>
              </w:r>
            </w:moveTo>
            <w:moveToRangeEnd w:id="977"/>
            <w:ins w:id="979" w:author="2" w:date="2021-08-31T10:55:00Z">
              <w:r>
                <w:rPr>
                  <w:rFonts w:ascii="Times New Roman" w:hAnsi="Times New Roman" w:cs="Times New Roman"/>
                  <w:sz w:val="20"/>
                  <w:szCs w:val="20"/>
                  <w:lang w:val="ru-RU"/>
                </w:rPr>
                <w:t>.</w:t>
              </w:r>
            </w:ins>
          </w:p>
          <w:p w14:paraId="572AFDF3" w14:textId="7F9BD344" w:rsidR="00C0487D" w:rsidRPr="00247CE1" w:rsidRDefault="00C0487D" w:rsidP="000D4597">
            <w:pPr>
              <w:rPr>
                <w:rFonts w:ascii="Times New Roman" w:hAnsi="Times New Roman" w:cs="Times New Roman"/>
                <w:sz w:val="20"/>
                <w:szCs w:val="20"/>
                <w:lang w:val="ru"/>
              </w:rPr>
              <w:pPrChange w:id="980" w:author="2" w:date="2021-08-31T10:55:00Z">
                <w:pPr>
                  <w:framePr w:hSpace="180" w:wrap="around" w:hAnchor="margin" w:y="665"/>
                  <w:spacing w:after="120"/>
                </w:pPr>
              </w:pPrChange>
            </w:pPr>
          </w:p>
        </w:tc>
        <w:tc>
          <w:tcPr>
            <w:tcW w:w="4961" w:type="dxa"/>
            <w:gridSpan w:val="2"/>
            <w:tcPrChange w:id="981" w:author="2" w:date="2021-08-31T10:55:00Z">
              <w:tcPr>
                <w:tcW w:w="4839" w:type="dxa"/>
              </w:tcPr>
            </w:tcPrChange>
          </w:tcPr>
          <w:p w14:paraId="0CDBB108" w14:textId="77777777" w:rsidR="000D4597" w:rsidRPr="006F33AA" w:rsidRDefault="00AE5DA2" w:rsidP="000D4597">
            <w:pPr>
              <w:pStyle w:val="a4"/>
              <w:numPr>
                <w:ilvl w:val="0"/>
                <w:numId w:val="174"/>
              </w:numPr>
              <w:spacing w:after="120" w:line="240" w:lineRule="auto"/>
              <w:rPr>
                <w:ins w:id="982" w:author="2" w:date="2021-08-31T10:55:00Z"/>
                <w:rFonts w:ascii="Times New Roman" w:hAnsi="Times New Roman" w:cs="Times New Roman"/>
                <w:sz w:val="20"/>
                <w:szCs w:val="20"/>
                <w:lang w:val="ru"/>
              </w:rPr>
            </w:pPr>
            <w:ins w:id="983" w:author="2" w:date="2021-08-31T10:55:00Z">
              <w:r w:rsidRPr="006F33AA">
                <w:rPr>
                  <w:rFonts w:ascii="Times New Roman" w:hAnsi="Times New Roman" w:cs="Times New Roman"/>
                  <w:sz w:val="20"/>
                  <w:szCs w:val="20"/>
                  <w:lang w:val="ru"/>
                </w:rPr>
                <w:t>3,28м</w:t>
              </w:r>
            </w:ins>
          </w:p>
          <w:p w14:paraId="632339E6" w14:textId="77777777" w:rsidR="000D4597" w:rsidRPr="006F33AA" w:rsidRDefault="00AE5DA2" w:rsidP="000D4597">
            <w:pPr>
              <w:pStyle w:val="a4"/>
              <w:numPr>
                <w:ilvl w:val="0"/>
                <w:numId w:val="174"/>
              </w:numPr>
              <w:spacing w:after="120" w:line="240" w:lineRule="auto"/>
              <w:rPr>
                <w:ins w:id="984" w:author="2" w:date="2021-08-31T10:55:00Z"/>
                <w:rFonts w:ascii="Times New Roman" w:hAnsi="Times New Roman" w:cs="Times New Roman"/>
                <w:sz w:val="20"/>
                <w:szCs w:val="20"/>
                <w:lang w:val="ru"/>
              </w:rPr>
            </w:pPr>
            <w:ins w:id="985" w:author="2" w:date="2021-08-31T10:55:00Z">
              <w:r w:rsidRPr="006F33AA">
                <w:rPr>
                  <w:rFonts w:ascii="Times New Roman" w:hAnsi="Times New Roman" w:cs="Times New Roman"/>
                  <w:sz w:val="20"/>
                  <w:szCs w:val="20"/>
                  <w:lang w:val="ru"/>
                </w:rPr>
                <w:t>4,42м</w:t>
              </w:r>
            </w:ins>
          </w:p>
          <w:p w14:paraId="59711D05" w14:textId="77777777" w:rsidR="000D4597" w:rsidRPr="006F33AA" w:rsidRDefault="00AE5DA2" w:rsidP="000D4597">
            <w:pPr>
              <w:pStyle w:val="a4"/>
              <w:numPr>
                <w:ilvl w:val="0"/>
                <w:numId w:val="174"/>
              </w:numPr>
              <w:spacing w:after="120" w:line="240" w:lineRule="auto"/>
              <w:rPr>
                <w:ins w:id="986" w:author="2" w:date="2021-08-31T10:55:00Z"/>
                <w:rFonts w:ascii="Times New Roman" w:hAnsi="Times New Roman" w:cs="Times New Roman"/>
                <w:sz w:val="20"/>
                <w:szCs w:val="20"/>
                <w:lang w:val="ru"/>
              </w:rPr>
            </w:pPr>
            <w:ins w:id="987" w:author="2" w:date="2021-08-31T10:55:00Z">
              <w:r w:rsidRPr="006F33AA">
                <w:rPr>
                  <w:rFonts w:ascii="Times New Roman" w:hAnsi="Times New Roman" w:cs="Times New Roman"/>
                  <w:sz w:val="20"/>
                  <w:szCs w:val="20"/>
                  <w:lang w:val="ru"/>
                </w:rPr>
                <w:t>6.25м</w:t>
              </w:r>
            </w:ins>
          </w:p>
          <w:p w14:paraId="275D2B52" w14:textId="63733B4E" w:rsidR="00C0487D" w:rsidRPr="006F33AA" w:rsidRDefault="000D4597" w:rsidP="000D4597">
            <w:pPr>
              <w:pStyle w:val="a4"/>
              <w:numPr>
                <w:ilvl w:val="0"/>
                <w:numId w:val="174"/>
              </w:numPr>
              <w:spacing w:after="120" w:line="240" w:lineRule="auto"/>
              <w:rPr>
                <w:rFonts w:ascii="Times New Roman" w:hAnsi="Times New Roman"/>
                <w:sz w:val="20"/>
                <w:lang w:val="ru"/>
                <w:rPrChange w:id="988" w:author="2" w:date="2021-08-31T10:55:00Z">
                  <w:rPr>
                    <w:rFonts w:ascii="Times New Roman" w:hAnsi="Times New Roman" w:cs="Times New Roman"/>
                    <w:sz w:val="24"/>
                    <w:szCs w:val="24"/>
                  </w:rPr>
                </w:rPrChange>
              </w:rPr>
              <w:pPrChange w:id="989" w:author="2" w:date="2021-08-31T10:55:00Z">
                <w:pPr>
                  <w:framePr w:hSpace="180" w:wrap="around" w:hAnchor="margin" w:y="665"/>
                  <w:spacing w:after="120"/>
                </w:pPr>
              </w:pPrChange>
            </w:pPr>
            <w:ins w:id="990" w:author="2" w:date="2021-08-31T10:55:00Z">
              <w:r w:rsidRPr="006F33AA">
                <w:rPr>
                  <w:rFonts w:ascii="Times New Roman" w:hAnsi="Times New Roman" w:cs="Times New Roman"/>
                  <w:sz w:val="20"/>
                  <w:szCs w:val="20"/>
                  <w:lang w:val="ru"/>
                </w:rPr>
                <w:t xml:space="preserve"> 6,57м</w:t>
              </w:r>
            </w:ins>
          </w:p>
        </w:tc>
        <w:tc>
          <w:tcPr>
            <w:tcW w:w="567" w:type="dxa"/>
            <w:gridSpan w:val="2"/>
            <w:tcPrChange w:id="991" w:author="2" w:date="2021-08-31T10:55:00Z">
              <w:tcPr>
                <w:tcW w:w="547" w:type="dxa"/>
              </w:tcPr>
            </w:tcPrChange>
          </w:tcPr>
          <w:p w14:paraId="3C53ACAD" w14:textId="56B70E27" w:rsidR="00C0487D" w:rsidRPr="004B35C4" w:rsidRDefault="000D4597" w:rsidP="0012270D">
            <w:pPr>
              <w:pStyle w:val="a4"/>
              <w:numPr>
                <w:ilvl w:val="0"/>
                <w:numId w:val="10"/>
              </w:numPr>
              <w:tabs>
                <w:tab w:val="left" w:pos="600"/>
              </w:tabs>
              <w:spacing w:after="0" w:line="240" w:lineRule="auto"/>
              <w:ind w:left="0" w:right="34"/>
              <w:rPr>
                <w:rFonts w:ascii="Times New Roman" w:hAnsi="Times New Roman" w:cs="Times New Roman"/>
                <w:sz w:val="24"/>
                <w:szCs w:val="24"/>
              </w:rPr>
            </w:pPr>
            <w:ins w:id="992" w:author="2" w:date="2021-08-31T10:55:00Z">
              <w:r>
                <w:rPr>
                  <w:rFonts w:ascii="Times New Roman" w:hAnsi="Times New Roman" w:cs="Times New Roman"/>
                  <w:sz w:val="24"/>
                  <w:szCs w:val="24"/>
                </w:rPr>
                <w:t>4</w:t>
              </w:r>
            </w:ins>
          </w:p>
        </w:tc>
      </w:tr>
      <w:tr w:rsidR="00C0487D" w14:paraId="26E79AFA" w14:textId="77777777" w:rsidTr="00911EF6">
        <w:tc>
          <w:tcPr>
            <w:tcW w:w="846" w:type="dxa"/>
            <w:tcPrChange w:id="993" w:author="2" w:date="2021-08-31T10:55:00Z">
              <w:tcPr>
                <w:tcW w:w="846" w:type="dxa"/>
              </w:tcPr>
            </w:tcPrChange>
          </w:tcPr>
          <w:p w14:paraId="3F2B1604" w14:textId="77777777" w:rsidR="00C0487D" w:rsidRDefault="00C0487D" w:rsidP="00C0487D">
            <w:pPr>
              <w:spacing w:after="120"/>
              <w:rPr>
                <w:rFonts w:ascii="Times New Roman" w:hAnsi="Times New Roman" w:cs="Times New Roman"/>
                <w:sz w:val="24"/>
                <w:szCs w:val="24"/>
              </w:rPr>
            </w:pPr>
          </w:p>
        </w:tc>
        <w:tc>
          <w:tcPr>
            <w:tcW w:w="1843" w:type="dxa"/>
            <w:tcPrChange w:id="994" w:author="2" w:date="2021-08-31T10:55:00Z">
              <w:tcPr>
                <w:tcW w:w="1843" w:type="dxa"/>
              </w:tcPr>
            </w:tcPrChange>
          </w:tcPr>
          <w:p w14:paraId="72F87F4D" w14:textId="77777777" w:rsidR="00C0487D" w:rsidRDefault="00C0487D" w:rsidP="00C0487D">
            <w:pPr>
              <w:spacing w:after="120"/>
              <w:rPr>
                <w:rFonts w:ascii="Times New Roman" w:hAnsi="Times New Roman" w:cs="Times New Roman"/>
                <w:sz w:val="24"/>
                <w:szCs w:val="24"/>
              </w:rPr>
            </w:pPr>
          </w:p>
        </w:tc>
        <w:tc>
          <w:tcPr>
            <w:tcW w:w="425" w:type="dxa"/>
            <w:tcPrChange w:id="995" w:author="2" w:date="2021-08-31T10:55:00Z">
              <w:tcPr>
                <w:tcW w:w="425" w:type="dxa"/>
              </w:tcPr>
            </w:tcPrChange>
          </w:tcPr>
          <w:p w14:paraId="4238A3BC" w14:textId="77777777" w:rsidR="00C0487D" w:rsidRDefault="00C0487D" w:rsidP="00C0487D">
            <w:pPr>
              <w:spacing w:after="120"/>
              <w:rPr>
                <w:rFonts w:ascii="Times New Roman" w:hAnsi="Times New Roman" w:cs="Times New Roman"/>
                <w:sz w:val="24"/>
                <w:szCs w:val="24"/>
              </w:rPr>
            </w:pPr>
          </w:p>
        </w:tc>
        <w:tc>
          <w:tcPr>
            <w:tcW w:w="392" w:type="dxa"/>
            <w:tcPrChange w:id="996" w:author="2" w:date="2021-08-31T10:55:00Z">
              <w:tcPr>
                <w:tcW w:w="392" w:type="dxa"/>
              </w:tcPr>
            </w:tcPrChange>
          </w:tcPr>
          <w:p w14:paraId="11EE3965" w14:textId="77777777" w:rsidR="00C0487D" w:rsidRDefault="00C0487D" w:rsidP="00C0487D">
            <w:pPr>
              <w:spacing w:after="120"/>
              <w:rPr>
                <w:rFonts w:ascii="Times New Roman" w:hAnsi="Times New Roman" w:cs="Times New Roman"/>
                <w:sz w:val="24"/>
                <w:szCs w:val="24"/>
              </w:rPr>
            </w:pPr>
          </w:p>
        </w:tc>
        <w:tc>
          <w:tcPr>
            <w:tcW w:w="553" w:type="dxa"/>
            <w:tcPrChange w:id="997" w:author="2" w:date="2021-08-31T10:55:00Z">
              <w:tcPr>
                <w:tcW w:w="553" w:type="dxa"/>
              </w:tcPr>
            </w:tcPrChange>
          </w:tcPr>
          <w:p w14:paraId="7B1C7FDA" w14:textId="02ADEDFF" w:rsidR="00C0487D" w:rsidRDefault="00C0487D" w:rsidP="00C0487D">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998" w:author="2" w:date="2021-08-31T10:55:00Z">
              <w:tcPr>
                <w:tcW w:w="6001" w:type="dxa"/>
              </w:tcPr>
            </w:tcPrChange>
          </w:tcPr>
          <w:p w14:paraId="47A6E0CF" w14:textId="77777777" w:rsidR="00CF7140" w:rsidRPr="00CF7140" w:rsidRDefault="00450F2B" w:rsidP="00CF7140">
            <w:pPr>
              <w:pStyle w:val="8"/>
              <w:shd w:val="clear" w:color="auto" w:fill="auto"/>
              <w:spacing w:before="0" w:line="240" w:lineRule="auto"/>
              <w:ind w:right="20" w:firstLine="0"/>
              <w:rPr>
                <w:ins w:id="999" w:author="2" w:date="2021-08-31T10:55:00Z"/>
                <w:rFonts w:ascii="Times New Roman" w:hAnsi="Times New Roman" w:cs="Times New Roman"/>
                <w:sz w:val="20"/>
                <w:szCs w:val="20"/>
              </w:rPr>
            </w:pPr>
            <w:del w:id="1000" w:author="2" w:date="2021-08-31T10:55:00Z">
              <w:r w:rsidRPr="00247CE1">
                <w:rPr>
                  <w:rFonts w:ascii="Times New Roman" w:hAnsi="Times New Roman" w:cs="Times New Roman"/>
                  <w:sz w:val="20"/>
                  <w:szCs w:val="20"/>
                </w:rPr>
                <w:delText>Вверх движется прямой проводник массой 2 кг, по которо</w:delText>
              </w:r>
              <w:r w:rsidRPr="00247CE1">
                <w:rPr>
                  <w:rFonts w:ascii="Times New Roman" w:hAnsi="Times New Roman" w:cs="Times New Roman"/>
                  <w:sz w:val="20"/>
                  <w:szCs w:val="20"/>
                </w:rPr>
                <w:softHyphen/>
                <w:delText>му течет ток 4 А.</w:delText>
              </w:r>
            </w:del>
            <w:moveFromRangeStart w:id="1001" w:author="2" w:date="2021-08-31T10:55:00Z" w:name="move81299728"/>
            <w:moveFrom w:id="1002" w:author="2" w:date="2021-08-31T10:55:00Z">
              <w:r w:rsidRPr="00247CE1">
                <w:rPr>
                  <w:rFonts w:ascii="Times New Roman" w:hAnsi="Times New Roman" w:cs="Times New Roman"/>
                  <w:sz w:val="20"/>
                  <w:szCs w:val="20"/>
                </w:rPr>
                <w:t xml:space="preserve"> Через 3 с после начала движения провод</w:t>
              </w:r>
              <w:r w:rsidRPr="00247CE1">
                <w:rPr>
                  <w:rFonts w:ascii="Times New Roman" w:hAnsi="Times New Roman" w:cs="Times New Roman"/>
                  <w:sz w:val="20"/>
                  <w:szCs w:val="20"/>
                </w:rPr>
                <w:softHyphen/>
                <w:t>ник имеет скорость 10 м/с. Определите длину проводника</w:t>
              </w:r>
            </w:moveFrom>
            <w:moveFromRangeEnd w:id="1001"/>
            <w:ins w:id="1003" w:author="2" w:date="2021-08-31T10:55:00Z">
              <w:r w:rsidR="00CF7140" w:rsidRPr="00CF7140">
                <w:rPr>
                  <w:rFonts w:ascii="Times New Roman" w:hAnsi="Times New Roman" w:cs="Times New Roman"/>
                  <w:sz w:val="20"/>
                  <w:szCs w:val="20"/>
                </w:rPr>
                <w:t>На горизонтальных рельсах, находящихся в вертикальном однородном магнитном поле, лежит стальной брусок, пер</w:t>
              </w:r>
              <w:r w:rsidR="00CF7140" w:rsidRPr="00CF7140">
                <w:rPr>
                  <w:rFonts w:ascii="Times New Roman" w:hAnsi="Times New Roman" w:cs="Times New Roman"/>
                  <w:sz w:val="20"/>
                  <w:szCs w:val="20"/>
                </w:rPr>
                <w:softHyphen/>
                <w:t>пендикулярный рельсам. Расстояние между рельсами 15 см. Масса бруска 300 г, коэффициент трения между бруском и рельсами 0,2. Чтобы брусок сдвинулся с места, по нему необходимо пропустить ток силой 40 А. Какова индукция магнитного поля?</w:t>
              </w:r>
            </w:ins>
          </w:p>
          <w:p w14:paraId="0F61B5D3" w14:textId="54CFC1B0" w:rsidR="00C0487D" w:rsidRPr="00247CE1" w:rsidRDefault="00C0487D" w:rsidP="00450F2B">
            <w:pPr>
              <w:spacing w:after="120"/>
              <w:rPr>
                <w:rFonts w:ascii="Times New Roman" w:hAnsi="Times New Roman" w:cs="Times New Roman"/>
                <w:sz w:val="20"/>
                <w:szCs w:val="20"/>
                <w:lang w:val="ru"/>
              </w:rPr>
            </w:pPr>
          </w:p>
        </w:tc>
        <w:tc>
          <w:tcPr>
            <w:tcW w:w="4961" w:type="dxa"/>
            <w:gridSpan w:val="2"/>
            <w:tcPrChange w:id="1004" w:author="2" w:date="2021-08-31T10:55:00Z">
              <w:tcPr>
                <w:tcW w:w="4839" w:type="dxa"/>
              </w:tcPr>
            </w:tcPrChange>
          </w:tcPr>
          <w:p w14:paraId="680B3B97" w14:textId="77777777" w:rsidR="00CF7140" w:rsidRPr="006F33AA" w:rsidRDefault="00AE5DA2" w:rsidP="00CF7140">
            <w:pPr>
              <w:pStyle w:val="a4"/>
              <w:numPr>
                <w:ilvl w:val="0"/>
                <w:numId w:val="177"/>
              </w:numPr>
              <w:spacing w:after="120" w:line="240" w:lineRule="auto"/>
              <w:rPr>
                <w:ins w:id="1005" w:author="2" w:date="2021-08-31T10:55:00Z"/>
                <w:rFonts w:ascii="Times New Roman" w:hAnsi="Times New Roman" w:cs="Times New Roman"/>
                <w:sz w:val="20"/>
                <w:szCs w:val="20"/>
              </w:rPr>
            </w:pPr>
            <w:ins w:id="1006" w:author="2" w:date="2021-08-31T10:55:00Z">
              <w:r w:rsidRPr="006F33AA">
                <w:rPr>
                  <w:rFonts w:ascii="Times New Roman" w:hAnsi="Times New Roman" w:cs="Times New Roman"/>
                  <w:sz w:val="20"/>
                  <w:szCs w:val="20"/>
                </w:rPr>
                <w:t>49мТл</w:t>
              </w:r>
            </w:ins>
          </w:p>
          <w:p w14:paraId="11F9FA42" w14:textId="77777777" w:rsidR="00C0487D" w:rsidRPr="006F33AA" w:rsidRDefault="00CF7140" w:rsidP="00CF7140">
            <w:pPr>
              <w:pStyle w:val="a4"/>
              <w:numPr>
                <w:ilvl w:val="0"/>
                <w:numId w:val="177"/>
              </w:numPr>
              <w:spacing w:after="120" w:line="240" w:lineRule="auto"/>
              <w:rPr>
                <w:ins w:id="1007" w:author="2" w:date="2021-08-31T10:55:00Z"/>
                <w:rFonts w:ascii="Times New Roman" w:hAnsi="Times New Roman" w:cs="Times New Roman"/>
                <w:sz w:val="20"/>
                <w:szCs w:val="20"/>
              </w:rPr>
            </w:pPr>
            <w:ins w:id="1008" w:author="2" w:date="2021-08-31T10:55:00Z">
              <w:r w:rsidRPr="006F33AA">
                <w:rPr>
                  <w:rFonts w:ascii="Times New Roman" w:hAnsi="Times New Roman" w:cs="Times New Roman"/>
                  <w:sz w:val="20"/>
                  <w:szCs w:val="20"/>
                </w:rPr>
                <w:t>98мТл</w:t>
              </w:r>
            </w:ins>
          </w:p>
          <w:p w14:paraId="3E0266C1" w14:textId="77777777" w:rsidR="00AE5DA2" w:rsidRPr="006F33AA" w:rsidRDefault="00AE5DA2" w:rsidP="00CF7140">
            <w:pPr>
              <w:pStyle w:val="a4"/>
              <w:numPr>
                <w:ilvl w:val="0"/>
                <w:numId w:val="177"/>
              </w:numPr>
              <w:spacing w:after="120" w:line="240" w:lineRule="auto"/>
              <w:rPr>
                <w:ins w:id="1009" w:author="2" w:date="2021-08-31T10:55:00Z"/>
                <w:rFonts w:ascii="Times New Roman" w:hAnsi="Times New Roman" w:cs="Times New Roman"/>
                <w:sz w:val="20"/>
                <w:szCs w:val="20"/>
              </w:rPr>
            </w:pPr>
            <w:ins w:id="1010" w:author="2" w:date="2021-08-31T10:55:00Z">
              <w:r w:rsidRPr="006F33AA">
                <w:rPr>
                  <w:rFonts w:ascii="Times New Roman" w:hAnsi="Times New Roman" w:cs="Times New Roman"/>
                  <w:sz w:val="20"/>
                  <w:szCs w:val="20"/>
                </w:rPr>
                <w:t>112мТл</w:t>
              </w:r>
            </w:ins>
          </w:p>
          <w:p w14:paraId="32891B39" w14:textId="7D2CDD77" w:rsidR="00C0487D" w:rsidRPr="006F33AA" w:rsidRDefault="00AE5DA2" w:rsidP="00CF7140">
            <w:pPr>
              <w:pStyle w:val="a4"/>
              <w:numPr>
                <w:ilvl w:val="0"/>
                <w:numId w:val="177"/>
              </w:numPr>
              <w:spacing w:after="120" w:line="240" w:lineRule="auto"/>
              <w:rPr>
                <w:rFonts w:ascii="Times New Roman" w:hAnsi="Times New Roman"/>
                <w:sz w:val="20"/>
                <w:rPrChange w:id="1011" w:author="2" w:date="2021-08-31T10:55:00Z">
                  <w:rPr>
                    <w:rFonts w:ascii="Times New Roman" w:hAnsi="Times New Roman" w:cs="Times New Roman"/>
                    <w:sz w:val="24"/>
                    <w:szCs w:val="24"/>
                  </w:rPr>
                </w:rPrChange>
              </w:rPr>
              <w:pPrChange w:id="1012" w:author="2" w:date="2021-08-31T10:55:00Z">
                <w:pPr>
                  <w:framePr w:hSpace="180" w:wrap="around" w:hAnchor="margin" w:y="665"/>
                  <w:spacing w:after="120"/>
                </w:pPr>
              </w:pPrChange>
            </w:pPr>
            <w:ins w:id="1013" w:author="2" w:date="2021-08-31T10:55:00Z">
              <w:r w:rsidRPr="006F33AA">
                <w:rPr>
                  <w:rFonts w:ascii="Times New Roman" w:hAnsi="Times New Roman" w:cs="Times New Roman"/>
                  <w:sz w:val="20"/>
                  <w:szCs w:val="20"/>
                </w:rPr>
                <w:t>58мТл</w:t>
              </w:r>
            </w:ins>
          </w:p>
        </w:tc>
        <w:tc>
          <w:tcPr>
            <w:tcW w:w="567" w:type="dxa"/>
            <w:gridSpan w:val="2"/>
            <w:tcPrChange w:id="1014" w:author="2" w:date="2021-08-31T10:55:00Z">
              <w:tcPr>
                <w:tcW w:w="547" w:type="dxa"/>
              </w:tcPr>
            </w:tcPrChange>
          </w:tcPr>
          <w:p w14:paraId="50E61CB1" w14:textId="3D3918E3" w:rsidR="00C0487D" w:rsidRPr="004B35C4" w:rsidRDefault="00CF7140" w:rsidP="0012270D">
            <w:pPr>
              <w:pStyle w:val="a4"/>
              <w:numPr>
                <w:ilvl w:val="0"/>
                <w:numId w:val="10"/>
              </w:numPr>
              <w:tabs>
                <w:tab w:val="left" w:pos="600"/>
              </w:tabs>
              <w:spacing w:after="0" w:line="240" w:lineRule="auto"/>
              <w:ind w:left="0" w:right="34"/>
              <w:rPr>
                <w:rFonts w:ascii="Times New Roman" w:hAnsi="Times New Roman" w:cs="Times New Roman"/>
                <w:sz w:val="24"/>
                <w:szCs w:val="24"/>
              </w:rPr>
            </w:pPr>
            <w:ins w:id="1015" w:author="2" w:date="2021-08-31T10:55:00Z">
              <w:r>
                <w:rPr>
                  <w:rFonts w:ascii="Times New Roman" w:hAnsi="Times New Roman" w:cs="Times New Roman"/>
                  <w:sz w:val="24"/>
                  <w:szCs w:val="24"/>
                </w:rPr>
                <w:t>2</w:t>
              </w:r>
            </w:ins>
          </w:p>
        </w:tc>
      </w:tr>
      <w:tr w:rsidR="00C0487D" w14:paraId="7EB49332" w14:textId="77777777" w:rsidTr="00911EF6">
        <w:tc>
          <w:tcPr>
            <w:tcW w:w="846" w:type="dxa"/>
            <w:tcPrChange w:id="1016" w:author="2" w:date="2021-08-31T10:55:00Z">
              <w:tcPr>
                <w:tcW w:w="846" w:type="dxa"/>
              </w:tcPr>
            </w:tcPrChange>
          </w:tcPr>
          <w:p w14:paraId="73B620E1" w14:textId="77777777" w:rsidR="00C0487D" w:rsidRDefault="00C0487D" w:rsidP="00C0487D">
            <w:pPr>
              <w:spacing w:after="120"/>
              <w:rPr>
                <w:rFonts w:ascii="Times New Roman" w:hAnsi="Times New Roman" w:cs="Times New Roman"/>
                <w:sz w:val="24"/>
                <w:szCs w:val="24"/>
              </w:rPr>
            </w:pPr>
          </w:p>
        </w:tc>
        <w:tc>
          <w:tcPr>
            <w:tcW w:w="1843" w:type="dxa"/>
            <w:tcPrChange w:id="1017" w:author="2" w:date="2021-08-31T10:55:00Z">
              <w:tcPr>
                <w:tcW w:w="1843" w:type="dxa"/>
              </w:tcPr>
            </w:tcPrChange>
          </w:tcPr>
          <w:p w14:paraId="2D184E34" w14:textId="77777777" w:rsidR="00C0487D" w:rsidRDefault="00C0487D" w:rsidP="00C0487D">
            <w:pPr>
              <w:spacing w:after="120"/>
              <w:rPr>
                <w:rFonts w:ascii="Times New Roman" w:hAnsi="Times New Roman" w:cs="Times New Roman"/>
                <w:sz w:val="24"/>
                <w:szCs w:val="24"/>
              </w:rPr>
            </w:pPr>
          </w:p>
        </w:tc>
        <w:tc>
          <w:tcPr>
            <w:tcW w:w="425" w:type="dxa"/>
            <w:tcPrChange w:id="1018" w:author="2" w:date="2021-08-31T10:55:00Z">
              <w:tcPr>
                <w:tcW w:w="425" w:type="dxa"/>
              </w:tcPr>
            </w:tcPrChange>
          </w:tcPr>
          <w:p w14:paraId="187CDB1D" w14:textId="77777777" w:rsidR="00C0487D" w:rsidRDefault="00C0487D" w:rsidP="00C0487D">
            <w:pPr>
              <w:spacing w:after="120"/>
              <w:rPr>
                <w:rFonts w:ascii="Times New Roman" w:hAnsi="Times New Roman" w:cs="Times New Roman"/>
                <w:sz w:val="24"/>
                <w:szCs w:val="24"/>
              </w:rPr>
            </w:pPr>
          </w:p>
        </w:tc>
        <w:tc>
          <w:tcPr>
            <w:tcW w:w="392" w:type="dxa"/>
            <w:tcPrChange w:id="1019" w:author="2" w:date="2021-08-31T10:55:00Z">
              <w:tcPr>
                <w:tcW w:w="392" w:type="dxa"/>
              </w:tcPr>
            </w:tcPrChange>
          </w:tcPr>
          <w:p w14:paraId="08EEA02F" w14:textId="77777777" w:rsidR="00C0487D" w:rsidRDefault="00C0487D" w:rsidP="00C0487D">
            <w:pPr>
              <w:spacing w:after="120"/>
              <w:rPr>
                <w:rFonts w:ascii="Times New Roman" w:hAnsi="Times New Roman" w:cs="Times New Roman"/>
                <w:sz w:val="24"/>
                <w:szCs w:val="24"/>
              </w:rPr>
            </w:pPr>
          </w:p>
        </w:tc>
        <w:tc>
          <w:tcPr>
            <w:tcW w:w="553" w:type="dxa"/>
            <w:tcPrChange w:id="1020" w:author="2" w:date="2021-08-31T10:55:00Z">
              <w:tcPr>
                <w:tcW w:w="553" w:type="dxa"/>
              </w:tcPr>
            </w:tcPrChange>
          </w:tcPr>
          <w:p w14:paraId="4583EAD7" w14:textId="65901312" w:rsidR="00C0487D" w:rsidRDefault="00C0487D" w:rsidP="00C0487D">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1021" w:author="2" w:date="2021-08-31T10:55:00Z">
              <w:tcPr>
                <w:tcW w:w="6001" w:type="dxa"/>
              </w:tcPr>
            </w:tcPrChange>
          </w:tcPr>
          <w:p w14:paraId="4DE60F00" w14:textId="527CA3A4" w:rsidR="00450F2B" w:rsidRPr="00CF7140" w:rsidRDefault="00450F2B" w:rsidP="000D4597">
            <w:pPr>
              <w:pStyle w:val="28"/>
              <w:shd w:val="clear" w:color="auto" w:fill="auto"/>
              <w:tabs>
                <w:tab w:val="left" w:pos="598"/>
              </w:tabs>
              <w:spacing w:before="0" w:line="226" w:lineRule="exact"/>
              <w:ind w:right="20" w:firstLine="0"/>
              <w:jc w:val="left"/>
              <w:rPr>
                <w:rFonts w:ascii="Times New Roman" w:hAnsi="Times New Roman"/>
                <w:sz w:val="20"/>
                <w:lang w:val="ru-RU"/>
                <w:rPrChange w:id="1022" w:author="2" w:date="2021-08-31T10:55:00Z">
                  <w:rPr>
                    <w:rFonts w:ascii="Times New Roman" w:hAnsi="Times New Roman" w:cs="Times New Roman"/>
                    <w:sz w:val="20"/>
                    <w:szCs w:val="20"/>
                  </w:rPr>
                </w:rPrChange>
              </w:rPr>
              <w:pPrChange w:id="1023" w:author="2" w:date="2021-08-31T10:55:00Z">
                <w:pPr>
                  <w:pStyle w:val="28"/>
                  <w:framePr w:hSpace="180" w:wrap="around" w:hAnchor="margin" w:y="665"/>
                  <w:shd w:val="clear" w:color="auto" w:fill="auto"/>
                  <w:tabs>
                    <w:tab w:val="left" w:pos="598"/>
                  </w:tabs>
                  <w:spacing w:before="0" w:line="226" w:lineRule="exact"/>
                  <w:ind w:right="20"/>
                </w:pPr>
              </w:pPrChange>
            </w:pPr>
            <w:r w:rsidRPr="00247CE1">
              <w:rPr>
                <w:rStyle w:val="1"/>
                <w:rFonts w:ascii="Times New Roman" w:hAnsi="Times New Roman" w:cs="Times New Roman"/>
                <w:sz w:val="20"/>
                <w:szCs w:val="20"/>
              </w:rPr>
              <w:t>С какой максимальной силой магнитное поле с индукцией 10 мТл может действовать</w:t>
            </w:r>
            <w:r w:rsidRPr="00247CE1">
              <w:rPr>
                <w:rStyle w:val="14"/>
                <w:rFonts w:ascii="Times New Roman" w:hAnsi="Times New Roman" w:cs="Times New Roman"/>
                <w:sz w:val="20"/>
                <w:szCs w:val="20"/>
              </w:rPr>
              <w:t xml:space="preserve"> </w:t>
            </w:r>
            <w:r w:rsidRPr="00247CE1">
              <w:rPr>
                <w:rStyle w:val="1"/>
                <w:rFonts w:ascii="Times New Roman" w:hAnsi="Times New Roman" w:cs="Times New Roman"/>
                <w:sz w:val="20"/>
                <w:szCs w:val="20"/>
              </w:rPr>
              <w:t>на прямолинейный стальной проводник с площадью поперечного сечения 2 мм</w:t>
            </w:r>
            <w:r w:rsidRPr="00247CE1">
              <w:rPr>
                <w:rStyle w:val="1"/>
                <w:rFonts w:ascii="Times New Roman" w:hAnsi="Times New Roman" w:cs="Times New Roman"/>
                <w:sz w:val="20"/>
                <w:szCs w:val="20"/>
                <w:vertAlign w:val="superscript"/>
              </w:rPr>
              <w:t>2</w:t>
            </w:r>
            <w:r w:rsidRPr="00247CE1">
              <w:rPr>
                <w:rStyle w:val="1"/>
                <w:rFonts w:ascii="Times New Roman" w:hAnsi="Times New Roman" w:cs="Times New Roman"/>
                <w:sz w:val="20"/>
                <w:szCs w:val="20"/>
              </w:rPr>
              <w:t>, если к</w:t>
            </w:r>
            <w:r w:rsidRPr="00247CE1">
              <w:rPr>
                <w:rStyle w:val="14"/>
                <w:rFonts w:ascii="Times New Roman" w:hAnsi="Times New Roman" w:cs="Times New Roman"/>
                <w:sz w:val="20"/>
                <w:szCs w:val="20"/>
              </w:rPr>
              <w:t xml:space="preserve"> </w:t>
            </w:r>
            <w:r w:rsidRPr="00247CE1">
              <w:rPr>
                <w:rStyle w:val="1"/>
                <w:rFonts w:ascii="Times New Roman" w:hAnsi="Times New Roman" w:cs="Times New Roman"/>
                <w:sz w:val="20"/>
                <w:szCs w:val="20"/>
              </w:rPr>
              <w:t>проводнику приложено напряжение 6 В?</w:t>
            </w:r>
            <w:ins w:id="1024" w:author="2" w:date="2021-08-31T10:55:00Z">
              <w:r w:rsidR="00CF7140">
                <w:rPr>
                  <w:rStyle w:val="1"/>
                  <w:rFonts w:ascii="Times New Roman" w:hAnsi="Times New Roman" w:cs="Times New Roman"/>
                  <w:sz w:val="20"/>
                  <w:szCs w:val="20"/>
                  <w:lang w:val="ru-RU"/>
                </w:rPr>
                <w:t xml:space="preserve"> </w:t>
              </w:r>
              <m:oMath>
                <m:sSub>
                  <m:sSubPr>
                    <m:ctrlPr>
                      <w:rPr>
                        <w:rStyle w:val="1"/>
                        <w:rFonts w:ascii="Cambria Math" w:hAnsi="Cambria Math" w:cs="Times New Roman"/>
                        <w:i/>
                        <w:sz w:val="20"/>
                        <w:szCs w:val="20"/>
                        <w:lang w:val="ru-RU"/>
                      </w:rPr>
                    </m:ctrlPr>
                  </m:sSubPr>
                  <m:e>
                    <m:r>
                      <w:rPr>
                        <w:rStyle w:val="1"/>
                        <w:rFonts w:ascii="Cambria Math" w:hAnsi="Cambria Math" w:cs="Times New Roman"/>
                        <w:sz w:val="20"/>
                        <w:szCs w:val="20"/>
                        <w:lang w:val="ru-RU"/>
                      </w:rPr>
                      <m:t>(ρ</m:t>
                    </m:r>
                  </m:e>
                  <m:sub>
                    <m:r>
                      <w:rPr>
                        <w:rStyle w:val="1"/>
                        <w:rFonts w:ascii="Cambria Math" w:hAnsi="Cambria Math" w:cs="Times New Roman"/>
                        <w:sz w:val="20"/>
                        <w:szCs w:val="20"/>
                        <w:lang w:val="ru-RU"/>
                      </w:rPr>
                      <m:t>уд</m:t>
                    </m:r>
                  </m:sub>
                </m:sSub>
              </m:oMath>
              <w:r w:rsidR="00CF7140">
                <w:rPr>
                  <w:rStyle w:val="1"/>
                  <w:rFonts w:ascii="Times New Roman" w:hAnsi="Times New Roman" w:cs="Times New Roman"/>
                  <w:sz w:val="20"/>
                  <w:szCs w:val="20"/>
                  <w:lang w:val="ru-RU"/>
                </w:rPr>
                <w:t>=0,12</w:t>
              </w:r>
              <m:oMath>
                <m:r>
                  <w:rPr>
                    <w:rStyle w:val="1"/>
                    <w:rFonts w:ascii="Cambria Math" w:hAnsi="Cambria Math" w:cs="Times New Roman"/>
                    <w:sz w:val="20"/>
                    <w:szCs w:val="20"/>
                    <w:lang w:val="ru-RU"/>
                  </w:rPr>
                  <m:t>∙</m:t>
                </m:r>
                <m:sSup>
                  <m:sSupPr>
                    <m:ctrlPr>
                      <w:rPr>
                        <w:rStyle w:val="1"/>
                        <w:rFonts w:ascii="Cambria Math" w:hAnsi="Cambria Math" w:cs="Times New Roman"/>
                        <w:i/>
                        <w:sz w:val="20"/>
                        <w:szCs w:val="20"/>
                        <w:lang w:val="ru-RU"/>
                      </w:rPr>
                    </m:ctrlPr>
                  </m:sSupPr>
                  <m:e>
                    <m:r>
                      <w:rPr>
                        <w:rStyle w:val="1"/>
                        <w:rFonts w:ascii="Cambria Math" w:hAnsi="Cambria Math" w:cs="Times New Roman"/>
                        <w:sz w:val="20"/>
                        <w:szCs w:val="20"/>
                        <w:lang w:val="ru-RU"/>
                      </w:rPr>
                      <m:t>10</m:t>
                    </m:r>
                  </m:e>
                  <m:sup>
                    <m:r>
                      <w:rPr>
                        <w:rStyle w:val="1"/>
                        <w:rFonts w:ascii="Cambria Math" w:hAnsi="Cambria Math" w:cs="Times New Roman"/>
                        <w:sz w:val="20"/>
                        <w:szCs w:val="20"/>
                        <w:lang w:val="ru-RU"/>
                      </w:rPr>
                      <m:t>-6</m:t>
                    </m:r>
                  </m:sup>
                </m:sSup>
              </m:oMath>
              <w:r w:rsidR="00CF7140">
                <w:rPr>
                  <w:rStyle w:val="1"/>
                  <w:rFonts w:ascii="Times New Roman" w:hAnsi="Times New Roman" w:cs="Times New Roman"/>
                  <w:sz w:val="20"/>
                  <w:szCs w:val="20"/>
                  <w:lang w:val="ru-RU"/>
                </w:rPr>
                <w:t xml:space="preserve"> Ом</w:t>
              </w:r>
              <m:oMath>
                <m:r>
                  <w:rPr>
                    <w:rStyle w:val="1"/>
                    <w:rFonts w:ascii="Cambria Math" w:hAnsi="Cambria Math" w:cs="Times New Roman"/>
                    <w:sz w:val="20"/>
                    <w:szCs w:val="20"/>
                    <w:lang w:val="ru-RU"/>
                  </w:rPr>
                  <m:t>∙м)</m:t>
                </m:r>
              </m:oMath>
            </w:ins>
          </w:p>
          <w:p w14:paraId="70D503AF" w14:textId="77777777" w:rsidR="00C0487D" w:rsidRPr="00247CE1" w:rsidRDefault="00C0487D" w:rsidP="00C0487D">
            <w:pPr>
              <w:spacing w:after="120"/>
              <w:rPr>
                <w:rFonts w:ascii="Times New Roman" w:hAnsi="Times New Roman" w:cs="Times New Roman"/>
                <w:sz w:val="20"/>
                <w:szCs w:val="20"/>
                <w:lang w:val="ru"/>
              </w:rPr>
            </w:pPr>
          </w:p>
        </w:tc>
        <w:tc>
          <w:tcPr>
            <w:tcW w:w="4961" w:type="dxa"/>
            <w:gridSpan w:val="2"/>
            <w:tcPrChange w:id="1025" w:author="2" w:date="2021-08-31T10:55:00Z">
              <w:tcPr>
                <w:tcW w:w="4839" w:type="dxa"/>
              </w:tcPr>
            </w:tcPrChange>
          </w:tcPr>
          <w:p w14:paraId="129EA8FE" w14:textId="77777777" w:rsidR="00CF7140" w:rsidRPr="006F33AA" w:rsidRDefault="00AE5DA2" w:rsidP="00CF7140">
            <w:pPr>
              <w:pStyle w:val="a4"/>
              <w:numPr>
                <w:ilvl w:val="0"/>
                <w:numId w:val="176"/>
              </w:numPr>
              <w:spacing w:after="120" w:line="240" w:lineRule="auto"/>
              <w:rPr>
                <w:ins w:id="1026" w:author="2" w:date="2021-08-31T10:55:00Z"/>
                <w:rFonts w:ascii="Times New Roman" w:hAnsi="Times New Roman" w:cs="Times New Roman"/>
                <w:sz w:val="20"/>
                <w:szCs w:val="20"/>
              </w:rPr>
            </w:pPr>
            <w:ins w:id="1027" w:author="2" w:date="2021-08-31T10:55:00Z">
              <w:r w:rsidRPr="006F33AA">
                <w:rPr>
                  <w:rFonts w:ascii="Times New Roman" w:hAnsi="Times New Roman" w:cs="Times New Roman"/>
                  <w:sz w:val="20"/>
                  <w:szCs w:val="20"/>
                </w:rPr>
                <w:t>2Н</w:t>
              </w:r>
            </w:ins>
          </w:p>
          <w:p w14:paraId="6BC5C6A7" w14:textId="77777777" w:rsidR="00CF7140" w:rsidRPr="006F33AA" w:rsidRDefault="00AE5DA2" w:rsidP="00CF7140">
            <w:pPr>
              <w:pStyle w:val="a4"/>
              <w:numPr>
                <w:ilvl w:val="0"/>
                <w:numId w:val="176"/>
              </w:numPr>
              <w:spacing w:after="120" w:line="240" w:lineRule="auto"/>
              <w:rPr>
                <w:ins w:id="1028" w:author="2" w:date="2021-08-31T10:55:00Z"/>
                <w:rFonts w:ascii="Times New Roman" w:hAnsi="Times New Roman" w:cs="Times New Roman"/>
                <w:sz w:val="20"/>
                <w:szCs w:val="20"/>
              </w:rPr>
            </w:pPr>
            <w:ins w:id="1029" w:author="2" w:date="2021-08-31T10:55:00Z">
              <w:r w:rsidRPr="006F33AA">
                <w:rPr>
                  <w:rFonts w:ascii="Times New Roman" w:hAnsi="Times New Roman" w:cs="Times New Roman"/>
                  <w:sz w:val="20"/>
                  <w:szCs w:val="20"/>
                </w:rPr>
                <w:t>4Н</w:t>
              </w:r>
            </w:ins>
          </w:p>
          <w:p w14:paraId="1D62DF38" w14:textId="77777777" w:rsidR="00CF7140" w:rsidRPr="006F33AA" w:rsidRDefault="00AE5DA2" w:rsidP="00CF7140">
            <w:pPr>
              <w:pStyle w:val="a4"/>
              <w:numPr>
                <w:ilvl w:val="0"/>
                <w:numId w:val="176"/>
              </w:numPr>
              <w:spacing w:after="120" w:line="240" w:lineRule="auto"/>
              <w:rPr>
                <w:ins w:id="1030" w:author="2" w:date="2021-08-31T10:55:00Z"/>
                <w:rFonts w:ascii="Times New Roman" w:hAnsi="Times New Roman" w:cs="Times New Roman"/>
                <w:sz w:val="20"/>
                <w:szCs w:val="20"/>
              </w:rPr>
            </w:pPr>
            <w:ins w:id="1031" w:author="2" w:date="2021-08-31T10:55:00Z">
              <w:r w:rsidRPr="006F33AA">
                <w:rPr>
                  <w:rFonts w:ascii="Times New Roman" w:hAnsi="Times New Roman" w:cs="Times New Roman"/>
                  <w:sz w:val="20"/>
                  <w:szCs w:val="20"/>
                </w:rPr>
                <w:t>25Н</w:t>
              </w:r>
            </w:ins>
          </w:p>
          <w:p w14:paraId="36FB38A7" w14:textId="751A2635" w:rsidR="00C0487D" w:rsidRPr="006F33AA" w:rsidRDefault="00CF7140" w:rsidP="00CF7140">
            <w:pPr>
              <w:pStyle w:val="a4"/>
              <w:numPr>
                <w:ilvl w:val="0"/>
                <w:numId w:val="176"/>
              </w:numPr>
              <w:spacing w:after="120" w:line="240" w:lineRule="auto"/>
              <w:rPr>
                <w:rFonts w:ascii="Times New Roman" w:hAnsi="Times New Roman"/>
                <w:sz w:val="20"/>
                <w:rPrChange w:id="1032" w:author="2" w:date="2021-08-31T10:55:00Z">
                  <w:rPr>
                    <w:rFonts w:ascii="Times New Roman" w:hAnsi="Times New Roman" w:cs="Times New Roman"/>
                    <w:sz w:val="24"/>
                    <w:szCs w:val="24"/>
                  </w:rPr>
                </w:rPrChange>
              </w:rPr>
              <w:pPrChange w:id="1033" w:author="2" w:date="2021-08-31T10:55:00Z">
                <w:pPr>
                  <w:framePr w:hSpace="180" w:wrap="around" w:hAnchor="margin" w:y="665"/>
                  <w:spacing w:after="120"/>
                </w:pPr>
              </w:pPrChange>
            </w:pPr>
            <w:ins w:id="1034" w:author="2" w:date="2021-08-31T10:55:00Z">
              <w:r w:rsidRPr="006F33AA">
                <w:rPr>
                  <w:rFonts w:ascii="Times New Roman" w:hAnsi="Times New Roman" w:cs="Times New Roman"/>
                  <w:sz w:val="20"/>
                  <w:szCs w:val="20"/>
                </w:rPr>
                <w:t>1Н</w:t>
              </w:r>
            </w:ins>
          </w:p>
        </w:tc>
        <w:tc>
          <w:tcPr>
            <w:tcW w:w="567" w:type="dxa"/>
            <w:gridSpan w:val="2"/>
            <w:tcPrChange w:id="1035" w:author="2" w:date="2021-08-31T10:55:00Z">
              <w:tcPr>
                <w:tcW w:w="547" w:type="dxa"/>
              </w:tcPr>
            </w:tcPrChange>
          </w:tcPr>
          <w:p w14:paraId="5EB91DAE" w14:textId="0738A84F" w:rsidR="00C0487D" w:rsidRPr="004B35C4" w:rsidRDefault="00CF7140" w:rsidP="0012270D">
            <w:pPr>
              <w:pStyle w:val="a4"/>
              <w:numPr>
                <w:ilvl w:val="0"/>
                <w:numId w:val="10"/>
              </w:numPr>
              <w:tabs>
                <w:tab w:val="left" w:pos="600"/>
              </w:tabs>
              <w:spacing w:after="0" w:line="240" w:lineRule="auto"/>
              <w:ind w:left="0" w:right="34"/>
              <w:rPr>
                <w:rFonts w:ascii="Times New Roman" w:hAnsi="Times New Roman" w:cs="Times New Roman"/>
                <w:sz w:val="24"/>
                <w:szCs w:val="24"/>
              </w:rPr>
            </w:pPr>
            <w:ins w:id="1036" w:author="2" w:date="2021-08-31T10:55:00Z">
              <w:r>
                <w:rPr>
                  <w:rFonts w:ascii="Times New Roman" w:hAnsi="Times New Roman" w:cs="Times New Roman"/>
                  <w:sz w:val="24"/>
                  <w:szCs w:val="24"/>
                </w:rPr>
                <w:t>4</w:t>
              </w:r>
            </w:ins>
          </w:p>
        </w:tc>
      </w:tr>
      <w:tr w:rsidR="00C0487D" w14:paraId="3AA866A2" w14:textId="77777777" w:rsidTr="00911EF6">
        <w:tc>
          <w:tcPr>
            <w:tcW w:w="846" w:type="dxa"/>
            <w:tcPrChange w:id="1037" w:author="2" w:date="2021-08-31T10:55:00Z">
              <w:tcPr>
                <w:tcW w:w="846" w:type="dxa"/>
              </w:tcPr>
            </w:tcPrChange>
          </w:tcPr>
          <w:p w14:paraId="2CE1EB22" w14:textId="77777777" w:rsidR="00C0487D" w:rsidRDefault="00C0487D" w:rsidP="00C0487D">
            <w:pPr>
              <w:spacing w:after="120"/>
              <w:rPr>
                <w:rFonts w:ascii="Times New Roman" w:hAnsi="Times New Roman" w:cs="Times New Roman"/>
                <w:sz w:val="24"/>
                <w:szCs w:val="24"/>
              </w:rPr>
            </w:pPr>
          </w:p>
        </w:tc>
        <w:tc>
          <w:tcPr>
            <w:tcW w:w="1843" w:type="dxa"/>
            <w:tcPrChange w:id="1038" w:author="2" w:date="2021-08-31T10:55:00Z">
              <w:tcPr>
                <w:tcW w:w="1843" w:type="dxa"/>
              </w:tcPr>
            </w:tcPrChange>
          </w:tcPr>
          <w:p w14:paraId="720639F6" w14:textId="77777777" w:rsidR="00C0487D" w:rsidRDefault="00C0487D" w:rsidP="00C0487D">
            <w:pPr>
              <w:spacing w:after="120"/>
              <w:rPr>
                <w:rFonts w:ascii="Times New Roman" w:hAnsi="Times New Roman" w:cs="Times New Roman"/>
                <w:sz w:val="24"/>
                <w:szCs w:val="24"/>
              </w:rPr>
            </w:pPr>
          </w:p>
        </w:tc>
        <w:tc>
          <w:tcPr>
            <w:tcW w:w="425" w:type="dxa"/>
            <w:tcPrChange w:id="1039" w:author="2" w:date="2021-08-31T10:55:00Z">
              <w:tcPr>
                <w:tcW w:w="425" w:type="dxa"/>
              </w:tcPr>
            </w:tcPrChange>
          </w:tcPr>
          <w:p w14:paraId="73EA7E90" w14:textId="77777777" w:rsidR="00C0487D" w:rsidRDefault="00C0487D" w:rsidP="00C0487D">
            <w:pPr>
              <w:spacing w:after="120"/>
              <w:rPr>
                <w:rFonts w:ascii="Times New Roman" w:hAnsi="Times New Roman" w:cs="Times New Roman"/>
                <w:sz w:val="24"/>
                <w:szCs w:val="24"/>
              </w:rPr>
            </w:pPr>
          </w:p>
        </w:tc>
        <w:tc>
          <w:tcPr>
            <w:tcW w:w="392" w:type="dxa"/>
            <w:tcPrChange w:id="1040" w:author="2" w:date="2021-08-31T10:55:00Z">
              <w:tcPr>
                <w:tcW w:w="392" w:type="dxa"/>
              </w:tcPr>
            </w:tcPrChange>
          </w:tcPr>
          <w:p w14:paraId="06063F3F" w14:textId="77777777" w:rsidR="00C0487D" w:rsidRDefault="00C0487D" w:rsidP="00C0487D">
            <w:pPr>
              <w:spacing w:after="120"/>
              <w:rPr>
                <w:rFonts w:ascii="Times New Roman" w:hAnsi="Times New Roman" w:cs="Times New Roman"/>
                <w:sz w:val="24"/>
                <w:szCs w:val="24"/>
              </w:rPr>
            </w:pPr>
          </w:p>
        </w:tc>
        <w:tc>
          <w:tcPr>
            <w:tcW w:w="553" w:type="dxa"/>
            <w:tcPrChange w:id="1041" w:author="2" w:date="2021-08-31T10:55:00Z">
              <w:tcPr>
                <w:tcW w:w="553" w:type="dxa"/>
              </w:tcPr>
            </w:tcPrChange>
          </w:tcPr>
          <w:p w14:paraId="38B4FAC6" w14:textId="633885A9" w:rsidR="00C0487D" w:rsidRDefault="00C0487D" w:rsidP="00C0487D">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1042" w:author="2" w:date="2021-08-31T10:55:00Z">
              <w:tcPr>
                <w:tcW w:w="6001" w:type="dxa"/>
              </w:tcPr>
            </w:tcPrChange>
          </w:tcPr>
          <w:p w14:paraId="36143C57" w14:textId="77777777" w:rsidR="00450F2B" w:rsidRPr="00247CE1" w:rsidRDefault="00450F2B" w:rsidP="000D4597">
            <w:pPr>
              <w:pStyle w:val="28"/>
              <w:shd w:val="clear" w:color="auto" w:fill="auto"/>
              <w:tabs>
                <w:tab w:val="left" w:pos="598"/>
              </w:tabs>
              <w:spacing w:before="0"/>
              <w:ind w:right="20" w:firstLine="0"/>
              <w:jc w:val="left"/>
              <w:rPr>
                <w:rFonts w:ascii="Times New Roman" w:hAnsi="Times New Roman" w:cs="Times New Roman"/>
                <w:sz w:val="20"/>
                <w:szCs w:val="20"/>
              </w:rPr>
              <w:pPrChange w:id="1043" w:author="2" w:date="2021-08-31T10:55:00Z">
                <w:pPr>
                  <w:pStyle w:val="28"/>
                  <w:framePr w:hSpace="180" w:wrap="around" w:hAnchor="margin" w:y="665"/>
                  <w:shd w:val="clear" w:color="auto" w:fill="auto"/>
                  <w:tabs>
                    <w:tab w:val="left" w:pos="598"/>
                  </w:tabs>
                  <w:spacing w:before="0"/>
                  <w:ind w:right="20"/>
                </w:pPr>
              </w:pPrChange>
            </w:pPr>
            <w:r w:rsidRPr="00247CE1">
              <w:rPr>
                <w:rStyle w:val="1"/>
                <w:rFonts w:ascii="Times New Roman" w:hAnsi="Times New Roman" w:cs="Times New Roman"/>
                <w:sz w:val="20"/>
                <w:szCs w:val="20"/>
              </w:rPr>
              <w:t>Металлический стержень массой 0,2 кг удерживают в однородном магнитном поле</w:t>
            </w:r>
            <w:r w:rsidRPr="00247CE1">
              <w:rPr>
                <w:rStyle w:val="14"/>
                <w:rFonts w:ascii="Times New Roman" w:hAnsi="Times New Roman" w:cs="Times New Roman"/>
                <w:sz w:val="20"/>
                <w:szCs w:val="20"/>
              </w:rPr>
              <w:t xml:space="preserve"> </w:t>
            </w:r>
            <w:r w:rsidRPr="00247CE1">
              <w:rPr>
                <w:rStyle w:val="1"/>
                <w:rFonts w:ascii="Times New Roman" w:hAnsi="Times New Roman" w:cs="Times New Roman"/>
                <w:sz w:val="20"/>
                <w:szCs w:val="20"/>
              </w:rPr>
              <w:t>с индукцией 0,1 Тл на гладких горизонтальных рельсах, находящихся на расстоянии</w:t>
            </w:r>
            <w:r w:rsidRPr="00247CE1">
              <w:rPr>
                <w:rStyle w:val="14"/>
                <w:rFonts w:ascii="Times New Roman" w:hAnsi="Times New Roman" w:cs="Times New Roman"/>
                <w:sz w:val="20"/>
                <w:szCs w:val="20"/>
              </w:rPr>
              <w:t xml:space="preserve"> </w:t>
            </w:r>
            <w:r w:rsidRPr="00247CE1">
              <w:rPr>
                <w:rStyle w:val="1"/>
                <w:rFonts w:ascii="Times New Roman" w:hAnsi="Times New Roman" w:cs="Times New Roman"/>
                <w:sz w:val="20"/>
                <w:szCs w:val="20"/>
              </w:rPr>
              <w:t>20 см друг от друга. Какой путь пройдёт стержень по рельсам за 0,5 с после того, как</w:t>
            </w:r>
            <w:r w:rsidRPr="00247CE1">
              <w:rPr>
                <w:rStyle w:val="14"/>
                <w:rFonts w:ascii="Times New Roman" w:hAnsi="Times New Roman" w:cs="Times New Roman"/>
                <w:sz w:val="20"/>
                <w:szCs w:val="20"/>
              </w:rPr>
              <w:t xml:space="preserve"> </w:t>
            </w:r>
            <w:r w:rsidRPr="00247CE1">
              <w:rPr>
                <w:rStyle w:val="1"/>
                <w:rFonts w:ascii="Times New Roman" w:hAnsi="Times New Roman" w:cs="Times New Roman"/>
                <w:sz w:val="20"/>
                <w:szCs w:val="20"/>
              </w:rPr>
              <w:t>его отпустят, если сила тока в стержне равна 10 А, а линии магнитной индукции на</w:t>
            </w:r>
            <w:r w:rsidRPr="00247CE1">
              <w:rPr>
                <w:rStyle w:val="1"/>
                <w:rFonts w:ascii="Times New Roman" w:hAnsi="Times New Roman" w:cs="Times New Roman"/>
                <w:sz w:val="20"/>
                <w:szCs w:val="20"/>
              </w:rPr>
              <w:softHyphen/>
              <w:t>правлены вертикально?</w:t>
            </w:r>
          </w:p>
          <w:p w14:paraId="12056230" w14:textId="77777777" w:rsidR="00C0487D" w:rsidRPr="00247CE1" w:rsidRDefault="00C0487D" w:rsidP="00C0487D">
            <w:pPr>
              <w:spacing w:after="120"/>
              <w:rPr>
                <w:rFonts w:ascii="Times New Roman" w:hAnsi="Times New Roman" w:cs="Times New Roman"/>
                <w:sz w:val="20"/>
                <w:szCs w:val="20"/>
                <w:lang w:val="ru"/>
              </w:rPr>
            </w:pPr>
          </w:p>
        </w:tc>
        <w:tc>
          <w:tcPr>
            <w:tcW w:w="4961" w:type="dxa"/>
            <w:gridSpan w:val="2"/>
            <w:tcPrChange w:id="1044" w:author="2" w:date="2021-08-31T10:55:00Z">
              <w:tcPr>
                <w:tcW w:w="4839" w:type="dxa"/>
              </w:tcPr>
            </w:tcPrChange>
          </w:tcPr>
          <w:p w14:paraId="239D854A" w14:textId="77777777" w:rsidR="000D4597" w:rsidRPr="006F33AA" w:rsidRDefault="00AE5DA2" w:rsidP="000D4597">
            <w:pPr>
              <w:pStyle w:val="a4"/>
              <w:numPr>
                <w:ilvl w:val="0"/>
                <w:numId w:val="175"/>
              </w:numPr>
              <w:spacing w:after="120" w:line="240" w:lineRule="auto"/>
              <w:rPr>
                <w:ins w:id="1045" w:author="2" w:date="2021-08-31T10:55:00Z"/>
                <w:rFonts w:ascii="Times New Roman" w:hAnsi="Times New Roman" w:cs="Times New Roman"/>
                <w:sz w:val="20"/>
                <w:szCs w:val="20"/>
              </w:rPr>
            </w:pPr>
            <w:ins w:id="1046" w:author="2" w:date="2021-08-31T10:55:00Z">
              <w:r w:rsidRPr="006F33AA">
                <w:rPr>
                  <w:rFonts w:ascii="Times New Roman" w:hAnsi="Times New Roman" w:cs="Times New Roman"/>
                  <w:sz w:val="20"/>
                  <w:szCs w:val="20"/>
                </w:rPr>
                <w:t>0,250м</w:t>
              </w:r>
            </w:ins>
          </w:p>
          <w:p w14:paraId="6D0F3043" w14:textId="77777777" w:rsidR="000D4597" w:rsidRPr="006F33AA" w:rsidRDefault="00AE5DA2" w:rsidP="000D4597">
            <w:pPr>
              <w:pStyle w:val="a4"/>
              <w:numPr>
                <w:ilvl w:val="0"/>
                <w:numId w:val="175"/>
              </w:numPr>
              <w:spacing w:after="120" w:line="240" w:lineRule="auto"/>
              <w:rPr>
                <w:ins w:id="1047" w:author="2" w:date="2021-08-31T10:55:00Z"/>
                <w:rFonts w:ascii="Times New Roman" w:hAnsi="Times New Roman" w:cs="Times New Roman"/>
                <w:sz w:val="20"/>
                <w:szCs w:val="20"/>
              </w:rPr>
            </w:pPr>
            <w:ins w:id="1048" w:author="2" w:date="2021-08-31T10:55:00Z">
              <w:r w:rsidRPr="006F33AA">
                <w:rPr>
                  <w:rFonts w:ascii="Times New Roman" w:hAnsi="Times New Roman" w:cs="Times New Roman"/>
                  <w:sz w:val="20"/>
                  <w:szCs w:val="20"/>
                </w:rPr>
                <w:t>0,375м</w:t>
              </w:r>
            </w:ins>
          </w:p>
          <w:p w14:paraId="7ABB6602" w14:textId="77777777" w:rsidR="00C0487D" w:rsidRPr="006F33AA" w:rsidRDefault="000D4597" w:rsidP="000D4597">
            <w:pPr>
              <w:pStyle w:val="a4"/>
              <w:numPr>
                <w:ilvl w:val="0"/>
                <w:numId w:val="175"/>
              </w:numPr>
              <w:spacing w:after="120" w:line="240" w:lineRule="auto"/>
              <w:rPr>
                <w:ins w:id="1049" w:author="2" w:date="2021-08-31T10:55:00Z"/>
                <w:rFonts w:ascii="Times New Roman" w:hAnsi="Times New Roman" w:cs="Times New Roman"/>
                <w:sz w:val="20"/>
                <w:szCs w:val="20"/>
              </w:rPr>
            </w:pPr>
            <w:ins w:id="1050" w:author="2" w:date="2021-08-31T10:55:00Z">
              <w:r w:rsidRPr="006F33AA">
                <w:rPr>
                  <w:rFonts w:ascii="Times New Roman" w:hAnsi="Times New Roman" w:cs="Times New Roman"/>
                  <w:sz w:val="20"/>
                  <w:szCs w:val="20"/>
                </w:rPr>
                <w:t>0,125м</w:t>
              </w:r>
            </w:ins>
          </w:p>
          <w:p w14:paraId="73948042" w14:textId="02455BAF" w:rsidR="00C0487D" w:rsidRPr="006F33AA" w:rsidRDefault="00AE5DA2" w:rsidP="000D4597">
            <w:pPr>
              <w:pStyle w:val="a4"/>
              <w:numPr>
                <w:ilvl w:val="0"/>
                <w:numId w:val="175"/>
              </w:numPr>
              <w:spacing w:after="120" w:line="240" w:lineRule="auto"/>
              <w:rPr>
                <w:rFonts w:ascii="Times New Roman" w:hAnsi="Times New Roman"/>
                <w:sz w:val="20"/>
                <w:rPrChange w:id="1051" w:author="2" w:date="2021-08-31T10:55:00Z">
                  <w:rPr>
                    <w:rFonts w:ascii="Times New Roman" w:hAnsi="Times New Roman" w:cs="Times New Roman"/>
                    <w:sz w:val="24"/>
                    <w:szCs w:val="24"/>
                  </w:rPr>
                </w:rPrChange>
              </w:rPr>
              <w:pPrChange w:id="1052" w:author="2" w:date="2021-08-31T10:55:00Z">
                <w:pPr>
                  <w:framePr w:hSpace="180" w:wrap="around" w:hAnchor="margin" w:y="665"/>
                  <w:spacing w:after="120"/>
                </w:pPr>
              </w:pPrChange>
            </w:pPr>
            <w:ins w:id="1053" w:author="2" w:date="2021-08-31T10:55:00Z">
              <w:r w:rsidRPr="006F33AA">
                <w:rPr>
                  <w:rFonts w:ascii="Times New Roman" w:hAnsi="Times New Roman" w:cs="Times New Roman"/>
                  <w:sz w:val="20"/>
                  <w:szCs w:val="20"/>
                </w:rPr>
                <w:t>0,625м</w:t>
              </w:r>
            </w:ins>
          </w:p>
        </w:tc>
        <w:tc>
          <w:tcPr>
            <w:tcW w:w="567" w:type="dxa"/>
            <w:gridSpan w:val="2"/>
            <w:tcPrChange w:id="1054" w:author="2" w:date="2021-08-31T10:55:00Z">
              <w:tcPr>
                <w:tcW w:w="547" w:type="dxa"/>
              </w:tcPr>
            </w:tcPrChange>
          </w:tcPr>
          <w:p w14:paraId="2309665B" w14:textId="39DAECEA" w:rsidR="00C0487D" w:rsidRPr="004B35C4" w:rsidRDefault="000D4597" w:rsidP="0012270D">
            <w:pPr>
              <w:pStyle w:val="a4"/>
              <w:numPr>
                <w:ilvl w:val="0"/>
                <w:numId w:val="10"/>
              </w:numPr>
              <w:tabs>
                <w:tab w:val="left" w:pos="600"/>
              </w:tabs>
              <w:spacing w:after="0" w:line="240" w:lineRule="auto"/>
              <w:ind w:left="0" w:right="34"/>
              <w:rPr>
                <w:rFonts w:ascii="Times New Roman" w:hAnsi="Times New Roman" w:cs="Times New Roman"/>
                <w:sz w:val="24"/>
                <w:szCs w:val="24"/>
              </w:rPr>
            </w:pPr>
            <w:ins w:id="1055" w:author="2" w:date="2021-08-31T10:55:00Z">
              <w:r>
                <w:rPr>
                  <w:rFonts w:ascii="Times New Roman" w:hAnsi="Times New Roman" w:cs="Times New Roman"/>
                  <w:sz w:val="24"/>
                  <w:szCs w:val="24"/>
                </w:rPr>
                <w:t>3</w:t>
              </w:r>
            </w:ins>
          </w:p>
        </w:tc>
      </w:tr>
      <w:tr w:rsidR="00C0487D" w14:paraId="763DF576" w14:textId="5DBB6337" w:rsidTr="00911EF6">
        <w:tc>
          <w:tcPr>
            <w:tcW w:w="846" w:type="dxa"/>
            <w:tcPrChange w:id="1056" w:author="2" w:date="2021-08-31T10:55:00Z">
              <w:tcPr>
                <w:tcW w:w="846" w:type="dxa"/>
              </w:tcPr>
            </w:tcPrChange>
          </w:tcPr>
          <w:p w14:paraId="6EF27D7C" w14:textId="77777777" w:rsidR="00C0487D" w:rsidRDefault="00C0487D" w:rsidP="00C0487D">
            <w:pPr>
              <w:spacing w:after="120"/>
              <w:rPr>
                <w:rFonts w:ascii="Times New Roman" w:hAnsi="Times New Roman" w:cs="Times New Roman"/>
                <w:sz w:val="24"/>
                <w:szCs w:val="24"/>
              </w:rPr>
            </w:pPr>
          </w:p>
        </w:tc>
        <w:tc>
          <w:tcPr>
            <w:tcW w:w="1843" w:type="dxa"/>
            <w:tcPrChange w:id="1057" w:author="2" w:date="2021-08-31T10:55:00Z">
              <w:tcPr>
                <w:tcW w:w="1843" w:type="dxa"/>
              </w:tcPr>
            </w:tcPrChange>
          </w:tcPr>
          <w:p w14:paraId="67C4E9DE" w14:textId="612248B6" w:rsidR="00C0487D" w:rsidRDefault="00C0487D" w:rsidP="00C0487D">
            <w:pPr>
              <w:spacing w:after="120"/>
              <w:rPr>
                <w:rFonts w:ascii="Times New Roman" w:hAnsi="Times New Roman" w:cs="Times New Roman"/>
                <w:sz w:val="24"/>
                <w:szCs w:val="24"/>
              </w:rPr>
            </w:pPr>
            <w:r>
              <w:rPr>
                <w:rFonts w:ascii="Times New Roman" w:hAnsi="Times New Roman" w:cs="Times New Roman"/>
                <w:sz w:val="24"/>
                <w:szCs w:val="24"/>
              </w:rPr>
              <w:t>Электромагнитная индукция</w:t>
            </w:r>
          </w:p>
        </w:tc>
        <w:tc>
          <w:tcPr>
            <w:tcW w:w="425" w:type="dxa"/>
            <w:tcPrChange w:id="1058" w:author="2" w:date="2021-08-31T10:55:00Z">
              <w:tcPr>
                <w:tcW w:w="425" w:type="dxa"/>
              </w:tcPr>
            </w:tcPrChange>
          </w:tcPr>
          <w:p w14:paraId="084CD22D" w14:textId="30DE505D" w:rsidR="00C0487D" w:rsidRDefault="00C0487D" w:rsidP="00C0487D">
            <w:pPr>
              <w:spacing w:after="120"/>
              <w:rPr>
                <w:rFonts w:ascii="Times New Roman" w:hAnsi="Times New Roman" w:cs="Times New Roman"/>
                <w:sz w:val="24"/>
                <w:szCs w:val="24"/>
              </w:rPr>
            </w:pPr>
            <w:r>
              <w:rPr>
                <w:rFonts w:ascii="Times New Roman" w:hAnsi="Times New Roman" w:cs="Times New Roman"/>
                <w:sz w:val="24"/>
                <w:szCs w:val="24"/>
              </w:rPr>
              <w:t>5</w:t>
            </w:r>
          </w:p>
        </w:tc>
        <w:tc>
          <w:tcPr>
            <w:tcW w:w="392" w:type="dxa"/>
            <w:tcPrChange w:id="1059" w:author="2" w:date="2021-08-31T10:55:00Z">
              <w:tcPr>
                <w:tcW w:w="392" w:type="dxa"/>
              </w:tcPr>
            </w:tcPrChange>
          </w:tcPr>
          <w:p w14:paraId="0627CABD" w14:textId="4298C689" w:rsidR="00C0487D" w:rsidRDefault="00C0487D" w:rsidP="00C0487D">
            <w:pPr>
              <w:spacing w:after="120"/>
              <w:rPr>
                <w:rFonts w:ascii="Times New Roman" w:hAnsi="Times New Roman" w:cs="Times New Roman"/>
                <w:sz w:val="24"/>
                <w:szCs w:val="24"/>
              </w:rPr>
            </w:pPr>
            <w:r>
              <w:rPr>
                <w:rFonts w:ascii="Times New Roman" w:hAnsi="Times New Roman" w:cs="Times New Roman"/>
                <w:sz w:val="24"/>
                <w:szCs w:val="24"/>
              </w:rPr>
              <w:t>Б</w:t>
            </w:r>
          </w:p>
        </w:tc>
        <w:tc>
          <w:tcPr>
            <w:tcW w:w="553" w:type="dxa"/>
            <w:tcPrChange w:id="1060" w:author="2" w:date="2021-08-31T10:55:00Z">
              <w:tcPr>
                <w:tcW w:w="553" w:type="dxa"/>
              </w:tcPr>
            </w:tcPrChange>
          </w:tcPr>
          <w:p w14:paraId="3F996597" w14:textId="787E8B00"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1061" w:author="2" w:date="2021-08-31T10:55:00Z">
              <w:tcPr>
                <w:tcW w:w="6001" w:type="dxa"/>
              </w:tcPr>
            </w:tcPrChange>
          </w:tcPr>
          <w:p w14:paraId="7ADB1CC8" w14:textId="4499164B" w:rsidR="00C0487D" w:rsidRPr="00247CE1" w:rsidRDefault="00C0487D" w:rsidP="00C0487D">
            <w:pPr>
              <w:spacing w:after="120"/>
              <w:rPr>
                <w:rFonts w:ascii="Times New Roman" w:hAnsi="Times New Roman" w:cs="Times New Roman"/>
                <w:sz w:val="20"/>
                <w:szCs w:val="20"/>
              </w:rPr>
            </w:pPr>
            <w:r w:rsidRPr="00247CE1">
              <w:rPr>
                <w:rFonts w:ascii="Times New Roman" w:eastAsia="Century Schoolbook" w:hAnsi="Times New Roman" w:cs="Times New Roman"/>
                <w:color w:val="000000"/>
                <w:sz w:val="20"/>
                <w:szCs w:val="20"/>
                <w:lang w:val="ru" w:eastAsia="ru-RU"/>
              </w:rPr>
              <w:t>Какое из приведенных ниже выражений характеризует явление электромагнитной индукции? Выберите правильное утверждение.</w:t>
            </w:r>
          </w:p>
        </w:tc>
        <w:tc>
          <w:tcPr>
            <w:tcW w:w="4961" w:type="dxa"/>
            <w:gridSpan w:val="2"/>
            <w:tcPrChange w:id="1062" w:author="2" w:date="2021-08-31T10:55:00Z">
              <w:tcPr>
                <w:tcW w:w="4839" w:type="dxa"/>
              </w:tcPr>
            </w:tcPrChange>
          </w:tcPr>
          <w:p w14:paraId="3FF90C65" w14:textId="77777777" w:rsidR="00C0487D" w:rsidRPr="00247CE1" w:rsidRDefault="00C0487D" w:rsidP="0012270D">
            <w:pPr>
              <w:pStyle w:val="a4"/>
              <w:numPr>
                <w:ilvl w:val="0"/>
                <w:numId w:val="43"/>
              </w:numPr>
              <w:tabs>
                <w:tab w:val="left" w:pos="1032"/>
              </w:tabs>
              <w:spacing w:after="0" w:line="273" w:lineRule="exact"/>
              <w:ind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Явление, характеризующее действие магнитного поля на проводник с током.</w:t>
            </w:r>
          </w:p>
          <w:p w14:paraId="505D4DAA" w14:textId="77777777" w:rsidR="00C0487D" w:rsidRPr="00247CE1" w:rsidRDefault="00C0487D" w:rsidP="0012270D">
            <w:pPr>
              <w:pStyle w:val="a4"/>
              <w:numPr>
                <w:ilvl w:val="0"/>
                <w:numId w:val="43"/>
              </w:numPr>
              <w:tabs>
                <w:tab w:val="left" w:pos="1032"/>
              </w:tabs>
              <w:spacing w:after="0" w:line="273" w:lineRule="exact"/>
              <w:ind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Явление, характеризующее действие магнитного поля на электрический заряд.</w:t>
            </w:r>
          </w:p>
          <w:p w14:paraId="26795DD5" w14:textId="77777777" w:rsidR="00C0487D" w:rsidRPr="00247CE1" w:rsidRDefault="00C0487D" w:rsidP="0012270D">
            <w:pPr>
              <w:pStyle w:val="a4"/>
              <w:numPr>
                <w:ilvl w:val="0"/>
                <w:numId w:val="43"/>
              </w:numPr>
              <w:tabs>
                <w:tab w:val="left" w:pos="1032"/>
              </w:tabs>
              <w:spacing w:after="0" w:line="273" w:lineRule="exact"/>
              <w:ind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Явление возникновения тока в контуре под действием изменяющегося магнитного поля.</w:t>
            </w:r>
          </w:p>
          <w:p w14:paraId="42EC1712" w14:textId="74528680" w:rsidR="00C0487D" w:rsidRPr="00247CE1" w:rsidRDefault="00C0487D" w:rsidP="0012270D">
            <w:pPr>
              <w:pStyle w:val="a4"/>
              <w:numPr>
                <w:ilvl w:val="0"/>
                <w:numId w:val="43"/>
              </w:numPr>
              <w:spacing w:after="0" w:line="240" w:lineRule="auto"/>
              <w:rPr>
                <w:rFonts w:ascii="Times New Roman" w:hAnsi="Times New Roman" w:cs="Times New Roman"/>
                <w:sz w:val="20"/>
                <w:szCs w:val="20"/>
              </w:rPr>
            </w:pPr>
            <w:r w:rsidRPr="00247CE1">
              <w:rPr>
                <w:rFonts w:ascii="Times New Roman" w:eastAsia="Century Schoolbook" w:hAnsi="Times New Roman" w:cs="Times New Roman"/>
                <w:color w:val="000000"/>
                <w:sz w:val="20"/>
                <w:szCs w:val="20"/>
                <w:lang w:val="ru" w:eastAsia="ru-RU"/>
              </w:rPr>
              <w:t>Явление возникновения тока при нагревании проводника.</w:t>
            </w:r>
          </w:p>
        </w:tc>
        <w:tc>
          <w:tcPr>
            <w:tcW w:w="567" w:type="dxa"/>
            <w:gridSpan w:val="2"/>
            <w:tcPrChange w:id="1063" w:author="2" w:date="2021-08-31T10:55:00Z">
              <w:tcPr>
                <w:tcW w:w="547" w:type="dxa"/>
              </w:tcPr>
            </w:tcPrChange>
          </w:tcPr>
          <w:p w14:paraId="78DA1CAE" w14:textId="4F08C8DB" w:rsidR="00C0487D" w:rsidRPr="004B35C4" w:rsidRDefault="00C0487D" w:rsidP="0012270D">
            <w:pPr>
              <w:pStyle w:val="a4"/>
              <w:numPr>
                <w:ilvl w:val="0"/>
                <w:numId w:val="11"/>
              </w:numPr>
              <w:tabs>
                <w:tab w:val="left" w:pos="600"/>
              </w:tabs>
              <w:spacing w:after="0" w:line="240" w:lineRule="auto"/>
              <w:ind w:left="0" w:right="34"/>
              <w:rPr>
                <w:rFonts w:ascii="Times New Roman" w:hAnsi="Times New Roman" w:cs="Times New Roman"/>
                <w:sz w:val="24"/>
                <w:szCs w:val="24"/>
              </w:rPr>
            </w:pPr>
            <w:r w:rsidRPr="004B35C4">
              <w:rPr>
                <w:rFonts w:ascii="Times New Roman" w:eastAsia="Century Schoolbook" w:hAnsi="Times New Roman" w:cs="Times New Roman"/>
                <w:color w:val="000000"/>
                <w:sz w:val="24"/>
                <w:szCs w:val="24"/>
                <w:lang w:val="ru" w:eastAsia="ru-RU"/>
              </w:rPr>
              <w:t>3</w:t>
            </w:r>
          </w:p>
        </w:tc>
      </w:tr>
      <w:tr w:rsidR="00C0487D" w14:paraId="6F301FB6" w14:textId="628B2809" w:rsidTr="00911EF6">
        <w:tc>
          <w:tcPr>
            <w:tcW w:w="846" w:type="dxa"/>
            <w:tcPrChange w:id="1064" w:author="2" w:date="2021-08-31T10:55:00Z">
              <w:tcPr>
                <w:tcW w:w="846" w:type="dxa"/>
              </w:tcPr>
            </w:tcPrChange>
          </w:tcPr>
          <w:p w14:paraId="12764A0D" w14:textId="77777777" w:rsidR="00C0487D" w:rsidRDefault="00C0487D" w:rsidP="00C0487D">
            <w:pPr>
              <w:spacing w:after="120"/>
              <w:rPr>
                <w:rFonts w:ascii="Times New Roman" w:hAnsi="Times New Roman" w:cs="Times New Roman"/>
                <w:sz w:val="24"/>
                <w:szCs w:val="24"/>
              </w:rPr>
            </w:pPr>
          </w:p>
        </w:tc>
        <w:tc>
          <w:tcPr>
            <w:tcW w:w="1843" w:type="dxa"/>
            <w:tcPrChange w:id="1065" w:author="2" w:date="2021-08-31T10:55:00Z">
              <w:tcPr>
                <w:tcW w:w="1843" w:type="dxa"/>
              </w:tcPr>
            </w:tcPrChange>
          </w:tcPr>
          <w:p w14:paraId="5F039502" w14:textId="77777777" w:rsidR="00C0487D" w:rsidRDefault="00C0487D" w:rsidP="00C0487D">
            <w:pPr>
              <w:spacing w:after="120"/>
              <w:rPr>
                <w:rFonts w:ascii="Times New Roman" w:hAnsi="Times New Roman" w:cs="Times New Roman"/>
                <w:sz w:val="24"/>
                <w:szCs w:val="24"/>
              </w:rPr>
            </w:pPr>
          </w:p>
        </w:tc>
        <w:tc>
          <w:tcPr>
            <w:tcW w:w="425" w:type="dxa"/>
            <w:tcPrChange w:id="1066" w:author="2" w:date="2021-08-31T10:55:00Z">
              <w:tcPr>
                <w:tcW w:w="425" w:type="dxa"/>
              </w:tcPr>
            </w:tcPrChange>
          </w:tcPr>
          <w:p w14:paraId="27786816" w14:textId="77777777" w:rsidR="00C0487D" w:rsidRDefault="00C0487D" w:rsidP="00C0487D">
            <w:pPr>
              <w:spacing w:after="120"/>
              <w:rPr>
                <w:rFonts w:ascii="Times New Roman" w:hAnsi="Times New Roman" w:cs="Times New Roman"/>
                <w:sz w:val="24"/>
                <w:szCs w:val="24"/>
              </w:rPr>
            </w:pPr>
          </w:p>
        </w:tc>
        <w:tc>
          <w:tcPr>
            <w:tcW w:w="392" w:type="dxa"/>
            <w:tcPrChange w:id="1067" w:author="2" w:date="2021-08-31T10:55:00Z">
              <w:tcPr>
                <w:tcW w:w="392" w:type="dxa"/>
              </w:tcPr>
            </w:tcPrChange>
          </w:tcPr>
          <w:p w14:paraId="513DDF38" w14:textId="77777777" w:rsidR="00C0487D" w:rsidRDefault="00C0487D" w:rsidP="00C0487D">
            <w:pPr>
              <w:spacing w:after="120"/>
              <w:rPr>
                <w:rFonts w:ascii="Times New Roman" w:hAnsi="Times New Roman" w:cs="Times New Roman"/>
                <w:sz w:val="24"/>
                <w:szCs w:val="24"/>
              </w:rPr>
            </w:pPr>
          </w:p>
        </w:tc>
        <w:tc>
          <w:tcPr>
            <w:tcW w:w="553" w:type="dxa"/>
            <w:tcPrChange w:id="1068" w:author="2" w:date="2021-08-31T10:55:00Z">
              <w:tcPr>
                <w:tcW w:w="553" w:type="dxa"/>
              </w:tcPr>
            </w:tcPrChange>
          </w:tcPr>
          <w:p w14:paraId="4DA94F45" w14:textId="29A76E1F"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1069" w:author="2" w:date="2021-08-31T10:55:00Z">
              <w:tcPr>
                <w:tcW w:w="6001" w:type="dxa"/>
              </w:tcPr>
            </w:tcPrChange>
          </w:tcPr>
          <w:p w14:paraId="1F0E513A" w14:textId="77777777" w:rsidR="00C0487D" w:rsidRPr="00247CE1" w:rsidRDefault="00C0487D" w:rsidP="00C0487D">
            <w:pPr>
              <w:tabs>
                <w:tab w:val="left" w:pos="1032"/>
              </w:tabs>
              <w:spacing w:line="273" w:lineRule="exact"/>
              <w:ind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В каком случае в медном кольце может возникнуть электрический ток? Выберите правильное утверждение.</w:t>
            </w:r>
          </w:p>
          <w:p w14:paraId="7352E16E" w14:textId="77777777" w:rsidR="00C0487D" w:rsidRPr="00247CE1" w:rsidRDefault="00C0487D" w:rsidP="00C0487D">
            <w:pPr>
              <w:spacing w:after="120"/>
              <w:rPr>
                <w:rFonts w:ascii="Times New Roman" w:hAnsi="Times New Roman" w:cs="Times New Roman"/>
                <w:sz w:val="20"/>
                <w:szCs w:val="20"/>
              </w:rPr>
            </w:pPr>
          </w:p>
        </w:tc>
        <w:tc>
          <w:tcPr>
            <w:tcW w:w="4961" w:type="dxa"/>
            <w:gridSpan w:val="2"/>
            <w:tcPrChange w:id="1070" w:author="2" w:date="2021-08-31T10:55:00Z">
              <w:tcPr>
                <w:tcW w:w="4839" w:type="dxa"/>
              </w:tcPr>
            </w:tcPrChange>
          </w:tcPr>
          <w:p w14:paraId="034EE57B" w14:textId="77777777" w:rsidR="00C0487D" w:rsidRPr="00247CE1" w:rsidRDefault="00C0487D" w:rsidP="0012270D">
            <w:pPr>
              <w:pStyle w:val="a4"/>
              <w:numPr>
                <w:ilvl w:val="0"/>
                <w:numId w:val="44"/>
              </w:numPr>
              <w:tabs>
                <w:tab w:val="left" w:pos="1032"/>
              </w:tabs>
              <w:spacing w:after="0" w:line="273" w:lineRule="exact"/>
              <w:ind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Кольцо лежит возле сильного магнита.</w:t>
            </w:r>
          </w:p>
          <w:p w14:paraId="04C65722" w14:textId="77777777" w:rsidR="00C0487D" w:rsidRPr="00247CE1" w:rsidRDefault="00C0487D" w:rsidP="0012270D">
            <w:pPr>
              <w:pStyle w:val="a4"/>
              <w:numPr>
                <w:ilvl w:val="0"/>
                <w:numId w:val="44"/>
              </w:numPr>
              <w:tabs>
                <w:tab w:val="left" w:pos="1032"/>
              </w:tabs>
              <w:spacing w:after="0" w:line="273" w:lineRule="exact"/>
              <w:ind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Кольцо надето на сильный полосовой магнит.</w:t>
            </w:r>
          </w:p>
          <w:p w14:paraId="480976B7" w14:textId="77777777" w:rsidR="00C0487D" w:rsidRPr="00247CE1" w:rsidRDefault="00C0487D" w:rsidP="0012270D">
            <w:pPr>
              <w:pStyle w:val="a4"/>
              <w:numPr>
                <w:ilvl w:val="0"/>
                <w:numId w:val="44"/>
              </w:numPr>
              <w:tabs>
                <w:tab w:val="left" w:pos="1032"/>
              </w:tabs>
              <w:spacing w:after="0" w:line="273" w:lineRule="exact"/>
              <w:ind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К кольцу приближают сильный полосовой магнит.</w:t>
            </w:r>
          </w:p>
          <w:p w14:paraId="2E1C2044" w14:textId="77777777" w:rsidR="00C0487D" w:rsidRPr="00247CE1" w:rsidRDefault="00C0487D" w:rsidP="0012270D">
            <w:pPr>
              <w:pStyle w:val="a4"/>
              <w:numPr>
                <w:ilvl w:val="0"/>
                <w:numId w:val="44"/>
              </w:numPr>
              <w:tabs>
                <w:tab w:val="left" w:pos="1032"/>
              </w:tabs>
              <w:spacing w:after="0" w:line="273" w:lineRule="exact"/>
              <w:ind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Кольцо вращается в плоскости перпендикулярной  силовым линиям магнита. Оставаясь все время в этой плоскости.</w:t>
            </w:r>
          </w:p>
          <w:p w14:paraId="4D9F3138" w14:textId="0CF72B31" w:rsidR="00C0487D" w:rsidRPr="00247CE1" w:rsidRDefault="00C0487D" w:rsidP="00C0487D">
            <w:pPr>
              <w:spacing w:after="120"/>
              <w:rPr>
                <w:rFonts w:ascii="Times New Roman" w:hAnsi="Times New Roman" w:cs="Times New Roman"/>
                <w:sz w:val="20"/>
                <w:szCs w:val="20"/>
              </w:rPr>
            </w:pPr>
          </w:p>
        </w:tc>
        <w:tc>
          <w:tcPr>
            <w:tcW w:w="567" w:type="dxa"/>
            <w:gridSpan w:val="2"/>
            <w:tcPrChange w:id="1071" w:author="2" w:date="2021-08-31T10:55:00Z">
              <w:tcPr>
                <w:tcW w:w="547" w:type="dxa"/>
              </w:tcPr>
            </w:tcPrChange>
          </w:tcPr>
          <w:p w14:paraId="0F8BBF9C" w14:textId="080E9A70" w:rsidR="00C0487D" w:rsidRPr="004B35C4" w:rsidRDefault="00C0487D" w:rsidP="00C0487D">
            <w:pPr>
              <w:tabs>
                <w:tab w:val="left" w:pos="600"/>
              </w:tabs>
              <w:ind w:right="34"/>
              <w:rPr>
                <w:rFonts w:ascii="Times New Roman" w:hAnsi="Times New Roman" w:cs="Times New Roman"/>
                <w:sz w:val="24"/>
                <w:szCs w:val="24"/>
              </w:rPr>
            </w:pPr>
            <w:r w:rsidRPr="004B35C4">
              <w:rPr>
                <w:rFonts w:ascii="Times New Roman" w:eastAsia="Century Schoolbook" w:hAnsi="Times New Roman" w:cs="Times New Roman"/>
                <w:color w:val="000000"/>
                <w:sz w:val="24"/>
                <w:szCs w:val="24"/>
                <w:lang w:val="ru" w:eastAsia="ru-RU"/>
              </w:rPr>
              <w:t>3</w:t>
            </w:r>
          </w:p>
        </w:tc>
      </w:tr>
      <w:tr w:rsidR="00C0487D" w14:paraId="49DFAB2A" w14:textId="7F426B15" w:rsidTr="00911EF6">
        <w:tc>
          <w:tcPr>
            <w:tcW w:w="846" w:type="dxa"/>
            <w:tcPrChange w:id="1072" w:author="2" w:date="2021-08-31T10:55:00Z">
              <w:tcPr>
                <w:tcW w:w="846" w:type="dxa"/>
              </w:tcPr>
            </w:tcPrChange>
          </w:tcPr>
          <w:p w14:paraId="0FC2B9CB" w14:textId="77777777" w:rsidR="00C0487D" w:rsidRDefault="00C0487D" w:rsidP="00C0487D">
            <w:pPr>
              <w:spacing w:after="120"/>
              <w:rPr>
                <w:rFonts w:ascii="Times New Roman" w:hAnsi="Times New Roman" w:cs="Times New Roman"/>
                <w:sz w:val="24"/>
                <w:szCs w:val="24"/>
              </w:rPr>
            </w:pPr>
          </w:p>
        </w:tc>
        <w:tc>
          <w:tcPr>
            <w:tcW w:w="1843" w:type="dxa"/>
            <w:tcPrChange w:id="1073" w:author="2" w:date="2021-08-31T10:55:00Z">
              <w:tcPr>
                <w:tcW w:w="1843" w:type="dxa"/>
              </w:tcPr>
            </w:tcPrChange>
          </w:tcPr>
          <w:p w14:paraId="3C5E6442" w14:textId="77777777" w:rsidR="00C0487D" w:rsidRDefault="00C0487D" w:rsidP="00C0487D">
            <w:pPr>
              <w:spacing w:after="120"/>
              <w:rPr>
                <w:rFonts w:ascii="Times New Roman" w:hAnsi="Times New Roman" w:cs="Times New Roman"/>
                <w:sz w:val="24"/>
                <w:szCs w:val="24"/>
              </w:rPr>
            </w:pPr>
          </w:p>
        </w:tc>
        <w:tc>
          <w:tcPr>
            <w:tcW w:w="425" w:type="dxa"/>
            <w:tcPrChange w:id="1074" w:author="2" w:date="2021-08-31T10:55:00Z">
              <w:tcPr>
                <w:tcW w:w="425" w:type="dxa"/>
              </w:tcPr>
            </w:tcPrChange>
          </w:tcPr>
          <w:p w14:paraId="0C3904B5" w14:textId="77777777" w:rsidR="00C0487D" w:rsidRDefault="00C0487D" w:rsidP="00C0487D">
            <w:pPr>
              <w:spacing w:after="120"/>
              <w:rPr>
                <w:rFonts w:ascii="Times New Roman" w:hAnsi="Times New Roman" w:cs="Times New Roman"/>
                <w:sz w:val="24"/>
                <w:szCs w:val="24"/>
              </w:rPr>
            </w:pPr>
          </w:p>
        </w:tc>
        <w:tc>
          <w:tcPr>
            <w:tcW w:w="392" w:type="dxa"/>
            <w:tcPrChange w:id="1075" w:author="2" w:date="2021-08-31T10:55:00Z">
              <w:tcPr>
                <w:tcW w:w="392" w:type="dxa"/>
              </w:tcPr>
            </w:tcPrChange>
          </w:tcPr>
          <w:p w14:paraId="0276473C" w14:textId="77777777" w:rsidR="00C0487D" w:rsidRDefault="00C0487D" w:rsidP="00C0487D">
            <w:pPr>
              <w:spacing w:after="120"/>
              <w:rPr>
                <w:rFonts w:ascii="Times New Roman" w:hAnsi="Times New Roman" w:cs="Times New Roman"/>
                <w:sz w:val="24"/>
                <w:szCs w:val="24"/>
              </w:rPr>
            </w:pPr>
          </w:p>
        </w:tc>
        <w:tc>
          <w:tcPr>
            <w:tcW w:w="553" w:type="dxa"/>
            <w:tcPrChange w:id="1076" w:author="2" w:date="2021-08-31T10:55:00Z">
              <w:tcPr>
                <w:tcW w:w="553" w:type="dxa"/>
              </w:tcPr>
            </w:tcPrChange>
          </w:tcPr>
          <w:p w14:paraId="0E97741C" w14:textId="17385D20"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1077" w:author="2" w:date="2021-08-31T10:55:00Z">
              <w:tcPr>
                <w:tcW w:w="6001" w:type="dxa"/>
              </w:tcPr>
            </w:tcPrChange>
          </w:tcPr>
          <w:p w14:paraId="334763F9" w14:textId="77777777" w:rsidR="00C0487D" w:rsidRPr="008F3AD0" w:rsidRDefault="00C0487D" w:rsidP="00C0487D">
            <w:pPr>
              <w:pStyle w:val="a4"/>
              <w:tabs>
                <w:tab w:val="left" w:pos="1032"/>
              </w:tabs>
              <w:spacing w:after="0" w:line="273" w:lineRule="exact"/>
              <w:ind w:left="142" w:right="20"/>
              <w:rPr>
                <w:rFonts w:ascii="Times New Roman" w:eastAsia="Century Schoolbook" w:hAnsi="Times New Roman" w:cs="Times New Roman"/>
                <w:color w:val="000000"/>
                <w:sz w:val="24"/>
                <w:szCs w:val="24"/>
                <w:lang w:val="ru" w:eastAsia="ru-RU"/>
              </w:rPr>
            </w:pPr>
            <w:r>
              <w:rPr>
                <w:rFonts w:ascii="Times New Roman" w:hAnsi="Times New Roman" w:cs="Times New Roman"/>
                <w:noProof/>
                <w:sz w:val="24"/>
                <w:szCs w:val="24"/>
                <w:lang w:eastAsia="ru-RU"/>
              </w:rPr>
              <w:drawing>
                <wp:anchor distT="0" distB="0" distL="114300" distR="114300" simplePos="0" relativeHeight="252115968" behindDoc="1" locked="0" layoutInCell="1" allowOverlap="1" wp14:anchorId="432CCCB8" wp14:editId="28B696D9">
                  <wp:simplePos x="0" y="0"/>
                  <wp:positionH relativeFrom="column">
                    <wp:posOffset>2867025</wp:posOffset>
                  </wp:positionH>
                  <wp:positionV relativeFrom="paragraph">
                    <wp:posOffset>111125</wp:posOffset>
                  </wp:positionV>
                  <wp:extent cx="1048385" cy="1146175"/>
                  <wp:effectExtent l="0" t="0" r="0" b="0"/>
                  <wp:wrapTight wrapText="bothSides">
                    <wp:wrapPolygon edited="0">
                      <wp:start x="0" y="0"/>
                      <wp:lineTo x="0" y="21181"/>
                      <wp:lineTo x="21194" y="21181"/>
                      <wp:lineTo x="21194" y="0"/>
                      <wp:lineTo x="0" y="0"/>
                    </wp:wrapPolygon>
                  </wp:wrapTight>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48385" cy="1146175"/>
                          </a:xfrm>
                          <a:prstGeom prst="rect">
                            <a:avLst/>
                          </a:prstGeom>
                          <a:noFill/>
                        </pic:spPr>
                      </pic:pic>
                    </a:graphicData>
                  </a:graphic>
                  <wp14:sizeRelH relativeFrom="page">
                    <wp14:pctWidth>0</wp14:pctWidth>
                  </wp14:sizeRelH>
                  <wp14:sizeRelV relativeFrom="page">
                    <wp14:pctHeight>0</wp14:pctHeight>
                  </wp14:sizeRelV>
                </wp:anchor>
              </w:drawing>
            </w:r>
            <w:r w:rsidRPr="008F3AD0">
              <w:rPr>
                <w:rFonts w:ascii="Times New Roman" w:eastAsia="Century Schoolbook" w:hAnsi="Times New Roman" w:cs="Times New Roman"/>
                <w:color w:val="000000"/>
                <w:sz w:val="24"/>
                <w:szCs w:val="24"/>
                <w:lang w:val="ru" w:eastAsia="ru-RU"/>
              </w:rPr>
              <w:t>На рисунке приведено схематическое изображение короткозамкнутой катушки, которую охватывает проволочный виток с источником тока и ключом. Выберите</w:t>
            </w:r>
          </w:p>
          <w:p w14:paraId="54D32484" w14:textId="77777777" w:rsidR="00C0487D" w:rsidRPr="008F3AD0" w:rsidRDefault="00C0487D" w:rsidP="00C0487D">
            <w:pPr>
              <w:pStyle w:val="a4"/>
              <w:tabs>
                <w:tab w:val="left" w:pos="1032"/>
              </w:tabs>
              <w:spacing w:after="0" w:line="273" w:lineRule="exact"/>
              <w:ind w:left="142" w:right="20"/>
              <w:rPr>
                <w:rFonts w:ascii="Times New Roman" w:eastAsia="Century Schoolbook" w:hAnsi="Times New Roman" w:cs="Times New Roman"/>
                <w:color w:val="000000"/>
                <w:sz w:val="24"/>
                <w:szCs w:val="24"/>
                <w:lang w:val="ru" w:eastAsia="ru-RU"/>
              </w:rPr>
            </w:pPr>
            <w:r w:rsidRPr="008F3AD0">
              <w:rPr>
                <w:rFonts w:ascii="Times New Roman" w:eastAsia="Century Schoolbook" w:hAnsi="Times New Roman" w:cs="Times New Roman"/>
                <w:color w:val="000000"/>
                <w:sz w:val="24"/>
                <w:szCs w:val="24"/>
                <w:lang w:val="ru" w:eastAsia="ru-RU"/>
              </w:rPr>
              <w:t>правильное утверждение.</w:t>
            </w:r>
          </w:p>
          <w:p w14:paraId="634E0933" w14:textId="5DF007ED" w:rsidR="00C0487D" w:rsidRDefault="00C0487D" w:rsidP="00C0487D">
            <w:pPr>
              <w:spacing w:after="120"/>
              <w:rPr>
                <w:rFonts w:ascii="Times New Roman" w:hAnsi="Times New Roman" w:cs="Times New Roman"/>
                <w:sz w:val="24"/>
                <w:szCs w:val="24"/>
              </w:rPr>
            </w:pPr>
          </w:p>
        </w:tc>
        <w:tc>
          <w:tcPr>
            <w:tcW w:w="4961" w:type="dxa"/>
            <w:gridSpan w:val="2"/>
            <w:tcPrChange w:id="1078" w:author="2" w:date="2021-08-31T10:55:00Z">
              <w:tcPr>
                <w:tcW w:w="4839" w:type="dxa"/>
              </w:tcPr>
            </w:tcPrChange>
          </w:tcPr>
          <w:p w14:paraId="7FC5BACD" w14:textId="77777777" w:rsidR="00C0487D" w:rsidRPr="00247CE1" w:rsidRDefault="00C0487D" w:rsidP="0012270D">
            <w:pPr>
              <w:pStyle w:val="a4"/>
              <w:numPr>
                <w:ilvl w:val="0"/>
                <w:numId w:val="45"/>
              </w:numPr>
              <w:tabs>
                <w:tab w:val="left" w:pos="1032"/>
              </w:tabs>
              <w:spacing w:after="0" w:line="273" w:lineRule="exact"/>
              <w:ind w:left="627"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Индукционный ток в катушке будет существовать все время, пока ключ замкнут.</w:t>
            </w:r>
          </w:p>
          <w:p w14:paraId="5F9C3E9C" w14:textId="77777777" w:rsidR="00C0487D" w:rsidRPr="00247CE1" w:rsidRDefault="00C0487D" w:rsidP="0012270D">
            <w:pPr>
              <w:pStyle w:val="a4"/>
              <w:numPr>
                <w:ilvl w:val="0"/>
                <w:numId w:val="45"/>
              </w:numPr>
              <w:tabs>
                <w:tab w:val="left" w:pos="1032"/>
              </w:tabs>
              <w:spacing w:after="0" w:line="273" w:lineRule="exact"/>
              <w:ind w:left="627"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При замыкании ключа в катушке на короткое время возникает индукционный ток.</w:t>
            </w:r>
          </w:p>
          <w:p w14:paraId="081AD57F" w14:textId="77777777" w:rsidR="00C0487D" w:rsidRPr="00247CE1" w:rsidRDefault="00C0487D" w:rsidP="0012270D">
            <w:pPr>
              <w:pStyle w:val="a4"/>
              <w:numPr>
                <w:ilvl w:val="0"/>
                <w:numId w:val="45"/>
              </w:numPr>
              <w:tabs>
                <w:tab w:val="left" w:pos="1032"/>
              </w:tabs>
              <w:spacing w:after="0" w:line="273" w:lineRule="exact"/>
              <w:ind w:left="627"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При размыкании ключа магнитное поле вокруг проволочного витка не изменяется.</w:t>
            </w:r>
          </w:p>
          <w:p w14:paraId="087D0F0E" w14:textId="77777777" w:rsidR="00C0487D" w:rsidRPr="00247CE1" w:rsidRDefault="00C0487D" w:rsidP="0012270D">
            <w:pPr>
              <w:pStyle w:val="a4"/>
              <w:numPr>
                <w:ilvl w:val="0"/>
                <w:numId w:val="45"/>
              </w:numPr>
              <w:tabs>
                <w:tab w:val="left" w:pos="1032"/>
              </w:tabs>
              <w:spacing w:after="0" w:line="273" w:lineRule="exact"/>
              <w:ind w:left="627"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При замыкании ключа магнитное поле возникающее в катушке сначала растёт, а затем уменьшается до нуля</w:t>
            </w:r>
            <w:r w:rsidRPr="00247CE1">
              <w:rPr>
                <w:rFonts w:ascii="Times New Roman" w:eastAsia="Century Schoolbook" w:hAnsi="Times New Roman" w:cs="Times New Roman"/>
                <w:color w:val="000000"/>
                <w:sz w:val="20"/>
                <w:szCs w:val="20"/>
                <w:lang w:val="ru" w:eastAsia="ru-RU"/>
              </w:rPr>
              <w:t> </w:t>
            </w:r>
          </w:p>
          <w:p w14:paraId="43C3CEC1" w14:textId="0F4179F3" w:rsidR="00C0487D" w:rsidRPr="00247CE1" w:rsidRDefault="00C0487D" w:rsidP="00C0487D">
            <w:pPr>
              <w:rPr>
                <w:rFonts w:ascii="Times New Roman" w:hAnsi="Times New Roman" w:cs="Times New Roman"/>
                <w:sz w:val="20"/>
                <w:szCs w:val="20"/>
              </w:rPr>
            </w:pPr>
          </w:p>
        </w:tc>
        <w:tc>
          <w:tcPr>
            <w:tcW w:w="567" w:type="dxa"/>
            <w:gridSpan w:val="2"/>
            <w:tcPrChange w:id="1079" w:author="2" w:date="2021-08-31T10:55:00Z">
              <w:tcPr>
                <w:tcW w:w="547" w:type="dxa"/>
              </w:tcPr>
            </w:tcPrChange>
          </w:tcPr>
          <w:p w14:paraId="3212F34D" w14:textId="40B73C1E" w:rsidR="00C0487D" w:rsidRPr="004B35C4" w:rsidRDefault="00C0487D" w:rsidP="00C0487D">
            <w:pPr>
              <w:tabs>
                <w:tab w:val="left" w:pos="600"/>
              </w:tabs>
              <w:ind w:right="34"/>
              <w:rPr>
                <w:rFonts w:ascii="Times New Roman" w:hAnsi="Times New Roman" w:cs="Times New Roman"/>
                <w:sz w:val="24"/>
                <w:szCs w:val="24"/>
              </w:rPr>
            </w:pPr>
            <w:r w:rsidRPr="004B35C4">
              <w:rPr>
                <w:rFonts w:ascii="Times New Roman" w:eastAsia="Century Schoolbook" w:hAnsi="Times New Roman" w:cs="Times New Roman"/>
                <w:color w:val="000000"/>
                <w:sz w:val="24"/>
                <w:szCs w:val="24"/>
                <w:lang w:val="ru" w:eastAsia="ru-RU"/>
              </w:rPr>
              <w:t>2</w:t>
            </w:r>
          </w:p>
        </w:tc>
      </w:tr>
      <w:tr w:rsidR="00C0487D" w14:paraId="7BA46BF9" w14:textId="1C0C8F64" w:rsidTr="00911EF6">
        <w:tc>
          <w:tcPr>
            <w:tcW w:w="846" w:type="dxa"/>
            <w:tcPrChange w:id="1080" w:author="2" w:date="2021-08-31T10:55:00Z">
              <w:tcPr>
                <w:tcW w:w="846" w:type="dxa"/>
              </w:tcPr>
            </w:tcPrChange>
          </w:tcPr>
          <w:p w14:paraId="2ED34181" w14:textId="77777777" w:rsidR="00C0487D" w:rsidRDefault="00C0487D" w:rsidP="00C0487D">
            <w:pPr>
              <w:spacing w:after="120"/>
              <w:rPr>
                <w:rFonts w:ascii="Times New Roman" w:hAnsi="Times New Roman" w:cs="Times New Roman"/>
                <w:sz w:val="24"/>
                <w:szCs w:val="24"/>
              </w:rPr>
            </w:pPr>
          </w:p>
        </w:tc>
        <w:tc>
          <w:tcPr>
            <w:tcW w:w="1843" w:type="dxa"/>
            <w:tcPrChange w:id="1081" w:author="2" w:date="2021-08-31T10:55:00Z">
              <w:tcPr>
                <w:tcW w:w="1843" w:type="dxa"/>
              </w:tcPr>
            </w:tcPrChange>
          </w:tcPr>
          <w:p w14:paraId="7984BEAA" w14:textId="77777777" w:rsidR="00C0487D" w:rsidRDefault="00C0487D" w:rsidP="00C0487D">
            <w:pPr>
              <w:spacing w:after="120"/>
              <w:rPr>
                <w:rFonts w:ascii="Times New Roman" w:hAnsi="Times New Roman" w:cs="Times New Roman"/>
                <w:sz w:val="24"/>
                <w:szCs w:val="24"/>
              </w:rPr>
            </w:pPr>
          </w:p>
        </w:tc>
        <w:tc>
          <w:tcPr>
            <w:tcW w:w="425" w:type="dxa"/>
            <w:tcPrChange w:id="1082" w:author="2" w:date="2021-08-31T10:55:00Z">
              <w:tcPr>
                <w:tcW w:w="425" w:type="dxa"/>
              </w:tcPr>
            </w:tcPrChange>
          </w:tcPr>
          <w:p w14:paraId="74936C10" w14:textId="77777777" w:rsidR="00C0487D" w:rsidRDefault="00C0487D" w:rsidP="00C0487D">
            <w:pPr>
              <w:spacing w:after="120"/>
              <w:rPr>
                <w:rFonts w:ascii="Times New Roman" w:hAnsi="Times New Roman" w:cs="Times New Roman"/>
                <w:sz w:val="24"/>
                <w:szCs w:val="24"/>
              </w:rPr>
            </w:pPr>
          </w:p>
        </w:tc>
        <w:tc>
          <w:tcPr>
            <w:tcW w:w="392" w:type="dxa"/>
            <w:tcPrChange w:id="1083" w:author="2" w:date="2021-08-31T10:55:00Z">
              <w:tcPr>
                <w:tcW w:w="392" w:type="dxa"/>
              </w:tcPr>
            </w:tcPrChange>
          </w:tcPr>
          <w:p w14:paraId="56A5A469" w14:textId="77777777" w:rsidR="00C0487D" w:rsidRDefault="00C0487D" w:rsidP="00C0487D">
            <w:pPr>
              <w:spacing w:after="120"/>
              <w:rPr>
                <w:rFonts w:ascii="Times New Roman" w:hAnsi="Times New Roman" w:cs="Times New Roman"/>
                <w:sz w:val="24"/>
                <w:szCs w:val="24"/>
              </w:rPr>
            </w:pPr>
          </w:p>
        </w:tc>
        <w:tc>
          <w:tcPr>
            <w:tcW w:w="553" w:type="dxa"/>
            <w:tcPrChange w:id="1084" w:author="2" w:date="2021-08-31T10:55:00Z">
              <w:tcPr>
                <w:tcW w:w="553" w:type="dxa"/>
              </w:tcPr>
            </w:tcPrChange>
          </w:tcPr>
          <w:p w14:paraId="2BA14110" w14:textId="68596180"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1085" w:author="2" w:date="2021-08-31T10:55:00Z">
              <w:tcPr>
                <w:tcW w:w="6001" w:type="dxa"/>
              </w:tcPr>
            </w:tcPrChange>
          </w:tcPr>
          <w:p w14:paraId="6449D262" w14:textId="508A0EEF" w:rsidR="00C0487D" w:rsidRDefault="00C0487D" w:rsidP="00C0487D">
            <w:pPr>
              <w:spacing w:after="120"/>
              <w:rPr>
                <w:rFonts w:ascii="Times New Roman" w:hAnsi="Times New Roman" w:cs="Times New Roman"/>
                <w:sz w:val="24"/>
                <w:szCs w:val="24"/>
              </w:rPr>
            </w:pPr>
            <w:r w:rsidRPr="008F3AD0">
              <w:rPr>
                <w:rFonts w:ascii="Times New Roman" w:eastAsia="Century Schoolbook" w:hAnsi="Times New Roman" w:cs="Times New Roman"/>
                <w:color w:val="000000"/>
                <w:sz w:val="24"/>
                <w:szCs w:val="24"/>
                <w:lang w:val="ru" w:eastAsia="ru-RU"/>
              </w:rPr>
              <w:t>Выберите правильное утверждение. Индукционный ток возникает в любом замкнутом проводящем контуре, если...</w:t>
            </w:r>
          </w:p>
        </w:tc>
        <w:tc>
          <w:tcPr>
            <w:tcW w:w="4961" w:type="dxa"/>
            <w:gridSpan w:val="2"/>
            <w:tcPrChange w:id="1086" w:author="2" w:date="2021-08-31T10:55:00Z">
              <w:tcPr>
                <w:tcW w:w="4839" w:type="dxa"/>
              </w:tcPr>
            </w:tcPrChange>
          </w:tcPr>
          <w:p w14:paraId="5B6BBDF7" w14:textId="77777777" w:rsidR="00C0487D" w:rsidRPr="00247CE1" w:rsidRDefault="00C0487D" w:rsidP="0012270D">
            <w:pPr>
              <w:pStyle w:val="a4"/>
              <w:numPr>
                <w:ilvl w:val="0"/>
                <w:numId w:val="46"/>
              </w:numPr>
              <w:tabs>
                <w:tab w:val="left" w:pos="1032"/>
              </w:tabs>
              <w:spacing w:after="0" w:line="273" w:lineRule="exact"/>
              <w:ind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 xml:space="preserve">контур покоится в однородном магнитном поле. </w:t>
            </w:r>
          </w:p>
          <w:p w14:paraId="4F639016" w14:textId="77777777" w:rsidR="00C0487D" w:rsidRPr="00247CE1" w:rsidRDefault="00C0487D" w:rsidP="0012270D">
            <w:pPr>
              <w:pStyle w:val="a4"/>
              <w:numPr>
                <w:ilvl w:val="0"/>
                <w:numId w:val="46"/>
              </w:numPr>
              <w:tabs>
                <w:tab w:val="left" w:pos="1032"/>
              </w:tabs>
              <w:spacing w:after="0" w:line="273" w:lineRule="exact"/>
              <w:ind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контур движется поступательно равномерно в однородном магнитном поле.</w:t>
            </w:r>
          </w:p>
          <w:p w14:paraId="399B704A" w14:textId="77777777" w:rsidR="00C0487D" w:rsidRPr="00247CE1" w:rsidRDefault="00C0487D" w:rsidP="0012270D">
            <w:pPr>
              <w:pStyle w:val="a4"/>
              <w:numPr>
                <w:ilvl w:val="0"/>
                <w:numId w:val="46"/>
              </w:numPr>
              <w:tabs>
                <w:tab w:val="left" w:pos="1032"/>
              </w:tabs>
              <w:spacing w:after="0" w:line="273" w:lineRule="exact"/>
              <w:ind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lastRenderedPageBreak/>
              <w:t>изменяется количество силовых линий магнитного поля, которые пронизывают контур.</w:t>
            </w:r>
          </w:p>
          <w:p w14:paraId="1B2F87A0" w14:textId="77777777" w:rsidR="00C0487D" w:rsidRPr="00247CE1" w:rsidRDefault="00C0487D" w:rsidP="0012270D">
            <w:pPr>
              <w:pStyle w:val="a4"/>
              <w:numPr>
                <w:ilvl w:val="0"/>
                <w:numId w:val="46"/>
              </w:numPr>
              <w:tabs>
                <w:tab w:val="left" w:pos="1032"/>
              </w:tabs>
              <w:spacing w:after="0" w:line="273" w:lineRule="exact"/>
              <w:ind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контур перемещается вдоль силовых линий</w:t>
            </w:r>
          </w:p>
          <w:p w14:paraId="7F18F60E" w14:textId="1F02AC23" w:rsidR="00C0487D" w:rsidRPr="00247CE1" w:rsidRDefault="00C0487D" w:rsidP="00C0487D">
            <w:pPr>
              <w:rPr>
                <w:rFonts w:ascii="Times New Roman" w:hAnsi="Times New Roman" w:cs="Times New Roman"/>
                <w:sz w:val="20"/>
                <w:szCs w:val="20"/>
              </w:rPr>
            </w:pPr>
          </w:p>
        </w:tc>
        <w:tc>
          <w:tcPr>
            <w:tcW w:w="567" w:type="dxa"/>
            <w:gridSpan w:val="2"/>
            <w:tcPrChange w:id="1087" w:author="2" w:date="2021-08-31T10:55:00Z">
              <w:tcPr>
                <w:tcW w:w="547" w:type="dxa"/>
              </w:tcPr>
            </w:tcPrChange>
          </w:tcPr>
          <w:p w14:paraId="28E5AE92" w14:textId="0972B635" w:rsidR="00C0487D" w:rsidRPr="004B35C4" w:rsidRDefault="00C0487D" w:rsidP="00C0487D">
            <w:pPr>
              <w:tabs>
                <w:tab w:val="left" w:pos="600"/>
              </w:tabs>
              <w:ind w:right="34"/>
              <w:rPr>
                <w:rFonts w:ascii="Times New Roman" w:hAnsi="Times New Roman" w:cs="Times New Roman"/>
                <w:sz w:val="24"/>
                <w:szCs w:val="24"/>
              </w:rPr>
            </w:pPr>
            <w:r w:rsidRPr="004B35C4">
              <w:rPr>
                <w:rFonts w:ascii="Times New Roman" w:eastAsia="Century Schoolbook" w:hAnsi="Times New Roman" w:cs="Times New Roman"/>
                <w:color w:val="000000"/>
                <w:sz w:val="24"/>
                <w:szCs w:val="24"/>
                <w:lang w:val="ru" w:eastAsia="ru-RU"/>
              </w:rPr>
              <w:lastRenderedPageBreak/>
              <w:t>3</w:t>
            </w:r>
          </w:p>
        </w:tc>
      </w:tr>
      <w:tr w:rsidR="00C0487D" w14:paraId="3676ACAF" w14:textId="0E66D635" w:rsidTr="00911EF6">
        <w:tc>
          <w:tcPr>
            <w:tcW w:w="846" w:type="dxa"/>
            <w:tcPrChange w:id="1088" w:author="2" w:date="2021-08-31T10:55:00Z">
              <w:tcPr>
                <w:tcW w:w="846" w:type="dxa"/>
              </w:tcPr>
            </w:tcPrChange>
          </w:tcPr>
          <w:p w14:paraId="4889B18D" w14:textId="77777777" w:rsidR="00C0487D" w:rsidRDefault="00C0487D" w:rsidP="00C0487D">
            <w:pPr>
              <w:spacing w:after="120"/>
              <w:rPr>
                <w:rFonts w:ascii="Times New Roman" w:hAnsi="Times New Roman" w:cs="Times New Roman"/>
                <w:sz w:val="24"/>
                <w:szCs w:val="24"/>
              </w:rPr>
            </w:pPr>
          </w:p>
        </w:tc>
        <w:tc>
          <w:tcPr>
            <w:tcW w:w="1843" w:type="dxa"/>
            <w:tcPrChange w:id="1089" w:author="2" w:date="2021-08-31T10:55:00Z">
              <w:tcPr>
                <w:tcW w:w="1843" w:type="dxa"/>
              </w:tcPr>
            </w:tcPrChange>
          </w:tcPr>
          <w:p w14:paraId="656D5519" w14:textId="77777777" w:rsidR="00C0487D" w:rsidRDefault="00C0487D" w:rsidP="00C0487D">
            <w:pPr>
              <w:spacing w:after="120"/>
              <w:rPr>
                <w:rFonts w:ascii="Times New Roman" w:hAnsi="Times New Roman" w:cs="Times New Roman"/>
                <w:sz w:val="24"/>
                <w:szCs w:val="24"/>
              </w:rPr>
            </w:pPr>
          </w:p>
        </w:tc>
        <w:tc>
          <w:tcPr>
            <w:tcW w:w="425" w:type="dxa"/>
            <w:tcPrChange w:id="1090" w:author="2" w:date="2021-08-31T10:55:00Z">
              <w:tcPr>
                <w:tcW w:w="425" w:type="dxa"/>
              </w:tcPr>
            </w:tcPrChange>
          </w:tcPr>
          <w:p w14:paraId="2E6688FC" w14:textId="77777777" w:rsidR="00C0487D" w:rsidRDefault="00C0487D" w:rsidP="00C0487D">
            <w:pPr>
              <w:spacing w:after="120"/>
              <w:rPr>
                <w:rFonts w:ascii="Times New Roman" w:hAnsi="Times New Roman" w:cs="Times New Roman"/>
                <w:sz w:val="24"/>
                <w:szCs w:val="24"/>
              </w:rPr>
            </w:pPr>
          </w:p>
        </w:tc>
        <w:tc>
          <w:tcPr>
            <w:tcW w:w="392" w:type="dxa"/>
            <w:tcPrChange w:id="1091" w:author="2" w:date="2021-08-31T10:55:00Z">
              <w:tcPr>
                <w:tcW w:w="392" w:type="dxa"/>
              </w:tcPr>
            </w:tcPrChange>
          </w:tcPr>
          <w:p w14:paraId="2EA1EA6A" w14:textId="77777777" w:rsidR="00C0487D" w:rsidRDefault="00C0487D" w:rsidP="00C0487D">
            <w:pPr>
              <w:spacing w:after="120"/>
              <w:rPr>
                <w:rFonts w:ascii="Times New Roman" w:hAnsi="Times New Roman" w:cs="Times New Roman"/>
                <w:sz w:val="24"/>
                <w:szCs w:val="24"/>
              </w:rPr>
            </w:pPr>
          </w:p>
        </w:tc>
        <w:tc>
          <w:tcPr>
            <w:tcW w:w="553" w:type="dxa"/>
            <w:tcPrChange w:id="1092" w:author="2" w:date="2021-08-31T10:55:00Z">
              <w:tcPr>
                <w:tcW w:w="553" w:type="dxa"/>
              </w:tcPr>
            </w:tcPrChange>
          </w:tcPr>
          <w:p w14:paraId="14AAA732" w14:textId="47FE5347"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1093" w:author="2" w:date="2021-08-31T10:55:00Z">
              <w:tcPr>
                <w:tcW w:w="6001" w:type="dxa"/>
              </w:tcPr>
            </w:tcPrChange>
          </w:tcPr>
          <w:p w14:paraId="10C4C1C2" w14:textId="77777777" w:rsidR="00C0487D" w:rsidRPr="008F3AD0" w:rsidRDefault="00C0487D" w:rsidP="00C0487D">
            <w:pPr>
              <w:pStyle w:val="a4"/>
              <w:tabs>
                <w:tab w:val="left" w:pos="1032"/>
              </w:tabs>
              <w:spacing w:after="0" w:line="273" w:lineRule="exact"/>
              <w:ind w:left="142" w:right="20"/>
              <w:rPr>
                <w:rFonts w:ascii="Times New Roman" w:eastAsia="Century Schoolbook" w:hAnsi="Times New Roman" w:cs="Times New Roman"/>
                <w:color w:val="000000"/>
                <w:sz w:val="24"/>
                <w:szCs w:val="24"/>
                <w:lang w:val="ru" w:eastAsia="ru-RU"/>
              </w:rPr>
            </w:pPr>
            <w:r w:rsidRPr="008F3AD0">
              <w:rPr>
                <w:rFonts w:ascii="Times New Roman" w:eastAsia="Century Schoolbook" w:hAnsi="Times New Roman" w:cs="Times New Roman"/>
                <w:color w:val="000000"/>
                <w:sz w:val="24"/>
                <w:szCs w:val="24"/>
                <w:lang w:val="ru" w:eastAsia="ru-RU"/>
              </w:rPr>
              <w:t>В генераторе электрическая энергия тока превращается в механическую энергию.</w:t>
            </w:r>
          </w:p>
          <w:p w14:paraId="71DCF5F6" w14:textId="6749F349" w:rsidR="00C0487D" w:rsidRDefault="00C0487D" w:rsidP="00C0487D">
            <w:pPr>
              <w:spacing w:after="120"/>
              <w:rPr>
                <w:rFonts w:ascii="Times New Roman" w:hAnsi="Times New Roman" w:cs="Times New Roman"/>
                <w:sz w:val="24"/>
                <w:szCs w:val="24"/>
              </w:rPr>
            </w:pPr>
            <w:r>
              <w:rPr>
                <w:rFonts w:ascii="Times New Roman" w:eastAsia="Century Schoolbook" w:hAnsi="Times New Roman" w:cs="Times New Roman"/>
                <w:noProof/>
                <w:color w:val="000000"/>
                <w:sz w:val="24"/>
                <w:szCs w:val="24"/>
                <w:lang w:eastAsia="ru-RU"/>
              </w:rPr>
              <w:drawing>
                <wp:anchor distT="0" distB="0" distL="114300" distR="114300" simplePos="0" relativeHeight="252116992" behindDoc="1" locked="0" layoutInCell="1" allowOverlap="1" wp14:anchorId="1B07201F" wp14:editId="7B680E9D">
                  <wp:simplePos x="0" y="0"/>
                  <wp:positionH relativeFrom="column">
                    <wp:posOffset>2371725</wp:posOffset>
                  </wp:positionH>
                  <wp:positionV relativeFrom="paragraph">
                    <wp:posOffset>0</wp:posOffset>
                  </wp:positionV>
                  <wp:extent cx="1828800" cy="1377950"/>
                  <wp:effectExtent l="0" t="0" r="0" b="0"/>
                  <wp:wrapTight wrapText="bothSides">
                    <wp:wrapPolygon edited="0">
                      <wp:start x="0" y="0"/>
                      <wp:lineTo x="0" y="21202"/>
                      <wp:lineTo x="21375" y="21202"/>
                      <wp:lineTo x="21375" y="0"/>
                      <wp:lineTo x="0" y="0"/>
                    </wp:wrapPolygon>
                  </wp:wrapTight>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1377950"/>
                          </a:xfrm>
                          <a:prstGeom prst="rect">
                            <a:avLst/>
                          </a:prstGeom>
                          <a:noFill/>
                        </pic:spPr>
                      </pic:pic>
                    </a:graphicData>
                  </a:graphic>
                  <wp14:sizeRelH relativeFrom="page">
                    <wp14:pctWidth>0</wp14:pctWidth>
                  </wp14:sizeRelH>
                  <wp14:sizeRelV relativeFrom="page">
                    <wp14:pctHeight>0</wp14:pctHeight>
                  </wp14:sizeRelV>
                </wp:anchor>
              </w:drawing>
            </w:r>
            <w:r w:rsidRPr="008F3AD0">
              <w:rPr>
                <w:rFonts w:ascii="Times New Roman" w:eastAsia="Century Schoolbook" w:hAnsi="Times New Roman" w:cs="Times New Roman"/>
                <w:color w:val="000000"/>
                <w:sz w:val="24"/>
                <w:szCs w:val="24"/>
                <w:lang w:val="ru" w:eastAsia="ru-RU"/>
              </w:rPr>
              <w:t>На рисунке показан график переменного тока. Выберите правильное утверждение</w:t>
            </w:r>
          </w:p>
        </w:tc>
        <w:tc>
          <w:tcPr>
            <w:tcW w:w="4961" w:type="dxa"/>
            <w:gridSpan w:val="2"/>
            <w:tcPrChange w:id="1094" w:author="2" w:date="2021-08-31T10:55:00Z">
              <w:tcPr>
                <w:tcW w:w="4839" w:type="dxa"/>
              </w:tcPr>
            </w:tcPrChange>
          </w:tcPr>
          <w:p w14:paraId="62059691" w14:textId="77777777" w:rsidR="00C0487D" w:rsidRPr="00247CE1" w:rsidRDefault="00C0487D" w:rsidP="0012270D">
            <w:pPr>
              <w:pStyle w:val="a4"/>
              <w:numPr>
                <w:ilvl w:val="0"/>
                <w:numId w:val="47"/>
              </w:numPr>
              <w:tabs>
                <w:tab w:val="left" w:pos="1032"/>
              </w:tabs>
              <w:spacing w:after="0" w:line="273" w:lineRule="exact"/>
              <w:ind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Период переменного тока 0,1 с.</w:t>
            </w:r>
          </w:p>
          <w:p w14:paraId="0B6E2A7F" w14:textId="77777777" w:rsidR="00C0487D" w:rsidRPr="00247CE1" w:rsidRDefault="00C0487D" w:rsidP="0012270D">
            <w:pPr>
              <w:pStyle w:val="a4"/>
              <w:numPr>
                <w:ilvl w:val="0"/>
                <w:numId w:val="47"/>
              </w:numPr>
              <w:tabs>
                <w:tab w:val="left" w:pos="1032"/>
              </w:tabs>
              <w:spacing w:after="0" w:line="273" w:lineRule="exact"/>
              <w:ind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Частота переменного тока 10 Гц.</w:t>
            </w:r>
          </w:p>
          <w:p w14:paraId="1C60FA3E" w14:textId="77777777" w:rsidR="00C0487D" w:rsidRPr="00247CE1" w:rsidRDefault="00C0487D" w:rsidP="0012270D">
            <w:pPr>
              <w:pStyle w:val="a4"/>
              <w:numPr>
                <w:ilvl w:val="0"/>
                <w:numId w:val="47"/>
              </w:numPr>
              <w:tabs>
                <w:tab w:val="left" w:pos="1032"/>
              </w:tabs>
              <w:spacing w:after="0" w:line="273" w:lineRule="exact"/>
              <w:ind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Период переменного тока 0,4 с.</w:t>
            </w:r>
          </w:p>
          <w:p w14:paraId="4F6CE787" w14:textId="77777777" w:rsidR="00C0487D" w:rsidRPr="00247CE1" w:rsidRDefault="00C0487D" w:rsidP="0012270D">
            <w:pPr>
              <w:pStyle w:val="a4"/>
              <w:numPr>
                <w:ilvl w:val="0"/>
                <w:numId w:val="47"/>
              </w:numPr>
              <w:tabs>
                <w:tab w:val="left" w:pos="1032"/>
              </w:tabs>
              <w:spacing w:after="0" w:line="273" w:lineRule="exact"/>
              <w:ind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Амплитуда тока 12А</w:t>
            </w:r>
          </w:p>
          <w:p w14:paraId="44D4E58A" w14:textId="753FCB16" w:rsidR="00C0487D" w:rsidRPr="00247CE1" w:rsidRDefault="00C0487D" w:rsidP="00C0487D">
            <w:pPr>
              <w:rPr>
                <w:rFonts w:ascii="Times New Roman" w:hAnsi="Times New Roman" w:cs="Times New Roman"/>
                <w:sz w:val="20"/>
                <w:szCs w:val="20"/>
              </w:rPr>
            </w:pPr>
          </w:p>
        </w:tc>
        <w:tc>
          <w:tcPr>
            <w:tcW w:w="567" w:type="dxa"/>
            <w:gridSpan w:val="2"/>
            <w:tcPrChange w:id="1095" w:author="2" w:date="2021-08-31T10:55:00Z">
              <w:tcPr>
                <w:tcW w:w="547" w:type="dxa"/>
              </w:tcPr>
            </w:tcPrChange>
          </w:tcPr>
          <w:p w14:paraId="1A346774" w14:textId="1FFAF911" w:rsidR="00C0487D" w:rsidRPr="004B35C4" w:rsidRDefault="00C0487D" w:rsidP="00C0487D">
            <w:pPr>
              <w:tabs>
                <w:tab w:val="left" w:pos="600"/>
              </w:tabs>
              <w:ind w:right="34"/>
              <w:rPr>
                <w:rFonts w:ascii="Times New Roman" w:eastAsiaTheme="minorEastAsia" w:hAnsi="Times New Roman" w:cs="Times New Roman"/>
                <w:sz w:val="24"/>
                <w:szCs w:val="24"/>
              </w:rPr>
            </w:pPr>
            <w:r w:rsidRPr="004B35C4">
              <w:rPr>
                <w:rFonts w:ascii="Times New Roman" w:eastAsia="Century Schoolbook" w:hAnsi="Times New Roman" w:cs="Times New Roman"/>
                <w:color w:val="000000"/>
                <w:sz w:val="24"/>
                <w:szCs w:val="24"/>
                <w:lang w:val="ru" w:eastAsia="ru-RU"/>
              </w:rPr>
              <w:t>3</w:t>
            </w:r>
          </w:p>
        </w:tc>
      </w:tr>
      <w:tr w:rsidR="00C0487D" w14:paraId="2B6EAA38" w14:textId="67718975" w:rsidTr="00911EF6">
        <w:tc>
          <w:tcPr>
            <w:tcW w:w="846" w:type="dxa"/>
            <w:tcPrChange w:id="1096" w:author="2" w:date="2021-08-31T10:55:00Z">
              <w:tcPr>
                <w:tcW w:w="846" w:type="dxa"/>
              </w:tcPr>
            </w:tcPrChange>
          </w:tcPr>
          <w:p w14:paraId="2E5817D5" w14:textId="77777777" w:rsidR="00C0487D" w:rsidRDefault="00C0487D" w:rsidP="00C0487D">
            <w:pPr>
              <w:spacing w:after="120"/>
              <w:rPr>
                <w:rFonts w:ascii="Times New Roman" w:hAnsi="Times New Roman" w:cs="Times New Roman"/>
                <w:sz w:val="24"/>
                <w:szCs w:val="24"/>
              </w:rPr>
            </w:pPr>
          </w:p>
        </w:tc>
        <w:tc>
          <w:tcPr>
            <w:tcW w:w="1843" w:type="dxa"/>
            <w:tcPrChange w:id="1097" w:author="2" w:date="2021-08-31T10:55:00Z">
              <w:tcPr>
                <w:tcW w:w="1843" w:type="dxa"/>
              </w:tcPr>
            </w:tcPrChange>
          </w:tcPr>
          <w:p w14:paraId="0496FF7A" w14:textId="77777777" w:rsidR="00C0487D" w:rsidRDefault="00C0487D" w:rsidP="00C0487D">
            <w:pPr>
              <w:spacing w:after="120"/>
              <w:rPr>
                <w:rFonts w:ascii="Times New Roman" w:hAnsi="Times New Roman" w:cs="Times New Roman"/>
                <w:sz w:val="24"/>
                <w:szCs w:val="24"/>
              </w:rPr>
            </w:pPr>
          </w:p>
        </w:tc>
        <w:tc>
          <w:tcPr>
            <w:tcW w:w="425" w:type="dxa"/>
            <w:tcPrChange w:id="1098" w:author="2" w:date="2021-08-31T10:55:00Z">
              <w:tcPr>
                <w:tcW w:w="425" w:type="dxa"/>
              </w:tcPr>
            </w:tcPrChange>
          </w:tcPr>
          <w:p w14:paraId="2FD3AE88" w14:textId="77777777" w:rsidR="00C0487D" w:rsidRDefault="00C0487D" w:rsidP="00C0487D">
            <w:pPr>
              <w:spacing w:after="120"/>
              <w:rPr>
                <w:rFonts w:ascii="Times New Roman" w:hAnsi="Times New Roman" w:cs="Times New Roman"/>
                <w:sz w:val="24"/>
                <w:szCs w:val="24"/>
              </w:rPr>
            </w:pPr>
          </w:p>
        </w:tc>
        <w:tc>
          <w:tcPr>
            <w:tcW w:w="392" w:type="dxa"/>
            <w:tcPrChange w:id="1099" w:author="2" w:date="2021-08-31T10:55:00Z">
              <w:tcPr>
                <w:tcW w:w="392" w:type="dxa"/>
              </w:tcPr>
            </w:tcPrChange>
          </w:tcPr>
          <w:p w14:paraId="66DB6E9F" w14:textId="77777777" w:rsidR="00C0487D" w:rsidRDefault="00C0487D" w:rsidP="00C0487D">
            <w:pPr>
              <w:spacing w:after="120"/>
              <w:rPr>
                <w:rFonts w:ascii="Times New Roman" w:hAnsi="Times New Roman" w:cs="Times New Roman"/>
                <w:sz w:val="24"/>
                <w:szCs w:val="24"/>
              </w:rPr>
            </w:pPr>
          </w:p>
        </w:tc>
        <w:tc>
          <w:tcPr>
            <w:tcW w:w="553" w:type="dxa"/>
            <w:tcPrChange w:id="1100" w:author="2" w:date="2021-08-31T10:55:00Z">
              <w:tcPr>
                <w:tcW w:w="553" w:type="dxa"/>
              </w:tcPr>
            </w:tcPrChange>
          </w:tcPr>
          <w:p w14:paraId="0B2FB417" w14:textId="02CD943A"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1101" w:author="2" w:date="2021-08-31T10:55:00Z">
              <w:tcPr>
                <w:tcW w:w="6001" w:type="dxa"/>
              </w:tcPr>
            </w:tcPrChange>
          </w:tcPr>
          <w:p w14:paraId="0D9582C5" w14:textId="1550DA77" w:rsidR="00C0487D" w:rsidRDefault="00450F2B" w:rsidP="00C0487D">
            <w:pPr>
              <w:spacing w:after="120"/>
              <w:rPr>
                <w:color w:val="000000"/>
              </w:rPr>
            </w:pPr>
            <w:r w:rsidRPr="00450F2B">
              <w:rPr>
                <w:rFonts w:ascii="Times New Roman" w:hAnsi="Times New Roman" w:cs="Times New Roman"/>
                <w:color w:val="000000"/>
                <w:sz w:val="20"/>
                <w:szCs w:val="20"/>
              </w:rPr>
              <w:t>От деревянного кольца № 1 отодвигают южный полюс полосового магнита, а от медного кольца № 2 — северный полюс (см. рисунок</w:t>
            </w:r>
            <w:r>
              <w:rPr>
                <w:color w:val="000000"/>
              </w:rPr>
              <w:t>).</w:t>
            </w:r>
            <w:r>
              <w:rPr>
                <w:rFonts w:ascii="Times New Roman" w:hAnsi="Times New Roman" w:cs="Times New Roman"/>
                <w:color w:val="000000"/>
                <w:sz w:val="20"/>
                <w:szCs w:val="20"/>
              </w:rPr>
              <w:t xml:space="preserve"> Выберите  верное  утверждение</w:t>
            </w:r>
            <w:r w:rsidRPr="00450F2B">
              <w:rPr>
                <w:rFonts w:ascii="Times New Roman" w:hAnsi="Times New Roman" w:cs="Times New Roman"/>
                <w:color w:val="000000"/>
                <w:sz w:val="20"/>
                <w:szCs w:val="20"/>
              </w:rPr>
              <w:t xml:space="preserve"> о результатах этого опыта</w:t>
            </w:r>
          </w:p>
          <w:p w14:paraId="401C802A" w14:textId="203DE561" w:rsidR="00450F2B" w:rsidRDefault="00450F2B" w:rsidP="00C0487D">
            <w:pPr>
              <w:spacing w:after="120"/>
              <w:rPr>
                <w:rFonts w:ascii="Times New Roman" w:hAnsi="Times New Roman" w:cs="Times New Roman"/>
                <w:sz w:val="24"/>
                <w:szCs w:val="24"/>
              </w:rPr>
            </w:pPr>
            <w:r>
              <w:rPr>
                <w:noProof/>
                <w:lang w:eastAsia="ru-RU"/>
              </w:rPr>
              <w:drawing>
                <wp:inline distT="0" distB="0" distL="0" distR="0" wp14:anchorId="01957D27" wp14:editId="5EEEFC82">
                  <wp:extent cx="3048000" cy="857250"/>
                  <wp:effectExtent l="0" t="0" r="0" b="0"/>
                  <wp:docPr id="9" name="Рисунок 9" descr="https://phys-ege.sdamgia.ru/get_file?id=89718&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hys-ege.sdamgia.ru/get_file?id=89718&amp;png=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0" cy="857250"/>
                          </a:xfrm>
                          <a:prstGeom prst="rect">
                            <a:avLst/>
                          </a:prstGeom>
                          <a:noFill/>
                          <a:ln>
                            <a:noFill/>
                          </a:ln>
                        </pic:spPr>
                      </pic:pic>
                    </a:graphicData>
                  </a:graphic>
                </wp:inline>
              </w:drawing>
            </w:r>
          </w:p>
        </w:tc>
        <w:tc>
          <w:tcPr>
            <w:tcW w:w="4961" w:type="dxa"/>
            <w:gridSpan w:val="2"/>
            <w:tcPrChange w:id="1102" w:author="2" w:date="2021-08-31T10:55:00Z">
              <w:tcPr>
                <w:tcW w:w="4839" w:type="dxa"/>
              </w:tcPr>
            </w:tcPrChange>
          </w:tcPr>
          <w:p w14:paraId="362B9EB3" w14:textId="5C3D92EE" w:rsidR="00450F2B" w:rsidRPr="00247CE1" w:rsidRDefault="00450F2B" w:rsidP="00450F2B">
            <w:pPr>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1. Кольцо № 2 отталкивается от магнита.</w:t>
            </w:r>
          </w:p>
          <w:p w14:paraId="4273FA71" w14:textId="7FEA80B3" w:rsidR="00450F2B" w:rsidRPr="00247CE1" w:rsidRDefault="00450F2B" w:rsidP="00450F2B">
            <w:pPr>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2. В кольце № 2 возникает индукционный ток.</w:t>
            </w:r>
          </w:p>
          <w:p w14:paraId="765B8A7A" w14:textId="710235AA" w:rsidR="00450F2B" w:rsidRPr="00247CE1" w:rsidRDefault="00450F2B" w:rsidP="00450F2B">
            <w:pPr>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3. Кольцо № 1 притягивается к магниту.</w:t>
            </w:r>
          </w:p>
          <w:p w14:paraId="30DC6AD3" w14:textId="12BC7B30" w:rsidR="00450F2B" w:rsidRPr="00247CE1" w:rsidRDefault="00450F2B" w:rsidP="00450F2B">
            <w:pPr>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4. В кольце № 1 индукционный ток  возникает.</w:t>
            </w:r>
          </w:p>
          <w:p w14:paraId="12FAE7EA" w14:textId="527E101B" w:rsidR="00450F2B" w:rsidRPr="00247CE1" w:rsidRDefault="00450F2B" w:rsidP="00450F2B">
            <w:pPr>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5. В опыте с кольцом № 1 наблюдается явление электромагнитной индукции</w:t>
            </w:r>
          </w:p>
          <w:p w14:paraId="206DB2BC" w14:textId="77F85203" w:rsidR="00C0487D" w:rsidRPr="00247CE1" w:rsidRDefault="00C0487D" w:rsidP="00C0487D">
            <w:pPr>
              <w:rPr>
                <w:rFonts w:ascii="Times New Roman" w:hAnsi="Times New Roman" w:cs="Times New Roman"/>
                <w:sz w:val="20"/>
                <w:szCs w:val="20"/>
              </w:rPr>
            </w:pPr>
          </w:p>
        </w:tc>
        <w:tc>
          <w:tcPr>
            <w:tcW w:w="567" w:type="dxa"/>
            <w:gridSpan w:val="2"/>
            <w:tcPrChange w:id="1103" w:author="2" w:date="2021-08-31T10:55:00Z">
              <w:tcPr>
                <w:tcW w:w="547" w:type="dxa"/>
              </w:tcPr>
            </w:tcPrChange>
          </w:tcPr>
          <w:p w14:paraId="09B32FD0" w14:textId="74B2DDC6" w:rsidR="00C0487D" w:rsidRPr="004B35C4" w:rsidRDefault="00450F2B" w:rsidP="0012270D">
            <w:pPr>
              <w:pStyle w:val="a4"/>
              <w:numPr>
                <w:ilvl w:val="0"/>
                <w:numId w:val="12"/>
              </w:numPr>
              <w:tabs>
                <w:tab w:val="left" w:pos="600"/>
              </w:tabs>
              <w:spacing w:after="0" w:line="240" w:lineRule="auto"/>
              <w:ind w:left="0" w:right="34"/>
              <w:rPr>
                <w:rFonts w:ascii="Times New Roman" w:hAnsi="Times New Roman" w:cs="Times New Roman"/>
                <w:sz w:val="24"/>
                <w:szCs w:val="24"/>
              </w:rPr>
            </w:pPr>
            <w:r>
              <w:rPr>
                <w:rFonts w:ascii="Times New Roman" w:hAnsi="Times New Roman" w:cs="Times New Roman"/>
                <w:sz w:val="24"/>
                <w:szCs w:val="24"/>
              </w:rPr>
              <w:t>2</w:t>
            </w:r>
          </w:p>
        </w:tc>
      </w:tr>
      <w:tr w:rsidR="00C0487D" w14:paraId="51E44D45" w14:textId="3A3DFE07" w:rsidTr="00911EF6">
        <w:tc>
          <w:tcPr>
            <w:tcW w:w="846" w:type="dxa"/>
            <w:tcPrChange w:id="1104" w:author="2" w:date="2021-08-31T10:55:00Z">
              <w:tcPr>
                <w:tcW w:w="846" w:type="dxa"/>
              </w:tcPr>
            </w:tcPrChange>
          </w:tcPr>
          <w:p w14:paraId="060B924D" w14:textId="77777777" w:rsidR="00C0487D" w:rsidRDefault="00C0487D" w:rsidP="00C0487D">
            <w:pPr>
              <w:spacing w:after="120"/>
              <w:rPr>
                <w:rFonts w:ascii="Times New Roman" w:hAnsi="Times New Roman" w:cs="Times New Roman"/>
                <w:sz w:val="24"/>
                <w:szCs w:val="24"/>
              </w:rPr>
            </w:pPr>
          </w:p>
        </w:tc>
        <w:tc>
          <w:tcPr>
            <w:tcW w:w="1843" w:type="dxa"/>
            <w:tcPrChange w:id="1105" w:author="2" w:date="2021-08-31T10:55:00Z">
              <w:tcPr>
                <w:tcW w:w="1843" w:type="dxa"/>
              </w:tcPr>
            </w:tcPrChange>
          </w:tcPr>
          <w:p w14:paraId="04F8546A" w14:textId="77777777" w:rsidR="00C0487D" w:rsidRDefault="00C0487D" w:rsidP="00C0487D">
            <w:pPr>
              <w:spacing w:after="120"/>
              <w:rPr>
                <w:rFonts w:ascii="Times New Roman" w:hAnsi="Times New Roman" w:cs="Times New Roman"/>
                <w:sz w:val="24"/>
                <w:szCs w:val="24"/>
              </w:rPr>
            </w:pPr>
          </w:p>
        </w:tc>
        <w:tc>
          <w:tcPr>
            <w:tcW w:w="425" w:type="dxa"/>
            <w:tcPrChange w:id="1106" w:author="2" w:date="2021-08-31T10:55:00Z">
              <w:tcPr>
                <w:tcW w:w="425" w:type="dxa"/>
              </w:tcPr>
            </w:tcPrChange>
          </w:tcPr>
          <w:p w14:paraId="45CB2213" w14:textId="77777777" w:rsidR="00C0487D" w:rsidRDefault="00C0487D" w:rsidP="00C0487D">
            <w:pPr>
              <w:spacing w:after="120"/>
              <w:rPr>
                <w:rFonts w:ascii="Times New Roman" w:hAnsi="Times New Roman" w:cs="Times New Roman"/>
                <w:sz w:val="24"/>
                <w:szCs w:val="24"/>
              </w:rPr>
            </w:pPr>
          </w:p>
        </w:tc>
        <w:tc>
          <w:tcPr>
            <w:tcW w:w="392" w:type="dxa"/>
            <w:tcPrChange w:id="1107" w:author="2" w:date="2021-08-31T10:55:00Z">
              <w:tcPr>
                <w:tcW w:w="392" w:type="dxa"/>
              </w:tcPr>
            </w:tcPrChange>
          </w:tcPr>
          <w:p w14:paraId="1CE71C41" w14:textId="77777777" w:rsidR="00C0487D" w:rsidRDefault="00C0487D" w:rsidP="00C0487D">
            <w:pPr>
              <w:spacing w:after="120"/>
              <w:rPr>
                <w:rFonts w:ascii="Times New Roman" w:hAnsi="Times New Roman" w:cs="Times New Roman"/>
                <w:sz w:val="24"/>
                <w:szCs w:val="24"/>
              </w:rPr>
            </w:pPr>
          </w:p>
        </w:tc>
        <w:tc>
          <w:tcPr>
            <w:tcW w:w="553" w:type="dxa"/>
            <w:tcPrChange w:id="1108" w:author="2" w:date="2021-08-31T10:55:00Z">
              <w:tcPr>
                <w:tcW w:w="553" w:type="dxa"/>
              </w:tcPr>
            </w:tcPrChange>
          </w:tcPr>
          <w:p w14:paraId="6933ABEC" w14:textId="23BC28D9"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1109" w:author="2" w:date="2021-08-31T10:55:00Z">
              <w:tcPr>
                <w:tcW w:w="6001" w:type="dxa"/>
              </w:tcPr>
            </w:tcPrChange>
          </w:tcPr>
          <w:p w14:paraId="7E57736B" w14:textId="1F4B8409" w:rsidR="00C0487D" w:rsidRDefault="00450F2B" w:rsidP="00C0487D">
            <w:pPr>
              <w:spacing w:after="120"/>
              <w:rPr>
                <w:rFonts w:ascii="Times New Roman" w:hAnsi="Times New Roman" w:cs="Times New Roman"/>
                <w:sz w:val="24"/>
                <w:szCs w:val="24"/>
              </w:rPr>
            </w:pPr>
            <w:r w:rsidRPr="00450F2B">
              <w:rPr>
                <w:rFonts w:ascii="Times New Roman" w:hAnsi="Times New Roman" w:cs="Times New Roman"/>
                <w:noProof/>
                <w:sz w:val="20"/>
                <w:szCs w:val="20"/>
                <w:lang w:eastAsia="ru-RU"/>
              </w:rPr>
              <w:drawing>
                <wp:anchor distT="0" distB="0" distL="114300" distR="114300" simplePos="0" relativeHeight="252119040" behindDoc="1" locked="0" layoutInCell="1" allowOverlap="1" wp14:anchorId="236B64A0" wp14:editId="119F3BB1">
                  <wp:simplePos x="0" y="0"/>
                  <wp:positionH relativeFrom="column">
                    <wp:posOffset>417195</wp:posOffset>
                  </wp:positionH>
                  <wp:positionV relativeFrom="paragraph">
                    <wp:posOffset>798195</wp:posOffset>
                  </wp:positionV>
                  <wp:extent cx="2580005" cy="802005"/>
                  <wp:effectExtent l="0" t="0" r="0" b="0"/>
                  <wp:wrapTight wrapText="bothSides">
                    <wp:wrapPolygon edited="0">
                      <wp:start x="11005" y="0"/>
                      <wp:lineTo x="4466" y="2052"/>
                      <wp:lineTo x="0" y="5131"/>
                      <wp:lineTo x="0" y="13853"/>
                      <wp:lineTo x="957" y="16931"/>
                      <wp:lineTo x="10367" y="20523"/>
                      <wp:lineTo x="11005" y="21036"/>
                      <wp:lineTo x="21371" y="21036"/>
                      <wp:lineTo x="21371" y="0"/>
                      <wp:lineTo x="11005" y="0"/>
                    </wp:wrapPolygon>
                  </wp:wrapTight>
                  <wp:docPr id="5" name="Рисунок 5" descr="https://phys-ege.sdamgia.ru/get_file?id=89804&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hys-ege.sdamgia.ru/get_file?id=89804&amp;png=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80005" cy="802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0F2B">
              <w:rPr>
                <w:rFonts w:ascii="Times New Roman" w:hAnsi="Times New Roman" w:cs="Times New Roman"/>
                <w:color w:val="000000"/>
                <w:sz w:val="20"/>
                <w:szCs w:val="20"/>
              </w:rPr>
              <w:t>На железный сердечник надеты две катушки, как показано на рисунке. По правой катушке пропускают ток, который меняется согласно приведённому графику. На осно</w:t>
            </w:r>
            <w:r>
              <w:rPr>
                <w:rFonts w:ascii="Times New Roman" w:hAnsi="Times New Roman" w:cs="Times New Roman"/>
                <w:color w:val="000000"/>
                <w:sz w:val="20"/>
                <w:szCs w:val="20"/>
              </w:rPr>
              <w:t>вании этого графика выберите  верное утверждение</w:t>
            </w:r>
            <w:r w:rsidRPr="00450F2B">
              <w:rPr>
                <w:rFonts w:ascii="Times New Roman" w:hAnsi="Times New Roman" w:cs="Times New Roman"/>
                <w:color w:val="000000"/>
                <w:sz w:val="20"/>
                <w:szCs w:val="20"/>
              </w:rPr>
              <w:t>. Индуктивностью катушек пренебречь</w:t>
            </w:r>
            <w:r>
              <w:rPr>
                <w:color w:val="000000"/>
              </w:rPr>
              <w:t>.</w:t>
            </w:r>
          </w:p>
        </w:tc>
        <w:tc>
          <w:tcPr>
            <w:tcW w:w="4961" w:type="dxa"/>
            <w:gridSpan w:val="2"/>
            <w:tcPrChange w:id="1110" w:author="2" w:date="2021-08-31T10:55:00Z">
              <w:tcPr>
                <w:tcW w:w="4839" w:type="dxa"/>
              </w:tcPr>
            </w:tcPrChange>
          </w:tcPr>
          <w:p w14:paraId="4DEF997A" w14:textId="3BD94E1B" w:rsidR="00450F2B" w:rsidRPr="00247CE1" w:rsidRDefault="00450F2B" w:rsidP="00450F2B">
            <w:pPr>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1.В промежутке между 1 с и 2 с ЭДС индукции в левой катушке  не равна 0.</w:t>
            </w:r>
          </w:p>
          <w:p w14:paraId="7BDFBD60" w14:textId="21081ECA" w:rsidR="00450F2B" w:rsidRPr="00247CE1" w:rsidRDefault="00450F2B" w:rsidP="00450F2B">
            <w:pPr>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2. В промежутках 0−1 с и 3−5 с направления тока в левой катушке были одинаковы.</w:t>
            </w:r>
          </w:p>
          <w:p w14:paraId="517106D5" w14:textId="2C0259DE" w:rsidR="00450F2B" w:rsidRPr="00247CE1" w:rsidRDefault="00450F2B" w:rsidP="00450F2B">
            <w:pPr>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3. В промежутке между 1 с и 2 с индукция магнитного поля в сердечнике была равна 0.</w:t>
            </w:r>
          </w:p>
          <w:p w14:paraId="781FF610" w14:textId="038B17F7" w:rsidR="00450F2B" w:rsidRPr="00247CE1" w:rsidRDefault="00450F2B" w:rsidP="00450F2B">
            <w:pPr>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4. Сила тока через амперметр была отлична от 0 только в промежутках 0−1 с и 3−5 с.</w:t>
            </w:r>
          </w:p>
          <w:p w14:paraId="7D2FB819" w14:textId="7FB4BEF4" w:rsidR="00450F2B" w:rsidRPr="00247CE1" w:rsidRDefault="00450F2B" w:rsidP="00450F2B">
            <w:pPr>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5. Сила тока в левой катушке в промежутке 0−1 с была больше, чем в промежутке 2−3 </w:t>
            </w:r>
          </w:p>
          <w:p w14:paraId="7BF3C548" w14:textId="59EB6F9B" w:rsidR="00C0487D" w:rsidRPr="00247CE1" w:rsidRDefault="00C0487D" w:rsidP="00C0487D">
            <w:pPr>
              <w:rPr>
                <w:rFonts w:ascii="Times New Roman" w:hAnsi="Times New Roman" w:cs="Times New Roman"/>
                <w:sz w:val="20"/>
                <w:szCs w:val="20"/>
              </w:rPr>
            </w:pPr>
          </w:p>
        </w:tc>
        <w:tc>
          <w:tcPr>
            <w:tcW w:w="567" w:type="dxa"/>
            <w:gridSpan w:val="2"/>
            <w:tcPrChange w:id="1111" w:author="2" w:date="2021-08-31T10:55:00Z">
              <w:tcPr>
                <w:tcW w:w="547" w:type="dxa"/>
              </w:tcPr>
            </w:tcPrChange>
          </w:tcPr>
          <w:p w14:paraId="7747269C" w14:textId="0F2AD01C" w:rsidR="00C0487D" w:rsidRPr="004B35C4" w:rsidRDefault="00450F2B" w:rsidP="00C0487D">
            <w:pPr>
              <w:tabs>
                <w:tab w:val="left" w:pos="600"/>
              </w:tabs>
              <w:ind w:right="34"/>
              <w:rPr>
                <w:rFonts w:ascii="Times New Roman" w:hAnsi="Times New Roman" w:cs="Times New Roman"/>
                <w:sz w:val="24"/>
                <w:szCs w:val="24"/>
              </w:rPr>
            </w:pPr>
            <w:r>
              <w:rPr>
                <w:rFonts w:ascii="Times New Roman" w:hAnsi="Times New Roman" w:cs="Times New Roman"/>
                <w:sz w:val="24"/>
                <w:szCs w:val="24"/>
              </w:rPr>
              <w:t>2</w:t>
            </w:r>
          </w:p>
        </w:tc>
      </w:tr>
      <w:tr w:rsidR="00C0487D" w14:paraId="4043A0D5" w14:textId="7FA1273A" w:rsidTr="00911EF6">
        <w:tc>
          <w:tcPr>
            <w:tcW w:w="846" w:type="dxa"/>
            <w:tcPrChange w:id="1112" w:author="2" w:date="2021-08-31T10:55:00Z">
              <w:tcPr>
                <w:tcW w:w="846" w:type="dxa"/>
              </w:tcPr>
            </w:tcPrChange>
          </w:tcPr>
          <w:p w14:paraId="6990C436" w14:textId="77777777" w:rsidR="00C0487D" w:rsidRDefault="00C0487D" w:rsidP="00C0487D">
            <w:pPr>
              <w:spacing w:after="120"/>
              <w:rPr>
                <w:rFonts w:ascii="Times New Roman" w:hAnsi="Times New Roman" w:cs="Times New Roman"/>
                <w:sz w:val="24"/>
                <w:szCs w:val="24"/>
              </w:rPr>
            </w:pPr>
          </w:p>
        </w:tc>
        <w:tc>
          <w:tcPr>
            <w:tcW w:w="1843" w:type="dxa"/>
            <w:tcPrChange w:id="1113" w:author="2" w:date="2021-08-31T10:55:00Z">
              <w:tcPr>
                <w:tcW w:w="1843" w:type="dxa"/>
              </w:tcPr>
            </w:tcPrChange>
          </w:tcPr>
          <w:p w14:paraId="71C44D04" w14:textId="77777777" w:rsidR="00C0487D" w:rsidRDefault="00C0487D" w:rsidP="00C0487D">
            <w:pPr>
              <w:spacing w:after="120"/>
              <w:rPr>
                <w:rFonts w:ascii="Times New Roman" w:hAnsi="Times New Roman" w:cs="Times New Roman"/>
                <w:sz w:val="24"/>
                <w:szCs w:val="24"/>
              </w:rPr>
            </w:pPr>
          </w:p>
        </w:tc>
        <w:tc>
          <w:tcPr>
            <w:tcW w:w="425" w:type="dxa"/>
            <w:tcPrChange w:id="1114" w:author="2" w:date="2021-08-31T10:55:00Z">
              <w:tcPr>
                <w:tcW w:w="425" w:type="dxa"/>
              </w:tcPr>
            </w:tcPrChange>
          </w:tcPr>
          <w:p w14:paraId="12CB86E5" w14:textId="77777777" w:rsidR="00C0487D" w:rsidRDefault="00C0487D" w:rsidP="00C0487D">
            <w:pPr>
              <w:spacing w:after="120"/>
              <w:rPr>
                <w:rFonts w:ascii="Times New Roman" w:hAnsi="Times New Roman" w:cs="Times New Roman"/>
                <w:sz w:val="24"/>
                <w:szCs w:val="24"/>
              </w:rPr>
            </w:pPr>
          </w:p>
        </w:tc>
        <w:tc>
          <w:tcPr>
            <w:tcW w:w="392" w:type="dxa"/>
            <w:tcPrChange w:id="1115" w:author="2" w:date="2021-08-31T10:55:00Z">
              <w:tcPr>
                <w:tcW w:w="392" w:type="dxa"/>
              </w:tcPr>
            </w:tcPrChange>
          </w:tcPr>
          <w:p w14:paraId="2502BD29" w14:textId="77777777" w:rsidR="00C0487D" w:rsidRDefault="00C0487D" w:rsidP="00C0487D">
            <w:pPr>
              <w:spacing w:after="120"/>
              <w:rPr>
                <w:rFonts w:ascii="Times New Roman" w:hAnsi="Times New Roman" w:cs="Times New Roman"/>
                <w:sz w:val="24"/>
                <w:szCs w:val="24"/>
              </w:rPr>
            </w:pPr>
          </w:p>
        </w:tc>
        <w:tc>
          <w:tcPr>
            <w:tcW w:w="553" w:type="dxa"/>
            <w:tcPrChange w:id="1116" w:author="2" w:date="2021-08-31T10:55:00Z">
              <w:tcPr>
                <w:tcW w:w="553" w:type="dxa"/>
              </w:tcPr>
            </w:tcPrChange>
          </w:tcPr>
          <w:p w14:paraId="751F89AF" w14:textId="0477D405"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1117" w:author="2" w:date="2021-08-31T10:55:00Z">
              <w:tcPr>
                <w:tcW w:w="6001" w:type="dxa"/>
              </w:tcPr>
            </w:tcPrChange>
          </w:tcPr>
          <w:p w14:paraId="272C9319" w14:textId="5D6F837E" w:rsidR="00C0487D" w:rsidRPr="00450F2B" w:rsidRDefault="00450F2B" w:rsidP="00C0487D">
            <w:pPr>
              <w:pStyle w:val="40"/>
              <w:shd w:val="clear" w:color="auto" w:fill="auto"/>
              <w:spacing w:before="0" w:after="136"/>
              <w:ind w:right="20" w:firstLine="0"/>
              <w:rPr>
                <w:rFonts w:ascii="Times New Roman" w:hAnsi="Times New Roman" w:cs="Times New Roman"/>
                <w:color w:val="000000"/>
                <w:sz w:val="20"/>
                <w:szCs w:val="20"/>
              </w:rPr>
            </w:pPr>
            <w:r w:rsidRPr="00450F2B">
              <w:rPr>
                <w:rFonts w:ascii="Times New Roman" w:hAnsi="Times New Roman" w:cs="Times New Roman"/>
                <w:noProof/>
                <w:sz w:val="20"/>
                <w:szCs w:val="20"/>
                <w:lang w:eastAsia="ru-RU"/>
              </w:rPr>
              <w:drawing>
                <wp:anchor distT="0" distB="0" distL="114300" distR="114300" simplePos="0" relativeHeight="252120064" behindDoc="1" locked="0" layoutInCell="1" allowOverlap="1" wp14:anchorId="7361A815" wp14:editId="25BEDF6D">
                  <wp:simplePos x="0" y="0"/>
                  <wp:positionH relativeFrom="column">
                    <wp:posOffset>85624</wp:posOffset>
                  </wp:positionH>
                  <wp:positionV relativeFrom="paragraph">
                    <wp:posOffset>1590437</wp:posOffset>
                  </wp:positionV>
                  <wp:extent cx="2569210" cy="908685"/>
                  <wp:effectExtent l="0" t="0" r="2540" b="5715"/>
                  <wp:wrapTight wrapText="bothSides">
                    <wp:wrapPolygon edited="0">
                      <wp:start x="12652" y="453"/>
                      <wp:lineTo x="961" y="4528"/>
                      <wp:lineTo x="320" y="4528"/>
                      <wp:lineTo x="160" y="10868"/>
                      <wp:lineTo x="480" y="17208"/>
                      <wp:lineTo x="17778" y="21283"/>
                      <wp:lineTo x="21461" y="21283"/>
                      <wp:lineTo x="21461" y="17660"/>
                      <wp:lineTo x="20821" y="16302"/>
                      <wp:lineTo x="19219" y="15849"/>
                      <wp:lineTo x="19379" y="6792"/>
                      <wp:lineTo x="18098" y="4981"/>
                      <wp:lineTo x="14254" y="453"/>
                      <wp:lineTo x="12652" y="453"/>
                    </wp:wrapPolygon>
                  </wp:wrapTight>
                  <wp:docPr id="7" name="Рисунок 7" descr="https://phys-ege.sdamgia.ru/get_file?id=89739&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hys-ege.sdamgia.ru/get_file?id=89739&amp;png=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9210" cy="908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0F2B">
              <w:rPr>
                <w:rFonts w:ascii="Times New Roman" w:hAnsi="Times New Roman" w:cs="Times New Roman"/>
                <w:color w:val="000000"/>
                <w:sz w:val="20"/>
                <w:szCs w:val="20"/>
              </w:rPr>
              <w:t>По П-образному проводнику, находящемуся в однородном магнитном поле, перпендикулярном плоскости проводника, скользит проводящая перемычка (см. рисунок). На графике приведена зависимость ЭДС индукции, возникающей в перемычке при ее движении в магнитном поле. Пренебрегая сопроти</w:t>
            </w:r>
            <w:r>
              <w:rPr>
                <w:rFonts w:ascii="Times New Roman" w:hAnsi="Times New Roman" w:cs="Times New Roman"/>
                <w:color w:val="000000"/>
                <w:sz w:val="20"/>
                <w:szCs w:val="20"/>
              </w:rPr>
              <w:t>влением проводника, выберите  верное  утверждение</w:t>
            </w:r>
            <w:r w:rsidRPr="00450F2B">
              <w:rPr>
                <w:rFonts w:ascii="Times New Roman" w:hAnsi="Times New Roman" w:cs="Times New Roman"/>
                <w:color w:val="000000"/>
                <w:sz w:val="20"/>
                <w:szCs w:val="20"/>
              </w:rPr>
              <w:t xml:space="preserve"> о результатах этого опыта. Известно, что модуль индукции магнитного поля равен </w:t>
            </w:r>
            <w:r w:rsidRPr="00450F2B">
              <w:rPr>
                <w:rFonts w:ascii="Times New Roman" w:hAnsi="Times New Roman" w:cs="Times New Roman"/>
                <w:i/>
                <w:iCs/>
                <w:color w:val="000000"/>
                <w:sz w:val="20"/>
                <w:szCs w:val="20"/>
              </w:rPr>
              <w:t>В</w:t>
            </w:r>
            <w:r w:rsidRPr="00450F2B">
              <w:rPr>
                <w:rFonts w:ascii="Times New Roman" w:hAnsi="Times New Roman" w:cs="Times New Roman"/>
                <w:color w:val="000000"/>
                <w:sz w:val="20"/>
                <w:szCs w:val="20"/>
              </w:rPr>
              <w:t> = 0,4 Тл, длина проводника </w:t>
            </w:r>
            <w:r w:rsidRPr="00450F2B">
              <w:rPr>
                <w:rFonts w:ascii="Times New Roman" w:hAnsi="Times New Roman" w:cs="Times New Roman"/>
                <w:i/>
                <w:iCs/>
                <w:color w:val="000000"/>
                <w:sz w:val="20"/>
                <w:szCs w:val="20"/>
              </w:rPr>
              <w:t>l</w:t>
            </w:r>
            <w:r w:rsidRPr="00450F2B">
              <w:rPr>
                <w:rFonts w:ascii="Times New Roman" w:hAnsi="Times New Roman" w:cs="Times New Roman"/>
                <w:color w:val="000000"/>
                <w:sz w:val="20"/>
                <w:szCs w:val="20"/>
              </w:rPr>
              <w:t> = 0,1 м.</w:t>
            </w:r>
          </w:p>
          <w:p w14:paraId="55F1FCD4" w14:textId="23DAF2EE" w:rsidR="00450F2B" w:rsidRDefault="00450F2B" w:rsidP="00C0487D">
            <w:pPr>
              <w:pStyle w:val="40"/>
              <w:shd w:val="clear" w:color="auto" w:fill="auto"/>
              <w:spacing w:before="0" w:after="136"/>
              <w:ind w:right="20" w:firstLine="0"/>
              <w:rPr>
                <w:rFonts w:ascii="Times New Roman" w:hAnsi="Times New Roman" w:cs="Times New Roman"/>
                <w:sz w:val="24"/>
                <w:szCs w:val="24"/>
              </w:rPr>
            </w:pPr>
          </w:p>
        </w:tc>
        <w:tc>
          <w:tcPr>
            <w:tcW w:w="4961" w:type="dxa"/>
            <w:gridSpan w:val="2"/>
            <w:tcPrChange w:id="1118" w:author="2" w:date="2021-08-31T10:55:00Z">
              <w:tcPr>
                <w:tcW w:w="4839" w:type="dxa"/>
              </w:tcPr>
            </w:tcPrChange>
          </w:tcPr>
          <w:p w14:paraId="20EB7E13" w14:textId="722EC2BC" w:rsidR="00450F2B" w:rsidRPr="00247CE1" w:rsidRDefault="00450F2B" w:rsidP="00450F2B">
            <w:pPr>
              <w:ind w:firstLine="33"/>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1.Проводник все время двигался с одинаковой скоростью.</w:t>
            </w:r>
          </w:p>
          <w:p w14:paraId="055053CE" w14:textId="7FAFCCB1" w:rsidR="00450F2B" w:rsidRPr="00247CE1" w:rsidRDefault="00450F2B" w:rsidP="00450F2B">
            <w:pPr>
              <w:ind w:firstLine="33"/>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2. Через 2 с проводник остановился.</w:t>
            </w:r>
          </w:p>
          <w:p w14:paraId="75ABC273" w14:textId="1453A894" w:rsidR="00450F2B" w:rsidRPr="00247CE1" w:rsidRDefault="00450F2B" w:rsidP="00450F2B">
            <w:pPr>
              <w:ind w:firstLine="33"/>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3. В момент времени 4 с скорость проводника была равна 10 м/с.</w:t>
            </w:r>
          </w:p>
          <w:p w14:paraId="594FB3F5" w14:textId="3451E789" w:rsidR="00450F2B" w:rsidRPr="00247CE1" w:rsidRDefault="00450F2B" w:rsidP="00450F2B">
            <w:pPr>
              <w:ind w:firstLine="33"/>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4. Первые 2 с сила тока в проводнике меняла направление.</w:t>
            </w:r>
          </w:p>
          <w:p w14:paraId="61B79358" w14:textId="4B36DFE0" w:rsidR="00450F2B" w:rsidRPr="00247CE1" w:rsidRDefault="00450F2B" w:rsidP="00450F2B">
            <w:pPr>
              <w:ind w:firstLine="33"/>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5. Через 2 с проводник начал двигаться в противоположную сторону</w:t>
            </w:r>
          </w:p>
          <w:p w14:paraId="3F7D2D67" w14:textId="77777777" w:rsidR="00C0487D" w:rsidRPr="00247CE1" w:rsidRDefault="00C0487D" w:rsidP="00C0487D">
            <w:pPr>
              <w:spacing w:after="120"/>
              <w:rPr>
                <w:rFonts w:ascii="Times New Roman" w:hAnsi="Times New Roman" w:cs="Times New Roman"/>
                <w:sz w:val="20"/>
                <w:szCs w:val="20"/>
              </w:rPr>
            </w:pPr>
          </w:p>
        </w:tc>
        <w:tc>
          <w:tcPr>
            <w:tcW w:w="567" w:type="dxa"/>
            <w:gridSpan w:val="2"/>
            <w:tcPrChange w:id="1119" w:author="2" w:date="2021-08-31T10:55:00Z">
              <w:tcPr>
                <w:tcW w:w="547" w:type="dxa"/>
              </w:tcPr>
            </w:tcPrChange>
          </w:tcPr>
          <w:p w14:paraId="646AE650" w14:textId="5A9C92E6" w:rsidR="00C0487D" w:rsidRPr="004B35C4" w:rsidRDefault="00450F2B" w:rsidP="00C0487D">
            <w:pPr>
              <w:tabs>
                <w:tab w:val="left" w:pos="600"/>
              </w:tabs>
              <w:ind w:right="34"/>
              <w:rPr>
                <w:rFonts w:ascii="Times New Roman" w:hAnsi="Times New Roman" w:cs="Times New Roman"/>
                <w:sz w:val="24"/>
                <w:szCs w:val="24"/>
              </w:rPr>
            </w:pPr>
            <w:r>
              <w:rPr>
                <w:rFonts w:ascii="Times New Roman" w:hAnsi="Times New Roman" w:cs="Times New Roman"/>
                <w:sz w:val="24"/>
                <w:szCs w:val="24"/>
              </w:rPr>
              <w:t>3</w:t>
            </w:r>
          </w:p>
        </w:tc>
      </w:tr>
      <w:tr w:rsidR="00C0487D" w14:paraId="6DC9D111" w14:textId="741269D8" w:rsidTr="00911EF6">
        <w:tc>
          <w:tcPr>
            <w:tcW w:w="846" w:type="dxa"/>
            <w:tcPrChange w:id="1120" w:author="2" w:date="2021-08-31T10:55:00Z">
              <w:tcPr>
                <w:tcW w:w="846" w:type="dxa"/>
              </w:tcPr>
            </w:tcPrChange>
          </w:tcPr>
          <w:p w14:paraId="1254F797" w14:textId="77777777" w:rsidR="00C0487D" w:rsidRDefault="00C0487D" w:rsidP="00C0487D">
            <w:pPr>
              <w:spacing w:after="120"/>
              <w:rPr>
                <w:rFonts w:ascii="Times New Roman" w:hAnsi="Times New Roman" w:cs="Times New Roman"/>
                <w:sz w:val="24"/>
                <w:szCs w:val="24"/>
              </w:rPr>
            </w:pPr>
          </w:p>
        </w:tc>
        <w:tc>
          <w:tcPr>
            <w:tcW w:w="1843" w:type="dxa"/>
            <w:tcPrChange w:id="1121" w:author="2" w:date="2021-08-31T10:55:00Z">
              <w:tcPr>
                <w:tcW w:w="1843" w:type="dxa"/>
              </w:tcPr>
            </w:tcPrChange>
          </w:tcPr>
          <w:p w14:paraId="60AB122D" w14:textId="77777777" w:rsidR="00C0487D" w:rsidRDefault="00C0487D" w:rsidP="00C0487D">
            <w:pPr>
              <w:spacing w:after="120"/>
              <w:rPr>
                <w:rFonts w:ascii="Times New Roman" w:hAnsi="Times New Roman" w:cs="Times New Roman"/>
                <w:sz w:val="24"/>
                <w:szCs w:val="24"/>
              </w:rPr>
            </w:pPr>
          </w:p>
        </w:tc>
        <w:tc>
          <w:tcPr>
            <w:tcW w:w="425" w:type="dxa"/>
            <w:tcPrChange w:id="1122" w:author="2" w:date="2021-08-31T10:55:00Z">
              <w:tcPr>
                <w:tcW w:w="425" w:type="dxa"/>
              </w:tcPr>
            </w:tcPrChange>
          </w:tcPr>
          <w:p w14:paraId="1DE53CA4" w14:textId="77777777" w:rsidR="00C0487D" w:rsidRDefault="00C0487D" w:rsidP="00C0487D">
            <w:pPr>
              <w:spacing w:after="120"/>
              <w:rPr>
                <w:rFonts w:ascii="Times New Roman" w:hAnsi="Times New Roman" w:cs="Times New Roman"/>
                <w:sz w:val="24"/>
                <w:szCs w:val="24"/>
              </w:rPr>
            </w:pPr>
          </w:p>
        </w:tc>
        <w:tc>
          <w:tcPr>
            <w:tcW w:w="392" w:type="dxa"/>
            <w:tcPrChange w:id="1123" w:author="2" w:date="2021-08-31T10:55:00Z">
              <w:tcPr>
                <w:tcW w:w="392" w:type="dxa"/>
              </w:tcPr>
            </w:tcPrChange>
          </w:tcPr>
          <w:p w14:paraId="7E540F74" w14:textId="77777777" w:rsidR="00C0487D" w:rsidRDefault="00C0487D" w:rsidP="00C0487D">
            <w:pPr>
              <w:spacing w:after="120"/>
              <w:rPr>
                <w:rFonts w:ascii="Times New Roman" w:hAnsi="Times New Roman" w:cs="Times New Roman"/>
                <w:sz w:val="24"/>
                <w:szCs w:val="24"/>
              </w:rPr>
            </w:pPr>
          </w:p>
        </w:tc>
        <w:tc>
          <w:tcPr>
            <w:tcW w:w="553" w:type="dxa"/>
            <w:tcPrChange w:id="1124" w:author="2" w:date="2021-08-31T10:55:00Z">
              <w:tcPr>
                <w:tcW w:w="553" w:type="dxa"/>
              </w:tcPr>
            </w:tcPrChange>
          </w:tcPr>
          <w:p w14:paraId="79E1D7F6" w14:textId="040D7D5E"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1125" w:author="2" w:date="2021-08-31T10:55:00Z">
              <w:tcPr>
                <w:tcW w:w="6001" w:type="dxa"/>
              </w:tcPr>
            </w:tcPrChange>
          </w:tcPr>
          <w:p w14:paraId="3E02760A" w14:textId="71AF4385" w:rsidR="00C0487D" w:rsidRPr="00450F2B" w:rsidRDefault="00450F2B" w:rsidP="00C0487D">
            <w:pPr>
              <w:pStyle w:val="40"/>
              <w:tabs>
                <w:tab w:val="left" w:pos="317"/>
              </w:tabs>
              <w:spacing w:after="136"/>
              <w:ind w:right="20" w:firstLine="0"/>
              <w:rPr>
                <w:color w:val="000000"/>
                <w:sz w:val="20"/>
                <w:szCs w:val="20"/>
              </w:rPr>
            </w:pPr>
            <w:r>
              <w:rPr>
                <w:color w:val="000000"/>
                <w:sz w:val="22"/>
                <w:szCs w:val="22"/>
              </w:rPr>
              <w:t>Медная перемычка в момент времени </w:t>
            </w:r>
            <w:r>
              <w:rPr>
                <w:i/>
                <w:iCs/>
                <w:color w:val="000000"/>
                <w:sz w:val="22"/>
                <w:szCs w:val="22"/>
              </w:rPr>
              <w:t>t</w:t>
            </w:r>
            <w:r>
              <w:rPr>
                <w:color w:val="000000"/>
                <w:vertAlign w:val="subscript"/>
              </w:rPr>
              <w:t>0</w:t>
            </w:r>
            <w:r>
              <w:rPr>
                <w:color w:val="000000"/>
                <w:sz w:val="22"/>
                <w:szCs w:val="22"/>
              </w:rPr>
              <w:t> = 0 с начинает двигаться со скоростью 2 м/с по параллельным горизонтальным проводящим рельсам, к концам которых подсоединён резистор сопротивлением 10 Ом (см. рисунок). Вся система находится в вертикальном однородном магнитном поле. Сопротивление перемычки и рельсов пренебрежимо мало, перемычка всё время расположена перпендикулярно рельсам. Поток Ф вектора магнитной индукции через контур, образованный перемычкой, рельсами и резистором, изменяется с течением времени</w:t>
            </w:r>
            <w:r>
              <w:rPr>
                <w:i/>
                <w:iCs/>
                <w:color w:val="000000"/>
                <w:sz w:val="22"/>
                <w:szCs w:val="22"/>
              </w:rPr>
              <w:t> t</w:t>
            </w:r>
            <w:r>
              <w:rPr>
                <w:color w:val="000000"/>
                <w:sz w:val="22"/>
                <w:szCs w:val="22"/>
              </w:rPr>
              <w:t> так, как показано на графике.</w:t>
            </w:r>
            <w:r w:rsidRPr="00450F2B">
              <w:rPr>
                <w:rFonts w:ascii="Times New Roman" w:eastAsia="Times New Roman" w:hAnsi="Times New Roman" w:cs="Times New Roman"/>
                <w:color w:val="000000"/>
                <w:lang w:eastAsia="ru-RU"/>
              </w:rPr>
              <w:t xml:space="preserve"> </w:t>
            </w:r>
            <w:r w:rsidRPr="00450F2B">
              <w:rPr>
                <w:rFonts w:ascii="Times New Roman" w:eastAsia="Times New Roman" w:hAnsi="Times New Roman" w:cs="Times New Roman"/>
                <w:color w:val="000000"/>
                <w:sz w:val="20"/>
                <w:szCs w:val="20"/>
                <w:lang w:eastAsia="ru-RU"/>
              </w:rPr>
              <w:t>Используя график, выберите  верное утверждение и укажите в ответе его номер</w:t>
            </w:r>
          </w:p>
          <w:p w14:paraId="6826FE43" w14:textId="3B00F708" w:rsidR="00450F2B" w:rsidRDefault="00450F2B" w:rsidP="00C0487D">
            <w:pPr>
              <w:pStyle w:val="40"/>
              <w:tabs>
                <w:tab w:val="left" w:pos="317"/>
              </w:tabs>
              <w:spacing w:after="136"/>
              <w:ind w:right="20" w:firstLine="0"/>
              <w:rPr>
                <w:rFonts w:ascii="Times New Roman" w:hAnsi="Times New Roman" w:cs="Times New Roman"/>
                <w:sz w:val="24"/>
                <w:szCs w:val="24"/>
              </w:rPr>
            </w:pPr>
            <w:r>
              <w:rPr>
                <w:noProof/>
                <w:lang w:eastAsia="ru-RU"/>
              </w:rPr>
              <w:drawing>
                <wp:anchor distT="0" distB="0" distL="114300" distR="114300" simplePos="0" relativeHeight="252121088" behindDoc="1" locked="0" layoutInCell="1" allowOverlap="1" wp14:anchorId="2BB8D7A2" wp14:editId="7FE6CCA3">
                  <wp:simplePos x="0" y="0"/>
                  <wp:positionH relativeFrom="column">
                    <wp:posOffset>63500</wp:posOffset>
                  </wp:positionH>
                  <wp:positionV relativeFrom="paragraph">
                    <wp:posOffset>20320</wp:posOffset>
                  </wp:positionV>
                  <wp:extent cx="2775585" cy="970280"/>
                  <wp:effectExtent l="0" t="0" r="0" b="1270"/>
                  <wp:wrapTight wrapText="bothSides">
                    <wp:wrapPolygon edited="0">
                      <wp:start x="13935" y="0"/>
                      <wp:lineTo x="6226" y="1696"/>
                      <wp:lineTo x="3558" y="3393"/>
                      <wp:lineTo x="3558" y="7209"/>
                      <wp:lineTo x="2075" y="7209"/>
                      <wp:lineTo x="741" y="10602"/>
                      <wp:lineTo x="741" y="13995"/>
                      <wp:lineTo x="0" y="16115"/>
                      <wp:lineTo x="1334" y="18236"/>
                      <wp:lineTo x="18531" y="20780"/>
                      <wp:lineTo x="18531" y="21204"/>
                      <wp:lineTo x="21051" y="21204"/>
                      <wp:lineTo x="21348" y="20780"/>
                      <wp:lineTo x="21200" y="0"/>
                      <wp:lineTo x="13935" y="0"/>
                    </wp:wrapPolygon>
                  </wp:wrapTight>
                  <wp:docPr id="8" name="Рисунок 8" descr="https://phys-ege.sdamgia.ru/get_file?id=89730&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hys-ege.sdamgia.ru/get_file?id=89730&amp;png=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5585" cy="970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961" w:type="dxa"/>
            <w:gridSpan w:val="2"/>
            <w:tcPrChange w:id="1126" w:author="2" w:date="2021-08-31T10:55:00Z">
              <w:tcPr>
                <w:tcW w:w="4839" w:type="dxa"/>
              </w:tcPr>
            </w:tcPrChange>
          </w:tcPr>
          <w:p w14:paraId="2802BF4F" w14:textId="22180E46" w:rsidR="00450F2B" w:rsidRPr="00247CE1" w:rsidRDefault="00450F2B" w:rsidP="00450F2B">
            <w:pPr>
              <w:ind w:firstLine="375"/>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w:t>
            </w:r>
          </w:p>
          <w:p w14:paraId="0C720707" w14:textId="4F53511A" w:rsidR="00450F2B" w:rsidRPr="00247CE1" w:rsidRDefault="00450F2B" w:rsidP="00450F2B">
            <w:pPr>
              <w:ind w:firstLine="375"/>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1. К моменту времени t = 5 с изменение магнитного потока через контур равно 2 Вб.</w:t>
            </w:r>
          </w:p>
          <w:p w14:paraId="0D845C68" w14:textId="6360CA8D" w:rsidR="00450F2B" w:rsidRPr="00247CE1" w:rsidRDefault="00450F2B" w:rsidP="00450F2B">
            <w:pPr>
              <w:ind w:firstLine="375"/>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2. Модуль ЭДС индукции, возникающей в контуре, равен 0,32 В.</w:t>
            </w:r>
          </w:p>
          <w:p w14:paraId="29D9B27C" w14:textId="3702FB5E" w:rsidR="00450F2B" w:rsidRPr="00247CE1" w:rsidRDefault="00450F2B" w:rsidP="00450F2B">
            <w:pPr>
              <w:ind w:firstLine="375"/>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3. Индукционный ток в перемычке течёт в направлении от точки </w:t>
            </w:r>
            <w:r w:rsidRPr="00247CE1">
              <w:rPr>
                <w:rFonts w:ascii="Times New Roman" w:eastAsia="Times New Roman" w:hAnsi="Times New Roman" w:cs="Times New Roman"/>
                <w:i/>
                <w:iCs/>
                <w:color w:val="000000"/>
                <w:sz w:val="20"/>
                <w:szCs w:val="20"/>
                <w:lang w:eastAsia="ru-RU"/>
              </w:rPr>
              <w:t>C</w:t>
            </w:r>
            <w:r w:rsidRPr="00247CE1">
              <w:rPr>
                <w:rFonts w:ascii="Times New Roman" w:eastAsia="Times New Roman" w:hAnsi="Times New Roman" w:cs="Times New Roman"/>
                <w:color w:val="000000"/>
                <w:sz w:val="20"/>
                <w:szCs w:val="20"/>
                <w:lang w:eastAsia="ru-RU"/>
              </w:rPr>
              <w:t> к точке </w:t>
            </w:r>
            <w:r w:rsidRPr="00247CE1">
              <w:rPr>
                <w:rFonts w:ascii="Times New Roman" w:eastAsia="Times New Roman" w:hAnsi="Times New Roman" w:cs="Times New Roman"/>
                <w:i/>
                <w:iCs/>
                <w:color w:val="000000"/>
                <w:sz w:val="20"/>
                <w:szCs w:val="20"/>
                <w:lang w:eastAsia="ru-RU"/>
              </w:rPr>
              <w:t>D</w:t>
            </w:r>
            <w:r w:rsidRPr="00247CE1">
              <w:rPr>
                <w:rFonts w:ascii="Times New Roman" w:eastAsia="Times New Roman" w:hAnsi="Times New Roman" w:cs="Times New Roman"/>
                <w:color w:val="000000"/>
                <w:sz w:val="20"/>
                <w:szCs w:val="20"/>
                <w:lang w:eastAsia="ru-RU"/>
              </w:rPr>
              <w:t>.</w:t>
            </w:r>
          </w:p>
          <w:p w14:paraId="1FA11B70" w14:textId="1E04771C" w:rsidR="00450F2B" w:rsidRPr="00247CE1" w:rsidRDefault="00450F2B" w:rsidP="00450F2B">
            <w:pPr>
              <w:ind w:firstLine="375"/>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4. Сила индукционного тока, текущего в перемычке, равна 64 мА.</w:t>
            </w:r>
          </w:p>
          <w:p w14:paraId="02A649BE" w14:textId="1A49DEF8" w:rsidR="00450F2B" w:rsidRPr="00247CE1" w:rsidRDefault="00450F2B" w:rsidP="00450F2B">
            <w:pPr>
              <w:ind w:firstLine="375"/>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5. Для поддержания движения перемычки к ней прикладывают силу, проекция которой на направление рельсов равна 0,2 мН.</w:t>
            </w:r>
          </w:p>
          <w:p w14:paraId="3AF540F5" w14:textId="7EBDB6C9" w:rsidR="00C0487D" w:rsidRPr="00247CE1" w:rsidRDefault="00C0487D" w:rsidP="00C0487D">
            <w:pPr>
              <w:rPr>
                <w:rFonts w:ascii="Times New Roman" w:hAnsi="Times New Roman" w:cs="Times New Roman"/>
                <w:sz w:val="20"/>
                <w:szCs w:val="20"/>
              </w:rPr>
            </w:pPr>
          </w:p>
        </w:tc>
        <w:tc>
          <w:tcPr>
            <w:tcW w:w="567" w:type="dxa"/>
            <w:gridSpan w:val="2"/>
            <w:tcPrChange w:id="1127" w:author="2" w:date="2021-08-31T10:55:00Z">
              <w:tcPr>
                <w:tcW w:w="547" w:type="dxa"/>
              </w:tcPr>
            </w:tcPrChange>
          </w:tcPr>
          <w:p w14:paraId="01737B0F" w14:textId="4A5B3F9E" w:rsidR="00C0487D" w:rsidRPr="004B35C4" w:rsidRDefault="00450F2B" w:rsidP="0012270D">
            <w:pPr>
              <w:pStyle w:val="a4"/>
              <w:numPr>
                <w:ilvl w:val="0"/>
                <w:numId w:val="13"/>
              </w:numPr>
              <w:tabs>
                <w:tab w:val="left" w:pos="600"/>
              </w:tabs>
              <w:spacing w:after="0" w:line="240" w:lineRule="auto"/>
              <w:ind w:left="0" w:right="34"/>
              <w:rPr>
                <w:rFonts w:ascii="Times New Roman" w:hAnsi="Times New Roman" w:cs="Times New Roman"/>
                <w:sz w:val="24"/>
                <w:szCs w:val="24"/>
              </w:rPr>
            </w:pPr>
            <w:r>
              <w:rPr>
                <w:rFonts w:ascii="Times New Roman" w:hAnsi="Times New Roman" w:cs="Times New Roman"/>
                <w:sz w:val="24"/>
                <w:szCs w:val="24"/>
              </w:rPr>
              <w:t>2</w:t>
            </w:r>
          </w:p>
        </w:tc>
      </w:tr>
      <w:tr w:rsidR="00C0487D" w14:paraId="710F4ACB" w14:textId="46449E07" w:rsidTr="00911EF6">
        <w:tc>
          <w:tcPr>
            <w:tcW w:w="846" w:type="dxa"/>
            <w:tcPrChange w:id="1128" w:author="2" w:date="2021-08-31T10:55:00Z">
              <w:tcPr>
                <w:tcW w:w="846" w:type="dxa"/>
              </w:tcPr>
            </w:tcPrChange>
          </w:tcPr>
          <w:p w14:paraId="11D710CD" w14:textId="77777777" w:rsidR="00C0487D" w:rsidRDefault="00C0487D" w:rsidP="00C0487D">
            <w:pPr>
              <w:spacing w:after="120"/>
              <w:rPr>
                <w:rFonts w:ascii="Times New Roman" w:hAnsi="Times New Roman" w:cs="Times New Roman"/>
                <w:sz w:val="24"/>
                <w:szCs w:val="24"/>
              </w:rPr>
            </w:pPr>
          </w:p>
        </w:tc>
        <w:tc>
          <w:tcPr>
            <w:tcW w:w="1843" w:type="dxa"/>
            <w:tcPrChange w:id="1129" w:author="2" w:date="2021-08-31T10:55:00Z">
              <w:tcPr>
                <w:tcW w:w="1843" w:type="dxa"/>
              </w:tcPr>
            </w:tcPrChange>
          </w:tcPr>
          <w:p w14:paraId="02AC4086" w14:textId="77777777" w:rsidR="00C0487D" w:rsidRDefault="00C0487D" w:rsidP="00C0487D">
            <w:pPr>
              <w:spacing w:after="120"/>
              <w:rPr>
                <w:rFonts w:ascii="Times New Roman" w:hAnsi="Times New Roman" w:cs="Times New Roman"/>
                <w:sz w:val="24"/>
                <w:szCs w:val="24"/>
              </w:rPr>
            </w:pPr>
          </w:p>
        </w:tc>
        <w:tc>
          <w:tcPr>
            <w:tcW w:w="425" w:type="dxa"/>
            <w:tcPrChange w:id="1130" w:author="2" w:date="2021-08-31T10:55:00Z">
              <w:tcPr>
                <w:tcW w:w="425" w:type="dxa"/>
              </w:tcPr>
            </w:tcPrChange>
          </w:tcPr>
          <w:p w14:paraId="25340310" w14:textId="77777777" w:rsidR="00C0487D" w:rsidRDefault="00C0487D" w:rsidP="00C0487D">
            <w:pPr>
              <w:spacing w:after="120"/>
              <w:rPr>
                <w:rFonts w:ascii="Times New Roman" w:hAnsi="Times New Roman" w:cs="Times New Roman"/>
                <w:sz w:val="24"/>
                <w:szCs w:val="24"/>
              </w:rPr>
            </w:pPr>
          </w:p>
        </w:tc>
        <w:tc>
          <w:tcPr>
            <w:tcW w:w="392" w:type="dxa"/>
            <w:tcPrChange w:id="1131" w:author="2" w:date="2021-08-31T10:55:00Z">
              <w:tcPr>
                <w:tcW w:w="392" w:type="dxa"/>
              </w:tcPr>
            </w:tcPrChange>
          </w:tcPr>
          <w:p w14:paraId="57664100" w14:textId="77777777" w:rsidR="00C0487D" w:rsidRDefault="00C0487D" w:rsidP="00C0487D">
            <w:pPr>
              <w:spacing w:after="120"/>
              <w:rPr>
                <w:rFonts w:ascii="Times New Roman" w:hAnsi="Times New Roman" w:cs="Times New Roman"/>
                <w:sz w:val="24"/>
                <w:szCs w:val="24"/>
              </w:rPr>
            </w:pPr>
          </w:p>
        </w:tc>
        <w:tc>
          <w:tcPr>
            <w:tcW w:w="553" w:type="dxa"/>
            <w:tcPrChange w:id="1132" w:author="2" w:date="2021-08-31T10:55:00Z">
              <w:tcPr>
                <w:tcW w:w="553" w:type="dxa"/>
              </w:tcPr>
            </w:tcPrChange>
          </w:tcPr>
          <w:p w14:paraId="08D872B9" w14:textId="148F1F72"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1133" w:author="2" w:date="2021-08-31T10:55:00Z">
              <w:tcPr>
                <w:tcW w:w="6001" w:type="dxa"/>
              </w:tcPr>
            </w:tcPrChange>
          </w:tcPr>
          <w:p w14:paraId="72B5CEE3" w14:textId="776C6BEF" w:rsidR="00C0487D" w:rsidRPr="00450F2B" w:rsidRDefault="00450F2B" w:rsidP="00450F2B">
            <w:pPr>
              <w:pStyle w:val="40"/>
              <w:tabs>
                <w:tab w:val="left" w:pos="317"/>
              </w:tabs>
              <w:spacing w:after="136"/>
              <w:ind w:right="20" w:firstLine="0"/>
              <w:rPr>
                <w:color w:val="000000"/>
                <w:sz w:val="22"/>
                <w:szCs w:val="22"/>
              </w:rPr>
            </w:pPr>
            <w:r w:rsidRPr="00450F2B">
              <w:rPr>
                <w:rFonts w:ascii="Times New Roman" w:hAnsi="Times New Roman" w:cs="Times New Roman"/>
                <w:color w:val="000000"/>
                <w:sz w:val="20"/>
                <w:szCs w:val="20"/>
              </w:rPr>
              <w:t xml:space="preserve">На длинный цилиндрический картонный каркас намотали много витков медной изолированной проволоки, после чего концы этой проволоки замкнули накоротко. К торцу получившейся катушки </w:t>
            </w:r>
            <w:r w:rsidRPr="00450F2B">
              <w:rPr>
                <w:rFonts w:ascii="Times New Roman" w:hAnsi="Times New Roman" w:cs="Times New Roman"/>
                <w:color w:val="000000"/>
                <w:sz w:val="20"/>
                <w:szCs w:val="20"/>
              </w:rPr>
              <w:lastRenderedPageBreak/>
              <w:t>подносят постоянный магнит, приближая его южный полюс к катушке. Что будет происходить в результате этого? Выберите </w:t>
            </w:r>
            <w:r>
              <w:rPr>
                <w:rFonts w:ascii="Times New Roman" w:eastAsia="Times New Roman" w:hAnsi="Times New Roman" w:cs="Times New Roman"/>
                <w:color w:val="000000"/>
                <w:lang w:eastAsia="ru-RU"/>
              </w:rPr>
              <w:t xml:space="preserve"> верное утверждение</w:t>
            </w:r>
            <w:r w:rsidRPr="00450F2B">
              <w:rPr>
                <w:rFonts w:ascii="Times New Roman" w:eastAsia="Times New Roman" w:hAnsi="Times New Roman" w:cs="Times New Roman"/>
                <w:color w:val="000000"/>
                <w:lang w:eastAsia="ru-RU"/>
              </w:rPr>
              <w:t xml:space="preserve"> и </w:t>
            </w:r>
            <w:r>
              <w:rPr>
                <w:rFonts w:ascii="Times New Roman" w:eastAsia="Times New Roman" w:hAnsi="Times New Roman" w:cs="Times New Roman"/>
                <w:color w:val="000000"/>
                <w:lang w:eastAsia="ru-RU"/>
              </w:rPr>
              <w:t>укажите в ответе его номер.</w:t>
            </w:r>
          </w:p>
        </w:tc>
        <w:tc>
          <w:tcPr>
            <w:tcW w:w="4961" w:type="dxa"/>
            <w:gridSpan w:val="2"/>
            <w:tcPrChange w:id="1134" w:author="2" w:date="2021-08-31T10:55:00Z">
              <w:tcPr>
                <w:tcW w:w="4839" w:type="dxa"/>
              </w:tcPr>
            </w:tcPrChange>
          </w:tcPr>
          <w:p w14:paraId="6991B78A" w14:textId="3DF942A3"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lastRenderedPageBreak/>
              <w:t xml:space="preserve">1. </w:t>
            </w:r>
            <w:r w:rsidRPr="00450F2B">
              <w:rPr>
                <w:rFonts w:ascii="Times New Roman" w:eastAsia="Times New Roman" w:hAnsi="Times New Roman" w:cs="Times New Roman"/>
                <w:color w:val="000000"/>
                <w:sz w:val="20"/>
                <w:szCs w:val="20"/>
                <w:lang w:eastAsia="ru-RU"/>
              </w:rPr>
              <w:t>На катушку будет</w:t>
            </w:r>
            <w:r>
              <w:rPr>
                <w:rFonts w:ascii="Times New Roman" w:eastAsia="Times New Roman" w:hAnsi="Times New Roman" w:cs="Times New Roman"/>
                <w:color w:val="000000"/>
                <w:sz w:val="20"/>
                <w:szCs w:val="20"/>
                <w:lang w:eastAsia="ru-RU"/>
              </w:rPr>
              <w:t xml:space="preserve"> действовать сила, периодически изменяющая свое направление </w:t>
            </w:r>
            <w:r w:rsidRPr="00450F2B">
              <w:rPr>
                <w:rFonts w:ascii="Times New Roman" w:eastAsia="Times New Roman" w:hAnsi="Times New Roman" w:cs="Times New Roman"/>
                <w:color w:val="000000"/>
                <w:sz w:val="20"/>
                <w:szCs w:val="20"/>
                <w:lang w:eastAsia="ru-RU"/>
              </w:rPr>
              <w:t xml:space="preserve"> её от магнита.</w:t>
            </w:r>
          </w:p>
          <w:p w14:paraId="163B249E" w14:textId="1C0FAB2C"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lastRenderedPageBreak/>
              <w:t>2.</w:t>
            </w:r>
            <w:r w:rsidRPr="00450F2B">
              <w:rPr>
                <w:rFonts w:ascii="Times New Roman" w:eastAsia="Times New Roman" w:hAnsi="Times New Roman" w:cs="Times New Roman"/>
                <w:color w:val="000000"/>
                <w:sz w:val="20"/>
                <w:szCs w:val="20"/>
                <w:lang w:eastAsia="ru-RU"/>
              </w:rPr>
              <w:t xml:space="preserve"> На катушку будет действовать сила, притягивающая её к магниту.</w:t>
            </w:r>
          </w:p>
          <w:p w14:paraId="75F8820F" w14:textId="7EF9C993"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r w:rsidRPr="00450F2B">
              <w:rPr>
                <w:rFonts w:ascii="Times New Roman" w:eastAsia="Times New Roman" w:hAnsi="Times New Roman" w:cs="Times New Roman"/>
                <w:color w:val="000000"/>
                <w:sz w:val="20"/>
                <w:szCs w:val="20"/>
                <w:lang w:eastAsia="ru-RU"/>
              </w:rPr>
              <w:t xml:space="preserve"> На катушку не будет действовать сила со стороны магнита.</w:t>
            </w:r>
          </w:p>
          <w:p w14:paraId="59A27049" w14:textId="3DE3F730"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4.</w:t>
            </w:r>
            <w:r w:rsidRPr="00450F2B">
              <w:rPr>
                <w:rFonts w:ascii="Times New Roman" w:eastAsia="Times New Roman" w:hAnsi="Times New Roman" w:cs="Times New Roman"/>
                <w:color w:val="000000"/>
                <w:sz w:val="20"/>
                <w:szCs w:val="20"/>
                <w:lang w:eastAsia="ru-RU"/>
              </w:rPr>
              <w:t xml:space="preserve"> Магнитный поток через сечение катушки не будет изменяться.</w:t>
            </w:r>
          </w:p>
          <w:p w14:paraId="47BA7DA8" w14:textId="1AF470F9"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5.</w:t>
            </w:r>
            <w:r w:rsidRPr="00450F2B">
              <w:rPr>
                <w:rFonts w:ascii="Times New Roman" w:eastAsia="Times New Roman" w:hAnsi="Times New Roman" w:cs="Times New Roman"/>
                <w:color w:val="000000"/>
                <w:sz w:val="20"/>
                <w:szCs w:val="20"/>
                <w:lang w:eastAsia="ru-RU"/>
              </w:rPr>
              <w:t xml:space="preserve"> В катушке будет выделяться теплота, согласно закону Джоуля–Ленца</w:t>
            </w:r>
          </w:p>
          <w:p w14:paraId="43CED6B2" w14:textId="041AA886" w:rsidR="00C0487D" w:rsidRPr="00450F2B" w:rsidRDefault="00C0487D" w:rsidP="00C0487D">
            <w:pPr>
              <w:rPr>
                <w:rFonts w:ascii="Times New Roman" w:hAnsi="Times New Roman" w:cs="Times New Roman"/>
                <w:sz w:val="20"/>
                <w:szCs w:val="20"/>
              </w:rPr>
            </w:pPr>
          </w:p>
        </w:tc>
        <w:tc>
          <w:tcPr>
            <w:tcW w:w="567" w:type="dxa"/>
            <w:gridSpan w:val="2"/>
            <w:tcPrChange w:id="1135" w:author="2" w:date="2021-08-31T10:55:00Z">
              <w:tcPr>
                <w:tcW w:w="547" w:type="dxa"/>
              </w:tcPr>
            </w:tcPrChange>
          </w:tcPr>
          <w:p w14:paraId="516F597F" w14:textId="1E7E3525" w:rsidR="00C0487D" w:rsidRPr="004B35C4" w:rsidRDefault="00450F2B" w:rsidP="0012270D">
            <w:pPr>
              <w:pStyle w:val="a4"/>
              <w:numPr>
                <w:ilvl w:val="0"/>
                <w:numId w:val="14"/>
              </w:numPr>
              <w:tabs>
                <w:tab w:val="left" w:pos="600"/>
              </w:tabs>
              <w:spacing w:after="0" w:line="240" w:lineRule="auto"/>
              <w:ind w:left="0" w:right="34"/>
              <w:rPr>
                <w:rFonts w:ascii="Times New Roman" w:hAnsi="Times New Roman" w:cs="Times New Roman"/>
                <w:sz w:val="24"/>
                <w:szCs w:val="24"/>
              </w:rPr>
            </w:pPr>
            <w:r>
              <w:rPr>
                <w:rFonts w:ascii="Times New Roman" w:hAnsi="Times New Roman" w:cs="Times New Roman"/>
                <w:sz w:val="24"/>
                <w:szCs w:val="24"/>
              </w:rPr>
              <w:lastRenderedPageBreak/>
              <w:t>5</w:t>
            </w:r>
          </w:p>
        </w:tc>
      </w:tr>
      <w:tr w:rsidR="00C0487D" w14:paraId="06D20E0A" w14:textId="37C9321B" w:rsidTr="00911EF6">
        <w:tc>
          <w:tcPr>
            <w:tcW w:w="846" w:type="dxa"/>
            <w:tcPrChange w:id="1136" w:author="2" w:date="2021-08-31T10:55:00Z">
              <w:tcPr>
                <w:tcW w:w="846" w:type="dxa"/>
              </w:tcPr>
            </w:tcPrChange>
          </w:tcPr>
          <w:p w14:paraId="1755DBDD" w14:textId="77777777" w:rsidR="00C0487D" w:rsidRDefault="00C0487D" w:rsidP="00C0487D">
            <w:pPr>
              <w:spacing w:after="120"/>
              <w:rPr>
                <w:rFonts w:ascii="Times New Roman" w:hAnsi="Times New Roman" w:cs="Times New Roman"/>
                <w:sz w:val="24"/>
                <w:szCs w:val="24"/>
              </w:rPr>
            </w:pPr>
          </w:p>
        </w:tc>
        <w:tc>
          <w:tcPr>
            <w:tcW w:w="1843" w:type="dxa"/>
            <w:tcPrChange w:id="1137" w:author="2" w:date="2021-08-31T10:55:00Z">
              <w:tcPr>
                <w:tcW w:w="1843" w:type="dxa"/>
              </w:tcPr>
            </w:tcPrChange>
          </w:tcPr>
          <w:p w14:paraId="49A6B59B" w14:textId="77777777" w:rsidR="00C0487D" w:rsidRPr="00247CE1" w:rsidRDefault="00450F2B" w:rsidP="00450F2B">
            <w:pPr>
              <w:spacing w:after="120"/>
              <w:rPr>
                <w:rFonts w:ascii="Times New Roman" w:hAnsi="Times New Roman" w:cs="Times New Roman"/>
                <w:b/>
                <w:sz w:val="20"/>
                <w:szCs w:val="20"/>
              </w:rPr>
            </w:pPr>
            <w:r w:rsidRPr="00247CE1">
              <w:rPr>
                <w:rFonts w:ascii="Times New Roman" w:hAnsi="Times New Roman" w:cs="Times New Roman"/>
                <w:b/>
                <w:sz w:val="20"/>
                <w:szCs w:val="20"/>
              </w:rPr>
              <w:t>Закон электромагнитной индукции.</w:t>
            </w:r>
          </w:p>
          <w:p w14:paraId="53E0718B" w14:textId="7B0EC110" w:rsidR="00450F2B" w:rsidRDefault="00450F2B" w:rsidP="00450F2B">
            <w:pPr>
              <w:spacing w:after="120"/>
              <w:rPr>
                <w:rFonts w:ascii="Times New Roman" w:hAnsi="Times New Roman" w:cs="Times New Roman"/>
                <w:sz w:val="24"/>
                <w:szCs w:val="24"/>
              </w:rPr>
            </w:pPr>
            <w:r w:rsidRPr="00247CE1">
              <w:rPr>
                <w:rFonts w:ascii="Times New Roman" w:hAnsi="Times New Roman" w:cs="Times New Roman"/>
                <w:b/>
                <w:sz w:val="20"/>
                <w:szCs w:val="20"/>
              </w:rPr>
              <w:t>(расчетная задача)</w:t>
            </w:r>
          </w:p>
        </w:tc>
        <w:tc>
          <w:tcPr>
            <w:tcW w:w="425" w:type="dxa"/>
            <w:tcPrChange w:id="1138" w:author="2" w:date="2021-08-31T10:55:00Z">
              <w:tcPr>
                <w:tcW w:w="425" w:type="dxa"/>
              </w:tcPr>
            </w:tcPrChange>
          </w:tcPr>
          <w:p w14:paraId="6470CD8A" w14:textId="03E41D86"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6</w:t>
            </w:r>
          </w:p>
        </w:tc>
        <w:tc>
          <w:tcPr>
            <w:tcW w:w="392" w:type="dxa"/>
            <w:tcPrChange w:id="1139" w:author="2" w:date="2021-08-31T10:55:00Z">
              <w:tcPr>
                <w:tcW w:w="392" w:type="dxa"/>
              </w:tcPr>
            </w:tcPrChange>
          </w:tcPr>
          <w:p w14:paraId="568A247D" w14:textId="1E02EE45"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В</w:t>
            </w:r>
          </w:p>
        </w:tc>
        <w:tc>
          <w:tcPr>
            <w:tcW w:w="553" w:type="dxa"/>
            <w:tcPrChange w:id="1140" w:author="2" w:date="2021-08-31T10:55:00Z">
              <w:tcPr>
                <w:tcW w:w="553" w:type="dxa"/>
              </w:tcPr>
            </w:tcPrChange>
          </w:tcPr>
          <w:p w14:paraId="0CA6A4D5" w14:textId="6D23E93A"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1141" w:author="2" w:date="2021-08-31T10:55:00Z">
              <w:tcPr>
                <w:tcW w:w="6001" w:type="dxa"/>
              </w:tcPr>
            </w:tcPrChange>
          </w:tcPr>
          <w:p w14:paraId="700E358D" w14:textId="772E03EB" w:rsidR="00C0487D" w:rsidRPr="00450F2B" w:rsidRDefault="00450F2B" w:rsidP="00450F2B">
            <w:pPr>
              <w:pStyle w:val="40"/>
              <w:tabs>
                <w:tab w:val="left" w:pos="317"/>
              </w:tabs>
              <w:spacing w:before="0" w:line="240" w:lineRule="auto"/>
              <w:ind w:firstLine="0"/>
              <w:rPr>
                <w:rFonts w:ascii="Times New Roman" w:hAnsi="Times New Roman" w:cs="Times New Roman"/>
                <w:sz w:val="20"/>
                <w:szCs w:val="20"/>
              </w:rPr>
            </w:pPr>
            <w:r w:rsidRPr="00450F2B">
              <w:rPr>
                <w:rFonts w:ascii="Times New Roman" w:hAnsi="Times New Roman" w:cs="Times New Roman"/>
                <w:sz w:val="20"/>
                <w:szCs w:val="20"/>
              </w:rPr>
              <w:t>Проволочный виток радиусом 1 см, имеющий сопротивление 1 мОм, пронизывается однородным магнитным полем, линии индукции которого перпендикулярны плоскости витка. Индук</w:t>
            </w:r>
            <w:r w:rsidRPr="00450F2B">
              <w:rPr>
                <w:rFonts w:ascii="Times New Roman" w:hAnsi="Times New Roman" w:cs="Times New Roman"/>
                <w:sz w:val="20"/>
                <w:szCs w:val="20"/>
              </w:rPr>
              <w:softHyphen/>
              <w:t>ция магнитного поля плавно изменяется со скоростью 0,01 Тл/с. Какое количество теплоты выделится в витке за время 1 мин?</w:t>
            </w:r>
          </w:p>
        </w:tc>
        <w:tc>
          <w:tcPr>
            <w:tcW w:w="4961" w:type="dxa"/>
            <w:gridSpan w:val="2"/>
            <w:tcPrChange w:id="1142" w:author="2" w:date="2021-08-31T10:55:00Z">
              <w:tcPr>
                <w:tcW w:w="4839" w:type="dxa"/>
              </w:tcPr>
            </w:tcPrChange>
          </w:tcPr>
          <w:p w14:paraId="1EBFAA86" w14:textId="77777777" w:rsidR="00C0487D" w:rsidRPr="006F33AA" w:rsidRDefault="00921559" w:rsidP="00921559">
            <w:pPr>
              <w:pStyle w:val="a4"/>
              <w:numPr>
                <w:ilvl w:val="0"/>
                <w:numId w:val="178"/>
              </w:numPr>
              <w:spacing w:after="0" w:line="240" w:lineRule="auto"/>
              <w:rPr>
                <w:ins w:id="1143" w:author="2" w:date="2021-08-31T10:55:00Z"/>
                <w:rFonts w:ascii="Times New Roman" w:hAnsi="Times New Roman" w:cs="Times New Roman"/>
                <w:sz w:val="20"/>
                <w:szCs w:val="20"/>
              </w:rPr>
            </w:pPr>
            <w:ins w:id="1144" w:author="2" w:date="2021-08-31T10:55:00Z">
              <w:r w:rsidRPr="006F33AA">
                <w:rPr>
                  <w:rFonts w:ascii="Times New Roman" w:hAnsi="Times New Roman" w:cs="Times New Roman"/>
                  <w:sz w:val="20"/>
                  <w:szCs w:val="20"/>
                </w:rPr>
                <w:t>6</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-7</m:t>
                    </m:r>
                  </m:sup>
                </m:sSup>
                <m:r>
                  <w:rPr>
                    <w:rFonts w:ascii="Cambria Math" w:hAnsi="Cambria Math" w:cs="Times New Roman"/>
                    <w:sz w:val="20"/>
                    <w:szCs w:val="20"/>
                  </w:rPr>
                  <m:t>Дж</m:t>
                </m:r>
              </m:oMath>
            </w:ins>
          </w:p>
          <w:p w14:paraId="39FD952C" w14:textId="77777777" w:rsidR="00AE5DA2" w:rsidRPr="006F33AA" w:rsidRDefault="00AE5DA2" w:rsidP="00AE5DA2">
            <w:pPr>
              <w:pStyle w:val="a4"/>
              <w:numPr>
                <w:ilvl w:val="0"/>
                <w:numId w:val="178"/>
              </w:numPr>
              <w:spacing w:after="0" w:line="240" w:lineRule="auto"/>
              <w:rPr>
                <w:ins w:id="1145" w:author="2" w:date="2021-08-31T10:55:00Z"/>
                <w:rFonts w:ascii="Times New Roman" w:hAnsi="Times New Roman" w:cs="Times New Roman"/>
                <w:sz w:val="20"/>
                <w:szCs w:val="20"/>
              </w:rPr>
            </w:pPr>
            <w:ins w:id="1146" w:author="2" w:date="2021-08-31T10:55:00Z">
              <w:r w:rsidRPr="006F33AA">
                <w:rPr>
                  <w:rFonts w:ascii="Times New Roman" w:hAnsi="Times New Roman" w:cs="Times New Roman"/>
                  <w:sz w:val="20"/>
                  <w:szCs w:val="20"/>
                </w:rPr>
                <w:t>4</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-7</m:t>
                    </m:r>
                  </m:sup>
                </m:sSup>
                <m:r>
                  <w:rPr>
                    <w:rFonts w:ascii="Cambria Math" w:hAnsi="Cambria Math" w:cs="Times New Roman"/>
                    <w:sz w:val="20"/>
                    <w:szCs w:val="20"/>
                  </w:rPr>
                  <m:t>Дж</m:t>
                </m:r>
              </m:oMath>
            </w:ins>
          </w:p>
          <w:p w14:paraId="50507F31" w14:textId="77777777" w:rsidR="00AE5DA2" w:rsidRPr="006F33AA" w:rsidRDefault="00AE5DA2" w:rsidP="00AE5DA2">
            <w:pPr>
              <w:pStyle w:val="a4"/>
              <w:numPr>
                <w:ilvl w:val="0"/>
                <w:numId w:val="178"/>
              </w:numPr>
              <w:spacing w:after="0" w:line="240" w:lineRule="auto"/>
              <w:rPr>
                <w:ins w:id="1147" w:author="2" w:date="2021-08-31T10:55:00Z"/>
                <w:rFonts w:ascii="Times New Roman" w:hAnsi="Times New Roman" w:cs="Times New Roman"/>
                <w:sz w:val="20"/>
                <w:szCs w:val="20"/>
              </w:rPr>
            </w:pPr>
            <w:ins w:id="1148" w:author="2" w:date="2021-08-31T10:55:00Z">
              <w:r w:rsidRPr="006F33AA">
                <w:rPr>
                  <w:rFonts w:ascii="Times New Roman" w:hAnsi="Times New Roman" w:cs="Times New Roman"/>
                  <w:sz w:val="20"/>
                  <w:szCs w:val="20"/>
                </w:rPr>
                <w:t>2</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-7</m:t>
                    </m:r>
                  </m:sup>
                </m:sSup>
                <m:r>
                  <w:rPr>
                    <w:rFonts w:ascii="Cambria Math" w:hAnsi="Cambria Math" w:cs="Times New Roman"/>
                    <w:sz w:val="20"/>
                    <w:szCs w:val="20"/>
                  </w:rPr>
                  <m:t>Дж</m:t>
                </m:r>
              </m:oMath>
            </w:ins>
          </w:p>
          <w:p w14:paraId="3B2C5C35" w14:textId="77777777" w:rsidR="00AE5DA2" w:rsidRPr="006F33AA" w:rsidRDefault="00AE5DA2" w:rsidP="00AE5DA2">
            <w:pPr>
              <w:pStyle w:val="a4"/>
              <w:numPr>
                <w:ilvl w:val="0"/>
                <w:numId w:val="178"/>
              </w:numPr>
              <w:spacing w:after="0" w:line="240" w:lineRule="auto"/>
              <w:rPr>
                <w:ins w:id="1149" w:author="2" w:date="2021-08-31T10:55:00Z"/>
                <w:rFonts w:ascii="Times New Roman" w:hAnsi="Times New Roman" w:cs="Times New Roman"/>
                <w:sz w:val="20"/>
                <w:szCs w:val="20"/>
              </w:rPr>
            </w:pPr>
            <w:ins w:id="1150" w:author="2" w:date="2021-08-31T10:55:00Z">
              <w:r w:rsidRPr="006F33AA">
                <w:rPr>
                  <w:rFonts w:ascii="Times New Roman" w:hAnsi="Times New Roman" w:cs="Times New Roman"/>
                  <w:sz w:val="20"/>
                  <w:szCs w:val="20"/>
                </w:rPr>
                <w:t>3</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-7</m:t>
                    </m:r>
                  </m:sup>
                </m:sSup>
                <m:r>
                  <w:rPr>
                    <w:rFonts w:ascii="Cambria Math" w:hAnsi="Cambria Math" w:cs="Times New Roman"/>
                    <w:sz w:val="20"/>
                    <w:szCs w:val="20"/>
                  </w:rPr>
                  <m:t>Дж</m:t>
                </m:r>
              </m:oMath>
            </w:ins>
          </w:p>
          <w:p w14:paraId="6C294893" w14:textId="11586867" w:rsidR="00C0487D" w:rsidRPr="00450F2B" w:rsidRDefault="00C0487D" w:rsidP="00AE5DA2">
            <w:pPr>
              <w:pStyle w:val="a4"/>
              <w:spacing w:after="0" w:line="240" w:lineRule="auto"/>
              <w:rPr>
                <w:rFonts w:ascii="Times New Roman" w:hAnsi="Times New Roman" w:cs="Times New Roman"/>
                <w:sz w:val="20"/>
                <w:szCs w:val="20"/>
              </w:rPr>
              <w:pPrChange w:id="1151" w:author="2" w:date="2021-08-31T10:55:00Z">
                <w:pPr>
                  <w:framePr w:hSpace="180" w:wrap="around" w:hAnchor="margin" w:y="665"/>
                </w:pPr>
              </w:pPrChange>
            </w:pPr>
          </w:p>
        </w:tc>
        <w:tc>
          <w:tcPr>
            <w:tcW w:w="567" w:type="dxa"/>
            <w:gridSpan w:val="2"/>
            <w:tcPrChange w:id="1152" w:author="2" w:date="2021-08-31T10:55:00Z">
              <w:tcPr>
                <w:tcW w:w="547" w:type="dxa"/>
              </w:tcPr>
            </w:tcPrChange>
          </w:tcPr>
          <w:p w14:paraId="3C940EE6" w14:textId="2FDA3C30" w:rsidR="00C0487D" w:rsidRPr="004B35C4" w:rsidRDefault="00921559" w:rsidP="00C0487D">
            <w:pPr>
              <w:tabs>
                <w:tab w:val="left" w:pos="600"/>
              </w:tabs>
              <w:ind w:right="34"/>
              <w:rPr>
                <w:rFonts w:ascii="Times New Roman" w:hAnsi="Times New Roman" w:cs="Times New Roman"/>
                <w:sz w:val="24"/>
                <w:szCs w:val="24"/>
              </w:rPr>
            </w:pPr>
            <w:ins w:id="1153" w:author="2" w:date="2021-08-31T10:55:00Z">
              <w:r>
                <w:rPr>
                  <w:rFonts w:ascii="Times New Roman" w:hAnsi="Times New Roman" w:cs="Times New Roman"/>
                  <w:sz w:val="24"/>
                  <w:szCs w:val="24"/>
                </w:rPr>
                <w:t>1</w:t>
              </w:r>
            </w:ins>
          </w:p>
        </w:tc>
      </w:tr>
      <w:tr w:rsidR="00C0487D" w14:paraId="7AA89577" w14:textId="3E2217D1" w:rsidTr="00911EF6">
        <w:tc>
          <w:tcPr>
            <w:tcW w:w="846" w:type="dxa"/>
            <w:tcPrChange w:id="1154" w:author="2" w:date="2021-08-31T10:55:00Z">
              <w:tcPr>
                <w:tcW w:w="846" w:type="dxa"/>
              </w:tcPr>
            </w:tcPrChange>
          </w:tcPr>
          <w:p w14:paraId="0CBC3A06" w14:textId="1B91CDA8" w:rsidR="00C0487D" w:rsidRDefault="00C0487D" w:rsidP="00C0487D">
            <w:pPr>
              <w:spacing w:after="120"/>
              <w:rPr>
                <w:rFonts w:ascii="Times New Roman" w:hAnsi="Times New Roman" w:cs="Times New Roman"/>
                <w:sz w:val="24"/>
                <w:szCs w:val="24"/>
              </w:rPr>
            </w:pPr>
          </w:p>
          <w:p w14:paraId="1A24B90C" w14:textId="7A91BC9F" w:rsidR="00C0487D" w:rsidRDefault="00C0487D" w:rsidP="00C0487D">
            <w:pPr>
              <w:spacing w:after="120"/>
              <w:rPr>
                <w:rFonts w:ascii="Times New Roman" w:hAnsi="Times New Roman" w:cs="Times New Roman"/>
                <w:sz w:val="24"/>
                <w:szCs w:val="24"/>
              </w:rPr>
            </w:pPr>
          </w:p>
        </w:tc>
        <w:tc>
          <w:tcPr>
            <w:tcW w:w="1843" w:type="dxa"/>
            <w:tcPrChange w:id="1155" w:author="2" w:date="2021-08-31T10:55:00Z">
              <w:tcPr>
                <w:tcW w:w="1843" w:type="dxa"/>
              </w:tcPr>
            </w:tcPrChange>
          </w:tcPr>
          <w:p w14:paraId="0DDBB6F0" w14:textId="4B9BA0C8" w:rsidR="00C0487D" w:rsidRDefault="00C0487D" w:rsidP="00C0487D">
            <w:pPr>
              <w:spacing w:after="120"/>
              <w:rPr>
                <w:rFonts w:ascii="Times New Roman" w:hAnsi="Times New Roman" w:cs="Times New Roman"/>
                <w:sz w:val="24"/>
                <w:szCs w:val="24"/>
              </w:rPr>
            </w:pPr>
          </w:p>
        </w:tc>
        <w:tc>
          <w:tcPr>
            <w:tcW w:w="425" w:type="dxa"/>
            <w:tcPrChange w:id="1156" w:author="2" w:date="2021-08-31T10:55:00Z">
              <w:tcPr>
                <w:tcW w:w="425" w:type="dxa"/>
              </w:tcPr>
            </w:tcPrChange>
          </w:tcPr>
          <w:p w14:paraId="4105C3CB" w14:textId="614D4A2F" w:rsidR="00C0487D" w:rsidRDefault="00C0487D" w:rsidP="00C0487D">
            <w:pPr>
              <w:spacing w:after="120"/>
              <w:rPr>
                <w:rFonts w:ascii="Times New Roman" w:hAnsi="Times New Roman" w:cs="Times New Roman"/>
                <w:sz w:val="24"/>
                <w:szCs w:val="24"/>
              </w:rPr>
            </w:pPr>
          </w:p>
        </w:tc>
        <w:tc>
          <w:tcPr>
            <w:tcW w:w="392" w:type="dxa"/>
            <w:tcPrChange w:id="1157" w:author="2" w:date="2021-08-31T10:55:00Z">
              <w:tcPr>
                <w:tcW w:w="392" w:type="dxa"/>
              </w:tcPr>
            </w:tcPrChange>
          </w:tcPr>
          <w:p w14:paraId="15351BD7" w14:textId="6AC97C51" w:rsidR="00C0487D" w:rsidRDefault="00C0487D" w:rsidP="00C0487D">
            <w:pPr>
              <w:spacing w:after="120"/>
              <w:rPr>
                <w:rFonts w:ascii="Times New Roman" w:hAnsi="Times New Roman" w:cs="Times New Roman"/>
                <w:sz w:val="24"/>
                <w:szCs w:val="24"/>
              </w:rPr>
            </w:pPr>
          </w:p>
        </w:tc>
        <w:tc>
          <w:tcPr>
            <w:tcW w:w="553" w:type="dxa"/>
            <w:tcPrChange w:id="1158" w:author="2" w:date="2021-08-31T10:55:00Z">
              <w:tcPr>
                <w:tcW w:w="553" w:type="dxa"/>
              </w:tcPr>
            </w:tcPrChange>
          </w:tcPr>
          <w:p w14:paraId="3179B975" w14:textId="15B75574"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1159" w:author="2" w:date="2021-08-31T10:55:00Z">
              <w:tcPr>
                <w:tcW w:w="6001" w:type="dxa"/>
              </w:tcPr>
            </w:tcPrChange>
          </w:tcPr>
          <w:p w14:paraId="15F1BDD9" w14:textId="77777777" w:rsidR="00450F2B" w:rsidRPr="00450F2B" w:rsidRDefault="00450F2B" w:rsidP="00450F2B">
            <w:pPr>
              <w:pStyle w:val="6"/>
              <w:shd w:val="clear" w:color="auto" w:fill="auto"/>
              <w:spacing w:before="0" w:line="211" w:lineRule="exact"/>
              <w:ind w:left="-41" w:right="40" w:firstLine="0"/>
              <w:rPr>
                <w:rFonts w:ascii="Times New Roman" w:hAnsi="Times New Roman" w:cs="Times New Roman"/>
                <w:sz w:val="20"/>
                <w:szCs w:val="20"/>
              </w:rPr>
            </w:pPr>
            <w:r w:rsidRPr="00450F2B">
              <w:rPr>
                <w:rFonts w:ascii="Times New Roman" w:hAnsi="Times New Roman" w:cs="Times New Roman"/>
                <w:sz w:val="20"/>
                <w:szCs w:val="20"/>
              </w:rPr>
              <w:t>Плоский виток площадью 10 см</w:t>
            </w:r>
            <w:r w:rsidRPr="00450F2B">
              <w:rPr>
                <w:rFonts w:ascii="Times New Roman" w:hAnsi="Times New Roman" w:cs="Times New Roman"/>
                <w:sz w:val="20"/>
                <w:szCs w:val="20"/>
                <w:vertAlign w:val="superscript"/>
              </w:rPr>
              <w:t>2</w:t>
            </w:r>
            <w:r w:rsidRPr="00450F2B">
              <w:rPr>
                <w:rFonts w:ascii="Times New Roman" w:hAnsi="Times New Roman" w:cs="Times New Roman"/>
                <w:sz w:val="20"/>
                <w:szCs w:val="20"/>
              </w:rPr>
              <w:t xml:space="preserve"> помещен в однородное маг</w:t>
            </w:r>
            <w:r w:rsidRPr="00450F2B">
              <w:rPr>
                <w:rFonts w:ascii="Times New Roman" w:hAnsi="Times New Roman" w:cs="Times New Roman"/>
                <w:sz w:val="20"/>
                <w:szCs w:val="20"/>
              </w:rPr>
              <w:softHyphen/>
              <w:t>нитное поле перпендикулярно к линиям индукции. Сопротивле</w:t>
            </w:r>
            <w:r w:rsidRPr="00450F2B">
              <w:rPr>
                <w:rFonts w:ascii="Times New Roman" w:hAnsi="Times New Roman" w:cs="Times New Roman"/>
                <w:sz w:val="20"/>
                <w:szCs w:val="20"/>
              </w:rPr>
              <w:softHyphen/>
              <w:t>ние витка 1 Ом. Какой ток протечет по витку, если магнитная индукция поля будет убывать со скоростью 0,01 Тл/с?</w:t>
            </w:r>
          </w:p>
          <w:p w14:paraId="25CC99BE" w14:textId="34A44ED6" w:rsidR="00C0487D" w:rsidRPr="00450F2B" w:rsidRDefault="00C0487D" w:rsidP="00C0487D">
            <w:pPr>
              <w:spacing w:after="120"/>
              <w:rPr>
                <w:rFonts w:ascii="Times New Roman" w:hAnsi="Times New Roman" w:cs="Times New Roman"/>
                <w:sz w:val="20"/>
                <w:szCs w:val="20"/>
              </w:rPr>
            </w:pPr>
          </w:p>
        </w:tc>
        <w:tc>
          <w:tcPr>
            <w:tcW w:w="4961" w:type="dxa"/>
            <w:gridSpan w:val="2"/>
            <w:tcPrChange w:id="1160" w:author="2" w:date="2021-08-31T10:55:00Z">
              <w:tcPr>
                <w:tcW w:w="4839" w:type="dxa"/>
              </w:tcPr>
            </w:tcPrChange>
          </w:tcPr>
          <w:p w14:paraId="6243DC98" w14:textId="77777777" w:rsidR="00921559" w:rsidRPr="006F33AA" w:rsidRDefault="00AE5DA2" w:rsidP="00921559">
            <w:pPr>
              <w:pStyle w:val="a4"/>
              <w:numPr>
                <w:ilvl w:val="0"/>
                <w:numId w:val="179"/>
              </w:numPr>
              <w:spacing w:after="120" w:line="240" w:lineRule="auto"/>
              <w:rPr>
                <w:ins w:id="1161" w:author="2" w:date="2021-08-31T10:55:00Z"/>
                <w:rFonts w:ascii="Times New Roman" w:hAnsi="Times New Roman" w:cs="Times New Roman"/>
                <w:sz w:val="20"/>
                <w:szCs w:val="20"/>
              </w:rPr>
            </w:pPr>
            <w:ins w:id="1162" w:author="2" w:date="2021-08-31T10:55:00Z">
              <w:r w:rsidRPr="006F33AA">
                <w:rPr>
                  <w:rFonts w:ascii="Times New Roman" w:hAnsi="Times New Roman" w:cs="Times New Roman"/>
                  <w:sz w:val="20"/>
                  <w:szCs w:val="20"/>
                </w:rPr>
                <w:t>20мкА</w:t>
              </w:r>
            </w:ins>
          </w:p>
          <w:p w14:paraId="6072A748" w14:textId="77777777" w:rsidR="00921559" w:rsidRPr="006F33AA" w:rsidRDefault="00AE5DA2" w:rsidP="00921559">
            <w:pPr>
              <w:pStyle w:val="a4"/>
              <w:numPr>
                <w:ilvl w:val="0"/>
                <w:numId w:val="179"/>
              </w:numPr>
              <w:spacing w:after="120" w:line="240" w:lineRule="auto"/>
              <w:rPr>
                <w:ins w:id="1163" w:author="2" w:date="2021-08-31T10:55:00Z"/>
                <w:rFonts w:ascii="Times New Roman" w:hAnsi="Times New Roman" w:cs="Times New Roman"/>
                <w:sz w:val="20"/>
                <w:szCs w:val="20"/>
              </w:rPr>
            </w:pPr>
            <w:ins w:id="1164" w:author="2" w:date="2021-08-31T10:55:00Z">
              <w:r w:rsidRPr="006F33AA">
                <w:rPr>
                  <w:rFonts w:ascii="Times New Roman" w:hAnsi="Times New Roman" w:cs="Times New Roman"/>
                  <w:sz w:val="20"/>
                  <w:szCs w:val="20"/>
                </w:rPr>
                <w:t>5мкА</w:t>
              </w:r>
            </w:ins>
          </w:p>
          <w:p w14:paraId="29885CDC" w14:textId="77777777" w:rsidR="00921559" w:rsidRPr="006F33AA" w:rsidRDefault="00AE5DA2" w:rsidP="00921559">
            <w:pPr>
              <w:pStyle w:val="a4"/>
              <w:numPr>
                <w:ilvl w:val="0"/>
                <w:numId w:val="179"/>
              </w:numPr>
              <w:spacing w:after="120" w:line="240" w:lineRule="auto"/>
              <w:rPr>
                <w:ins w:id="1165" w:author="2" w:date="2021-08-31T10:55:00Z"/>
                <w:rFonts w:ascii="Times New Roman" w:hAnsi="Times New Roman" w:cs="Times New Roman"/>
                <w:sz w:val="20"/>
                <w:szCs w:val="20"/>
              </w:rPr>
            </w:pPr>
            <w:ins w:id="1166" w:author="2" w:date="2021-08-31T10:55:00Z">
              <w:r w:rsidRPr="006F33AA">
                <w:rPr>
                  <w:rFonts w:ascii="Times New Roman" w:hAnsi="Times New Roman" w:cs="Times New Roman"/>
                  <w:sz w:val="20"/>
                  <w:szCs w:val="20"/>
                </w:rPr>
                <w:t>12мкА</w:t>
              </w:r>
            </w:ins>
          </w:p>
          <w:p w14:paraId="3532D881" w14:textId="6F5F2661" w:rsidR="00C0487D" w:rsidRPr="00450F2B" w:rsidRDefault="00921559" w:rsidP="00921559">
            <w:pPr>
              <w:pStyle w:val="a4"/>
              <w:numPr>
                <w:ilvl w:val="0"/>
                <w:numId w:val="179"/>
              </w:numPr>
              <w:spacing w:after="120" w:line="240" w:lineRule="auto"/>
              <w:rPr>
                <w:rFonts w:ascii="Times New Roman" w:hAnsi="Times New Roman" w:cs="Times New Roman"/>
                <w:sz w:val="20"/>
                <w:szCs w:val="20"/>
              </w:rPr>
              <w:pPrChange w:id="1167" w:author="2" w:date="2021-08-31T10:55:00Z">
                <w:pPr>
                  <w:framePr w:hSpace="180" w:wrap="around" w:hAnchor="margin" w:y="665"/>
                  <w:spacing w:after="120"/>
                </w:pPr>
              </w:pPrChange>
            </w:pPr>
            <w:ins w:id="1168" w:author="2" w:date="2021-08-31T10:55:00Z">
              <w:r w:rsidRPr="006F33AA">
                <w:rPr>
                  <w:rFonts w:ascii="Times New Roman" w:hAnsi="Times New Roman" w:cs="Times New Roman"/>
                  <w:sz w:val="20"/>
                  <w:szCs w:val="20"/>
                </w:rPr>
                <w:t>10мкА</w:t>
              </w:r>
            </w:ins>
          </w:p>
        </w:tc>
        <w:tc>
          <w:tcPr>
            <w:tcW w:w="567" w:type="dxa"/>
            <w:gridSpan w:val="2"/>
            <w:tcPrChange w:id="1169" w:author="2" w:date="2021-08-31T10:55:00Z">
              <w:tcPr>
                <w:tcW w:w="547" w:type="dxa"/>
              </w:tcPr>
            </w:tcPrChange>
          </w:tcPr>
          <w:p w14:paraId="3CF87588" w14:textId="30505BDD" w:rsidR="00C0487D" w:rsidRPr="004B35C4" w:rsidRDefault="00921559" w:rsidP="00C0487D">
            <w:pPr>
              <w:tabs>
                <w:tab w:val="left" w:pos="600"/>
              </w:tabs>
              <w:ind w:right="34"/>
            </w:pPr>
            <w:ins w:id="1170" w:author="2" w:date="2021-08-31T10:55:00Z">
              <w:r>
                <w:t>4</w:t>
              </w:r>
            </w:ins>
          </w:p>
        </w:tc>
      </w:tr>
      <w:tr w:rsidR="00C0487D" w14:paraId="077A1D9D" w14:textId="22C1BC9F" w:rsidTr="00911EF6">
        <w:tc>
          <w:tcPr>
            <w:tcW w:w="846" w:type="dxa"/>
            <w:tcPrChange w:id="1171" w:author="2" w:date="2021-08-31T10:55:00Z">
              <w:tcPr>
                <w:tcW w:w="846" w:type="dxa"/>
              </w:tcPr>
            </w:tcPrChange>
          </w:tcPr>
          <w:p w14:paraId="4922B4DE" w14:textId="77777777" w:rsidR="00C0487D" w:rsidRDefault="00C0487D" w:rsidP="00C0487D">
            <w:pPr>
              <w:spacing w:after="120"/>
              <w:rPr>
                <w:rFonts w:ascii="Times New Roman" w:hAnsi="Times New Roman" w:cs="Times New Roman"/>
                <w:sz w:val="24"/>
                <w:szCs w:val="24"/>
              </w:rPr>
            </w:pPr>
          </w:p>
        </w:tc>
        <w:tc>
          <w:tcPr>
            <w:tcW w:w="1843" w:type="dxa"/>
            <w:tcPrChange w:id="1172" w:author="2" w:date="2021-08-31T10:55:00Z">
              <w:tcPr>
                <w:tcW w:w="1843" w:type="dxa"/>
              </w:tcPr>
            </w:tcPrChange>
          </w:tcPr>
          <w:p w14:paraId="53817680" w14:textId="77777777" w:rsidR="00C0487D" w:rsidRDefault="00C0487D" w:rsidP="00C0487D">
            <w:pPr>
              <w:spacing w:after="120"/>
              <w:rPr>
                <w:rFonts w:ascii="Times New Roman" w:hAnsi="Times New Roman" w:cs="Times New Roman"/>
                <w:sz w:val="24"/>
                <w:szCs w:val="24"/>
              </w:rPr>
            </w:pPr>
          </w:p>
        </w:tc>
        <w:tc>
          <w:tcPr>
            <w:tcW w:w="425" w:type="dxa"/>
            <w:tcPrChange w:id="1173" w:author="2" w:date="2021-08-31T10:55:00Z">
              <w:tcPr>
                <w:tcW w:w="425" w:type="dxa"/>
              </w:tcPr>
            </w:tcPrChange>
          </w:tcPr>
          <w:p w14:paraId="28ABDBC7" w14:textId="77777777" w:rsidR="00C0487D" w:rsidRDefault="00C0487D" w:rsidP="00C0487D">
            <w:pPr>
              <w:spacing w:after="120"/>
              <w:rPr>
                <w:rFonts w:ascii="Times New Roman" w:hAnsi="Times New Roman" w:cs="Times New Roman"/>
                <w:sz w:val="24"/>
                <w:szCs w:val="24"/>
              </w:rPr>
            </w:pPr>
          </w:p>
        </w:tc>
        <w:tc>
          <w:tcPr>
            <w:tcW w:w="392" w:type="dxa"/>
            <w:tcPrChange w:id="1174" w:author="2" w:date="2021-08-31T10:55:00Z">
              <w:tcPr>
                <w:tcW w:w="392" w:type="dxa"/>
              </w:tcPr>
            </w:tcPrChange>
          </w:tcPr>
          <w:p w14:paraId="641B1B83" w14:textId="77777777" w:rsidR="00C0487D" w:rsidRDefault="00C0487D" w:rsidP="00C0487D">
            <w:pPr>
              <w:spacing w:after="120"/>
              <w:rPr>
                <w:rFonts w:ascii="Times New Roman" w:hAnsi="Times New Roman" w:cs="Times New Roman"/>
                <w:sz w:val="24"/>
                <w:szCs w:val="24"/>
              </w:rPr>
            </w:pPr>
          </w:p>
        </w:tc>
        <w:tc>
          <w:tcPr>
            <w:tcW w:w="553" w:type="dxa"/>
            <w:tcPrChange w:id="1175" w:author="2" w:date="2021-08-31T10:55:00Z">
              <w:tcPr>
                <w:tcW w:w="553" w:type="dxa"/>
              </w:tcPr>
            </w:tcPrChange>
          </w:tcPr>
          <w:p w14:paraId="7EFB4F98" w14:textId="3555EE86"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1176" w:author="2" w:date="2021-08-31T10:55:00Z">
              <w:tcPr>
                <w:tcW w:w="6001" w:type="dxa"/>
              </w:tcPr>
            </w:tcPrChange>
          </w:tcPr>
          <w:p w14:paraId="0325F8E9" w14:textId="77777777" w:rsidR="00450F2B" w:rsidRPr="00450F2B" w:rsidRDefault="00450F2B" w:rsidP="00921559">
            <w:pPr>
              <w:pStyle w:val="6"/>
              <w:shd w:val="clear" w:color="auto" w:fill="auto"/>
              <w:spacing w:before="0" w:line="211" w:lineRule="exact"/>
              <w:ind w:right="40" w:firstLine="0"/>
              <w:jc w:val="left"/>
              <w:rPr>
                <w:rFonts w:ascii="Times New Roman" w:hAnsi="Times New Roman" w:cs="Times New Roman"/>
                <w:sz w:val="20"/>
                <w:szCs w:val="20"/>
              </w:rPr>
              <w:pPrChange w:id="1177" w:author="2" w:date="2021-08-31T10:55:00Z">
                <w:pPr>
                  <w:pStyle w:val="6"/>
                  <w:framePr w:hSpace="180" w:wrap="around" w:hAnchor="margin" w:y="665"/>
                  <w:shd w:val="clear" w:color="auto" w:fill="auto"/>
                  <w:spacing w:before="0" w:line="211" w:lineRule="exact"/>
                  <w:ind w:right="40" w:firstLine="0"/>
                </w:pPr>
              </w:pPrChange>
            </w:pPr>
            <w:r w:rsidRPr="00450F2B">
              <w:rPr>
                <w:rFonts w:ascii="Times New Roman" w:hAnsi="Times New Roman" w:cs="Times New Roman"/>
                <w:sz w:val="20"/>
                <w:szCs w:val="20"/>
              </w:rPr>
              <w:t>Два металлических стержня расположены вертикально и замкнуты вверху проводником. По этим стержням без трения и нарушения контакта скользит перемычка длиной 0,5 см и массой 1 г. Вся система находится в однородном магнитном поле с ин</w:t>
            </w:r>
            <w:r w:rsidRPr="00450F2B">
              <w:rPr>
                <w:rFonts w:ascii="Times New Roman" w:hAnsi="Times New Roman" w:cs="Times New Roman"/>
                <w:sz w:val="20"/>
                <w:szCs w:val="20"/>
              </w:rPr>
              <w:softHyphen/>
              <w:t>дукцией 0,01 Тл, перпендикулярной плоскости рамки. Устано</w:t>
            </w:r>
            <w:r w:rsidRPr="00450F2B">
              <w:rPr>
                <w:rFonts w:ascii="Times New Roman" w:hAnsi="Times New Roman" w:cs="Times New Roman"/>
                <w:sz w:val="20"/>
                <w:szCs w:val="20"/>
              </w:rPr>
              <w:softHyphen/>
              <w:t>вившаяся скорость 1 м/с. Найти сопротивление перемычки. Со</w:t>
            </w:r>
            <w:r w:rsidRPr="00450F2B">
              <w:rPr>
                <w:rFonts w:ascii="Times New Roman" w:hAnsi="Times New Roman" w:cs="Times New Roman"/>
                <w:sz w:val="20"/>
                <w:szCs w:val="20"/>
              </w:rPr>
              <w:softHyphen/>
              <w:t>противлением стержней и провода пренебречь.</w:t>
            </w:r>
          </w:p>
          <w:p w14:paraId="0A2986B7" w14:textId="15BDAA1E" w:rsidR="00C0487D" w:rsidRPr="00450F2B" w:rsidRDefault="00C0487D" w:rsidP="00C0487D">
            <w:pPr>
              <w:spacing w:after="120"/>
              <w:rPr>
                <w:rFonts w:ascii="Times New Roman" w:hAnsi="Times New Roman" w:cs="Times New Roman"/>
                <w:sz w:val="20"/>
                <w:szCs w:val="20"/>
              </w:rPr>
            </w:pPr>
          </w:p>
        </w:tc>
        <w:tc>
          <w:tcPr>
            <w:tcW w:w="4961" w:type="dxa"/>
            <w:gridSpan w:val="2"/>
            <w:tcPrChange w:id="1178" w:author="2" w:date="2021-08-31T10:55:00Z">
              <w:tcPr>
                <w:tcW w:w="4839" w:type="dxa"/>
              </w:tcPr>
            </w:tcPrChange>
          </w:tcPr>
          <w:p w14:paraId="15E0F43F" w14:textId="77777777" w:rsidR="00921559" w:rsidRPr="006F33AA" w:rsidRDefault="00AE5DA2" w:rsidP="00921559">
            <w:pPr>
              <w:pStyle w:val="a4"/>
              <w:numPr>
                <w:ilvl w:val="0"/>
                <w:numId w:val="180"/>
              </w:numPr>
              <w:spacing w:after="120" w:line="240" w:lineRule="auto"/>
              <w:rPr>
                <w:ins w:id="1179" w:author="2" w:date="2021-08-31T10:55:00Z"/>
                <w:rFonts w:ascii="Times New Roman" w:hAnsi="Times New Roman" w:cs="Times New Roman"/>
                <w:sz w:val="20"/>
                <w:szCs w:val="20"/>
              </w:rPr>
            </w:pPr>
            <w:ins w:id="1180" w:author="2" w:date="2021-08-31T10:55:00Z">
              <w:r w:rsidRPr="006F33AA">
                <w:rPr>
                  <w:rFonts w:ascii="Times New Roman" w:hAnsi="Times New Roman" w:cs="Times New Roman"/>
                  <w:sz w:val="20"/>
                  <w:szCs w:val="20"/>
                </w:rPr>
                <w:t>4,9</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 xml:space="preserve">-7  </m:t>
                    </m:r>
                  </m:sup>
                </m:sSup>
              </m:oMath>
              <w:r w:rsidRPr="006F33AA">
                <w:rPr>
                  <w:rFonts w:ascii="Times New Roman" w:eastAsiaTheme="minorEastAsia" w:hAnsi="Times New Roman" w:cs="Times New Roman"/>
                  <w:sz w:val="20"/>
                  <w:szCs w:val="20"/>
                </w:rPr>
                <w:t>Ом</w:t>
              </w:r>
            </w:ins>
          </w:p>
          <w:p w14:paraId="7206C8E2" w14:textId="77777777" w:rsidR="00C0487D" w:rsidRPr="006F33AA" w:rsidRDefault="00921559" w:rsidP="00921559">
            <w:pPr>
              <w:pStyle w:val="a4"/>
              <w:numPr>
                <w:ilvl w:val="0"/>
                <w:numId w:val="180"/>
              </w:numPr>
              <w:spacing w:after="120" w:line="240" w:lineRule="auto"/>
              <w:rPr>
                <w:ins w:id="1181" w:author="2" w:date="2021-08-31T10:55:00Z"/>
                <w:rFonts w:ascii="Times New Roman" w:hAnsi="Times New Roman" w:cs="Times New Roman"/>
                <w:sz w:val="20"/>
                <w:szCs w:val="20"/>
              </w:rPr>
            </w:pPr>
            <w:ins w:id="1182" w:author="2" w:date="2021-08-31T10:55:00Z">
              <w:r w:rsidRPr="006F33AA">
                <w:rPr>
                  <w:rFonts w:ascii="Times New Roman" w:hAnsi="Times New Roman" w:cs="Times New Roman"/>
                  <w:sz w:val="20"/>
                  <w:szCs w:val="20"/>
                </w:rPr>
                <w:t>2,5</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 xml:space="preserve">-7  </m:t>
                    </m:r>
                  </m:sup>
                </m:sSup>
              </m:oMath>
              <w:r w:rsidRPr="006F33AA">
                <w:rPr>
                  <w:rFonts w:ascii="Times New Roman" w:eastAsiaTheme="minorEastAsia" w:hAnsi="Times New Roman" w:cs="Times New Roman"/>
                  <w:sz w:val="20"/>
                  <w:szCs w:val="20"/>
                </w:rPr>
                <w:t>Ом</w:t>
              </w:r>
            </w:ins>
          </w:p>
          <w:p w14:paraId="0955888E" w14:textId="77777777" w:rsidR="00AE5DA2" w:rsidRPr="006F33AA" w:rsidRDefault="00AE5DA2" w:rsidP="00921559">
            <w:pPr>
              <w:pStyle w:val="a4"/>
              <w:numPr>
                <w:ilvl w:val="0"/>
                <w:numId w:val="180"/>
              </w:numPr>
              <w:spacing w:after="120" w:line="240" w:lineRule="auto"/>
              <w:rPr>
                <w:ins w:id="1183" w:author="2" w:date="2021-08-31T10:55:00Z"/>
                <w:rFonts w:ascii="Times New Roman" w:hAnsi="Times New Roman" w:cs="Times New Roman"/>
                <w:sz w:val="20"/>
                <w:szCs w:val="20"/>
              </w:rPr>
            </w:pPr>
            <w:ins w:id="1184" w:author="2" w:date="2021-08-31T10:55:00Z">
              <w:r w:rsidRPr="006F33AA">
                <w:rPr>
                  <w:rFonts w:ascii="Times New Roman" w:hAnsi="Times New Roman" w:cs="Times New Roman"/>
                  <w:sz w:val="20"/>
                  <w:szCs w:val="20"/>
                </w:rPr>
                <w:t>5</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 xml:space="preserve">-7  </m:t>
                    </m:r>
                  </m:sup>
                </m:sSup>
              </m:oMath>
              <w:r w:rsidRPr="006F33AA">
                <w:rPr>
                  <w:rFonts w:ascii="Times New Roman" w:eastAsiaTheme="minorEastAsia" w:hAnsi="Times New Roman" w:cs="Times New Roman"/>
                  <w:sz w:val="20"/>
                  <w:szCs w:val="20"/>
                </w:rPr>
                <w:t>Ом</w:t>
              </w:r>
            </w:ins>
          </w:p>
          <w:p w14:paraId="7621BDC5" w14:textId="31646C34" w:rsidR="00C0487D" w:rsidRPr="00450F2B" w:rsidRDefault="00AE5DA2" w:rsidP="00921559">
            <w:pPr>
              <w:pStyle w:val="a4"/>
              <w:numPr>
                <w:ilvl w:val="0"/>
                <w:numId w:val="180"/>
              </w:numPr>
              <w:spacing w:after="120" w:line="240" w:lineRule="auto"/>
              <w:rPr>
                <w:rFonts w:ascii="Times New Roman" w:hAnsi="Times New Roman" w:cs="Times New Roman"/>
                <w:sz w:val="20"/>
                <w:szCs w:val="20"/>
              </w:rPr>
              <w:pPrChange w:id="1185" w:author="2" w:date="2021-08-31T10:55:00Z">
                <w:pPr>
                  <w:framePr w:hSpace="180" w:wrap="around" w:hAnchor="margin" w:y="665"/>
                  <w:spacing w:after="120"/>
                </w:pPr>
              </w:pPrChange>
            </w:pPr>
            <w:ins w:id="1186" w:author="2" w:date="2021-08-31T10:55:00Z">
              <w:r w:rsidRPr="006F33AA">
                <w:rPr>
                  <w:rFonts w:ascii="Times New Roman" w:eastAsiaTheme="minorEastAsia" w:hAnsi="Times New Roman" w:cs="Times New Roman"/>
                  <w:sz w:val="20"/>
                  <w:szCs w:val="20"/>
                </w:rPr>
                <w:t>5,6</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 xml:space="preserve">-7  </m:t>
                    </m:r>
                  </m:sup>
                </m:sSup>
              </m:oMath>
              <w:r w:rsidRPr="006F33AA">
                <w:rPr>
                  <w:rFonts w:ascii="Times New Roman" w:eastAsiaTheme="minorEastAsia" w:hAnsi="Times New Roman" w:cs="Times New Roman"/>
                  <w:sz w:val="20"/>
                  <w:szCs w:val="20"/>
                </w:rPr>
                <w:t>Ом</w:t>
              </w:r>
            </w:ins>
          </w:p>
        </w:tc>
        <w:tc>
          <w:tcPr>
            <w:tcW w:w="567" w:type="dxa"/>
            <w:gridSpan w:val="2"/>
            <w:tcPrChange w:id="1187" w:author="2" w:date="2021-08-31T10:55:00Z">
              <w:tcPr>
                <w:tcW w:w="547" w:type="dxa"/>
              </w:tcPr>
            </w:tcPrChange>
          </w:tcPr>
          <w:p w14:paraId="7D6DEDE9" w14:textId="7497DEB4" w:rsidR="00C0487D" w:rsidRPr="004B35C4" w:rsidRDefault="00921559" w:rsidP="00C0487D">
            <w:pPr>
              <w:tabs>
                <w:tab w:val="left" w:pos="600"/>
              </w:tabs>
              <w:ind w:right="34"/>
            </w:pPr>
            <w:ins w:id="1188" w:author="2" w:date="2021-08-31T10:55:00Z">
              <w:r>
                <w:t>2</w:t>
              </w:r>
            </w:ins>
          </w:p>
        </w:tc>
      </w:tr>
      <w:tr w:rsidR="00C0487D" w14:paraId="25C67DE2" w14:textId="7D4CEECA" w:rsidTr="00911EF6">
        <w:tc>
          <w:tcPr>
            <w:tcW w:w="846" w:type="dxa"/>
            <w:tcPrChange w:id="1189" w:author="2" w:date="2021-08-31T10:55:00Z">
              <w:tcPr>
                <w:tcW w:w="846" w:type="dxa"/>
              </w:tcPr>
            </w:tcPrChange>
          </w:tcPr>
          <w:p w14:paraId="272EC479" w14:textId="77777777" w:rsidR="00C0487D" w:rsidRDefault="00C0487D" w:rsidP="00C0487D">
            <w:pPr>
              <w:spacing w:after="120"/>
              <w:rPr>
                <w:rFonts w:ascii="Times New Roman" w:hAnsi="Times New Roman" w:cs="Times New Roman"/>
                <w:sz w:val="24"/>
                <w:szCs w:val="24"/>
              </w:rPr>
            </w:pPr>
          </w:p>
        </w:tc>
        <w:tc>
          <w:tcPr>
            <w:tcW w:w="1843" w:type="dxa"/>
            <w:tcPrChange w:id="1190" w:author="2" w:date="2021-08-31T10:55:00Z">
              <w:tcPr>
                <w:tcW w:w="1843" w:type="dxa"/>
              </w:tcPr>
            </w:tcPrChange>
          </w:tcPr>
          <w:p w14:paraId="483415F2" w14:textId="77777777" w:rsidR="00C0487D" w:rsidRDefault="00C0487D" w:rsidP="00C0487D">
            <w:pPr>
              <w:spacing w:after="120"/>
              <w:rPr>
                <w:rFonts w:ascii="Times New Roman" w:hAnsi="Times New Roman" w:cs="Times New Roman"/>
                <w:sz w:val="24"/>
                <w:szCs w:val="24"/>
              </w:rPr>
            </w:pPr>
          </w:p>
        </w:tc>
        <w:tc>
          <w:tcPr>
            <w:tcW w:w="425" w:type="dxa"/>
            <w:tcPrChange w:id="1191" w:author="2" w:date="2021-08-31T10:55:00Z">
              <w:tcPr>
                <w:tcW w:w="425" w:type="dxa"/>
              </w:tcPr>
            </w:tcPrChange>
          </w:tcPr>
          <w:p w14:paraId="113AC367" w14:textId="77777777" w:rsidR="00C0487D" w:rsidRDefault="00C0487D" w:rsidP="00C0487D">
            <w:pPr>
              <w:spacing w:after="120"/>
              <w:rPr>
                <w:rFonts w:ascii="Times New Roman" w:hAnsi="Times New Roman" w:cs="Times New Roman"/>
                <w:sz w:val="24"/>
                <w:szCs w:val="24"/>
              </w:rPr>
            </w:pPr>
          </w:p>
        </w:tc>
        <w:tc>
          <w:tcPr>
            <w:tcW w:w="392" w:type="dxa"/>
            <w:tcPrChange w:id="1192" w:author="2" w:date="2021-08-31T10:55:00Z">
              <w:tcPr>
                <w:tcW w:w="392" w:type="dxa"/>
              </w:tcPr>
            </w:tcPrChange>
          </w:tcPr>
          <w:p w14:paraId="1666FBC5" w14:textId="77777777" w:rsidR="00C0487D" w:rsidRDefault="00C0487D" w:rsidP="00C0487D">
            <w:pPr>
              <w:spacing w:after="120"/>
              <w:rPr>
                <w:rFonts w:ascii="Times New Roman" w:hAnsi="Times New Roman" w:cs="Times New Roman"/>
                <w:sz w:val="24"/>
                <w:szCs w:val="24"/>
              </w:rPr>
            </w:pPr>
          </w:p>
        </w:tc>
        <w:tc>
          <w:tcPr>
            <w:tcW w:w="553" w:type="dxa"/>
            <w:tcPrChange w:id="1193" w:author="2" w:date="2021-08-31T10:55:00Z">
              <w:tcPr>
                <w:tcW w:w="553" w:type="dxa"/>
              </w:tcPr>
            </w:tcPrChange>
          </w:tcPr>
          <w:p w14:paraId="07D574A2" w14:textId="3CAC6B0A"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1194" w:author="2" w:date="2021-08-31T10:55:00Z">
              <w:tcPr>
                <w:tcW w:w="6001" w:type="dxa"/>
              </w:tcPr>
            </w:tcPrChange>
          </w:tcPr>
          <w:p w14:paraId="01479B1A" w14:textId="77777777" w:rsidR="00921559" w:rsidRDefault="00450F2B" w:rsidP="00921559">
            <w:pPr>
              <w:pStyle w:val="6"/>
              <w:shd w:val="clear" w:color="auto" w:fill="auto"/>
              <w:spacing w:before="0" w:line="211" w:lineRule="exact"/>
              <w:ind w:left="-41" w:right="40" w:firstLine="0"/>
              <w:jc w:val="left"/>
              <w:rPr>
                <w:ins w:id="1195" w:author="2" w:date="2021-08-31T10:55:00Z"/>
                <w:rFonts w:ascii="Times New Roman" w:hAnsi="Times New Roman" w:cs="Times New Roman"/>
                <w:sz w:val="20"/>
                <w:szCs w:val="20"/>
              </w:rPr>
            </w:pPr>
            <w:r w:rsidRPr="00450F2B">
              <w:rPr>
                <w:rFonts w:ascii="Times New Roman" w:hAnsi="Times New Roman" w:cs="Times New Roman"/>
                <w:sz w:val="20"/>
                <w:szCs w:val="20"/>
              </w:rPr>
              <w:t>Однородное магнитное поле с индукцией</w:t>
            </w:r>
            <w:r w:rsidRPr="00450F2B">
              <w:rPr>
                <w:rStyle w:val="0pt2"/>
                <w:rFonts w:ascii="Times New Roman" w:hAnsi="Times New Roman" w:cs="Times New Roman"/>
                <w:sz w:val="20"/>
                <w:szCs w:val="20"/>
              </w:rPr>
              <w:t xml:space="preserve"> В</w:t>
            </w:r>
            <w:r w:rsidRPr="00450F2B">
              <w:rPr>
                <w:rFonts w:ascii="Times New Roman" w:hAnsi="Times New Roman" w:cs="Times New Roman"/>
                <w:sz w:val="20"/>
                <w:szCs w:val="20"/>
              </w:rPr>
              <w:t xml:space="preserve"> перпендикулярно плоскости медного кольца, имеющего диаметр 20 см и толщину </w:t>
            </w:r>
          </w:p>
          <w:p w14:paraId="325FC5DC" w14:textId="77777777" w:rsidR="00450F2B" w:rsidRPr="00450F2B" w:rsidRDefault="00450F2B" w:rsidP="00921559">
            <w:pPr>
              <w:pStyle w:val="6"/>
              <w:shd w:val="clear" w:color="auto" w:fill="auto"/>
              <w:spacing w:before="0" w:line="211" w:lineRule="exact"/>
              <w:ind w:left="-41" w:right="40" w:firstLine="0"/>
              <w:jc w:val="left"/>
              <w:rPr>
                <w:rFonts w:ascii="Times New Roman" w:hAnsi="Times New Roman" w:cs="Times New Roman"/>
                <w:sz w:val="20"/>
                <w:szCs w:val="20"/>
              </w:rPr>
              <w:pPrChange w:id="1196" w:author="2" w:date="2021-08-31T10:55:00Z">
                <w:pPr>
                  <w:pStyle w:val="6"/>
                  <w:framePr w:hSpace="180" w:wrap="around" w:hAnchor="margin" w:y="665"/>
                  <w:shd w:val="clear" w:color="auto" w:fill="auto"/>
                  <w:spacing w:before="0" w:line="211" w:lineRule="exact"/>
                  <w:ind w:left="-41" w:right="40" w:firstLine="0"/>
                </w:pPr>
              </w:pPrChange>
            </w:pPr>
            <w:r w:rsidRPr="00450F2B">
              <w:rPr>
                <w:rFonts w:ascii="Times New Roman" w:hAnsi="Times New Roman" w:cs="Times New Roman"/>
                <w:sz w:val="20"/>
                <w:szCs w:val="20"/>
              </w:rPr>
              <w:t>2 мм. С какой скоростью должна изменяться во времени маг</w:t>
            </w:r>
            <w:r w:rsidRPr="00450F2B">
              <w:rPr>
                <w:rFonts w:ascii="Times New Roman" w:hAnsi="Times New Roman" w:cs="Times New Roman"/>
                <w:sz w:val="20"/>
                <w:szCs w:val="20"/>
              </w:rPr>
              <w:softHyphen/>
              <w:t>нитная индукция</w:t>
            </w:r>
            <w:r w:rsidRPr="00450F2B">
              <w:rPr>
                <w:rStyle w:val="0pt2"/>
                <w:rFonts w:ascii="Times New Roman" w:hAnsi="Times New Roman" w:cs="Times New Roman"/>
                <w:sz w:val="20"/>
                <w:szCs w:val="20"/>
              </w:rPr>
              <w:t xml:space="preserve"> В,</w:t>
            </w:r>
            <w:r w:rsidRPr="00450F2B">
              <w:rPr>
                <w:rFonts w:ascii="Times New Roman" w:hAnsi="Times New Roman" w:cs="Times New Roman"/>
                <w:sz w:val="20"/>
                <w:szCs w:val="20"/>
              </w:rPr>
              <w:t xml:space="preserve"> чтобы сила индукционного тока в кольце была равна 10 А?</w:t>
            </w:r>
          </w:p>
          <w:p w14:paraId="22E829F1" w14:textId="67CF1D40" w:rsidR="00C0487D" w:rsidRPr="00450F2B" w:rsidRDefault="00C0487D" w:rsidP="00C0487D">
            <w:pPr>
              <w:spacing w:after="120"/>
              <w:rPr>
                <w:rFonts w:ascii="Times New Roman" w:hAnsi="Times New Roman" w:cs="Times New Roman"/>
                <w:sz w:val="20"/>
                <w:szCs w:val="20"/>
              </w:rPr>
            </w:pPr>
          </w:p>
        </w:tc>
        <w:tc>
          <w:tcPr>
            <w:tcW w:w="4961" w:type="dxa"/>
            <w:gridSpan w:val="2"/>
            <w:tcPrChange w:id="1197" w:author="2" w:date="2021-08-31T10:55:00Z">
              <w:tcPr>
                <w:tcW w:w="4839" w:type="dxa"/>
              </w:tcPr>
            </w:tcPrChange>
          </w:tcPr>
          <w:p w14:paraId="3315E3BA" w14:textId="77777777" w:rsidR="00921559" w:rsidRPr="006F33AA" w:rsidRDefault="00AE5DA2" w:rsidP="00921559">
            <w:pPr>
              <w:pStyle w:val="a4"/>
              <w:numPr>
                <w:ilvl w:val="0"/>
                <w:numId w:val="181"/>
              </w:numPr>
              <w:spacing w:after="120" w:line="240" w:lineRule="auto"/>
              <w:rPr>
                <w:ins w:id="1198" w:author="2" w:date="2021-08-31T10:55:00Z"/>
                <w:rFonts w:ascii="Times New Roman" w:hAnsi="Times New Roman" w:cs="Times New Roman"/>
                <w:sz w:val="20"/>
                <w:szCs w:val="20"/>
              </w:rPr>
            </w:pPr>
            <w:ins w:id="1199" w:author="2" w:date="2021-08-31T10:55:00Z">
              <w:r w:rsidRPr="006F33AA">
                <w:rPr>
                  <w:rFonts w:ascii="Times New Roman" w:hAnsi="Times New Roman" w:cs="Times New Roman"/>
                  <w:sz w:val="20"/>
                  <w:szCs w:val="20"/>
                </w:rPr>
                <w:t>2,2 Тл/с</w:t>
              </w:r>
            </w:ins>
          </w:p>
          <w:p w14:paraId="69CE21A6" w14:textId="77777777" w:rsidR="00921559" w:rsidRPr="006F33AA" w:rsidRDefault="00AE5DA2" w:rsidP="00921559">
            <w:pPr>
              <w:pStyle w:val="a4"/>
              <w:numPr>
                <w:ilvl w:val="0"/>
                <w:numId w:val="181"/>
              </w:numPr>
              <w:spacing w:after="120" w:line="240" w:lineRule="auto"/>
              <w:rPr>
                <w:ins w:id="1200" w:author="2" w:date="2021-08-31T10:55:00Z"/>
                <w:rFonts w:ascii="Times New Roman" w:hAnsi="Times New Roman" w:cs="Times New Roman"/>
                <w:sz w:val="20"/>
                <w:szCs w:val="20"/>
              </w:rPr>
            </w:pPr>
            <w:ins w:id="1201" w:author="2" w:date="2021-08-31T10:55:00Z">
              <w:r w:rsidRPr="006F33AA">
                <w:rPr>
                  <w:rFonts w:ascii="Times New Roman" w:hAnsi="Times New Roman" w:cs="Times New Roman"/>
                  <w:sz w:val="20"/>
                  <w:szCs w:val="20"/>
                </w:rPr>
                <w:t>0,55 Тл/с</w:t>
              </w:r>
            </w:ins>
          </w:p>
          <w:p w14:paraId="23EDC2CC" w14:textId="77777777" w:rsidR="00C0487D" w:rsidRPr="006F33AA" w:rsidRDefault="00921559" w:rsidP="00921559">
            <w:pPr>
              <w:pStyle w:val="a4"/>
              <w:numPr>
                <w:ilvl w:val="0"/>
                <w:numId w:val="181"/>
              </w:numPr>
              <w:spacing w:after="120" w:line="240" w:lineRule="auto"/>
              <w:rPr>
                <w:ins w:id="1202" w:author="2" w:date="2021-08-31T10:55:00Z"/>
                <w:rFonts w:ascii="Times New Roman" w:hAnsi="Times New Roman" w:cs="Times New Roman"/>
                <w:sz w:val="20"/>
                <w:szCs w:val="20"/>
              </w:rPr>
            </w:pPr>
            <w:ins w:id="1203" w:author="2" w:date="2021-08-31T10:55:00Z">
              <w:r w:rsidRPr="006F33AA">
                <w:rPr>
                  <w:rFonts w:ascii="Times New Roman" w:hAnsi="Times New Roman" w:cs="Times New Roman"/>
                  <w:sz w:val="20"/>
                  <w:szCs w:val="20"/>
                </w:rPr>
                <w:t>1,1 Тл/с</w:t>
              </w:r>
            </w:ins>
          </w:p>
          <w:p w14:paraId="3F9DDA24" w14:textId="7356D40A" w:rsidR="00C0487D" w:rsidRPr="00450F2B" w:rsidRDefault="00AE5DA2" w:rsidP="00921559">
            <w:pPr>
              <w:pStyle w:val="a4"/>
              <w:numPr>
                <w:ilvl w:val="0"/>
                <w:numId w:val="181"/>
              </w:numPr>
              <w:spacing w:after="120" w:line="240" w:lineRule="auto"/>
              <w:rPr>
                <w:rFonts w:ascii="Times New Roman" w:hAnsi="Times New Roman" w:cs="Times New Roman"/>
                <w:sz w:val="20"/>
                <w:szCs w:val="20"/>
              </w:rPr>
              <w:pPrChange w:id="1204" w:author="2" w:date="2021-08-31T10:55:00Z">
                <w:pPr>
                  <w:framePr w:hSpace="180" w:wrap="around" w:hAnchor="margin" w:y="665"/>
                  <w:spacing w:after="120"/>
                </w:pPr>
              </w:pPrChange>
            </w:pPr>
            <w:ins w:id="1205" w:author="2" w:date="2021-08-31T10:55:00Z">
              <w:r w:rsidRPr="006F33AA">
                <w:rPr>
                  <w:rFonts w:ascii="Times New Roman" w:hAnsi="Times New Roman" w:cs="Times New Roman"/>
                  <w:sz w:val="20"/>
                  <w:szCs w:val="20"/>
                </w:rPr>
                <w:t>0,2 Тл/с</w:t>
              </w:r>
            </w:ins>
          </w:p>
        </w:tc>
        <w:tc>
          <w:tcPr>
            <w:tcW w:w="567" w:type="dxa"/>
            <w:gridSpan w:val="2"/>
            <w:tcPrChange w:id="1206" w:author="2" w:date="2021-08-31T10:55:00Z">
              <w:tcPr>
                <w:tcW w:w="547" w:type="dxa"/>
              </w:tcPr>
            </w:tcPrChange>
          </w:tcPr>
          <w:p w14:paraId="0B71B1FF" w14:textId="65116BDB" w:rsidR="00C0487D" w:rsidRPr="004B35C4" w:rsidRDefault="00921559" w:rsidP="00C0487D">
            <w:pPr>
              <w:tabs>
                <w:tab w:val="left" w:pos="600"/>
              </w:tabs>
              <w:ind w:right="34"/>
            </w:pPr>
            <w:ins w:id="1207" w:author="2" w:date="2021-08-31T10:55:00Z">
              <w:r>
                <w:t>3</w:t>
              </w:r>
            </w:ins>
          </w:p>
        </w:tc>
      </w:tr>
      <w:tr w:rsidR="00C0487D" w14:paraId="63EC8C9B" w14:textId="23C64BCB" w:rsidTr="00911EF6">
        <w:tc>
          <w:tcPr>
            <w:tcW w:w="846" w:type="dxa"/>
            <w:tcPrChange w:id="1208" w:author="2" w:date="2021-08-31T10:55:00Z">
              <w:tcPr>
                <w:tcW w:w="846" w:type="dxa"/>
              </w:tcPr>
            </w:tcPrChange>
          </w:tcPr>
          <w:p w14:paraId="4C985B3E" w14:textId="77777777" w:rsidR="00C0487D" w:rsidRDefault="00C0487D" w:rsidP="00C0487D">
            <w:pPr>
              <w:spacing w:after="120"/>
              <w:rPr>
                <w:rFonts w:ascii="Times New Roman" w:hAnsi="Times New Roman" w:cs="Times New Roman"/>
                <w:sz w:val="24"/>
                <w:szCs w:val="24"/>
              </w:rPr>
            </w:pPr>
          </w:p>
        </w:tc>
        <w:tc>
          <w:tcPr>
            <w:tcW w:w="1843" w:type="dxa"/>
            <w:tcPrChange w:id="1209" w:author="2" w:date="2021-08-31T10:55:00Z">
              <w:tcPr>
                <w:tcW w:w="1843" w:type="dxa"/>
              </w:tcPr>
            </w:tcPrChange>
          </w:tcPr>
          <w:p w14:paraId="0BF12DAC" w14:textId="77777777" w:rsidR="00C0487D" w:rsidRDefault="00C0487D" w:rsidP="00C0487D">
            <w:pPr>
              <w:spacing w:after="120"/>
              <w:rPr>
                <w:rFonts w:ascii="Times New Roman" w:hAnsi="Times New Roman" w:cs="Times New Roman"/>
                <w:sz w:val="24"/>
                <w:szCs w:val="24"/>
              </w:rPr>
            </w:pPr>
          </w:p>
        </w:tc>
        <w:tc>
          <w:tcPr>
            <w:tcW w:w="425" w:type="dxa"/>
            <w:tcPrChange w:id="1210" w:author="2" w:date="2021-08-31T10:55:00Z">
              <w:tcPr>
                <w:tcW w:w="425" w:type="dxa"/>
              </w:tcPr>
            </w:tcPrChange>
          </w:tcPr>
          <w:p w14:paraId="3E71E94A" w14:textId="77777777" w:rsidR="00C0487D" w:rsidRDefault="00C0487D" w:rsidP="00C0487D">
            <w:pPr>
              <w:spacing w:after="120"/>
              <w:rPr>
                <w:rFonts w:ascii="Times New Roman" w:hAnsi="Times New Roman" w:cs="Times New Roman"/>
                <w:sz w:val="24"/>
                <w:szCs w:val="24"/>
              </w:rPr>
            </w:pPr>
          </w:p>
        </w:tc>
        <w:tc>
          <w:tcPr>
            <w:tcW w:w="392" w:type="dxa"/>
            <w:tcPrChange w:id="1211" w:author="2" w:date="2021-08-31T10:55:00Z">
              <w:tcPr>
                <w:tcW w:w="392" w:type="dxa"/>
              </w:tcPr>
            </w:tcPrChange>
          </w:tcPr>
          <w:p w14:paraId="330F9280" w14:textId="77777777" w:rsidR="00C0487D" w:rsidRDefault="00C0487D" w:rsidP="00C0487D">
            <w:pPr>
              <w:spacing w:after="120"/>
              <w:rPr>
                <w:rFonts w:ascii="Times New Roman" w:hAnsi="Times New Roman" w:cs="Times New Roman"/>
                <w:sz w:val="24"/>
                <w:szCs w:val="24"/>
              </w:rPr>
            </w:pPr>
          </w:p>
        </w:tc>
        <w:tc>
          <w:tcPr>
            <w:tcW w:w="553" w:type="dxa"/>
            <w:tcPrChange w:id="1212" w:author="2" w:date="2021-08-31T10:55:00Z">
              <w:tcPr>
                <w:tcW w:w="553" w:type="dxa"/>
              </w:tcPr>
            </w:tcPrChange>
          </w:tcPr>
          <w:p w14:paraId="77741170" w14:textId="3D9328BD"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1213" w:author="2" w:date="2021-08-31T10:55:00Z">
              <w:tcPr>
                <w:tcW w:w="6001" w:type="dxa"/>
              </w:tcPr>
            </w:tcPrChange>
          </w:tcPr>
          <w:p w14:paraId="3ACDE6D4" w14:textId="4B1F6B34" w:rsidR="00C0487D" w:rsidRPr="00450F2B" w:rsidRDefault="00450F2B" w:rsidP="00450F2B">
            <w:pPr>
              <w:spacing w:after="120"/>
              <w:rPr>
                <w:rFonts w:ascii="Times New Roman" w:hAnsi="Times New Roman" w:cs="Times New Roman"/>
                <w:sz w:val="20"/>
                <w:szCs w:val="20"/>
              </w:rPr>
            </w:pPr>
            <w:r w:rsidRPr="00450F2B">
              <w:rPr>
                <w:rFonts w:ascii="Times New Roman" w:hAnsi="Times New Roman" w:cs="Times New Roman"/>
                <w:sz w:val="20"/>
                <w:szCs w:val="20"/>
              </w:rPr>
              <w:t>Однослойная катушка диаметром 5 см помещена в однород</w:t>
            </w:r>
            <w:r w:rsidRPr="00450F2B">
              <w:rPr>
                <w:rFonts w:ascii="Times New Roman" w:hAnsi="Times New Roman" w:cs="Times New Roman"/>
                <w:sz w:val="20"/>
                <w:szCs w:val="20"/>
              </w:rPr>
              <w:softHyphen/>
              <w:t>ное магнитное поле, параллельное ее оси. Индукция поля рав</w:t>
            </w:r>
            <w:r w:rsidRPr="00450F2B">
              <w:rPr>
                <w:rFonts w:ascii="Times New Roman" w:hAnsi="Times New Roman" w:cs="Times New Roman"/>
                <w:sz w:val="20"/>
                <w:szCs w:val="20"/>
              </w:rPr>
              <w:softHyphen/>
              <w:t>номерно изменяется со скоростью 0,01 Тл/с. Катушка содержит 1000 витков медной проволоки, площадь поперечного сечения которой 0,2мм</w:t>
            </w:r>
            <w:r w:rsidRPr="00450F2B">
              <w:rPr>
                <w:rFonts w:ascii="Times New Roman" w:hAnsi="Times New Roman" w:cs="Times New Roman"/>
                <w:sz w:val="20"/>
                <w:szCs w:val="20"/>
                <w:vertAlign w:val="superscript"/>
              </w:rPr>
              <w:t>2</w:t>
            </w:r>
            <w:r w:rsidRPr="00450F2B">
              <w:rPr>
                <w:rFonts w:ascii="Times New Roman" w:hAnsi="Times New Roman" w:cs="Times New Roman"/>
                <w:sz w:val="20"/>
                <w:szCs w:val="20"/>
              </w:rPr>
              <w:t>. Концы катушки замкнуты</w:t>
            </w:r>
          </w:p>
        </w:tc>
        <w:tc>
          <w:tcPr>
            <w:tcW w:w="4961" w:type="dxa"/>
            <w:gridSpan w:val="2"/>
            <w:tcPrChange w:id="1214" w:author="2" w:date="2021-08-31T10:55:00Z">
              <w:tcPr>
                <w:tcW w:w="4839" w:type="dxa"/>
              </w:tcPr>
            </w:tcPrChange>
          </w:tcPr>
          <w:p w14:paraId="6863A3DF" w14:textId="77777777" w:rsidR="00921559" w:rsidRPr="006F33AA" w:rsidRDefault="00AE5DA2" w:rsidP="00921559">
            <w:pPr>
              <w:pStyle w:val="a4"/>
              <w:numPr>
                <w:ilvl w:val="0"/>
                <w:numId w:val="182"/>
              </w:numPr>
              <w:spacing w:after="120" w:line="240" w:lineRule="auto"/>
              <w:rPr>
                <w:ins w:id="1215" w:author="2" w:date="2021-08-31T10:55:00Z"/>
                <w:rFonts w:ascii="Times New Roman" w:hAnsi="Times New Roman" w:cs="Times New Roman"/>
                <w:sz w:val="20"/>
                <w:szCs w:val="20"/>
              </w:rPr>
            </w:pPr>
            <w:ins w:id="1216" w:author="2" w:date="2021-08-31T10:55:00Z">
              <w:r w:rsidRPr="006F33AA">
                <w:rPr>
                  <w:rFonts w:ascii="Times New Roman" w:hAnsi="Times New Roman" w:cs="Times New Roman"/>
                  <w:sz w:val="20"/>
                  <w:szCs w:val="20"/>
                </w:rPr>
                <w:t>12,2</w:t>
              </w:r>
              <m:oMath>
                <m:r>
                  <w:rPr>
                    <w:rFonts w:ascii="Cambria Math"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10</m:t>
                    </m:r>
                  </m:e>
                  <m:sup>
                    <m:r>
                      <w:rPr>
                        <w:rFonts w:ascii="Cambria Math" w:eastAsiaTheme="minorEastAsia" w:hAnsi="Cambria Math" w:cs="Times New Roman"/>
                        <w:sz w:val="20"/>
                        <w:szCs w:val="20"/>
                      </w:rPr>
                      <m:t xml:space="preserve">-5 </m:t>
                    </m:r>
                  </m:sup>
                </m:sSup>
              </m:oMath>
              <w:r w:rsidRPr="006F33AA">
                <w:rPr>
                  <w:rFonts w:ascii="Times New Roman" w:eastAsiaTheme="minorEastAsia" w:hAnsi="Times New Roman" w:cs="Times New Roman"/>
                  <w:sz w:val="20"/>
                  <w:szCs w:val="20"/>
                </w:rPr>
                <w:t>Вт</w:t>
              </w:r>
            </w:ins>
          </w:p>
          <w:p w14:paraId="519290C1" w14:textId="77777777" w:rsidR="00921559" w:rsidRPr="006F33AA" w:rsidRDefault="00AE5DA2" w:rsidP="00921559">
            <w:pPr>
              <w:pStyle w:val="a4"/>
              <w:numPr>
                <w:ilvl w:val="0"/>
                <w:numId w:val="182"/>
              </w:numPr>
              <w:spacing w:after="120" w:line="240" w:lineRule="auto"/>
              <w:rPr>
                <w:ins w:id="1217" w:author="2" w:date="2021-08-31T10:55:00Z"/>
                <w:rFonts w:ascii="Times New Roman" w:hAnsi="Times New Roman" w:cs="Times New Roman"/>
                <w:sz w:val="20"/>
                <w:szCs w:val="20"/>
              </w:rPr>
            </w:pPr>
            <w:ins w:id="1218" w:author="2" w:date="2021-08-31T10:55:00Z">
              <w:r w:rsidRPr="006F33AA">
                <w:rPr>
                  <w:rFonts w:ascii="Times New Roman" w:hAnsi="Times New Roman" w:cs="Times New Roman"/>
                  <w:sz w:val="20"/>
                  <w:szCs w:val="20"/>
                </w:rPr>
                <w:t>4,2</w:t>
              </w:r>
              <m:oMath>
                <m:r>
                  <w:rPr>
                    <w:rFonts w:ascii="Cambria Math"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10</m:t>
                    </m:r>
                  </m:e>
                  <m:sup>
                    <m:r>
                      <w:rPr>
                        <w:rFonts w:ascii="Cambria Math" w:eastAsiaTheme="minorEastAsia" w:hAnsi="Cambria Math" w:cs="Times New Roman"/>
                        <w:sz w:val="20"/>
                        <w:szCs w:val="20"/>
                      </w:rPr>
                      <m:t xml:space="preserve">-5 </m:t>
                    </m:r>
                  </m:sup>
                </m:sSup>
              </m:oMath>
              <w:r w:rsidRPr="006F33AA">
                <w:rPr>
                  <w:rFonts w:ascii="Times New Roman" w:eastAsiaTheme="minorEastAsia" w:hAnsi="Times New Roman" w:cs="Times New Roman"/>
                  <w:sz w:val="20"/>
                  <w:szCs w:val="20"/>
                </w:rPr>
                <w:t>Вт</w:t>
              </w:r>
            </w:ins>
          </w:p>
          <w:p w14:paraId="7EC827C8" w14:textId="77777777" w:rsidR="00921559" w:rsidRPr="006F33AA" w:rsidRDefault="00AE5DA2" w:rsidP="00921559">
            <w:pPr>
              <w:pStyle w:val="a4"/>
              <w:numPr>
                <w:ilvl w:val="0"/>
                <w:numId w:val="182"/>
              </w:numPr>
              <w:spacing w:after="120" w:line="240" w:lineRule="auto"/>
              <w:rPr>
                <w:ins w:id="1219" w:author="2" w:date="2021-08-31T10:55:00Z"/>
                <w:rFonts w:ascii="Times New Roman" w:hAnsi="Times New Roman" w:cs="Times New Roman"/>
                <w:sz w:val="20"/>
                <w:szCs w:val="20"/>
              </w:rPr>
            </w:pPr>
            <w:ins w:id="1220" w:author="2" w:date="2021-08-31T10:55:00Z">
              <w:r w:rsidRPr="006F33AA">
                <w:rPr>
                  <w:rFonts w:ascii="Times New Roman" w:hAnsi="Times New Roman" w:cs="Times New Roman"/>
                  <w:sz w:val="20"/>
                  <w:szCs w:val="20"/>
                </w:rPr>
                <w:t>5,6</w:t>
              </w:r>
              <m:oMath>
                <m:r>
                  <w:rPr>
                    <w:rFonts w:ascii="Cambria Math"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10</m:t>
                    </m:r>
                  </m:e>
                  <m:sup>
                    <m:r>
                      <w:rPr>
                        <w:rFonts w:ascii="Cambria Math" w:eastAsiaTheme="minorEastAsia" w:hAnsi="Cambria Math" w:cs="Times New Roman"/>
                        <w:sz w:val="20"/>
                        <w:szCs w:val="20"/>
                      </w:rPr>
                      <m:t xml:space="preserve">-5 </m:t>
                    </m:r>
                  </m:sup>
                </m:sSup>
              </m:oMath>
              <w:r w:rsidRPr="006F33AA">
                <w:rPr>
                  <w:rFonts w:ascii="Times New Roman" w:eastAsiaTheme="minorEastAsia" w:hAnsi="Times New Roman" w:cs="Times New Roman"/>
                  <w:sz w:val="20"/>
                  <w:szCs w:val="20"/>
                </w:rPr>
                <w:t>Вт</w:t>
              </w:r>
            </w:ins>
          </w:p>
          <w:p w14:paraId="081D37A6" w14:textId="5FAB2488" w:rsidR="00C0487D" w:rsidRPr="00450F2B" w:rsidRDefault="00921559" w:rsidP="00921559">
            <w:pPr>
              <w:pStyle w:val="a4"/>
              <w:numPr>
                <w:ilvl w:val="0"/>
                <w:numId w:val="182"/>
              </w:numPr>
              <w:spacing w:after="120" w:line="240" w:lineRule="auto"/>
              <w:rPr>
                <w:rFonts w:ascii="Times New Roman" w:hAnsi="Times New Roman" w:cs="Times New Roman"/>
                <w:sz w:val="20"/>
                <w:szCs w:val="20"/>
              </w:rPr>
              <w:pPrChange w:id="1221" w:author="2" w:date="2021-08-31T10:55:00Z">
                <w:pPr>
                  <w:framePr w:hSpace="180" w:wrap="around" w:hAnchor="margin" w:y="665"/>
                  <w:spacing w:after="120"/>
                </w:pPr>
              </w:pPrChange>
            </w:pPr>
            <w:ins w:id="1222" w:author="2" w:date="2021-08-31T10:55:00Z">
              <w:r w:rsidRPr="006F33AA">
                <w:rPr>
                  <w:rFonts w:ascii="Times New Roman" w:hAnsi="Times New Roman" w:cs="Times New Roman"/>
                  <w:sz w:val="20"/>
                  <w:szCs w:val="20"/>
                </w:rPr>
                <w:t>2,8</w:t>
              </w:r>
              <m:oMath>
                <m:r>
                  <w:rPr>
                    <w:rFonts w:ascii="Cambria Math"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10</m:t>
                    </m:r>
                  </m:e>
                  <m:sup>
                    <m:r>
                      <w:rPr>
                        <w:rFonts w:ascii="Cambria Math" w:eastAsiaTheme="minorEastAsia" w:hAnsi="Cambria Math" w:cs="Times New Roman"/>
                        <w:sz w:val="20"/>
                        <w:szCs w:val="20"/>
                      </w:rPr>
                      <m:t xml:space="preserve">-5 </m:t>
                    </m:r>
                  </m:sup>
                </m:sSup>
              </m:oMath>
              <w:r w:rsidRPr="006F33AA">
                <w:rPr>
                  <w:rFonts w:ascii="Times New Roman" w:eastAsiaTheme="minorEastAsia" w:hAnsi="Times New Roman" w:cs="Times New Roman"/>
                  <w:sz w:val="20"/>
                  <w:szCs w:val="20"/>
                </w:rPr>
                <w:t>Вт</w:t>
              </w:r>
            </w:ins>
          </w:p>
        </w:tc>
        <w:tc>
          <w:tcPr>
            <w:tcW w:w="567" w:type="dxa"/>
            <w:gridSpan w:val="2"/>
            <w:tcPrChange w:id="1223" w:author="2" w:date="2021-08-31T10:55:00Z">
              <w:tcPr>
                <w:tcW w:w="547" w:type="dxa"/>
              </w:tcPr>
            </w:tcPrChange>
          </w:tcPr>
          <w:p w14:paraId="09568184" w14:textId="43A55F6E" w:rsidR="00C0487D" w:rsidRPr="004B35C4" w:rsidRDefault="00921559" w:rsidP="00C0487D">
            <w:pPr>
              <w:tabs>
                <w:tab w:val="left" w:pos="600"/>
              </w:tabs>
              <w:ind w:right="34"/>
            </w:pPr>
            <w:ins w:id="1224" w:author="2" w:date="2021-08-31T10:55:00Z">
              <w:r>
                <w:t>4</w:t>
              </w:r>
            </w:ins>
          </w:p>
        </w:tc>
      </w:tr>
      <w:tr w:rsidR="00C0487D" w14:paraId="0275942D" w14:textId="56B36577" w:rsidTr="00911EF6">
        <w:tc>
          <w:tcPr>
            <w:tcW w:w="846" w:type="dxa"/>
            <w:tcPrChange w:id="1225" w:author="2" w:date="2021-08-31T10:55:00Z">
              <w:tcPr>
                <w:tcW w:w="846" w:type="dxa"/>
              </w:tcPr>
            </w:tcPrChange>
          </w:tcPr>
          <w:p w14:paraId="774B4811" w14:textId="77777777" w:rsidR="00C0487D" w:rsidRDefault="00C0487D" w:rsidP="00C0487D">
            <w:pPr>
              <w:spacing w:after="120"/>
              <w:rPr>
                <w:rFonts w:ascii="Times New Roman" w:hAnsi="Times New Roman" w:cs="Times New Roman"/>
                <w:sz w:val="24"/>
                <w:szCs w:val="24"/>
              </w:rPr>
            </w:pPr>
          </w:p>
        </w:tc>
        <w:tc>
          <w:tcPr>
            <w:tcW w:w="1843" w:type="dxa"/>
            <w:tcPrChange w:id="1226" w:author="2" w:date="2021-08-31T10:55:00Z">
              <w:tcPr>
                <w:tcW w:w="1843" w:type="dxa"/>
              </w:tcPr>
            </w:tcPrChange>
          </w:tcPr>
          <w:p w14:paraId="1E18A2B3" w14:textId="77777777" w:rsidR="00C0487D" w:rsidRDefault="00C0487D" w:rsidP="00C0487D">
            <w:pPr>
              <w:spacing w:after="120"/>
              <w:rPr>
                <w:rFonts w:ascii="Times New Roman" w:hAnsi="Times New Roman" w:cs="Times New Roman"/>
                <w:sz w:val="24"/>
                <w:szCs w:val="24"/>
              </w:rPr>
            </w:pPr>
          </w:p>
        </w:tc>
        <w:tc>
          <w:tcPr>
            <w:tcW w:w="425" w:type="dxa"/>
            <w:tcPrChange w:id="1227" w:author="2" w:date="2021-08-31T10:55:00Z">
              <w:tcPr>
                <w:tcW w:w="425" w:type="dxa"/>
              </w:tcPr>
            </w:tcPrChange>
          </w:tcPr>
          <w:p w14:paraId="32265D82" w14:textId="77777777" w:rsidR="00C0487D" w:rsidRDefault="00C0487D" w:rsidP="00C0487D">
            <w:pPr>
              <w:spacing w:after="120"/>
              <w:rPr>
                <w:rFonts w:ascii="Times New Roman" w:hAnsi="Times New Roman" w:cs="Times New Roman"/>
                <w:sz w:val="24"/>
                <w:szCs w:val="24"/>
              </w:rPr>
            </w:pPr>
          </w:p>
        </w:tc>
        <w:tc>
          <w:tcPr>
            <w:tcW w:w="392" w:type="dxa"/>
            <w:tcPrChange w:id="1228" w:author="2" w:date="2021-08-31T10:55:00Z">
              <w:tcPr>
                <w:tcW w:w="392" w:type="dxa"/>
              </w:tcPr>
            </w:tcPrChange>
          </w:tcPr>
          <w:p w14:paraId="04DE0BB6" w14:textId="77777777" w:rsidR="00C0487D" w:rsidRDefault="00C0487D" w:rsidP="00C0487D">
            <w:pPr>
              <w:spacing w:after="120"/>
              <w:rPr>
                <w:rFonts w:ascii="Times New Roman" w:hAnsi="Times New Roman" w:cs="Times New Roman"/>
                <w:sz w:val="24"/>
                <w:szCs w:val="24"/>
              </w:rPr>
            </w:pPr>
          </w:p>
        </w:tc>
        <w:tc>
          <w:tcPr>
            <w:tcW w:w="553" w:type="dxa"/>
            <w:tcPrChange w:id="1229" w:author="2" w:date="2021-08-31T10:55:00Z">
              <w:tcPr>
                <w:tcW w:w="553" w:type="dxa"/>
              </w:tcPr>
            </w:tcPrChange>
          </w:tcPr>
          <w:p w14:paraId="55740388" w14:textId="518EA6C9"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1230" w:author="2" w:date="2021-08-31T10:55:00Z">
              <w:tcPr>
                <w:tcW w:w="6001" w:type="dxa"/>
              </w:tcPr>
            </w:tcPrChange>
          </w:tcPr>
          <w:p w14:paraId="0D56C3BA" w14:textId="77777777" w:rsidR="00450F2B" w:rsidRPr="00450F2B" w:rsidRDefault="00450F2B" w:rsidP="00921559">
            <w:pPr>
              <w:pStyle w:val="6"/>
              <w:shd w:val="clear" w:color="auto" w:fill="auto"/>
              <w:spacing w:before="0" w:line="211" w:lineRule="exact"/>
              <w:ind w:right="40" w:firstLine="0"/>
              <w:jc w:val="left"/>
              <w:rPr>
                <w:rFonts w:ascii="Times New Roman" w:hAnsi="Times New Roman" w:cs="Times New Roman"/>
                <w:sz w:val="20"/>
                <w:szCs w:val="20"/>
              </w:rPr>
              <w:pPrChange w:id="1231" w:author="2" w:date="2021-08-31T10:55:00Z">
                <w:pPr>
                  <w:pStyle w:val="6"/>
                  <w:framePr w:hSpace="180" w:wrap="around" w:hAnchor="margin" w:y="665"/>
                  <w:shd w:val="clear" w:color="auto" w:fill="auto"/>
                  <w:spacing w:before="0" w:line="211" w:lineRule="exact"/>
                  <w:ind w:right="40" w:firstLine="0"/>
                </w:pPr>
              </w:pPrChange>
            </w:pPr>
            <w:r w:rsidRPr="00450F2B">
              <w:rPr>
                <w:rFonts w:ascii="Times New Roman" w:hAnsi="Times New Roman" w:cs="Times New Roman"/>
                <w:sz w:val="20"/>
                <w:szCs w:val="20"/>
              </w:rPr>
              <w:t>Катушку радиусом 3 см с числом витков 1000 помещают в однородное магнитное поле (ось катушки параллельна линиям по</w:t>
            </w:r>
            <w:r w:rsidRPr="00450F2B">
              <w:rPr>
                <w:rFonts w:ascii="Times New Roman" w:hAnsi="Times New Roman" w:cs="Times New Roman"/>
                <w:sz w:val="20"/>
                <w:szCs w:val="20"/>
              </w:rPr>
              <w:softHyphen/>
              <w:t xml:space="preserve">ля). Индукция поля изменяется с постоянной скоростью 10 мТл/с. </w:t>
            </w:r>
            <w:r w:rsidRPr="00450F2B">
              <w:rPr>
                <w:rFonts w:ascii="Times New Roman" w:hAnsi="Times New Roman" w:cs="Times New Roman"/>
                <w:sz w:val="20"/>
                <w:szCs w:val="20"/>
              </w:rPr>
              <w:lastRenderedPageBreak/>
              <w:t>Какой заряд</w:t>
            </w:r>
            <w:r w:rsidRPr="00450F2B">
              <w:rPr>
                <w:rStyle w:val="0pt3"/>
                <w:rFonts w:ascii="Times New Roman" w:hAnsi="Times New Roman" w:cs="Times New Roman"/>
                <w:sz w:val="20"/>
                <w:szCs w:val="20"/>
              </w:rPr>
              <w:t xml:space="preserve"> </w:t>
            </w:r>
            <w:r w:rsidRPr="00450F2B">
              <w:rPr>
                <w:rStyle w:val="0pt3"/>
                <w:rFonts w:ascii="Times New Roman" w:hAnsi="Times New Roman" w:cs="Times New Roman"/>
                <w:sz w:val="20"/>
                <w:szCs w:val="20"/>
                <w:lang w:val="en-US"/>
              </w:rPr>
              <w:t>q</w:t>
            </w:r>
            <w:r w:rsidRPr="00450F2B">
              <w:rPr>
                <w:rFonts w:ascii="Times New Roman" w:hAnsi="Times New Roman" w:cs="Times New Roman"/>
                <w:sz w:val="20"/>
                <w:szCs w:val="20"/>
              </w:rPr>
              <w:t xml:space="preserve"> будет на конденсаторе, подключенном к концам катушки? Емкость конденсатора 20 мкФ.</w:t>
            </w:r>
          </w:p>
          <w:p w14:paraId="5EB85E02" w14:textId="12B5B458" w:rsidR="00C0487D" w:rsidRPr="00450F2B" w:rsidRDefault="00C0487D" w:rsidP="00C0487D">
            <w:pPr>
              <w:spacing w:after="120"/>
              <w:rPr>
                <w:rFonts w:ascii="Times New Roman" w:hAnsi="Times New Roman" w:cs="Times New Roman"/>
                <w:sz w:val="20"/>
                <w:szCs w:val="20"/>
              </w:rPr>
            </w:pPr>
          </w:p>
        </w:tc>
        <w:tc>
          <w:tcPr>
            <w:tcW w:w="4961" w:type="dxa"/>
            <w:gridSpan w:val="2"/>
            <w:tcPrChange w:id="1232" w:author="2" w:date="2021-08-31T10:55:00Z">
              <w:tcPr>
                <w:tcW w:w="4839" w:type="dxa"/>
              </w:tcPr>
            </w:tcPrChange>
          </w:tcPr>
          <w:p w14:paraId="3A4AD9A0" w14:textId="77777777" w:rsidR="00C0487D" w:rsidRPr="006F33AA" w:rsidRDefault="00921559" w:rsidP="00921559">
            <w:pPr>
              <w:pStyle w:val="a4"/>
              <w:numPr>
                <w:ilvl w:val="0"/>
                <w:numId w:val="183"/>
              </w:numPr>
              <w:spacing w:after="120" w:line="240" w:lineRule="auto"/>
              <w:rPr>
                <w:ins w:id="1233" w:author="2" w:date="2021-08-31T10:55:00Z"/>
                <w:rFonts w:ascii="Times New Roman" w:hAnsi="Times New Roman" w:cs="Times New Roman"/>
                <w:sz w:val="20"/>
                <w:szCs w:val="20"/>
              </w:rPr>
            </w:pPr>
            <w:ins w:id="1234" w:author="2" w:date="2021-08-31T10:55:00Z">
              <w:r w:rsidRPr="006F33AA">
                <w:rPr>
                  <w:rFonts w:ascii="Times New Roman" w:hAnsi="Times New Roman" w:cs="Times New Roman"/>
                  <w:sz w:val="20"/>
                  <w:szCs w:val="20"/>
                </w:rPr>
                <w:lastRenderedPageBreak/>
                <w:t>0,57 мкКл</w:t>
              </w:r>
            </w:ins>
          </w:p>
          <w:p w14:paraId="648BA0B8" w14:textId="77777777" w:rsidR="00CF0EA2" w:rsidRPr="006F33AA" w:rsidRDefault="00CF0EA2" w:rsidP="00921559">
            <w:pPr>
              <w:pStyle w:val="a4"/>
              <w:numPr>
                <w:ilvl w:val="0"/>
                <w:numId w:val="183"/>
              </w:numPr>
              <w:spacing w:after="120" w:line="240" w:lineRule="auto"/>
              <w:rPr>
                <w:ins w:id="1235" w:author="2" w:date="2021-08-31T10:55:00Z"/>
                <w:rFonts w:ascii="Times New Roman" w:hAnsi="Times New Roman" w:cs="Times New Roman"/>
                <w:sz w:val="20"/>
                <w:szCs w:val="20"/>
              </w:rPr>
            </w:pPr>
            <w:ins w:id="1236" w:author="2" w:date="2021-08-31T10:55:00Z">
              <w:r w:rsidRPr="006F33AA">
                <w:rPr>
                  <w:rFonts w:ascii="Times New Roman" w:hAnsi="Times New Roman" w:cs="Times New Roman"/>
                  <w:sz w:val="20"/>
                  <w:szCs w:val="20"/>
                </w:rPr>
                <w:t>0,98 мкКл</w:t>
              </w:r>
            </w:ins>
          </w:p>
          <w:p w14:paraId="5BA1ABA0" w14:textId="77777777" w:rsidR="00CF0EA2" w:rsidRPr="006F33AA" w:rsidRDefault="00AE5DA2" w:rsidP="00921559">
            <w:pPr>
              <w:pStyle w:val="a4"/>
              <w:numPr>
                <w:ilvl w:val="0"/>
                <w:numId w:val="183"/>
              </w:numPr>
              <w:spacing w:after="120" w:line="240" w:lineRule="auto"/>
              <w:rPr>
                <w:ins w:id="1237" w:author="2" w:date="2021-08-31T10:55:00Z"/>
                <w:rFonts w:ascii="Times New Roman" w:hAnsi="Times New Roman" w:cs="Times New Roman"/>
                <w:sz w:val="20"/>
                <w:szCs w:val="20"/>
              </w:rPr>
            </w:pPr>
            <w:ins w:id="1238" w:author="2" w:date="2021-08-31T10:55:00Z">
              <w:r w:rsidRPr="006F33AA">
                <w:rPr>
                  <w:rFonts w:ascii="Times New Roman" w:hAnsi="Times New Roman" w:cs="Times New Roman"/>
                  <w:sz w:val="20"/>
                  <w:szCs w:val="20"/>
                </w:rPr>
                <w:t>1,46</w:t>
              </w:r>
              <w:r w:rsidR="00CF0EA2" w:rsidRPr="006F33AA">
                <w:rPr>
                  <w:rFonts w:ascii="Times New Roman" w:hAnsi="Times New Roman" w:cs="Times New Roman"/>
                  <w:sz w:val="20"/>
                  <w:szCs w:val="20"/>
                </w:rPr>
                <w:t xml:space="preserve"> мкКл</w:t>
              </w:r>
            </w:ins>
          </w:p>
          <w:p w14:paraId="644211D5" w14:textId="77777777" w:rsidR="00AE5DA2" w:rsidRPr="006F33AA" w:rsidRDefault="00AE5DA2" w:rsidP="00921559">
            <w:pPr>
              <w:pStyle w:val="a4"/>
              <w:numPr>
                <w:ilvl w:val="0"/>
                <w:numId w:val="183"/>
              </w:numPr>
              <w:spacing w:after="120" w:line="240" w:lineRule="auto"/>
              <w:rPr>
                <w:ins w:id="1239" w:author="2" w:date="2021-08-31T10:55:00Z"/>
                <w:rFonts w:ascii="Times New Roman" w:hAnsi="Times New Roman" w:cs="Times New Roman"/>
                <w:sz w:val="20"/>
                <w:szCs w:val="20"/>
              </w:rPr>
            </w:pPr>
            <w:ins w:id="1240" w:author="2" w:date="2021-08-31T10:55:00Z">
              <w:r w:rsidRPr="006F33AA">
                <w:rPr>
                  <w:rFonts w:ascii="Times New Roman" w:hAnsi="Times New Roman" w:cs="Times New Roman"/>
                  <w:sz w:val="20"/>
                  <w:szCs w:val="20"/>
                </w:rPr>
                <w:lastRenderedPageBreak/>
                <w:t>2,25 мкКл</w:t>
              </w:r>
            </w:ins>
          </w:p>
          <w:p w14:paraId="61FB5841" w14:textId="77777777" w:rsidR="00C0487D" w:rsidRPr="00450F2B" w:rsidRDefault="00C0487D" w:rsidP="00AE5DA2">
            <w:pPr>
              <w:pStyle w:val="a4"/>
              <w:spacing w:after="120" w:line="240" w:lineRule="auto"/>
              <w:rPr>
                <w:rFonts w:ascii="Times New Roman" w:hAnsi="Times New Roman" w:cs="Times New Roman"/>
                <w:sz w:val="20"/>
                <w:szCs w:val="20"/>
              </w:rPr>
              <w:pPrChange w:id="1241" w:author="2" w:date="2021-08-31T10:55:00Z">
                <w:pPr>
                  <w:framePr w:hSpace="180" w:wrap="around" w:hAnchor="margin" w:y="665"/>
                  <w:spacing w:after="120"/>
                </w:pPr>
              </w:pPrChange>
            </w:pPr>
          </w:p>
        </w:tc>
        <w:tc>
          <w:tcPr>
            <w:tcW w:w="567" w:type="dxa"/>
            <w:gridSpan w:val="2"/>
            <w:tcPrChange w:id="1242" w:author="2" w:date="2021-08-31T10:55:00Z">
              <w:tcPr>
                <w:tcW w:w="547" w:type="dxa"/>
              </w:tcPr>
            </w:tcPrChange>
          </w:tcPr>
          <w:p w14:paraId="3B486F21" w14:textId="55B30A1E" w:rsidR="00C0487D" w:rsidRPr="004B35C4" w:rsidRDefault="00921559" w:rsidP="00C0487D">
            <w:pPr>
              <w:tabs>
                <w:tab w:val="left" w:pos="600"/>
              </w:tabs>
              <w:ind w:right="34"/>
            </w:pPr>
            <w:ins w:id="1243" w:author="2" w:date="2021-08-31T10:55:00Z">
              <w:r>
                <w:lastRenderedPageBreak/>
                <w:t>1</w:t>
              </w:r>
            </w:ins>
          </w:p>
        </w:tc>
      </w:tr>
      <w:tr w:rsidR="00C0487D" w14:paraId="123F2AF5" w14:textId="64DC2A37" w:rsidTr="00911EF6">
        <w:tc>
          <w:tcPr>
            <w:tcW w:w="846" w:type="dxa"/>
            <w:tcPrChange w:id="1244" w:author="2" w:date="2021-08-31T10:55:00Z">
              <w:tcPr>
                <w:tcW w:w="846" w:type="dxa"/>
              </w:tcPr>
            </w:tcPrChange>
          </w:tcPr>
          <w:p w14:paraId="36E0A011" w14:textId="77777777" w:rsidR="00C0487D" w:rsidRDefault="00C0487D" w:rsidP="00C0487D">
            <w:pPr>
              <w:spacing w:after="120"/>
              <w:rPr>
                <w:rFonts w:ascii="Times New Roman" w:hAnsi="Times New Roman" w:cs="Times New Roman"/>
                <w:sz w:val="24"/>
                <w:szCs w:val="24"/>
              </w:rPr>
            </w:pPr>
          </w:p>
        </w:tc>
        <w:tc>
          <w:tcPr>
            <w:tcW w:w="1843" w:type="dxa"/>
            <w:tcPrChange w:id="1245" w:author="2" w:date="2021-08-31T10:55:00Z">
              <w:tcPr>
                <w:tcW w:w="1843" w:type="dxa"/>
              </w:tcPr>
            </w:tcPrChange>
          </w:tcPr>
          <w:p w14:paraId="62696EA3" w14:textId="77777777" w:rsidR="00C0487D" w:rsidRDefault="00C0487D" w:rsidP="00C0487D">
            <w:pPr>
              <w:spacing w:after="120"/>
              <w:rPr>
                <w:rFonts w:ascii="Times New Roman" w:hAnsi="Times New Roman" w:cs="Times New Roman"/>
                <w:sz w:val="24"/>
                <w:szCs w:val="24"/>
              </w:rPr>
            </w:pPr>
          </w:p>
        </w:tc>
        <w:tc>
          <w:tcPr>
            <w:tcW w:w="425" w:type="dxa"/>
            <w:tcPrChange w:id="1246" w:author="2" w:date="2021-08-31T10:55:00Z">
              <w:tcPr>
                <w:tcW w:w="425" w:type="dxa"/>
              </w:tcPr>
            </w:tcPrChange>
          </w:tcPr>
          <w:p w14:paraId="01C6417B" w14:textId="77777777" w:rsidR="00C0487D" w:rsidRDefault="00C0487D" w:rsidP="00C0487D">
            <w:pPr>
              <w:spacing w:after="120"/>
              <w:rPr>
                <w:rFonts w:ascii="Times New Roman" w:hAnsi="Times New Roman" w:cs="Times New Roman"/>
                <w:sz w:val="24"/>
                <w:szCs w:val="24"/>
              </w:rPr>
            </w:pPr>
          </w:p>
        </w:tc>
        <w:tc>
          <w:tcPr>
            <w:tcW w:w="392" w:type="dxa"/>
            <w:tcPrChange w:id="1247" w:author="2" w:date="2021-08-31T10:55:00Z">
              <w:tcPr>
                <w:tcW w:w="392" w:type="dxa"/>
              </w:tcPr>
            </w:tcPrChange>
          </w:tcPr>
          <w:p w14:paraId="2DCAAC21" w14:textId="77777777" w:rsidR="00C0487D" w:rsidRDefault="00C0487D" w:rsidP="00C0487D">
            <w:pPr>
              <w:spacing w:after="120"/>
              <w:rPr>
                <w:rFonts w:ascii="Times New Roman" w:hAnsi="Times New Roman" w:cs="Times New Roman"/>
                <w:sz w:val="24"/>
                <w:szCs w:val="24"/>
              </w:rPr>
            </w:pPr>
          </w:p>
        </w:tc>
        <w:tc>
          <w:tcPr>
            <w:tcW w:w="553" w:type="dxa"/>
            <w:tcPrChange w:id="1248" w:author="2" w:date="2021-08-31T10:55:00Z">
              <w:tcPr>
                <w:tcW w:w="553" w:type="dxa"/>
              </w:tcPr>
            </w:tcPrChange>
          </w:tcPr>
          <w:p w14:paraId="533A3A6B" w14:textId="68A15BD6"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1249" w:author="2" w:date="2021-08-31T10:55:00Z">
              <w:tcPr>
                <w:tcW w:w="6001" w:type="dxa"/>
              </w:tcPr>
            </w:tcPrChange>
          </w:tcPr>
          <w:p w14:paraId="7AE8241C" w14:textId="12BA9182" w:rsidR="00450F2B" w:rsidRPr="00450F2B" w:rsidRDefault="00450F2B" w:rsidP="00450F2B">
            <w:pPr>
              <w:pStyle w:val="6"/>
              <w:shd w:val="clear" w:color="auto" w:fill="auto"/>
              <w:tabs>
                <w:tab w:val="left" w:pos="338"/>
              </w:tabs>
              <w:spacing w:before="0" w:line="211" w:lineRule="exact"/>
              <w:ind w:right="40" w:firstLine="0"/>
              <w:rPr>
                <w:rFonts w:ascii="Times New Roman" w:hAnsi="Times New Roman" w:cs="Times New Roman"/>
                <w:sz w:val="20"/>
                <w:szCs w:val="20"/>
              </w:rPr>
            </w:pPr>
            <w:r w:rsidRPr="00450F2B">
              <w:rPr>
                <w:rFonts w:ascii="Times New Roman" w:hAnsi="Times New Roman" w:cs="Times New Roman"/>
                <w:sz w:val="20"/>
                <w:szCs w:val="20"/>
              </w:rPr>
              <w:t>Какой заряд пройдет через поперечное сечение витка, сопро</w:t>
            </w:r>
            <w:r w:rsidRPr="00450F2B">
              <w:rPr>
                <w:rFonts w:ascii="Times New Roman" w:hAnsi="Times New Roman" w:cs="Times New Roman"/>
                <w:sz w:val="20"/>
                <w:szCs w:val="20"/>
              </w:rPr>
              <w:softHyphen/>
              <w:t>тивление которого 0,03 Ом, при уменьшении магнитного потока внутри витка на 12 мВб?</w:t>
            </w:r>
          </w:p>
          <w:p w14:paraId="7BDFEFD6" w14:textId="5A2198AE" w:rsidR="00C0487D" w:rsidRPr="00450F2B" w:rsidRDefault="00C0487D" w:rsidP="00C0487D">
            <w:pPr>
              <w:spacing w:after="120"/>
              <w:rPr>
                <w:rFonts w:ascii="Times New Roman" w:hAnsi="Times New Roman" w:cs="Times New Roman"/>
                <w:sz w:val="20"/>
                <w:szCs w:val="20"/>
              </w:rPr>
            </w:pPr>
          </w:p>
        </w:tc>
        <w:tc>
          <w:tcPr>
            <w:tcW w:w="4961" w:type="dxa"/>
            <w:gridSpan w:val="2"/>
            <w:tcPrChange w:id="1250" w:author="2" w:date="2021-08-31T10:55:00Z">
              <w:tcPr>
                <w:tcW w:w="4839" w:type="dxa"/>
              </w:tcPr>
            </w:tcPrChange>
          </w:tcPr>
          <w:p w14:paraId="509816C3" w14:textId="77777777" w:rsidR="00B419FC" w:rsidRPr="006F33AA" w:rsidRDefault="00CF0EA2" w:rsidP="00B419FC">
            <w:pPr>
              <w:pStyle w:val="a4"/>
              <w:numPr>
                <w:ilvl w:val="0"/>
                <w:numId w:val="184"/>
              </w:numPr>
              <w:spacing w:after="120" w:line="240" w:lineRule="auto"/>
              <w:rPr>
                <w:ins w:id="1251" w:author="2" w:date="2021-08-31T10:55:00Z"/>
                <w:rFonts w:ascii="Times New Roman" w:hAnsi="Times New Roman" w:cs="Times New Roman"/>
                <w:sz w:val="20"/>
                <w:szCs w:val="20"/>
              </w:rPr>
            </w:pPr>
            <w:ins w:id="1252" w:author="2" w:date="2021-08-31T10:55:00Z">
              <w:r w:rsidRPr="006F33AA">
                <w:rPr>
                  <w:rFonts w:ascii="Times New Roman" w:hAnsi="Times New Roman" w:cs="Times New Roman"/>
                  <w:sz w:val="20"/>
                  <w:szCs w:val="20"/>
                </w:rPr>
                <w:t>0.2 Кл</w:t>
              </w:r>
            </w:ins>
          </w:p>
          <w:p w14:paraId="75AE05F6" w14:textId="77777777" w:rsidR="00C0487D" w:rsidRPr="006F33AA" w:rsidRDefault="00B419FC" w:rsidP="00B419FC">
            <w:pPr>
              <w:pStyle w:val="a4"/>
              <w:numPr>
                <w:ilvl w:val="0"/>
                <w:numId w:val="184"/>
              </w:numPr>
              <w:spacing w:after="120" w:line="240" w:lineRule="auto"/>
              <w:rPr>
                <w:ins w:id="1253" w:author="2" w:date="2021-08-31T10:55:00Z"/>
                <w:rFonts w:ascii="Times New Roman" w:hAnsi="Times New Roman" w:cs="Times New Roman"/>
                <w:sz w:val="20"/>
                <w:szCs w:val="20"/>
              </w:rPr>
            </w:pPr>
            <w:ins w:id="1254" w:author="2" w:date="2021-08-31T10:55:00Z">
              <w:r w:rsidRPr="006F33AA">
                <w:rPr>
                  <w:rFonts w:ascii="Times New Roman" w:hAnsi="Times New Roman" w:cs="Times New Roman"/>
                  <w:sz w:val="20"/>
                  <w:szCs w:val="20"/>
                </w:rPr>
                <w:t>0,4 Кл</w:t>
              </w:r>
            </w:ins>
          </w:p>
          <w:p w14:paraId="3027A761" w14:textId="77777777" w:rsidR="00CF0EA2" w:rsidRPr="006F33AA" w:rsidRDefault="00CF0EA2" w:rsidP="00B419FC">
            <w:pPr>
              <w:pStyle w:val="a4"/>
              <w:numPr>
                <w:ilvl w:val="0"/>
                <w:numId w:val="184"/>
              </w:numPr>
              <w:spacing w:after="120" w:line="240" w:lineRule="auto"/>
              <w:rPr>
                <w:ins w:id="1255" w:author="2" w:date="2021-08-31T10:55:00Z"/>
                <w:rFonts w:ascii="Times New Roman" w:hAnsi="Times New Roman" w:cs="Times New Roman"/>
                <w:sz w:val="20"/>
                <w:szCs w:val="20"/>
              </w:rPr>
            </w:pPr>
            <w:ins w:id="1256" w:author="2" w:date="2021-08-31T10:55:00Z">
              <w:r w:rsidRPr="006F33AA">
                <w:rPr>
                  <w:rFonts w:ascii="Times New Roman" w:hAnsi="Times New Roman" w:cs="Times New Roman"/>
                  <w:sz w:val="20"/>
                  <w:szCs w:val="20"/>
                </w:rPr>
                <w:t>0,1 Кл</w:t>
              </w:r>
            </w:ins>
          </w:p>
          <w:p w14:paraId="5900E432" w14:textId="7C4CF533" w:rsidR="00C0487D" w:rsidRPr="00450F2B" w:rsidRDefault="00CF0EA2" w:rsidP="00B419FC">
            <w:pPr>
              <w:pStyle w:val="a4"/>
              <w:numPr>
                <w:ilvl w:val="0"/>
                <w:numId w:val="184"/>
              </w:numPr>
              <w:spacing w:after="120" w:line="240" w:lineRule="auto"/>
              <w:rPr>
                <w:rFonts w:ascii="Times New Roman" w:hAnsi="Times New Roman" w:cs="Times New Roman"/>
                <w:sz w:val="20"/>
                <w:szCs w:val="20"/>
              </w:rPr>
              <w:pPrChange w:id="1257" w:author="2" w:date="2021-08-31T10:55:00Z">
                <w:pPr>
                  <w:framePr w:hSpace="180" w:wrap="around" w:hAnchor="margin" w:y="665"/>
                  <w:spacing w:after="120"/>
                </w:pPr>
              </w:pPrChange>
            </w:pPr>
            <w:ins w:id="1258" w:author="2" w:date="2021-08-31T10:55:00Z">
              <w:r w:rsidRPr="006F33AA">
                <w:rPr>
                  <w:rFonts w:ascii="Times New Roman" w:hAnsi="Times New Roman" w:cs="Times New Roman"/>
                  <w:sz w:val="20"/>
                  <w:szCs w:val="20"/>
                </w:rPr>
                <w:t>0,3 Кл</w:t>
              </w:r>
            </w:ins>
          </w:p>
        </w:tc>
        <w:tc>
          <w:tcPr>
            <w:tcW w:w="567" w:type="dxa"/>
            <w:gridSpan w:val="2"/>
            <w:tcPrChange w:id="1259" w:author="2" w:date="2021-08-31T10:55:00Z">
              <w:tcPr>
                <w:tcW w:w="547" w:type="dxa"/>
              </w:tcPr>
            </w:tcPrChange>
          </w:tcPr>
          <w:p w14:paraId="6D4C6907" w14:textId="2F6791E0" w:rsidR="00C0487D" w:rsidRPr="004B35C4" w:rsidRDefault="00B419FC" w:rsidP="00C0487D">
            <w:pPr>
              <w:tabs>
                <w:tab w:val="left" w:pos="600"/>
              </w:tabs>
              <w:ind w:right="34"/>
            </w:pPr>
            <w:ins w:id="1260" w:author="2" w:date="2021-08-31T10:55:00Z">
              <w:r>
                <w:t>2</w:t>
              </w:r>
            </w:ins>
          </w:p>
        </w:tc>
      </w:tr>
      <w:tr w:rsidR="00C0487D" w14:paraId="0BA6AB74" w14:textId="276624B6" w:rsidTr="00911EF6">
        <w:tc>
          <w:tcPr>
            <w:tcW w:w="846" w:type="dxa"/>
            <w:tcPrChange w:id="1261" w:author="2" w:date="2021-08-31T10:55:00Z">
              <w:tcPr>
                <w:tcW w:w="846" w:type="dxa"/>
              </w:tcPr>
            </w:tcPrChange>
          </w:tcPr>
          <w:p w14:paraId="4B2AB7E2" w14:textId="77777777" w:rsidR="00C0487D" w:rsidRDefault="00C0487D" w:rsidP="00C0487D">
            <w:pPr>
              <w:spacing w:after="120"/>
              <w:rPr>
                <w:rFonts w:ascii="Times New Roman" w:hAnsi="Times New Roman" w:cs="Times New Roman"/>
                <w:sz w:val="24"/>
                <w:szCs w:val="24"/>
              </w:rPr>
            </w:pPr>
          </w:p>
        </w:tc>
        <w:tc>
          <w:tcPr>
            <w:tcW w:w="1843" w:type="dxa"/>
            <w:tcPrChange w:id="1262" w:author="2" w:date="2021-08-31T10:55:00Z">
              <w:tcPr>
                <w:tcW w:w="1843" w:type="dxa"/>
              </w:tcPr>
            </w:tcPrChange>
          </w:tcPr>
          <w:p w14:paraId="40DD3A82" w14:textId="77777777" w:rsidR="00C0487D" w:rsidRDefault="00C0487D" w:rsidP="00C0487D">
            <w:pPr>
              <w:spacing w:after="120"/>
              <w:rPr>
                <w:rFonts w:ascii="Times New Roman" w:hAnsi="Times New Roman" w:cs="Times New Roman"/>
                <w:sz w:val="24"/>
                <w:szCs w:val="24"/>
              </w:rPr>
            </w:pPr>
          </w:p>
        </w:tc>
        <w:tc>
          <w:tcPr>
            <w:tcW w:w="425" w:type="dxa"/>
            <w:tcPrChange w:id="1263" w:author="2" w:date="2021-08-31T10:55:00Z">
              <w:tcPr>
                <w:tcW w:w="425" w:type="dxa"/>
              </w:tcPr>
            </w:tcPrChange>
          </w:tcPr>
          <w:p w14:paraId="021A6C2A" w14:textId="77777777" w:rsidR="00C0487D" w:rsidRDefault="00C0487D" w:rsidP="00C0487D">
            <w:pPr>
              <w:spacing w:after="120"/>
              <w:rPr>
                <w:rFonts w:ascii="Times New Roman" w:hAnsi="Times New Roman" w:cs="Times New Roman"/>
                <w:sz w:val="24"/>
                <w:szCs w:val="24"/>
              </w:rPr>
            </w:pPr>
          </w:p>
        </w:tc>
        <w:tc>
          <w:tcPr>
            <w:tcW w:w="392" w:type="dxa"/>
            <w:tcPrChange w:id="1264" w:author="2" w:date="2021-08-31T10:55:00Z">
              <w:tcPr>
                <w:tcW w:w="392" w:type="dxa"/>
              </w:tcPr>
            </w:tcPrChange>
          </w:tcPr>
          <w:p w14:paraId="4AB4400E" w14:textId="77777777" w:rsidR="00C0487D" w:rsidRDefault="00C0487D" w:rsidP="00C0487D">
            <w:pPr>
              <w:spacing w:after="120"/>
              <w:rPr>
                <w:rFonts w:ascii="Times New Roman" w:hAnsi="Times New Roman" w:cs="Times New Roman"/>
                <w:sz w:val="24"/>
                <w:szCs w:val="24"/>
              </w:rPr>
            </w:pPr>
          </w:p>
        </w:tc>
        <w:tc>
          <w:tcPr>
            <w:tcW w:w="553" w:type="dxa"/>
            <w:tcPrChange w:id="1265" w:author="2" w:date="2021-08-31T10:55:00Z">
              <w:tcPr>
                <w:tcW w:w="553" w:type="dxa"/>
              </w:tcPr>
            </w:tcPrChange>
          </w:tcPr>
          <w:p w14:paraId="000A26CB" w14:textId="114D1363"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1266" w:author="2" w:date="2021-08-31T10:55:00Z">
              <w:tcPr>
                <w:tcW w:w="6001" w:type="dxa"/>
              </w:tcPr>
            </w:tcPrChange>
          </w:tcPr>
          <w:p w14:paraId="207EEBBA" w14:textId="4FE154EF" w:rsidR="00C0487D" w:rsidRPr="00450F2B" w:rsidRDefault="00450F2B" w:rsidP="00C0487D">
            <w:pPr>
              <w:spacing w:after="120"/>
              <w:rPr>
                <w:rFonts w:ascii="Times New Roman" w:hAnsi="Times New Roman" w:cs="Times New Roman"/>
                <w:sz w:val="20"/>
                <w:szCs w:val="20"/>
              </w:rPr>
            </w:pPr>
            <w:r w:rsidRPr="00450F2B">
              <w:rPr>
                <w:rFonts w:ascii="Times New Roman" w:hAnsi="Times New Roman" w:cs="Times New Roman"/>
                <w:sz w:val="20"/>
                <w:szCs w:val="20"/>
              </w:rPr>
              <w:t>Магнитный поток, пронизывающий контур проводника, рав</w:t>
            </w:r>
            <w:r w:rsidRPr="00450F2B">
              <w:rPr>
                <w:rFonts w:ascii="Times New Roman" w:hAnsi="Times New Roman" w:cs="Times New Roman"/>
                <w:sz w:val="20"/>
                <w:szCs w:val="20"/>
              </w:rPr>
              <w:softHyphen/>
              <w:t>номерно изменился на 0,6 Вб так, что ЭДС индукции оказалось равной 1,2 В. Найдите время изменения магнитного потока и силу индукционного тока, если сопротивление проводника 0,24 Ом</w:t>
            </w:r>
          </w:p>
        </w:tc>
        <w:tc>
          <w:tcPr>
            <w:tcW w:w="4961" w:type="dxa"/>
            <w:gridSpan w:val="2"/>
            <w:tcPrChange w:id="1267" w:author="2" w:date="2021-08-31T10:55:00Z">
              <w:tcPr>
                <w:tcW w:w="4839" w:type="dxa"/>
              </w:tcPr>
            </w:tcPrChange>
          </w:tcPr>
          <w:p w14:paraId="33540B07" w14:textId="77777777" w:rsidR="00B419FC" w:rsidRPr="006F33AA" w:rsidRDefault="00CF0EA2" w:rsidP="00B419FC">
            <w:pPr>
              <w:pStyle w:val="a4"/>
              <w:numPr>
                <w:ilvl w:val="0"/>
                <w:numId w:val="185"/>
              </w:numPr>
              <w:spacing w:after="120" w:line="240" w:lineRule="auto"/>
              <w:rPr>
                <w:ins w:id="1268" w:author="2" w:date="2021-08-31T10:55:00Z"/>
                <w:rFonts w:ascii="Times New Roman" w:hAnsi="Times New Roman" w:cs="Times New Roman"/>
                <w:sz w:val="20"/>
                <w:szCs w:val="20"/>
              </w:rPr>
            </w:pPr>
            <w:ins w:id="1269" w:author="2" w:date="2021-08-31T10:55:00Z">
              <w:r w:rsidRPr="006F33AA">
                <w:rPr>
                  <w:rFonts w:ascii="Times New Roman" w:hAnsi="Times New Roman" w:cs="Times New Roman"/>
                  <w:sz w:val="20"/>
                  <w:szCs w:val="20"/>
                </w:rPr>
                <w:t>0,25с; 8А</w:t>
              </w:r>
            </w:ins>
          </w:p>
          <w:p w14:paraId="3A37DE6A" w14:textId="77777777" w:rsidR="00B419FC" w:rsidRPr="006F33AA" w:rsidRDefault="00CF0EA2" w:rsidP="00B419FC">
            <w:pPr>
              <w:pStyle w:val="a4"/>
              <w:numPr>
                <w:ilvl w:val="0"/>
                <w:numId w:val="185"/>
              </w:numPr>
              <w:spacing w:after="120" w:line="240" w:lineRule="auto"/>
              <w:rPr>
                <w:ins w:id="1270" w:author="2" w:date="2021-08-31T10:55:00Z"/>
                <w:rFonts w:ascii="Times New Roman" w:hAnsi="Times New Roman" w:cs="Times New Roman"/>
                <w:sz w:val="20"/>
                <w:szCs w:val="20"/>
              </w:rPr>
            </w:pPr>
            <w:ins w:id="1271" w:author="2" w:date="2021-08-31T10:55:00Z">
              <w:r w:rsidRPr="006F33AA">
                <w:rPr>
                  <w:rFonts w:ascii="Times New Roman" w:hAnsi="Times New Roman" w:cs="Times New Roman"/>
                  <w:sz w:val="20"/>
                  <w:szCs w:val="20"/>
                </w:rPr>
                <w:t>0,75с; 9А</w:t>
              </w:r>
            </w:ins>
          </w:p>
          <w:p w14:paraId="0C5C5E4E" w14:textId="77777777" w:rsidR="00C0487D" w:rsidRPr="006F33AA" w:rsidRDefault="00B419FC" w:rsidP="00B419FC">
            <w:pPr>
              <w:pStyle w:val="a4"/>
              <w:numPr>
                <w:ilvl w:val="0"/>
                <w:numId w:val="185"/>
              </w:numPr>
              <w:spacing w:after="120" w:line="240" w:lineRule="auto"/>
              <w:rPr>
                <w:ins w:id="1272" w:author="2" w:date="2021-08-31T10:55:00Z"/>
                <w:rFonts w:ascii="Times New Roman" w:hAnsi="Times New Roman" w:cs="Times New Roman"/>
                <w:sz w:val="20"/>
                <w:szCs w:val="20"/>
              </w:rPr>
            </w:pPr>
            <w:ins w:id="1273" w:author="2" w:date="2021-08-31T10:55:00Z">
              <w:r w:rsidRPr="006F33AA">
                <w:rPr>
                  <w:rFonts w:ascii="Times New Roman" w:hAnsi="Times New Roman" w:cs="Times New Roman"/>
                  <w:sz w:val="20"/>
                  <w:szCs w:val="20"/>
                </w:rPr>
                <w:t>0,5с; 5А</w:t>
              </w:r>
            </w:ins>
          </w:p>
          <w:p w14:paraId="4025F7F8" w14:textId="4E9A88FD" w:rsidR="00C0487D" w:rsidRPr="00450F2B" w:rsidRDefault="00CF0EA2" w:rsidP="00B419FC">
            <w:pPr>
              <w:pStyle w:val="a4"/>
              <w:numPr>
                <w:ilvl w:val="0"/>
                <w:numId w:val="185"/>
              </w:numPr>
              <w:spacing w:after="120" w:line="240" w:lineRule="auto"/>
              <w:rPr>
                <w:rFonts w:ascii="Times New Roman" w:hAnsi="Times New Roman" w:cs="Times New Roman"/>
                <w:sz w:val="20"/>
                <w:szCs w:val="20"/>
              </w:rPr>
              <w:pPrChange w:id="1274" w:author="2" w:date="2021-08-31T10:55:00Z">
                <w:pPr>
                  <w:framePr w:hSpace="180" w:wrap="around" w:hAnchor="margin" w:y="665"/>
                  <w:spacing w:after="120"/>
                </w:pPr>
              </w:pPrChange>
            </w:pPr>
            <w:ins w:id="1275" w:author="2" w:date="2021-08-31T10:55:00Z">
              <w:r w:rsidRPr="006F33AA">
                <w:rPr>
                  <w:rFonts w:ascii="Times New Roman" w:hAnsi="Times New Roman" w:cs="Times New Roman"/>
                  <w:sz w:val="20"/>
                  <w:szCs w:val="20"/>
                </w:rPr>
                <w:t>0,1с; 6А</w:t>
              </w:r>
            </w:ins>
          </w:p>
        </w:tc>
        <w:tc>
          <w:tcPr>
            <w:tcW w:w="567" w:type="dxa"/>
            <w:gridSpan w:val="2"/>
            <w:tcPrChange w:id="1276" w:author="2" w:date="2021-08-31T10:55:00Z">
              <w:tcPr>
                <w:tcW w:w="547" w:type="dxa"/>
              </w:tcPr>
            </w:tcPrChange>
          </w:tcPr>
          <w:p w14:paraId="149B14A4" w14:textId="198623A9" w:rsidR="00C0487D" w:rsidRPr="004B35C4" w:rsidRDefault="00B419FC" w:rsidP="00C0487D">
            <w:pPr>
              <w:tabs>
                <w:tab w:val="left" w:pos="600"/>
              </w:tabs>
              <w:ind w:right="34"/>
            </w:pPr>
            <w:ins w:id="1277" w:author="2" w:date="2021-08-31T10:55:00Z">
              <w:r>
                <w:t>3</w:t>
              </w:r>
            </w:ins>
          </w:p>
        </w:tc>
      </w:tr>
      <w:tr w:rsidR="00C0487D" w14:paraId="0D542472" w14:textId="1C7385BD" w:rsidTr="00911EF6">
        <w:trPr>
          <w:trHeight w:val="891"/>
          <w:trPrChange w:id="1278" w:author="2" w:date="2021-08-31T10:55:00Z">
            <w:trPr>
              <w:trHeight w:val="891"/>
            </w:trPr>
          </w:trPrChange>
        </w:trPr>
        <w:tc>
          <w:tcPr>
            <w:tcW w:w="846" w:type="dxa"/>
            <w:tcPrChange w:id="1279" w:author="2" w:date="2021-08-31T10:55:00Z">
              <w:tcPr>
                <w:tcW w:w="846" w:type="dxa"/>
              </w:tcPr>
            </w:tcPrChange>
          </w:tcPr>
          <w:p w14:paraId="06C01D4D" w14:textId="77777777" w:rsidR="00C0487D" w:rsidRDefault="00C0487D" w:rsidP="00C0487D">
            <w:pPr>
              <w:spacing w:after="120"/>
              <w:rPr>
                <w:rFonts w:ascii="Times New Roman" w:hAnsi="Times New Roman" w:cs="Times New Roman"/>
                <w:sz w:val="24"/>
                <w:szCs w:val="24"/>
              </w:rPr>
            </w:pPr>
          </w:p>
        </w:tc>
        <w:tc>
          <w:tcPr>
            <w:tcW w:w="1843" w:type="dxa"/>
            <w:tcPrChange w:id="1280" w:author="2" w:date="2021-08-31T10:55:00Z">
              <w:tcPr>
                <w:tcW w:w="1843" w:type="dxa"/>
              </w:tcPr>
            </w:tcPrChange>
          </w:tcPr>
          <w:p w14:paraId="1330CBC5" w14:textId="77777777" w:rsidR="00C0487D" w:rsidRDefault="00C0487D" w:rsidP="00C0487D">
            <w:pPr>
              <w:spacing w:after="120"/>
              <w:rPr>
                <w:rFonts w:ascii="Times New Roman" w:hAnsi="Times New Roman" w:cs="Times New Roman"/>
                <w:sz w:val="24"/>
                <w:szCs w:val="24"/>
              </w:rPr>
            </w:pPr>
          </w:p>
        </w:tc>
        <w:tc>
          <w:tcPr>
            <w:tcW w:w="425" w:type="dxa"/>
            <w:tcPrChange w:id="1281" w:author="2" w:date="2021-08-31T10:55:00Z">
              <w:tcPr>
                <w:tcW w:w="425" w:type="dxa"/>
              </w:tcPr>
            </w:tcPrChange>
          </w:tcPr>
          <w:p w14:paraId="52061244" w14:textId="77777777" w:rsidR="00C0487D" w:rsidRDefault="00C0487D" w:rsidP="00C0487D">
            <w:pPr>
              <w:spacing w:after="120"/>
              <w:rPr>
                <w:rFonts w:ascii="Times New Roman" w:hAnsi="Times New Roman" w:cs="Times New Roman"/>
                <w:sz w:val="24"/>
                <w:szCs w:val="24"/>
              </w:rPr>
            </w:pPr>
          </w:p>
        </w:tc>
        <w:tc>
          <w:tcPr>
            <w:tcW w:w="392" w:type="dxa"/>
            <w:tcPrChange w:id="1282" w:author="2" w:date="2021-08-31T10:55:00Z">
              <w:tcPr>
                <w:tcW w:w="392" w:type="dxa"/>
              </w:tcPr>
            </w:tcPrChange>
          </w:tcPr>
          <w:p w14:paraId="4DF7A267" w14:textId="77777777" w:rsidR="00C0487D" w:rsidRDefault="00C0487D" w:rsidP="00C0487D">
            <w:pPr>
              <w:spacing w:after="120"/>
              <w:rPr>
                <w:rFonts w:ascii="Times New Roman" w:hAnsi="Times New Roman" w:cs="Times New Roman"/>
                <w:sz w:val="24"/>
                <w:szCs w:val="24"/>
              </w:rPr>
            </w:pPr>
          </w:p>
        </w:tc>
        <w:tc>
          <w:tcPr>
            <w:tcW w:w="553" w:type="dxa"/>
            <w:tcPrChange w:id="1283" w:author="2" w:date="2021-08-31T10:55:00Z">
              <w:tcPr>
                <w:tcW w:w="553" w:type="dxa"/>
              </w:tcPr>
            </w:tcPrChange>
          </w:tcPr>
          <w:p w14:paraId="301E323E" w14:textId="54ED6CFE"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1284" w:author="2" w:date="2021-08-31T10:55:00Z">
              <w:tcPr>
                <w:tcW w:w="6001" w:type="dxa"/>
              </w:tcPr>
            </w:tcPrChange>
          </w:tcPr>
          <w:p w14:paraId="51B189BA" w14:textId="77777777" w:rsidR="00450F2B" w:rsidRPr="00450F2B" w:rsidRDefault="00450F2B" w:rsidP="00450F2B">
            <w:pPr>
              <w:pStyle w:val="6"/>
              <w:shd w:val="clear" w:color="auto" w:fill="auto"/>
              <w:tabs>
                <w:tab w:val="left" w:pos="347"/>
              </w:tabs>
              <w:spacing w:before="0" w:line="211" w:lineRule="exact"/>
              <w:ind w:right="40" w:firstLine="0"/>
              <w:rPr>
                <w:rFonts w:ascii="Times New Roman" w:hAnsi="Times New Roman" w:cs="Times New Roman"/>
                <w:sz w:val="20"/>
                <w:szCs w:val="20"/>
              </w:rPr>
            </w:pPr>
            <w:r w:rsidRPr="00450F2B">
              <w:rPr>
                <w:rFonts w:ascii="Times New Roman" w:hAnsi="Times New Roman" w:cs="Times New Roman"/>
                <w:sz w:val="20"/>
                <w:szCs w:val="20"/>
              </w:rPr>
              <w:t>Сколько витков должна содержать катушка с площадью попе</w:t>
            </w:r>
            <w:r w:rsidRPr="00450F2B">
              <w:rPr>
                <w:rFonts w:ascii="Times New Roman" w:hAnsi="Times New Roman" w:cs="Times New Roman"/>
                <w:sz w:val="20"/>
                <w:szCs w:val="20"/>
              </w:rPr>
              <w:softHyphen/>
              <w:t>речного сечения 50 см</w:t>
            </w:r>
            <w:r w:rsidRPr="00450F2B">
              <w:rPr>
                <w:rFonts w:ascii="Times New Roman" w:hAnsi="Times New Roman" w:cs="Times New Roman"/>
                <w:sz w:val="20"/>
                <w:szCs w:val="20"/>
                <w:vertAlign w:val="superscript"/>
              </w:rPr>
              <w:t>2</w:t>
            </w:r>
            <w:r w:rsidRPr="00450F2B">
              <w:rPr>
                <w:rFonts w:ascii="Times New Roman" w:hAnsi="Times New Roman" w:cs="Times New Roman"/>
                <w:sz w:val="20"/>
                <w:szCs w:val="20"/>
              </w:rPr>
              <w:t>, чтобы при изменении магнитной индук</w:t>
            </w:r>
            <w:r w:rsidRPr="00450F2B">
              <w:rPr>
                <w:rFonts w:ascii="Times New Roman" w:hAnsi="Times New Roman" w:cs="Times New Roman"/>
                <w:sz w:val="20"/>
                <w:szCs w:val="20"/>
              </w:rPr>
              <w:softHyphen/>
              <w:t>ции от 0,2 до 0,3 Тл в течение 4 мс в ней возбуждалась ЭДС 10 В?</w:t>
            </w:r>
          </w:p>
          <w:p w14:paraId="117A52C9" w14:textId="12823FC9" w:rsidR="00C0487D" w:rsidRPr="00450F2B" w:rsidRDefault="00C0487D" w:rsidP="00C0487D">
            <w:pPr>
              <w:spacing w:after="120"/>
              <w:rPr>
                <w:rFonts w:ascii="Times New Roman" w:hAnsi="Times New Roman" w:cs="Times New Roman"/>
                <w:sz w:val="20"/>
                <w:szCs w:val="20"/>
              </w:rPr>
            </w:pPr>
          </w:p>
        </w:tc>
        <w:tc>
          <w:tcPr>
            <w:tcW w:w="4961" w:type="dxa"/>
            <w:gridSpan w:val="2"/>
            <w:tcPrChange w:id="1285" w:author="2" w:date="2021-08-31T10:55:00Z">
              <w:tcPr>
                <w:tcW w:w="4839" w:type="dxa"/>
              </w:tcPr>
            </w:tcPrChange>
          </w:tcPr>
          <w:p w14:paraId="4A12C464" w14:textId="77777777" w:rsidR="00B419FC" w:rsidRPr="006F33AA" w:rsidRDefault="00CF0EA2" w:rsidP="00B419FC">
            <w:pPr>
              <w:pStyle w:val="a4"/>
              <w:numPr>
                <w:ilvl w:val="0"/>
                <w:numId w:val="186"/>
              </w:numPr>
              <w:spacing w:after="120" w:line="240" w:lineRule="auto"/>
              <w:rPr>
                <w:ins w:id="1286" w:author="2" w:date="2021-08-31T10:55:00Z"/>
                <w:rFonts w:ascii="Times New Roman" w:hAnsi="Times New Roman" w:cs="Times New Roman"/>
                <w:sz w:val="20"/>
                <w:szCs w:val="20"/>
              </w:rPr>
            </w:pPr>
            <w:ins w:id="1287" w:author="2" w:date="2021-08-31T10:55:00Z">
              <w:r w:rsidRPr="006F33AA">
                <w:rPr>
                  <w:rFonts w:ascii="Times New Roman" w:hAnsi="Times New Roman" w:cs="Times New Roman"/>
                  <w:sz w:val="20"/>
                  <w:szCs w:val="20"/>
                </w:rPr>
                <w:t>120</w:t>
              </w:r>
            </w:ins>
          </w:p>
          <w:p w14:paraId="4D04FA6F" w14:textId="77777777" w:rsidR="00B419FC" w:rsidRPr="006F33AA" w:rsidRDefault="00CF0EA2" w:rsidP="00B419FC">
            <w:pPr>
              <w:pStyle w:val="a4"/>
              <w:numPr>
                <w:ilvl w:val="0"/>
                <w:numId w:val="186"/>
              </w:numPr>
              <w:spacing w:after="120" w:line="240" w:lineRule="auto"/>
              <w:rPr>
                <w:ins w:id="1288" w:author="2" w:date="2021-08-31T10:55:00Z"/>
                <w:rFonts w:ascii="Times New Roman" w:hAnsi="Times New Roman" w:cs="Times New Roman"/>
                <w:sz w:val="20"/>
                <w:szCs w:val="20"/>
              </w:rPr>
            </w:pPr>
            <w:ins w:id="1289" w:author="2" w:date="2021-08-31T10:55:00Z">
              <w:r w:rsidRPr="006F33AA">
                <w:rPr>
                  <w:rFonts w:ascii="Times New Roman" w:hAnsi="Times New Roman" w:cs="Times New Roman"/>
                  <w:sz w:val="20"/>
                  <w:szCs w:val="20"/>
                </w:rPr>
                <w:t>160</w:t>
              </w:r>
            </w:ins>
          </w:p>
          <w:p w14:paraId="53084073" w14:textId="77777777" w:rsidR="00B419FC" w:rsidRPr="006F33AA" w:rsidRDefault="00CF0EA2" w:rsidP="00B419FC">
            <w:pPr>
              <w:pStyle w:val="a4"/>
              <w:numPr>
                <w:ilvl w:val="0"/>
                <w:numId w:val="186"/>
              </w:numPr>
              <w:spacing w:after="120" w:line="240" w:lineRule="auto"/>
              <w:rPr>
                <w:ins w:id="1290" w:author="2" w:date="2021-08-31T10:55:00Z"/>
                <w:rFonts w:ascii="Times New Roman" w:hAnsi="Times New Roman" w:cs="Times New Roman"/>
                <w:sz w:val="20"/>
                <w:szCs w:val="20"/>
              </w:rPr>
            </w:pPr>
            <w:ins w:id="1291" w:author="2" w:date="2021-08-31T10:55:00Z">
              <w:r w:rsidRPr="006F33AA">
                <w:rPr>
                  <w:rFonts w:ascii="Times New Roman" w:hAnsi="Times New Roman" w:cs="Times New Roman"/>
                  <w:sz w:val="20"/>
                  <w:szCs w:val="20"/>
                </w:rPr>
                <w:t>40</w:t>
              </w:r>
            </w:ins>
          </w:p>
          <w:p w14:paraId="1CC6AFD4" w14:textId="7E9D6A98" w:rsidR="00C0487D" w:rsidRPr="00450F2B" w:rsidRDefault="00B419FC" w:rsidP="00B419FC">
            <w:pPr>
              <w:pStyle w:val="a4"/>
              <w:numPr>
                <w:ilvl w:val="0"/>
                <w:numId w:val="186"/>
              </w:numPr>
              <w:spacing w:after="120" w:line="240" w:lineRule="auto"/>
              <w:rPr>
                <w:rFonts w:ascii="Times New Roman" w:hAnsi="Times New Roman" w:cs="Times New Roman"/>
                <w:sz w:val="20"/>
                <w:szCs w:val="20"/>
              </w:rPr>
              <w:pPrChange w:id="1292" w:author="2" w:date="2021-08-31T10:55:00Z">
                <w:pPr>
                  <w:framePr w:hSpace="180" w:wrap="around" w:hAnchor="margin" w:y="665"/>
                  <w:spacing w:after="120"/>
                </w:pPr>
              </w:pPrChange>
            </w:pPr>
            <w:ins w:id="1293" w:author="2" w:date="2021-08-31T10:55:00Z">
              <w:r w:rsidRPr="006F33AA">
                <w:rPr>
                  <w:rFonts w:ascii="Times New Roman" w:hAnsi="Times New Roman" w:cs="Times New Roman"/>
                  <w:sz w:val="20"/>
                  <w:szCs w:val="20"/>
                </w:rPr>
                <w:t>80</w:t>
              </w:r>
            </w:ins>
          </w:p>
        </w:tc>
        <w:tc>
          <w:tcPr>
            <w:tcW w:w="567" w:type="dxa"/>
            <w:gridSpan w:val="2"/>
            <w:tcPrChange w:id="1294" w:author="2" w:date="2021-08-31T10:55:00Z">
              <w:tcPr>
                <w:tcW w:w="547" w:type="dxa"/>
              </w:tcPr>
            </w:tcPrChange>
          </w:tcPr>
          <w:p w14:paraId="16DE52F1" w14:textId="780F3BDB" w:rsidR="00C0487D" w:rsidRPr="004B35C4" w:rsidRDefault="00B419FC" w:rsidP="00C0487D">
            <w:pPr>
              <w:tabs>
                <w:tab w:val="left" w:pos="600"/>
              </w:tabs>
              <w:ind w:right="34"/>
            </w:pPr>
            <w:ins w:id="1295" w:author="2" w:date="2021-08-31T10:55:00Z">
              <w:r>
                <w:t>4</w:t>
              </w:r>
            </w:ins>
          </w:p>
        </w:tc>
      </w:tr>
      <w:tr w:rsidR="00C0487D" w14:paraId="07EFDB4F" w14:textId="6A20B2A0" w:rsidTr="00911EF6">
        <w:tc>
          <w:tcPr>
            <w:tcW w:w="846" w:type="dxa"/>
            <w:tcPrChange w:id="1296" w:author="2" w:date="2021-08-31T10:55:00Z">
              <w:tcPr>
                <w:tcW w:w="846" w:type="dxa"/>
              </w:tcPr>
            </w:tcPrChange>
          </w:tcPr>
          <w:p w14:paraId="30E8C974" w14:textId="77777777" w:rsidR="00C0487D" w:rsidRDefault="00C0487D" w:rsidP="00C0487D">
            <w:pPr>
              <w:spacing w:after="120"/>
              <w:rPr>
                <w:rFonts w:ascii="Times New Roman" w:hAnsi="Times New Roman" w:cs="Times New Roman"/>
                <w:sz w:val="24"/>
                <w:szCs w:val="24"/>
              </w:rPr>
            </w:pPr>
          </w:p>
        </w:tc>
        <w:tc>
          <w:tcPr>
            <w:tcW w:w="1843" w:type="dxa"/>
            <w:tcPrChange w:id="1297" w:author="2" w:date="2021-08-31T10:55:00Z">
              <w:tcPr>
                <w:tcW w:w="1843" w:type="dxa"/>
              </w:tcPr>
            </w:tcPrChange>
          </w:tcPr>
          <w:p w14:paraId="6D853AC2" w14:textId="77777777" w:rsidR="00C0487D" w:rsidRDefault="00C0487D" w:rsidP="00C0487D">
            <w:pPr>
              <w:spacing w:after="120"/>
              <w:rPr>
                <w:rFonts w:ascii="Times New Roman" w:hAnsi="Times New Roman" w:cs="Times New Roman"/>
                <w:sz w:val="24"/>
                <w:szCs w:val="24"/>
              </w:rPr>
            </w:pPr>
          </w:p>
        </w:tc>
        <w:tc>
          <w:tcPr>
            <w:tcW w:w="425" w:type="dxa"/>
            <w:tcPrChange w:id="1298" w:author="2" w:date="2021-08-31T10:55:00Z">
              <w:tcPr>
                <w:tcW w:w="425" w:type="dxa"/>
              </w:tcPr>
            </w:tcPrChange>
          </w:tcPr>
          <w:p w14:paraId="2B2C1997" w14:textId="77777777" w:rsidR="00C0487D" w:rsidRDefault="00C0487D" w:rsidP="00C0487D">
            <w:pPr>
              <w:spacing w:after="120"/>
              <w:rPr>
                <w:rFonts w:ascii="Times New Roman" w:hAnsi="Times New Roman" w:cs="Times New Roman"/>
                <w:sz w:val="24"/>
                <w:szCs w:val="24"/>
              </w:rPr>
            </w:pPr>
          </w:p>
        </w:tc>
        <w:tc>
          <w:tcPr>
            <w:tcW w:w="392" w:type="dxa"/>
            <w:tcPrChange w:id="1299" w:author="2" w:date="2021-08-31T10:55:00Z">
              <w:tcPr>
                <w:tcW w:w="392" w:type="dxa"/>
              </w:tcPr>
            </w:tcPrChange>
          </w:tcPr>
          <w:p w14:paraId="55DE8C19" w14:textId="77777777" w:rsidR="00C0487D" w:rsidRDefault="00C0487D" w:rsidP="00C0487D">
            <w:pPr>
              <w:spacing w:after="120"/>
              <w:rPr>
                <w:rFonts w:ascii="Times New Roman" w:hAnsi="Times New Roman" w:cs="Times New Roman"/>
                <w:sz w:val="24"/>
                <w:szCs w:val="24"/>
              </w:rPr>
            </w:pPr>
          </w:p>
        </w:tc>
        <w:tc>
          <w:tcPr>
            <w:tcW w:w="553" w:type="dxa"/>
            <w:tcPrChange w:id="1300" w:author="2" w:date="2021-08-31T10:55:00Z">
              <w:tcPr>
                <w:tcW w:w="553" w:type="dxa"/>
              </w:tcPr>
            </w:tcPrChange>
          </w:tcPr>
          <w:p w14:paraId="55B1778B" w14:textId="337B36AC"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1301" w:author="2" w:date="2021-08-31T10:55:00Z">
              <w:tcPr>
                <w:tcW w:w="6001" w:type="dxa"/>
              </w:tcPr>
            </w:tcPrChange>
          </w:tcPr>
          <w:p w14:paraId="45E4608C" w14:textId="07386536" w:rsidR="00450F2B" w:rsidRPr="00450F2B" w:rsidRDefault="00450F2B" w:rsidP="00450F2B">
            <w:pPr>
              <w:pStyle w:val="6"/>
              <w:shd w:val="clear" w:color="auto" w:fill="auto"/>
              <w:spacing w:before="0" w:after="201" w:line="226" w:lineRule="exact"/>
              <w:ind w:right="40" w:firstLine="0"/>
              <w:rPr>
                <w:rFonts w:ascii="Times New Roman" w:hAnsi="Times New Roman" w:cs="Times New Roman"/>
                <w:sz w:val="20"/>
                <w:szCs w:val="20"/>
              </w:rPr>
            </w:pPr>
            <w:r w:rsidRPr="00450F2B">
              <w:rPr>
                <w:rFonts w:ascii="Times New Roman" w:hAnsi="Times New Roman" w:cs="Times New Roman"/>
                <w:sz w:val="20"/>
                <w:szCs w:val="20"/>
              </w:rPr>
              <w:t>Прямолинейный проводник с активной длиной 0,7 м пересе</w:t>
            </w:r>
            <w:r w:rsidRPr="00450F2B">
              <w:rPr>
                <w:rFonts w:ascii="Times New Roman" w:hAnsi="Times New Roman" w:cs="Times New Roman"/>
                <w:sz w:val="20"/>
                <w:szCs w:val="20"/>
              </w:rPr>
              <w:softHyphen/>
              <w:t>кает однородное магнитное поле под углом 30° со скоростью 10 м/с. Определить индукцию магнитного поля, если ЭДС, ин</w:t>
            </w:r>
            <w:r w:rsidRPr="00450F2B">
              <w:rPr>
                <w:rFonts w:ascii="Times New Roman" w:hAnsi="Times New Roman" w:cs="Times New Roman"/>
                <w:sz w:val="20"/>
                <w:szCs w:val="20"/>
              </w:rPr>
              <w:softHyphen/>
              <w:t>дуцируемая в проводнике, равна 4,9 В</w:t>
            </w:r>
          </w:p>
          <w:p w14:paraId="1443EEE2" w14:textId="0BA0AA3A" w:rsidR="00C0487D" w:rsidRPr="00450F2B" w:rsidRDefault="00C0487D" w:rsidP="00C0487D">
            <w:pPr>
              <w:spacing w:after="120"/>
              <w:rPr>
                <w:rFonts w:ascii="Times New Roman" w:hAnsi="Times New Roman" w:cs="Times New Roman"/>
                <w:sz w:val="20"/>
                <w:szCs w:val="20"/>
              </w:rPr>
            </w:pPr>
          </w:p>
        </w:tc>
        <w:tc>
          <w:tcPr>
            <w:tcW w:w="4961" w:type="dxa"/>
            <w:gridSpan w:val="2"/>
            <w:tcPrChange w:id="1302" w:author="2" w:date="2021-08-31T10:55:00Z">
              <w:tcPr>
                <w:tcW w:w="4839" w:type="dxa"/>
              </w:tcPr>
            </w:tcPrChange>
          </w:tcPr>
          <w:p w14:paraId="7B783D76" w14:textId="77777777" w:rsidR="00C0487D" w:rsidRPr="006F33AA" w:rsidRDefault="00B419FC" w:rsidP="00B419FC">
            <w:pPr>
              <w:pStyle w:val="a4"/>
              <w:numPr>
                <w:ilvl w:val="0"/>
                <w:numId w:val="187"/>
              </w:numPr>
              <w:spacing w:after="120" w:line="240" w:lineRule="auto"/>
              <w:ind w:left="742"/>
              <w:rPr>
                <w:ins w:id="1303" w:author="2" w:date="2021-08-31T10:55:00Z"/>
                <w:rFonts w:ascii="Times New Roman" w:hAnsi="Times New Roman" w:cs="Times New Roman"/>
                <w:sz w:val="20"/>
                <w:szCs w:val="20"/>
              </w:rPr>
            </w:pPr>
            <w:ins w:id="1304" w:author="2" w:date="2021-08-31T10:55:00Z">
              <w:r w:rsidRPr="006F33AA">
                <w:rPr>
                  <w:rFonts w:ascii="Times New Roman" w:hAnsi="Times New Roman" w:cs="Times New Roman"/>
                  <w:sz w:val="20"/>
                  <w:szCs w:val="20"/>
                </w:rPr>
                <w:t>1,4 Тл</w:t>
              </w:r>
            </w:ins>
          </w:p>
          <w:p w14:paraId="4EDAD047" w14:textId="77777777" w:rsidR="00CF0EA2" w:rsidRPr="006F33AA" w:rsidRDefault="00CF0EA2" w:rsidP="00B419FC">
            <w:pPr>
              <w:pStyle w:val="a4"/>
              <w:numPr>
                <w:ilvl w:val="0"/>
                <w:numId w:val="187"/>
              </w:numPr>
              <w:spacing w:after="120" w:line="240" w:lineRule="auto"/>
              <w:ind w:left="742"/>
              <w:rPr>
                <w:ins w:id="1305" w:author="2" w:date="2021-08-31T10:55:00Z"/>
                <w:rFonts w:ascii="Times New Roman" w:hAnsi="Times New Roman" w:cs="Times New Roman"/>
                <w:sz w:val="20"/>
                <w:szCs w:val="20"/>
              </w:rPr>
            </w:pPr>
            <w:ins w:id="1306" w:author="2" w:date="2021-08-31T10:55:00Z">
              <w:r w:rsidRPr="006F33AA">
                <w:rPr>
                  <w:rFonts w:ascii="Times New Roman" w:hAnsi="Times New Roman" w:cs="Times New Roman"/>
                  <w:sz w:val="20"/>
                  <w:szCs w:val="20"/>
                </w:rPr>
                <w:t>2,8 Тл</w:t>
              </w:r>
            </w:ins>
          </w:p>
          <w:p w14:paraId="3B7509BC" w14:textId="77777777" w:rsidR="00CF0EA2" w:rsidRPr="006F33AA" w:rsidRDefault="00CF0EA2" w:rsidP="00B419FC">
            <w:pPr>
              <w:pStyle w:val="a4"/>
              <w:numPr>
                <w:ilvl w:val="0"/>
                <w:numId w:val="187"/>
              </w:numPr>
              <w:spacing w:after="120" w:line="240" w:lineRule="auto"/>
              <w:ind w:left="742"/>
              <w:rPr>
                <w:ins w:id="1307" w:author="2" w:date="2021-08-31T10:55:00Z"/>
                <w:rFonts w:ascii="Times New Roman" w:hAnsi="Times New Roman" w:cs="Times New Roman"/>
                <w:sz w:val="20"/>
                <w:szCs w:val="20"/>
              </w:rPr>
            </w:pPr>
            <w:ins w:id="1308" w:author="2" w:date="2021-08-31T10:55:00Z">
              <w:r w:rsidRPr="006F33AA">
                <w:rPr>
                  <w:rFonts w:ascii="Times New Roman" w:hAnsi="Times New Roman" w:cs="Times New Roman"/>
                  <w:sz w:val="20"/>
                  <w:szCs w:val="20"/>
                </w:rPr>
                <w:t>5,6 Тл</w:t>
              </w:r>
            </w:ins>
          </w:p>
          <w:p w14:paraId="0D301059" w14:textId="14035840" w:rsidR="00C0487D" w:rsidRPr="00450F2B" w:rsidRDefault="00CF0EA2" w:rsidP="00B419FC">
            <w:pPr>
              <w:pStyle w:val="a4"/>
              <w:numPr>
                <w:ilvl w:val="0"/>
                <w:numId w:val="187"/>
              </w:numPr>
              <w:spacing w:after="120" w:line="240" w:lineRule="auto"/>
              <w:ind w:left="742"/>
              <w:rPr>
                <w:rFonts w:ascii="Times New Roman" w:hAnsi="Times New Roman" w:cs="Times New Roman"/>
                <w:sz w:val="20"/>
                <w:szCs w:val="20"/>
              </w:rPr>
              <w:pPrChange w:id="1309" w:author="2" w:date="2021-08-31T10:55:00Z">
                <w:pPr>
                  <w:framePr w:hSpace="180" w:wrap="around" w:hAnchor="margin" w:y="665"/>
                  <w:spacing w:after="120"/>
                  <w:ind w:left="2164"/>
                </w:pPr>
              </w:pPrChange>
            </w:pPr>
            <w:ins w:id="1310" w:author="2" w:date="2021-08-31T10:55:00Z">
              <w:r w:rsidRPr="006F33AA">
                <w:rPr>
                  <w:rFonts w:ascii="Times New Roman" w:hAnsi="Times New Roman" w:cs="Times New Roman"/>
                  <w:sz w:val="20"/>
                  <w:szCs w:val="20"/>
                </w:rPr>
                <w:t>6,8 Тл</w:t>
              </w:r>
            </w:ins>
          </w:p>
        </w:tc>
        <w:tc>
          <w:tcPr>
            <w:tcW w:w="567" w:type="dxa"/>
            <w:gridSpan w:val="2"/>
            <w:tcPrChange w:id="1311" w:author="2" w:date="2021-08-31T10:55:00Z">
              <w:tcPr>
                <w:tcW w:w="547" w:type="dxa"/>
              </w:tcPr>
            </w:tcPrChange>
          </w:tcPr>
          <w:p w14:paraId="0371A47B" w14:textId="5F5D58C1" w:rsidR="00C0487D" w:rsidRPr="004B35C4" w:rsidRDefault="00B419FC" w:rsidP="00C0487D">
            <w:pPr>
              <w:tabs>
                <w:tab w:val="left" w:pos="600"/>
              </w:tabs>
              <w:ind w:right="34"/>
            </w:pPr>
            <w:ins w:id="1312" w:author="2" w:date="2021-08-31T10:55:00Z">
              <w:r>
                <w:t>1</w:t>
              </w:r>
            </w:ins>
          </w:p>
        </w:tc>
      </w:tr>
      <w:tr w:rsidR="00C0487D" w14:paraId="0FBF5B94" w14:textId="39BFBBEE" w:rsidTr="00911EF6">
        <w:tc>
          <w:tcPr>
            <w:tcW w:w="846" w:type="dxa"/>
            <w:tcPrChange w:id="1313" w:author="2" w:date="2021-08-31T10:55:00Z">
              <w:tcPr>
                <w:tcW w:w="846" w:type="dxa"/>
              </w:tcPr>
            </w:tcPrChange>
          </w:tcPr>
          <w:p w14:paraId="7CE25B90" w14:textId="77777777" w:rsidR="00C0487D" w:rsidRDefault="00C0487D" w:rsidP="00C0487D">
            <w:pPr>
              <w:spacing w:after="120"/>
              <w:rPr>
                <w:rFonts w:ascii="Times New Roman" w:hAnsi="Times New Roman" w:cs="Times New Roman"/>
                <w:sz w:val="24"/>
                <w:szCs w:val="24"/>
              </w:rPr>
            </w:pPr>
          </w:p>
        </w:tc>
        <w:tc>
          <w:tcPr>
            <w:tcW w:w="1843" w:type="dxa"/>
            <w:tcPrChange w:id="1314" w:author="2" w:date="2021-08-31T10:55:00Z">
              <w:tcPr>
                <w:tcW w:w="1843" w:type="dxa"/>
              </w:tcPr>
            </w:tcPrChange>
          </w:tcPr>
          <w:p w14:paraId="12DF9056" w14:textId="558EBC8D" w:rsidR="00C0487D" w:rsidRPr="00450F2B" w:rsidRDefault="00450F2B" w:rsidP="00C0487D">
            <w:pPr>
              <w:spacing w:after="120"/>
              <w:rPr>
                <w:rFonts w:ascii="Times New Roman" w:hAnsi="Times New Roman" w:cs="Times New Roman"/>
                <w:b/>
                <w:sz w:val="20"/>
                <w:szCs w:val="20"/>
              </w:rPr>
            </w:pPr>
            <w:r w:rsidRPr="00450F2B">
              <w:rPr>
                <w:rFonts w:ascii="Times New Roman" w:hAnsi="Times New Roman" w:cs="Times New Roman"/>
                <w:b/>
                <w:sz w:val="20"/>
                <w:szCs w:val="20"/>
              </w:rPr>
              <w:t>Индуктивность. Самоиндукция</w:t>
            </w:r>
          </w:p>
        </w:tc>
        <w:tc>
          <w:tcPr>
            <w:tcW w:w="425" w:type="dxa"/>
            <w:tcPrChange w:id="1315" w:author="2" w:date="2021-08-31T10:55:00Z">
              <w:tcPr>
                <w:tcW w:w="425" w:type="dxa"/>
              </w:tcPr>
            </w:tcPrChange>
          </w:tcPr>
          <w:p w14:paraId="25B0F1CF" w14:textId="53E159A1"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7</w:t>
            </w:r>
          </w:p>
        </w:tc>
        <w:tc>
          <w:tcPr>
            <w:tcW w:w="392" w:type="dxa"/>
            <w:tcPrChange w:id="1316" w:author="2" w:date="2021-08-31T10:55:00Z">
              <w:tcPr>
                <w:tcW w:w="392" w:type="dxa"/>
              </w:tcPr>
            </w:tcPrChange>
          </w:tcPr>
          <w:p w14:paraId="10395F61" w14:textId="77672A24"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П</w:t>
            </w:r>
          </w:p>
        </w:tc>
        <w:tc>
          <w:tcPr>
            <w:tcW w:w="553" w:type="dxa"/>
            <w:tcPrChange w:id="1317" w:author="2" w:date="2021-08-31T10:55:00Z">
              <w:tcPr>
                <w:tcW w:w="553" w:type="dxa"/>
              </w:tcPr>
            </w:tcPrChange>
          </w:tcPr>
          <w:p w14:paraId="040CC32A" w14:textId="3E36E889"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1318" w:author="2" w:date="2021-08-31T10:55:00Z">
              <w:tcPr>
                <w:tcW w:w="6001" w:type="dxa"/>
              </w:tcPr>
            </w:tcPrChange>
          </w:tcPr>
          <w:p w14:paraId="0C2C16B0" w14:textId="77777777" w:rsidR="00450F2B" w:rsidRPr="00B419FC" w:rsidRDefault="00450F2B" w:rsidP="00450F2B">
            <w:pPr>
              <w:pStyle w:val="6"/>
              <w:shd w:val="clear" w:color="auto" w:fill="auto"/>
              <w:tabs>
                <w:tab w:val="left" w:pos="308"/>
              </w:tabs>
              <w:spacing w:before="0"/>
              <w:ind w:right="20" w:firstLine="0"/>
              <w:rPr>
                <w:rFonts w:ascii="Times New Roman" w:hAnsi="Times New Roman"/>
                <w:sz w:val="20"/>
                <w:rPrChange w:id="1319" w:author="2" w:date="2021-08-31T10:55:00Z">
                  <w:rPr/>
                </w:rPrChange>
              </w:rPr>
            </w:pPr>
            <w:r w:rsidRPr="00B419FC">
              <w:rPr>
                <w:rFonts w:ascii="Times New Roman" w:hAnsi="Times New Roman"/>
                <w:sz w:val="20"/>
                <w:rPrChange w:id="1320" w:author="2" w:date="2021-08-31T10:55:00Z">
                  <w:rPr/>
                </w:rPrChange>
              </w:rPr>
              <w:t>Катушку с ничтожно малым сопротивлением и индуктивностью 3 Гн присоединяют к источнику тока с ЭДС 15 В и ничтожно малым внутренним сопротивлением. Через какой промежуток времени сила тока в катушке достигнет 50 А?</w:t>
            </w:r>
          </w:p>
          <w:p w14:paraId="78A7DB33" w14:textId="60DE6457" w:rsidR="00C0487D" w:rsidRPr="00450F2B" w:rsidRDefault="00C0487D" w:rsidP="00C0487D">
            <w:pPr>
              <w:spacing w:after="120"/>
              <w:rPr>
                <w:rFonts w:ascii="Times New Roman" w:hAnsi="Times New Roman" w:cs="Times New Roman"/>
                <w:sz w:val="20"/>
                <w:szCs w:val="20"/>
              </w:rPr>
            </w:pPr>
          </w:p>
        </w:tc>
        <w:tc>
          <w:tcPr>
            <w:tcW w:w="4961" w:type="dxa"/>
            <w:gridSpan w:val="2"/>
            <w:tcPrChange w:id="1321" w:author="2" w:date="2021-08-31T10:55:00Z">
              <w:tcPr>
                <w:tcW w:w="4839" w:type="dxa"/>
              </w:tcPr>
            </w:tcPrChange>
          </w:tcPr>
          <w:p w14:paraId="1B22C539" w14:textId="77777777" w:rsidR="00B419FC" w:rsidRPr="006F33AA" w:rsidRDefault="00CF0EA2" w:rsidP="00B419FC">
            <w:pPr>
              <w:pStyle w:val="a4"/>
              <w:numPr>
                <w:ilvl w:val="0"/>
                <w:numId w:val="188"/>
              </w:numPr>
              <w:spacing w:after="120" w:line="240" w:lineRule="auto"/>
              <w:rPr>
                <w:ins w:id="1322" w:author="2" w:date="2021-08-31T10:55:00Z"/>
                <w:rFonts w:ascii="Times New Roman" w:hAnsi="Times New Roman" w:cs="Times New Roman"/>
                <w:sz w:val="20"/>
                <w:szCs w:val="20"/>
              </w:rPr>
            </w:pPr>
            <w:ins w:id="1323" w:author="2" w:date="2021-08-31T10:55:00Z">
              <w:r w:rsidRPr="006F33AA">
                <w:rPr>
                  <w:rFonts w:ascii="Times New Roman" w:hAnsi="Times New Roman" w:cs="Times New Roman"/>
                  <w:sz w:val="20"/>
                  <w:szCs w:val="20"/>
                </w:rPr>
                <w:t>20с</w:t>
              </w:r>
            </w:ins>
          </w:p>
          <w:p w14:paraId="1FF4DEC5" w14:textId="77777777" w:rsidR="00C0487D" w:rsidRPr="006F33AA" w:rsidRDefault="00B419FC" w:rsidP="00B419FC">
            <w:pPr>
              <w:pStyle w:val="a4"/>
              <w:numPr>
                <w:ilvl w:val="0"/>
                <w:numId w:val="188"/>
              </w:numPr>
              <w:spacing w:after="120" w:line="240" w:lineRule="auto"/>
              <w:rPr>
                <w:ins w:id="1324" w:author="2" w:date="2021-08-31T10:55:00Z"/>
                <w:rFonts w:ascii="Times New Roman" w:hAnsi="Times New Roman" w:cs="Times New Roman"/>
                <w:sz w:val="20"/>
                <w:szCs w:val="20"/>
              </w:rPr>
            </w:pPr>
            <w:ins w:id="1325" w:author="2" w:date="2021-08-31T10:55:00Z">
              <w:r w:rsidRPr="006F33AA">
                <w:rPr>
                  <w:rFonts w:ascii="Times New Roman" w:hAnsi="Times New Roman" w:cs="Times New Roman"/>
                  <w:sz w:val="20"/>
                  <w:szCs w:val="20"/>
                </w:rPr>
                <w:t>10с</w:t>
              </w:r>
            </w:ins>
          </w:p>
          <w:p w14:paraId="1012F4D9" w14:textId="77777777" w:rsidR="00CF0EA2" w:rsidRPr="006F33AA" w:rsidRDefault="00CF0EA2" w:rsidP="00B419FC">
            <w:pPr>
              <w:pStyle w:val="a4"/>
              <w:numPr>
                <w:ilvl w:val="0"/>
                <w:numId w:val="188"/>
              </w:numPr>
              <w:spacing w:after="120" w:line="240" w:lineRule="auto"/>
              <w:rPr>
                <w:ins w:id="1326" w:author="2" w:date="2021-08-31T10:55:00Z"/>
                <w:rFonts w:ascii="Times New Roman" w:hAnsi="Times New Roman" w:cs="Times New Roman"/>
                <w:sz w:val="20"/>
                <w:szCs w:val="20"/>
              </w:rPr>
            </w:pPr>
            <w:ins w:id="1327" w:author="2" w:date="2021-08-31T10:55:00Z">
              <w:r w:rsidRPr="006F33AA">
                <w:rPr>
                  <w:rFonts w:ascii="Times New Roman" w:hAnsi="Times New Roman" w:cs="Times New Roman"/>
                  <w:sz w:val="20"/>
                  <w:szCs w:val="20"/>
                </w:rPr>
                <w:t>30с</w:t>
              </w:r>
            </w:ins>
          </w:p>
          <w:p w14:paraId="5A913587" w14:textId="4247F509" w:rsidR="00C0487D" w:rsidRPr="00450F2B" w:rsidRDefault="00CF0EA2" w:rsidP="00B419FC">
            <w:pPr>
              <w:pStyle w:val="a4"/>
              <w:numPr>
                <w:ilvl w:val="0"/>
                <w:numId w:val="188"/>
              </w:numPr>
              <w:spacing w:after="120" w:line="240" w:lineRule="auto"/>
              <w:rPr>
                <w:rFonts w:ascii="Times New Roman" w:hAnsi="Times New Roman" w:cs="Times New Roman"/>
                <w:sz w:val="20"/>
                <w:szCs w:val="20"/>
              </w:rPr>
              <w:pPrChange w:id="1328" w:author="2" w:date="2021-08-31T10:55:00Z">
                <w:pPr>
                  <w:framePr w:hSpace="180" w:wrap="around" w:hAnchor="margin" w:y="665"/>
                  <w:spacing w:after="120"/>
                </w:pPr>
              </w:pPrChange>
            </w:pPr>
            <w:ins w:id="1329" w:author="2" w:date="2021-08-31T10:55:00Z">
              <w:r w:rsidRPr="006F33AA">
                <w:rPr>
                  <w:rFonts w:ascii="Times New Roman" w:hAnsi="Times New Roman" w:cs="Times New Roman"/>
                  <w:sz w:val="20"/>
                  <w:szCs w:val="20"/>
                </w:rPr>
                <w:t>40с</w:t>
              </w:r>
            </w:ins>
          </w:p>
        </w:tc>
        <w:tc>
          <w:tcPr>
            <w:tcW w:w="567" w:type="dxa"/>
            <w:gridSpan w:val="2"/>
            <w:tcPrChange w:id="1330" w:author="2" w:date="2021-08-31T10:55:00Z">
              <w:tcPr>
                <w:tcW w:w="547" w:type="dxa"/>
              </w:tcPr>
            </w:tcPrChange>
          </w:tcPr>
          <w:p w14:paraId="0B996A9D" w14:textId="5D9029B1" w:rsidR="00C0487D" w:rsidRPr="004B35C4" w:rsidRDefault="00B419FC" w:rsidP="00C0487D">
            <w:pPr>
              <w:tabs>
                <w:tab w:val="left" w:pos="600"/>
              </w:tabs>
              <w:ind w:right="34"/>
            </w:pPr>
            <w:ins w:id="1331" w:author="2" w:date="2021-08-31T10:55:00Z">
              <w:r>
                <w:t>2</w:t>
              </w:r>
            </w:ins>
          </w:p>
        </w:tc>
      </w:tr>
      <w:tr w:rsidR="00C0487D" w14:paraId="4AAFFBA1" w14:textId="179BB1A6" w:rsidTr="00911EF6">
        <w:tc>
          <w:tcPr>
            <w:tcW w:w="846" w:type="dxa"/>
            <w:tcPrChange w:id="1332" w:author="2" w:date="2021-08-31T10:55:00Z">
              <w:tcPr>
                <w:tcW w:w="846" w:type="dxa"/>
              </w:tcPr>
            </w:tcPrChange>
          </w:tcPr>
          <w:p w14:paraId="3E490078" w14:textId="77777777" w:rsidR="00C0487D" w:rsidRDefault="00C0487D" w:rsidP="00C0487D">
            <w:pPr>
              <w:spacing w:after="120"/>
              <w:rPr>
                <w:rFonts w:ascii="Times New Roman" w:hAnsi="Times New Roman" w:cs="Times New Roman"/>
                <w:sz w:val="24"/>
                <w:szCs w:val="24"/>
              </w:rPr>
            </w:pPr>
          </w:p>
        </w:tc>
        <w:tc>
          <w:tcPr>
            <w:tcW w:w="1843" w:type="dxa"/>
            <w:tcPrChange w:id="1333" w:author="2" w:date="2021-08-31T10:55:00Z">
              <w:tcPr>
                <w:tcW w:w="1843" w:type="dxa"/>
              </w:tcPr>
            </w:tcPrChange>
          </w:tcPr>
          <w:p w14:paraId="11A3DF67" w14:textId="493CB4AC" w:rsidR="00C0487D" w:rsidRDefault="00C0487D" w:rsidP="00C0487D">
            <w:pPr>
              <w:spacing w:after="120"/>
              <w:rPr>
                <w:rFonts w:ascii="Times New Roman" w:hAnsi="Times New Roman" w:cs="Times New Roman"/>
                <w:sz w:val="24"/>
                <w:szCs w:val="24"/>
              </w:rPr>
            </w:pPr>
          </w:p>
        </w:tc>
        <w:tc>
          <w:tcPr>
            <w:tcW w:w="425" w:type="dxa"/>
            <w:tcPrChange w:id="1334" w:author="2" w:date="2021-08-31T10:55:00Z">
              <w:tcPr>
                <w:tcW w:w="425" w:type="dxa"/>
              </w:tcPr>
            </w:tcPrChange>
          </w:tcPr>
          <w:p w14:paraId="56BE23CB" w14:textId="52F2321C" w:rsidR="00C0487D" w:rsidRDefault="00C0487D" w:rsidP="00C0487D">
            <w:pPr>
              <w:spacing w:after="120"/>
              <w:rPr>
                <w:rFonts w:ascii="Times New Roman" w:hAnsi="Times New Roman" w:cs="Times New Roman"/>
                <w:sz w:val="24"/>
                <w:szCs w:val="24"/>
              </w:rPr>
            </w:pPr>
          </w:p>
        </w:tc>
        <w:tc>
          <w:tcPr>
            <w:tcW w:w="392" w:type="dxa"/>
            <w:tcPrChange w:id="1335" w:author="2" w:date="2021-08-31T10:55:00Z">
              <w:tcPr>
                <w:tcW w:w="392" w:type="dxa"/>
              </w:tcPr>
            </w:tcPrChange>
          </w:tcPr>
          <w:p w14:paraId="5770177C" w14:textId="30793410" w:rsidR="00C0487D" w:rsidRDefault="00C0487D" w:rsidP="00C0487D">
            <w:pPr>
              <w:spacing w:after="120"/>
              <w:rPr>
                <w:rFonts w:ascii="Times New Roman" w:hAnsi="Times New Roman" w:cs="Times New Roman"/>
                <w:sz w:val="24"/>
                <w:szCs w:val="24"/>
              </w:rPr>
            </w:pPr>
          </w:p>
        </w:tc>
        <w:tc>
          <w:tcPr>
            <w:tcW w:w="553" w:type="dxa"/>
            <w:tcPrChange w:id="1336" w:author="2" w:date="2021-08-31T10:55:00Z">
              <w:tcPr>
                <w:tcW w:w="553" w:type="dxa"/>
              </w:tcPr>
            </w:tcPrChange>
          </w:tcPr>
          <w:p w14:paraId="0241C9BD" w14:textId="5B83AAF5"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1337" w:author="2" w:date="2021-08-31T10:55:00Z">
              <w:tcPr>
                <w:tcW w:w="6001" w:type="dxa"/>
              </w:tcPr>
            </w:tcPrChange>
          </w:tcPr>
          <w:p w14:paraId="73882A39" w14:textId="77777777" w:rsidR="00450F2B" w:rsidRPr="00B419FC" w:rsidRDefault="00450F2B" w:rsidP="00450F2B">
            <w:pPr>
              <w:pStyle w:val="6"/>
              <w:shd w:val="clear" w:color="auto" w:fill="auto"/>
              <w:tabs>
                <w:tab w:val="left" w:pos="313"/>
              </w:tabs>
              <w:spacing w:before="0"/>
              <w:ind w:right="20" w:firstLine="0"/>
              <w:rPr>
                <w:rFonts w:ascii="Times New Roman" w:hAnsi="Times New Roman"/>
                <w:sz w:val="20"/>
                <w:rPrChange w:id="1338" w:author="2" w:date="2021-08-31T10:55:00Z">
                  <w:rPr/>
                </w:rPrChange>
              </w:rPr>
            </w:pPr>
            <w:r w:rsidRPr="00B419FC">
              <w:rPr>
                <w:rFonts w:ascii="Times New Roman" w:hAnsi="Times New Roman"/>
                <w:sz w:val="20"/>
                <w:rPrChange w:id="1339" w:author="2" w:date="2021-08-31T10:55:00Z">
                  <w:rPr/>
                </w:rPrChange>
              </w:rPr>
              <w:t>По катушке длиной 20 см и диаметром 3 см, имеющей 400 витков, течет ток 2 А. Найти индуктивность катушки и магнитный поток, пронизывающий ее сечение.</w:t>
            </w:r>
          </w:p>
          <w:p w14:paraId="30E51B66" w14:textId="433D054E" w:rsidR="00C0487D" w:rsidRPr="00450F2B" w:rsidRDefault="00C0487D" w:rsidP="00C0487D">
            <w:pPr>
              <w:spacing w:after="120"/>
              <w:rPr>
                <w:rFonts w:ascii="Times New Roman" w:hAnsi="Times New Roman" w:cs="Times New Roman"/>
                <w:sz w:val="20"/>
                <w:szCs w:val="20"/>
              </w:rPr>
            </w:pPr>
          </w:p>
        </w:tc>
        <w:tc>
          <w:tcPr>
            <w:tcW w:w="4961" w:type="dxa"/>
            <w:gridSpan w:val="2"/>
            <w:tcPrChange w:id="1340" w:author="2" w:date="2021-08-31T10:55:00Z">
              <w:tcPr>
                <w:tcW w:w="4839" w:type="dxa"/>
              </w:tcPr>
            </w:tcPrChange>
          </w:tcPr>
          <w:p w14:paraId="7E9C59D1" w14:textId="77777777" w:rsidR="00B419FC" w:rsidRPr="006F33AA" w:rsidRDefault="00CF0EA2" w:rsidP="00B419FC">
            <w:pPr>
              <w:pStyle w:val="a4"/>
              <w:numPr>
                <w:ilvl w:val="0"/>
                <w:numId w:val="189"/>
              </w:numPr>
              <w:spacing w:after="120" w:line="240" w:lineRule="auto"/>
              <w:rPr>
                <w:ins w:id="1341" w:author="2" w:date="2021-08-31T10:55:00Z"/>
                <w:rFonts w:ascii="Times New Roman" w:hAnsi="Times New Roman" w:cs="Times New Roman"/>
                <w:sz w:val="20"/>
                <w:szCs w:val="20"/>
              </w:rPr>
            </w:pPr>
            <w:ins w:id="1342" w:author="2" w:date="2021-08-31T10:55:00Z">
              <w:r w:rsidRPr="006F33AA">
                <w:rPr>
                  <w:rFonts w:ascii="Times New Roman" w:hAnsi="Times New Roman" w:cs="Times New Roman"/>
                  <w:sz w:val="20"/>
                  <w:szCs w:val="20"/>
                </w:rPr>
                <w:t>680 мкГн; 4,46мкВб</w:t>
              </w:r>
            </w:ins>
          </w:p>
          <w:p w14:paraId="4F2EA40E" w14:textId="77777777" w:rsidR="00B419FC" w:rsidRPr="006F33AA" w:rsidRDefault="00CF0EA2" w:rsidP="00B419FC">
            <w:pPr>
              <w:pStyle w:val="a4"/>
              <w:numPr>
                <w:ilvl w:val="0"/>
                <w:numId w:val="189"/>
              </w:numPr>
              <w:spacing w:after="120" w:line="240" w:lineRule="auto"/>
              <w:rPr>
                <w:ins w:id="1343" w:author="2" w:date="2021-08-31T10:55:00Z"/>
                <w:rFonts w:ascii="Times New Roman" w:hAnsi="Times New Roman" w:cs="Times New Roman"/>
                <w:sz w:val="20"/>
                <w:szCs w:val="20"/>
              </w:rPr>
            </w:pPr>
            <w:ins w:id="1344" w:author="2" w:date="2021-08-31T10:55:00Z">
              <w:r w:rsidRPr="006F33AA">
                <w:rPr>
                  <w:rFonts w:ascii="Times New Roman" w:hAnsi="Times New Roman" w:cs="Times New Roman"/>
                  <w:sz w:val="20"/>
                  <w:szCs w:val="20"/>
                </w:rPr>
                <w:t>355 мкГн; 7,1мкВб</w:t>
              </w:r>
            </w:ins>
          </w:p>
          <w:p w14:paraId="4B58941D" w14:textId="77777777" w:rsidR="00B419FC" w:rsidRPr="006F33AA" w:rsidRDefault="00CF0EA2" w:rsidP="00B419FC">
            <w:pPr>
              <w:pStyle w:val="a4"/>
              <w:numPr>
                <w:ilvl w:val="0"/>
                <w:numId w:val="189"/>
              </w:numPr>
              <w:spacing w:after="120" w:line="240" w:lineRule="auto"/>
              <w:rPr>
                <w:ins w:id="1345" w:author="2" w:date="2021-08-31T10:55:00Z"/>
                <w:rFonts w:ascii="Times New Roman" w:hAnsi="Times New Roman" w:cs="Times New Roman"/>
                <w:sz w:val="20"/>
                <w:szCs w:val="20"/>
              </w:rPr>
            </w:pPr>
            <w:ins w:id="1346" w:author="2" w:date="2021-08-31T10:55:00Z">
              <w:r w:rsidRPr="006F33AA">
                <w:rPr>
                  <w:rFonts w:ascii="Times New Roman" w:hAnsi="Times New Roman" w:cs="Times New Roman"/>
                  <w:sz w:val="20"/>
                  <w:szCs w:val="20"/>
                </w:rPr>
                <w:t>14,2 мкГн; 7,1мкВб</w:t>
              </w:r>
            </w:ins>
          </w:p>
          <w:p w14:paraId="6058D353" w14:textId="2036ED03" w:rsidR="00C0487D" w:rsidRPr="00450F2B" w:rsidRDefault="00B419FC" w:rsidP="00B419FC">
            <w:pPr>
              <w:pStyle w:val="a4"/>
              <w:numPr>
                <w:ilvl w:val="0"/>
                <w:numId w:val="189"/>
              </w:numPr>
              <w:spacing w:after="120" w:line="240" w:lineRule="auto"/>
              <w:rPr>
                <w:rFonts w:ascii="Times New Roman" w:hAnsi="Times New Roman" w:cs="Times New Roman"/>
                <w:sz w:val="20"/>
                <w:szCs w:val="20"/>
              </w:rPr>
              <w:pPrChange w:id="1347" w:author="2" w:date="2021-08-31T10:55:00Z">
                <w:pPr>
                  <w:framePr w:hSpace="180" w:wrap="around" w:hAnchor="margin" w:y="665"/>
                  <w:spacing w:after="120"/>
                </w:pPr>
              </w:pPrChange>
            </w:pPr>
            <w:ins w:id="1348" w:author="2" w:date="2021-08-31T10:55:00Z">
              <w:r w:rsidRPr="006F33AA">
                <w:rPr>
                  <w:rFonts w:ascii="Times New Roman" w:hAnsi="Times New Roman" w:cs="Times New Roman"/>
                  <w:sz w:val="20"/>
                  <w:szCs w:val="20"/>
                </w:rPr>
                <w:t>710 мкГн; 3,55мкВб</w:t>
              </w:r>
            </w:ins>
          </w:p>
        </w:tc>
        <w:tc>
          <w:tcPr>
            <w:tcW w:w="567" w:type="dxa"/>
            <w:gridSpan w:val="2"/>
            <w:tcPrChange w:id="1349" w:author="2" w:date="2021-08-31T10:55:00Z">
              <w:tcPr>
                <w:tcW w:w="547" w:type="dxa"/>
              </w:tcPr>
            </w:tcPrChange>
          </w:tcPr>
          <w:p w14:paraId="4AFAF203" w14:textId="762F42B6" w:rsidR="00C0487D" w:rsidRPr="004B35C4" w:rsidRDefault="00B419FC" w:rsidP="00C0487D">
            <w:pPr>
              <w:tabs>
                <w:tab w:val="left" w:pos="600"/>
              </w:tabs>
              <w:ind w:right="34"/>
              <w:rPr>
                <w:rFonts w:ascii="Times New Roman" w:hAnsi="Times New Roman" w:cs="Times New Roman"/>
                <w:sz w:val="24"/>
                <w:szCs w:val="24"/>
              </w:rPr>
            </w:pPr>
            <w:ins w:id="1350" w:author="2" w:date="2021-08-31T10:55:00Z">
              <w:r>
                <w:rPr>
                  <w:rFonts w:ascii="Times New Roman" w:hAnsi="Times New Roman" w:cs="Times New Roman"/>
                  <w:sz w:val="24"/>
                  <w:szCs w:val="24"/>
                </w:rPr>
                <w:t>4</w:t>
              </w:r>
            </w:ins>
          </w:p>
        </w:tc>
      </w:tr>
      <w:tr w:rsidR="00C0487D" w14:paraId="30A3303D" w14:textId="18234C96" w:rsidTr="00911EF6">
        <w:tc>
          <w:tcPr>
            <w:tcW w:w="846" w:type="dxa"/>
            <w:tcPrChange w:id="1351" w:author="2" w:date="2021-08-31T10:55:00Z">
              <w:tcPr>
                <w:tcW w:w="846" w:type="dxa"/>
              </w:tcPr>
            </w:tcPrChange>
          </w:tcPr>
          <w:p w14:paraId="67DD1B75" w14:textId="77777777" w:rsidR="00C0487D" w:rsidRDefault="00C0487D" w:rsidP="00C0487D">
            <w:pPr>
              <w:spacing w:after="120"/>
              <w:rPr>
                <w:rFonts w:ascii="Times New Roman" w:hAnsi="Times New Roman" w:cs="Times New Roman"/>
                <w:sz w:val="24"/>
                <w:szCs w:val="24"/>
              </w:rPr>
            </w:pPr>
          </w:p>
        </w:tc>
        <w:tc>
          <w:tcPr>
            <w:tcW w:w="1843" w:type="dxa"/>
            <w:tcPrChange w:id="1352" w:author="2" w:date="2021-08-31T10:55:00Z">
              <w:tcPr>
                <w:tcW w:w="1843" w:type="dxa"/>
              </w:tcPr>
            </w:tcPrChange>
          </w:tcPr>
          <w:p w14:paraId="28733C36" w14:textId="77777777" w:rsidR="00C0487D" w:rsidRDefault="00C0487D" w:rsidP="00C0487D">
            <w:pPr>
              <w:spacing w:after="120"/>
              <w:rPr>
                <w:rFonts w:ascii="Times New Roman" w:hAnsi="Times New Roman" w:cs="Times New Roman"/>
                <w:sz w:val="24"/>
                <w:szCs w:val="24"/>
              </w:rPr>
            </w:pPr>
          </w:p>
        </w:tc>
        <w:tc>
          <w:tcPr>
            <w:tcW w:w="425" w:type="dxa"/>
            <w:tcPrChange w:id="1353" w:author="2" w:date="2021-08-31T10:55:00Z">
              <w:tcPr>
                <w:tcW w:w="425" w:type="dxa"/>
              </w:tcPr>
            </w:tcPrChange>
          </w:tcPr>
          <w:p w14:paraId="67D99BE3" w14:textId="77777777" w:rsidR="00C0487D" w:rsidRDefault="00C0487D" w:rsidP="00C0487D">
            <w:pPr>
              <w:spacing w:after="120"/>
              <w:rPr>
                <w:rFonts w:ascii="Times New Roman" w:hAnsi="Times New Roman" w:cs="Times New Roman"/>
                <w:sz w:val="24"/>
                <w:szCs w:val="24"/>
              </w:rPr>
            </w:pPr>
          </w:p>
        </w:tc>
        <w:tc>
          <w:tcPr>
            <w:tcW w:w="392" w:type="dxa"/>
            <w:tcPrChange w:id="1354" w:author="2" w:date="2021-08-31T10:55:00Z">
              <w:tcPr>
                <w:tcW w:w="392" w:type="dxa"/>
              </w:tcPr>
            </w:tcPrChange>
          </w:tcPr>
          <w:p w14:paraId="223E3D1E" w14:textId="77777777" w:rsidR="00C0487D" w:rsidRDefault="00C0487D" w:rsidP="00C0487D">
            <w:pPr>
              <w:spacing w:after="120"/>
              <w:rPr>
                <w:rFonts w:ascii="Times New Roman" w:hAnsi="Times New Roman" w:cs="Times New Roman"/>
                <w:sz w:val="24"/>
                <w:szCs w:val="24"/>
              </w:rPr>
            </w:pPr>
          </w:p>
        </w:tc>
        <w:tc>
          <w:tcPr>
            <w:tcW w:w="553" w:type="dxa"/>
            <w:tcPrChange w:id="1355" w:author="2" w:date="2021-08-31T10:55:00Z">
              <w:tcPr>
                <w:tcW w:w="553" w:type="dxa"/>
              </w:tcPr>
            </w:tcPrChange>
          </w:tcPr>
          <w:p w14:paraId="48BB5FB8" w14:textId="65425504"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1356" w:author="2" w:date="2021-08-31T10:55:00Z">
              <w:tcPr>
                <w:tcW w:w="6001" w:type="dxa"/>
              </w:tcPr>
            </w:tcPrChange>
          </w:tcPr>
          <w:p w14:paraId="5C96D163" w14:textId="5C97E221" w:rsidR="00450F2B" w:rsidRPr="00B419FC" w:rsidRDefault="00450F2B" w:rsidP="00B419FC">
            <w:pPr>
              <w:pStyle w:val="6"/>
              <w:shd w:val="clear" w:color="auto" w:fill="auto"/>
              <w:tabs>
                <w:tab w:val="left" w:pos="322"/>
              </w:tabs>
              <w:spacing w:before="0" w:line="240" w:lineRule="auto"/>
              <w:ind w:firstLine="0"/>
              <w:jc w:val="left"/>
              <w:rPr>
                <w:rFonts w:ascii="Times New Roman" w:hAnsi="Times New Roman"/>
                <w:sz w:val="20"/>
                <w:rPrChange w:id="1357" w:author="2" w:date="2021-08-31T10:55:00Z">
                  <w:rPr/>
                </w:rPrChange>
              </w:rPr>
              <w:pPrChange w:id="1358" w:author="2" w:date="2021-08-31T10:55:00Z">
                <w:pPr>
                  <w:pStyle w:val="6"/>
                  <w:framePr w:hSpace="180" w:wrap="around" w:hAnchor="margin" w:y="665"/>
                  <w:shd w:val="clear" w:color="auto" w:fill="auto"/>
                  <w:tabs>
                    <w:tab w:val="left" w:pos="322"/>
                  </w:tabs>
                  <w:spacing w:before="0"/>
                  <w:ind w:right="20" w:firstLine="0"/>
                </w:pPr>
              </w:pPrChange>
            </w:pPr>
            <w:r w:rsidRPr="00B419FC">
              <w:rPr>
                <w:rFonts w:ascii="Times New Roman" w:hAnsi="Times New Roman"/>
                <w:sz w:val="20"/>
                <w:rPrChange w:id="1359" w:author="2" w:date="2021-08-31T10:55:00Z">
                  <w:rPr/>
                </w:rPrChange>
              </w:rPr>
              <w:t>Катушка сопротивлением 50 Ом и индуктивностью 10</w:t>
            </w:r>
            <w:ins w:id="1360" w:author="2" w:date="2021-08-31T10:55:00Z">
              <w:r w:rsidR="00B419FC" w:rsidRPr="00B419FC">
                <w:rPr>
                  <w:rFonts w:ascii="Times New Roman" w:hAnsi="Times New Roman" w:cs="Times New Roman"/>
                  <w:sz w:val="20"/>
                  <w:szCs w:val="20"/>
                  <w:vertAlign w:val="superscript"/>
                </w:rPr>
                <w:t>-</w:t>
              </w:r>
            </w:ins>
            <w:del w:id="1361" w:author="2" w:date="2021-08-31T10:55:00Z">
              <w:r>
                <w:delText>~</w:delText>
              </w:r>
            </w:del>
            <w:r w:rsidRPr="00B419FC">
              <w:rPr>
                <w:rFonts w:ascii="Times New Roman" w:hAnsi="Times New Roman"/>
                <w:sz w:val="20"/>
                <w:vertAlign w:val="superscript"/>
                <w:rPrChange w:id="1362" w:author="2" w:date="2021-08-31T10:55:00Z">
                  <w:rPr>
                    <w:vertAlign w:val="superscript"/>
                  </w:rPr>
                </w:rPrChange>
              </w:rPr>
              <w:t>3</w:t>
            </w:r>
            <w:r w:rsidRPr="00B419FC">
              <w:rPr>
                <w:rFonts w:ascii="Times New Roman" w:hAnsi="Times New Roman"/>
                <w:sz w:val="20"/>
                <w:rPrChange w:id="1363" w:author="2" w:date="2021-08-31T10:55:00Z">
                  <w:rPr/>
                </w:rPrChange>
              </w:rPr>
              <w:t xml:space="preserve"> Гн нахо</w:t>
            </w:r>
            <w:r w:rsidRPr="00B419FC">
              <w:rPr>
                <w:rFonts w:ascii="Times New Roman" w:hAnsi="Times New Roman"/>
                <w:sz w:val="20"/>
                <w:rPrChange w:id="1364" w:author="2" w:date="2021-08-31T10:55:00Z">
                  <w:rPr/>
                </w:rPrChange>
              </w:rPr>
              <w:softHyphen/>
              <w:t>дится в магнитном поле. При равномерном изменении магнитно</w:t>
            </w:r>
            <w:r w:rsidRPr="00B419FC">
              <w:rPr>
                <w:rFonts w:ascii="Times New Roman" w:hAnsi="Times New Roman"/>
                <w:sz w:val="20"/>
                <w:rPrChange w:id="1365" w:author="2" w:date="2021-08-31T10:55:00Z">
                  <w:rPr/>
                </w:rPrChange>
              </w:rPr>
              <w:softHyphen/>
              <w:t xml:space="preserve">го поля поток через катушку возрос на </w:t>
            </w:r>
            <w:ins w:id="1366" w:author="2" w:date="2021-08-31T10:55:00Z">
              <w:r w:rsidR="00B419FC">
                <w:rPr>
                  <w:rStyle w:val="2pt"/>
                  <w:rFonts w:ascii="Times New Roman" w:hAnsi="Times New Roman" w:cs="Times New Roman"/>
                  <w:sz w:val="20"/>
                  <w:szCs w:val="20"/>
                </w:rPr>
                <w:t>10</w:t>
              </w:r>
              <w:r w:rsidR="00B419FC">
                <w:rPr>
                  <w:rStyle w:val="2pt"/>
                  <w:rFonts w:ascii="Times New Roman" w:hAnsi="Times New Roman" w:cs="Times New Roman"/>
                  <w:sz w:val="20"/>
                  <w:szCs w:val="20"/>
                  <w:vertAlign w:val="superscript"/>
                </w:rPr>
                <w:t>-3</w:t>
              </w:r>
            </w:ins>
            <w:del w:id="1367" w:author="2" w:date="2021-08-31T10:55:00Z">
              <w:r>
                <w:rPr>
                  <w:rStyle w:val="2pt"/>
                </w:rPr>
                <w:delText>10</w:delText>
              </w:r>
              <w:r>
                <w:rPr>
                  <w:rStyle w:val="2pt"/>
                  <w:vertAlign w:val="superscript"/>
                </w:rPr>
                <w:delText>3</w:delText>
              </w:r>
            </w:del>
            <w:r w:rsidRPr="00B419FC">
              <w:rPr>
                <w:rFonts w:ascii="Times New Roman" w:hAnsi="Times New Roman"/>
                <w:sz w:val="20"/>
                <w:rPrChange w:id="1368" w:author="2" w:date="2021-08-31T10:55:00Z">
                  <w:rPr/>
                </w:rPrChange>
              </w:rPr>
              <w:t xml:space="preserve"> Вб и ток в катушке увеличился на 0,1 А. Какой заряд прошел за это время по ка</w:t>
            </w:r>
            <w:r w:rsidRPr="00B419FC">
              <w:rPr>
                <w:rFonts w:ascii="Times New Roman" w:hAnsi="Times New Roman"/>
                <w:sz w:val="20"/>
                <w:rPrChange w:id="1369" w:author="2" w:date="2021-08-31T10:55:00Z">
                  <w:rPr/>
                </w:rPrChange>
              </w:rPr>
              <w:softHyphen/>
              <w:t>тушке?</w:t>
            </w:r>
          </w:p>
          <w:p w14:paraId="5753FC0B" w14:textId="77777777" w:rsidR="00C0487D" w:rsidRPr="00B419FC" w:rsidRDefault="00C0487D" w:rsidP="00C0487D">
            <w:pPr>
              <w:spacing w:after="120"/>
              <w:rPr>
                <w:rFonts w:ascii="Times New Roman" w:hAnsi="Times New Roman"/>
                <w:sz w:val="20"/>
                <w:rPrChange w:id="1370" w:author="2" w:date="2021-08-31T10:55:00Z">
                  <w:rPr>
                    <w:rFonts w:ascii="Times New Roman" w:hAnsi="Times New Roman" w:cs="Times New Roman"/>
                    <w:sz w:val="24"/>
                    <w:szCs w:val="24"/>
                  </w:rPr>
                </w:rPrChange>
              </w:rPr>
            </w:pPr>
          </w:p>
        </w:tc>
        <w:tc>
          <w:tcPr>
            <w:tcW w:w="4961" w:type="dxa"/>
            <w:gridSpan w:val="2"/>
            <w:tcPrChange w:id="1371" w:author="2" w:date="2021-08-31T10:55:00Z">
              <w:tcPr>
                <w:tcW w:w="4839" w:type="dxa"/>
              </w:tcPr>
            </w:tcPrChange>
          </w:tcPr>
          <w:p w14:paraId="49CAE9F3" w14:textId="77777777" w:rsidR="00B419FC" w:rsidRPr="006F33AA" w:rsidRDefault="00CF0EA2" w:rsidP="00B419FC">
            <w:pPr>
              <w:pStyle w:val="a4"/>
              <w:numPr>
                <w:ilvl w:val="0"/>
                <w:numId w:val="190"/>
              </w:numPr>
              <w:spacing w:after="0" w:line="240" w:lineRule="auto"/>
              <w:rPr>
                <w:ins w:id="1372" w:author="2" w:date="2021-08-31T10:55:00Z"/>
                <w:rFonts w:ascii="Times New Roman" w:hAnsi="Times New Roman" w:cs="Times New Roman"/>
                <w:sz w:val="20"/>
                <w:szCs w:val="20"/>
              </w:rPr>
            </w:pPr>
            <w:ins w:id="1373" w:author="2" w:date="2021-08-31T10:55:00Z">
              <w:r w:rsidRPr="006F33AA">
                <w:rPr>
                  <w:rFonts w:ascii="Times New Roman" w:hAnsi="Times New Roman" w:cs="Times New Roman"/>
                  <w:sz w:val="20"/>
                  <w:szCs w:val="20"/>
                </w:rPr>
                <w:t>9 мкКл</w:t>
              </w:r>
            </w:ins>
          </w:p>
          <w:p w14:paraId="087DE094" w14:textId="77777777" w:rsidR="00C0487D" w:rsidRPr="006F33AA" w:rsidRDefault="00B419FC" w:rsidP="00B419FC">
            <w:pPr>
              <w:pStyle w:val="a4"/>
              <w:numPr>
                <w:ilvl w:val="0"/>
                <w:numId w:val="190"/>
              </w:numPr>
              <w:spacing w:after="0" w:line="240" w:lineRule="auto"/>
              <w:rPr>
                <w:ins w:id="1374" w:author="2" w:date="2021-08-31T10:55:00Z"/>
                <w:rFonts w:ascii="Times New Roman" w:hAnsi="Times New Roman" w:cs="Times New Roman"/>
                <w:sz w:val="20"/>
                <w:szCs w:val="20"/>
              </w:rPr>
            </w:pPr>
            <w:ins w:id="1375" w:author="2" w:date="2021-08-31T10:55:00Z">
              <w:r w:rsidRPr="006F33AA">
                <w:rPr>
                  <w:rFonts w:ascii="Times New Roman" w:hAnsi="Times New Roman" w:cs="Times New Roman"/>
                  <w:sz w:val="20"/>
                  <w:szCs w:val="20"/>
                </w:rPr>
                <w:t>18</w:t>
              </w:r>
              <w:r w:rsidR="00CF0EA2" w:rsidRPr="006F33AA">
                <w:rPr>
                  <w:rFonts w:ascii="Times New Roman" w:hAnsi="Times New Roman" w:cs="Times New Roman"/>
                  <w:sz w:val="20"/>
                  <w:szCs w:val="20"/>
                </w:rPr>
                <w:t xml:space="preserve"> </w:t>
              </w:r>
              <w:r w:rsidRPr="006F33AA">
                <w:rPr>
                  <w:rFonts w:ascii="Times New Roman" w:hAnsi="Times New Roman" w:cs="Times New Roman"/>
                  <w:sz w:val="20"/>
                  <w:szCs w:val="20"/>
                </w:rPr>
                <w:t>мкКл</w:t>
              </w:r>
            </w:ins>
          </w:p>
          <w:p w14:paraId="601D4450" w14:textId="77777777" w:rsidR="00CF0EA2" w:rsidRPr="006F33AA" w:rsidRDefault="00CF0EA2" w:rsidP="00B419FC">
            <w:pPr>
              <w:pStyle w:val="a4"/>
              <w:numPr>
                <w:ilvl w:val="0"/>
                <w:numId w:val="190"/>
              </w:numPr>
              <w:spacing w:after="0" w:line="240" w:lineRule="auto"/>
              <w:rPr>
                <w:ins w:id="1376" w:author="2" w:date="2021-08-31T10:55:00Z"/>
                <w:rFonts w:ascii="Times New Roman" w:hAnsi="Times New Roman" w:cs="Times New Roman"/>
                <w:sz w:val="20"/>
                <w:szCs w:val="20"/>
              </w:rPr>
            </w:pPr>
            <w:ins w:id="1377" w:author="2" w:date="2021-08-31T10:55:00Z">
              <w:r w:rsidRPr="006F33AA">
                <w:rPr>
                  <w:rFonts w:ascii="Times New Roman" w:hAnsi="Times New Roman" w:cs="Times New Roman"/>
                  <w:sz w:val="20"/>
                  <w:szCs w:val="20"/>
                </w:rPr>
                <w:t>24мкКл</w:t>
              </w:r>
            </w:ins>
          </w:p>
          <w:p w14:paraId="4BF928E8" w14:textId="5DD293E4" w:rsidR="00C0487D" w:rsidRPr="00450F2B" w:rsidRDefault="00CF0EA2" w:rsidP="00B419FC">
            <w:pPr>
              <w:pStyle w:val="a4"/>
              <w:numPr>
                <w:ilvl w:val="0"/>
                <w:numId w:val="190"/>
              </w:numPr>
              <w:spacing w:after="0" w:line="240" w:lineRule="auto"/>
              <w:rPr>
                <w:rFonts w:ascii="Times New Roman" w:hAnsi="Times New Roman" w:cs="Times New Roman"/>
                <w:sz w:val="20"/>
                <w:szCs w:val="20"/>
              </w:rPr>
              <w:pPrChange w:id="1378" w:author="2" w:date="2021-08-31T10:55:00Z">
                <w:pPr>
                  <w:framePr w:hSpace="180" w:wrap="around" w:hAnchor="margin" w:y="665"/>
                </w:pPr>
              </w:pPrChange>
            </w:pPr>
            <w:ins w:id="1379" w:author="2" w:date="2021-08-31T10:55:00Z">
              <w:r w:rsidRPr="006F33AA">
                <w:rPr>
                  <w:rFonts w:ascii="Times New Roman" w:hAnsi="Times New Roman" w:cs="Times New Roman"/>
                  <w:sz w:val="20"/>
                  <w:szCs w:val="20"/>
                </w:rPr>
                <w:t>36мкКл</w:t>
              </w:r>
            </w:ins>
          </w:p>
        </w:tc>
        <w:tc>
          <w:tcPr>
            <w:tcW w:w="567" w:type="dxa"/>
            <w:gridSpan w:val="2"/>
            <w:tcPrChange w:id="1380" w:author="2" w:date="2021-08-31T10:55:00Z">
              <w:tcPr>
                <w:tcW w:w="547" w:type="dxa"/>
              </w:tcPr>
            </w:tcPrChange>
          </w:tcPr>
          <w:p w14:paraId="1D3DD4C3" w14:textId="72808211" w:rsidR="00C0487D" w:rsidRPr="004B35C4" w:rsidRDefault="00B419FC" w:rsidP="0012270D">
            <w:pPr>
              <w:pStyle w:val="a4"/>
              <w:numPr>
                <w:ilvl w:val="0"/>
                <w:numId w:val="15"/>
              </w:numPr>
              <w:tabs>
                <w:tab w:val="left" w:pos="600"/>
              </w:tabs>
              <w:spacing w:after="0" w:line="240" w:lineRule="auto"/>
              <w:ind w:left="0" w:right="34"/>
              <w:rPr>
                <w:rFonts w:ascii="Times New Roman" w:hAnsi="Times New Roman" w:cs="Times New Roman"/>
                <w:sz w:val="24"/>
                <w:szCs w:val="24"/>
              </w:rPr>
            </w:pPr>
            <w:ins w:id="1381" w:author="2" w:date="2021-08-31T10:55:00Z">
              <w:r>
                <w:rPr>
                  <w:rFonts w:ascii="Times New Roman" w:hAnsi="Times New Roman" w:cs="Times New Roman"/>
                  <w:sz w:val="24"/>
                  <w:szCs w:val="24"/>
                </w:rPr>
                <w:t>2</w:t>
              </w:r>
            </w:ins>
          </w:p>
        </w:tc>
      </w:tr>
      <w:tr w:rsidR="00C0487D" w14:paraId="5D209CA5" w14:textId="6817EE24" w:rsidTr="00911EF6">
        <w:tc>
          <w:tcPr>
            <w:tcW w:w="846" w:type="dxa"/>
            <w:tcPrChange w:id="1382" w:author="2" w:date="2021-08-31T10:55:00Z">
              <w:tcPr>
                <w:tcW w:w="846" w:type="dxa"/>
              </w:tcPr>
            </w:tcPrChange>
          </w:tcPr>
          <w:p w14:paraId="079414A2" w14:textId="77777777" w:rsidR="00C0487D" w:rsidRDefault="00C0487D" w:rsidP="00C0487D">
            <w:pPr>
              <w:spacing w:after="120"/>
              <w:rPr>
                <w:rFonts w:ascii="Times New Roman" w:hAnsi="Times New Roman" w:cs="Times New Roman"/>
                <w:sz w:val="24"/>
                <w:szCs w:val="24"/>
              </w:rPr>
            </w:pPr>
          </w:p>
        </w:tc>
        <w:tc>
          <w:tcPr>
            <w:tcW w:w="1843" w:type="dxa"/>
            <w:tcPrChange w:id="1383" w:author="2" w:date="2021-08-31T10:55:00Z">
              <w:tcPr>
                <w:tcW w:w="1843" w:type="dxa"/>
              </w:tcPr>
            </w:tcPrChange>
          </w:tcPr>
          <w:p w14:paraId="56E82DFE" w14:textId="77777777" w:rsidR="00C0487D" w:rsidRDefault="00C0487D" w:rsidP="00C0487D">
            <w:pPr>
              <w:spacing w:after="120"/>
              <w:rPr>
                <w:rFonts w:ascii="Times New Roman" w:hAnsi="Times New Roman" w:cs="Times New Roman"/>
                <w:sz w:val="24"/>
                <w:szCs w:val="24"/>
              </w:rPr>
            </w:pPr>
          </w:p>
        </w:tc>
        <w:tc>
          <w:tcPr>
            <w:tcW w:w="425" w:type="dxa"/>
            <w:tcPrChange w:id="1384" w:author="2" w:date="2021-08-31T10:55:00Z">
              <w:tcPr>
                <w:tcW w:w="425" w:type="dxa"/>
              </w:tcPr>
            </w:tcPrChange>
          </w:tcPr>
          <w:p w14:paraId="24394A62" w14:textId="77777777" w:rsidR="00C0487D" w:rsidRDefault="00C0487D" w:rsidP="00C0487D">
            <w:pPr>
              <w:spacing w:after="120"/>
              <w:rPr>
                <w:rFonts w:ascii="Times New Roman" w:hAnsi="Times New Roman" w:cs="Times New Roman"/>
                <w:sz w:val="24"/>
                <w:szCs w:val="24"/>
              </w:rPr>
            </w:pPr>
          </w:p>
        </w:tc>
        <w:tc>
          <w:tcPr>
            <w:tcW w:w="392" w:type="dxa"/>
            <w:tcPrChange w:id="1385" w:author="2" w:date="2021-08-31T10:55:00Z">
              <w:tcPr>
                <w:tcW w:w="392" w:type="dxa"/>
              </w:tcPr>
            </w:tcPrChange>
          </w:tcPr>
          <w:p w14:paraId="44E754AA" w14:textId="77777777" w:rsidR="00C0487D" w:rsidRDefault="00C0487D" w:rsidP="00C0487D">
            <w:pPr>
              <w:spacing w:after="120"/>
              <w:rPr>
                <w:rFonts w:ascii="Times New Roman" w:hAnsi="Times New Roman" w:cs="Times New Roman"/>
                <w:sz w:val="24"/>
                <w:szCs w:val="24"/>
              </w:rPr>
            </w:pPr>
          </w:p>
        </w:tc>
        <w:tc>
          <w:tcPr>
            <w:tcW w:w="553" w:type="dxa"/>
            <w:tcPrChange w:id="1386" w:author="2" w:date="2021-08-31T10:55:00Z">
              <w:tcPr>
                <w:tcW w:w="553" w:type="dxa"/>
              </w:tcPr>
            </w:tcPrChange>
          </w:tcPr>
          <w:p w14:paraId="79A7C709" w14:textId="3CC45664"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1387" w:author="2" w:date="2021-08-31T10:55:00Z">
              <w:tcPr>
                <w:tcW w:w="6001" w:type="dxa"/>
              </w:tcPr>
            </w:tcPrChange>
          </w:tcPr>
          <w:p w14:paraId="4F5BAA28" w14:textId="77777777" w:rsidR="00450F2B" w:rsidRPr="00B419FC" w:rsidRDefault="00450F2B" w:rsidP="00450F2B">
            <w:pPr>
              <w:pStyle w:val="6"/>
              <w:shd w:val="clear" w:color="auto" w:fill="auto"/>
              <w:tabs>
                <w:tab w:val="left" w:pos="327"/>
              </w:tabs>
              <w:spacing w:before="0"/>
              <w:ind w:right="20" w:firstLine="0"/>
              <w:rPr>
                <w:rFonts w:ascii="Times New Roman" w:hAnsi="Times New Roman"/>
                <w:sz w:val="20"/>
                <w:rPrChange w:id="1388" w:author="2" w:date="2021-08-31T10:55:00Z">
                  <w:rPr/>
                </w:rPrChange>
              </w:rPr>
            </w:pPr>
            <w:r w:rsidRPr="00B419FC">
              <w:rPr>
                <w:rFonts w:ascii="Times New Roman" w:hAnsi="Times New Roman"/>
                <w:sz w:val="20"/>
                <w:rPrChange w:id="1389" w:author="2" w:date="2021-08-31T10:55:00Z">
                  <w:rPr/>
                </w:rPrChange>
              </w:rPr>
              <w:t>Через длинный соленоид, индуктивность которого 0,4 мГн и пло</w:t>
            </w:r>
            <w:r w:rsidRPr="00B419FC">
              <w:rPr>
                <w:rFonts w:ascii="Times New Roman" w:hAnsi="Times New Roman"/>
                <w:sz w:val="20"/>
                <w:rPrChange w:id="1390" w:author="2" w:date="2021-08-31T10:55:00Z">
                  <w:rPr/>
                </w:rPrChange>
              </w:rPr>
              <w:softHyphen/>
              <w:t>щадь поперечного сечения 10 см</w:t>
            </w:r>
            <w:r w:rsidRPr="00B419FC">
              <w:rPr>
                <w:rFonts w:ascii="Times New Roman" w:hAnsi="Times New Roman"/>
                <w:sz w:val="20"/>
                <w:vertAlign w:val="superscript"/>
                <w:rPrChange w:id="1391" w:author="2" w:date="2021-08-31T10:55:00Z">
                  <w:rPr>
                    <w:vertAlign w:val="superscript"/>
                  </w:rPr>
                </w:rPrChange>
              </w:rPr>
              <w:t>2</w:t>
            </w:r>
            <w:r w:rsidRPr="00B419FC">
              <w:rPr>
                <w:rFonts w:ascii="Times New Roman" w:hAnsi="Times New Roman"/>
                <w:sz w:val="20"/>
                <w:rPrChange w:id="1392" w:author="2" w:date="2021-08-31T10:55:00Z">
                  <w:rPr/>
                </w:rPrChange>
              </w:rPr>
              <w:t>, проходит ток силой 0,5 А. Ка</w:t>
            </w:r>
            <w:r w:rsidRPr="00B419FC">
              <w:rPr>
                <w:rFonts w:ascii="Times New Roman" w:hAnsi="Times New Roman"/>
                <w:sz w:val="20"/>
                <w:rPrChange w:id="1393" w:author="2" w:date="2021-08-31T10:55:00Z">
                  <w:rPr/>
                </w:rPrChange>
              </w:rPr>
              <w:softHyphen/>
              <w:t>кова индукция поля внутри соленоида, если он содержит 100 витков?</w:t>
            </w:r>
          </w:p>
          <w:p w14:paraId="348B96D6" w14:textId="0A33FDC1" w:rsidR="00C0487D" w:rsidRPr="00B419FC" w:rsidRDefault="00C0487D" w:rsidP="00450F2B">
            <w:pPr>
              <w:spacing w:after="120"/>
              <w:rPr>
                <w:rFonts w:ascii="Times New Roman" w:hAnsi="Times New Roman"/>
                <w:sz w:val="20"/>
                <w:lang w:val="ru"/>
                <w:rPrChange w:id="1394" w:author="2" w:date="2021-08-31T10:55:00Z">
                  <w:rPr>
                    <w:rFonts w:ascii="Times New Roman" w:hAnsi="Times New Roman" w:cs="Times New Roman"/>
                    <w:sz w:val="24"/>
                    <w:szCs w:val="24"/>
                    <w:lang w:val="ru"/>
                  </w:rPr>
                </w:rPrChange>
              </w:rPr>
            </w:pPr>
          </w:p>
        </w:tc>
        <w:tc>
          <w:tcPr>
            <w:tcW w:w="4961" w:type="dxa"/>
            <w:gridSpan w:val="2"/>
            <w:tcPrChange w:id="1395" w:author="2" w:date="2021-08-31T10:55:00Z">
              <w:tcPr>
                <w:tcW w:w="4839" w:type="dxa"/>
              </w:tcPr>
            </w:tcPrChange>
          </w:tcPr>
          <w:p w14:paraId="470ACA20" w14:textId="77777777" w:rsidR="006B484B" w:rsidRPr="006F33AA" w:rsidRDefault="00CF0EA2" w:rsidP="006B484B">
            <w:pPr>
              <w:pStyle w:val="a4"/>
              <w:numPr>
                <w:ilvl w:val="0"/>
                <w:numId w:val="191"/>
              </w:numPr>
              <w:spacing w:after="0" w:line="240" w:lineRule="auto"/>
              <w:rPr>
                <w:ins w:id="1396" w:author="2" w:date="2021-08-31T10:55:00Z"/>
                <w:rFonts w:ascii="Times New Roman" w:hAnsi="Times New Roman" w:cs="Times New Roman"/>
                <w:sz w:val="20"/>
                <w:szCs w:val="20"/>
              </w:rPr>
            </w:pPr>
            <w:ins w:id="1397" w:author="2" w:date="2021-08-31T10:55:00Z">
              <w:r w:rsidRPr="006F33AA">
                <w:rPr>
                  <w:rFonts w:ascii="Times New Roman" w:hAnsi="Times New Roman" w:cs="Times New Roman"/>
                  <w:sz w:val="20"/>
                  <w:szCs w:val="20"/>
                </w:rPr>
                <w:lastRenderedPageBreak/>
                <w:t>4мТл</w:t>
              </w:r>
            </w:ins>
          </w:p>
          <w:p w14:paraId="03F90286" w14:textId="77777777" w:rsidR="006B484B" w:rsidRPr="006F33AA" w:rsidRDefault="00CF0EA2" w:rsidP="006B484B">
            <w:pPr>
              <w:pStyle w:val="a4"/>
              <w:numPr>
                <w:ilvl w:val="0"/>
                <w:numId w:val="191"/>
              </w:numPr>
              <w:spacing w:after="0" w:line="240" w:lineRule="auto"/>
              <w:rPr>
                <w:ins w:id="1398" w:author="2" w:date="2021-08-31T10:55:00Z"/>
                <w:rFonts w:ascii="Times New Roman" w:hAnsi="Times New Roman" w:cs="Times New Roman"/>
                <w:sz w:val="20"/>
                <w:szCs w:val="20"/>
              </w:rPr>
            </w:pPr>
            <w:ins w:id="1399" w:author="2" w:date="2021-08-31T10:55:00Z">
              <w:r w:rsidRPr="006F33AA">
                <w:rPr>
                  <w:rFonts w:ascii="Times New Roman" w:hAnsi="Times New Roman" w:cs="Times New Roman"/>
                  <w:sz w:val="20"/>
                  <w:szCs w:val="20"/>
                </w:rPr>
                <w:t>1мТл</w:t>
              </w:r>
            </w:ins>
          </w:p>
          <w:p w14:paraId="02E27A71" w14:textId="77777777" w:rsidR="00C0487D" w:rsidRPr="006F33AA" w:rsidRDefault="006B484B" w:rsidP="006B484B">
            <w:pPr>
              <w:pStyle w:val="a4"/>
              <w:numPr>
                <w:ilvl w:val="0"/>
                <w:numId w:val="191"/>
              </w:numPr>
              <w:spacing w:after="0" w:line="240" w:lineRule="auto"/>
              <w:rPr>
                <w:ins w:id="1400" w:author="2" w:date="2021-08-31T10:55:00Z"/>
                <w:rFonts w:ascii="Times New Roman" w:hAnsi="Times New Roman" w:cs="Times New Roman"/>
                <w:sz w:val="20"/>
                <w:szCs w:val="20"/>
              </w:rPr>
            </w:pPr>
            <w:ins w:id="1401" w:author="2" w:date="2021-08-31T10:55:00Z">
              <w:r w:rsidRPr="006F33AA">
                <w:rPr>
                  <w:rFonts w:ascii="Times New Roman" w:hAnsi="Times New Roman" w:cs="Times New Roman"/>
                  <w:sz w:val="20"/>
                  <w:szCs w:val="20"/>
                </w:rPr>
                <w:t>2мТл</w:t>
              </w:r>
            </w:ins>
          </w:p>
          <w:p w14:paraId="6A265F3D" w14:textId="457FF786" w:rsidR="00C0487D" w:rsidRPr="00450F2B" w:rsidRDefault="00CF0EA2" w:rsidP="006B484B">
            <w:pPr>
              <w:pStyle w:val="a4"/>
              <w:numPr>
                <w:ilvl w:val="0"/>
                <w:numId w:val="191"/>
              </w:numPr>
              <w:spacing w:after="0" w:line="240" w:lineRule="auto"/>
              <w:rPr>
                <w:rFonts w:ascii="Times New Roman" w:hAnsi="Times New Roman" w:cs="Times New Roman"/>
                <w:sz w:val="20"/>
                <w:szCs w:val="20"/>
              </w:rPr>
              <w:pPrChange w:id="1402" w:author="2" w:date="2021-08-31T10:55:00Z">
                <w:pPr>
                  <w:framePr w:hSpace="180" w:wrap="around" w:hAnchor="margin" w:y="665"/>
                </w:pPr>
              </w:pPrChange>
            </w:pPr>
            <w:ins w:id="1403" w:author="2" w:date="2021-08-31T10:55:00Z">
              <w:r w:rsidRPr="006F33AA">
                <w:rPr>
                  <w:rFonts w:ascii="Times New Roman" w:hAnsi="Times New Roman" w:cs="Times New Roman"/>
                  <w:sz w:val="20"/>
                  <w:szCs w:val="20"/>
                </w:rPr>
                <w:t>5 мТл</w:t>
              </w:r>
            </w:ins>
          </w:p>
        </w:tc>
        <w:tc>
          <w:tcPr>
            <w:tcW w:w="567" w:type="dxa"/>
            <w:gridSpan w:val="2"/>
            <w:tcPrChange w:id="1404" w:author="2" w:date="2021-08-31T10:55:00Z">
              <w:tcPr>
                <w:tcW w:w="547" w:type="dxa"/>
              </w:tcPr>
            </w:tcPrChange>
          </w:tcPr>
          <w:p w14:paraId="7917C8D8" w14:textId="5947AB8B" w:rsidR="00C0487D" w:rsidRPr="004B35C4" w:rsidRDefault="006B484B" w:rsidP="0012270D">
            <w:pPr>
              <w:pStyle w:val="a4"/>
              <w:numPr>
                <w:ilvl w:val="0"/>
                <w:numId w:val="16"/>
              </w:numPr>
              <w:tabs>
                <w:tab w:val="left" w:pos="600"/>
              </w:tabs>
              <w:spacing w:after="0" w:line="240" w:lineRule="auto"/>
              <w:ind w:left="0" w:right="34"/>
              <w:rPr>
                <w:rFonts w:ascii="Times New Roman" w:hAnsi="Times New Roman" w:cs="Times New Roman"/>
                <w:sz w:val="24"/>
                <w:szCs w:val="24"/>
              </w:rPr>
            </w:pPr>
            <w:ins w:id="1405" w:author="2" w:date="2021-08-31T10:55:00Z">
              <w:r>
                <w:rPr>
                  <w:rFonts w:ascii="Times New Roman" w:hAnsi="Times New Roman" w:cs="Times New Roman"/>
                  <w:sz w:val="24"/>
                  <w:szCs w:val="24"/>
                </w:rPr>
                <w:t>3</w:t>
              </w:r>
            </w:ins>
          </w:p>
        </w:tc>
      </w:tr>
      <w:tr w:rsidR="00C0487D" w14:paraId="52355473" w14:textId="20810AA5" w:rsidTr="00911EF6">
        <w:tc>
          <w:tcPr>
            <w:tcW w:w="846" w:type="dxa"/>
            <w:tcPrChange w:id="1406" w:author="2" w:date="2021-08-31T10:55:00Z">
              <w:tcPr>
                <w:tcW w:w="846" w:type="dxa"/>
              </w:tcPr>
            </w:tcPrChange>
          </w:tcPr>
          <w:p w14:paraId="6340E090" w14:textId="77777777" w:rsidR="00C0487D" w:rsidRDefault="00C0487D" w:rsidP="00C0487D">
            <w:pPr>
              <w:spacing w:after="120"/>
              <w:rPr>
                <w:rFonts w:ascii="Times New Roman" w:hAnsi="Times New Roman" w:cs="Times New Roman"/>
                <w:sz w:val="24"/>
                <w:szCs w:val="24"/>
              </w:rPr>
            </w:pPr>
          </w:p>
        </w:tc>
        <w:tc>
          <w:tcPr>
            <w:tcW w:w="1843" w:type="dxa"/>
            <w:tcPrChange w:id="1407" w:author="2" w:date="2021-08-31T10:55:00Z">
              <w:tcPr>
                <w:tcW w:w="1843" w:type="dxa"/>
              </w:tcPr>
            </w:tcPrChange>
          </w:tcPr>
          <w:p w14:paraId="4AF3E0E2" w14:textId="77777777" w:rsidR="00C0487D" w:rsidRDefault="00C0487D" w:rsidP="00C0487D">
            <w:pPr>
              <w:spacing w:after="120"/>
              <w:rPr>
                <w:rFonts w:ascii="Times New Roman" w:hAnsi="Times New Roman" w:cs="Times New Roman"/>
                <w:sz w:val="24"/>
                <w:szCs w:val="24"/>
              </w:rPr>
            </w:pPr>
          </w:p>
        </w:tc>
        <w:tc>
          <w:tcPr>
            <w:tcW w:w="425" w:type="dxa"/>
            <w:tcPrChange w:id="1408" w:author="2" w:date="2021-08-31T10:55:00Z">
              <w:tcPr>
                <w:tcW w:w="425" w:type="dxa"/>
              </w:tcPr>
            </w:tcPrChange>
          </w:tcPr>
          <w:p w14:paraId="09071F83" w14:textId="77777777" w:rsidR="00C0487D" w:rsidRDefault="00C0487D" w:rsidP="00C0487D">
            <w:pPr>
              <w:spacing w:after="120"/>
              <w:rPr>
                <w:rFonts w:ascii="Times New Roman" w:hAnsi="Times New Roman" w:cs="Times New Roman"/>
                <w:sz w:val="24"/>
                <w:szCs w:val="24"/>
              </w:rPr>
            </w:pPr>
          </w:p>
        </w:tc>
        <w:tc>
          <w:tcPr>
            <w:tcW w:w="392" w:type="dxa"/>
            <w:tcPrChange w:id="1409" w:author="2" w:date="2021-08-31T10:55:00Z">
              <w:tcPr>
                <w:tcW w:w="392" w:type="dxa"/>
              </w:tcPr>
            </w:tcPrChange>
          </w:tcPr>
          <w:p w14:paraId="71509D28" w14:textId="77777777" w:rsidR="00C0487D" w:rsidRDefault="00C0487D" w:rsidP="00C0487D">
            <w:pPr>
              <w:spacing w:after="120"/>
              <w:rPr>
                <w:rFonts w:ascii="Times New Roman" w:hAnsi="Times New Roman" w:cs="Times New Roman"/>
                <w:sz w:val="24"/>
                <w:szCs w:val="24"/>
              </w:rPr>
            </w:pPr>
          </w:p>
        </w:tc>
        <w:tc>
          <w:tcPr>
            <w:tcW w:w="553" w:type="dxa"/>
            <w:tcPrChange w:id="1410" w:author="2" w:date="2021-08-31T10:55:00Z">
              <w:tcPr>
                <w:tcW w:w="553" w:type="dxa"/>
              </w:tcPr>
            </w:tcPrChange>
          </w:tcPr>
          <w:p w14:paraId="3CAA0D0E" w14:textId="53330F4C"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1411" w:author="2" w:date="2021-08-31T10:55:00Z">
              <w:tcPr>
                <w:tcW w:w="6001" w:type="dxa"/>
              </w:tcPr>
            </w:tcPrChange>
          </w:tcPr>
          <w:p w14:paraId="5BF856F4" w14:textId="77777777" w:rsidR="00450F2B" w:rsidRDefault="00450F2B" w:rsidP="00450F2B">
            <w:pPr>
              <w:pStyle w:val="6"/>
              <w:shd w:val="clear" w:color="auto" w:fill="auto"/>
              <w:tabs>
                <w:tab w:val="left" w:pos="318"/>
              </w:tabs>
              <w:spacing w:before="0"/>
              <w:ind w:right="20" w:firstLine="0"/>
            </w:pPr>
            <w:r>
              <w:t>Катушка с железным сердечником сечением 20 см</w:t>
            </w:r>
            <w:r>
              <w:rPr>
                <w:vertAlign w:val="superscript"/>
              </w:rPr>
              <w:t>2</w:t>
            </w:r>
            <w:r>
              <w:t xml:space="preserve"> имеет ин</w:t>
            </w:r>
            <w:r>
              <w:softHyphen/>
              <w:t>дуктивность 0,02 Гн. Какой должна быть сила тока в катушке, чтобы индукция магнитного поля в сердечнике была 1 мТл, если катушка содержит 1000 витков?</w:t>
            </w:r>
          </w:p>
          <w:p w14:paraId="62C39FEF" w14:textId="23991BD6" w:rsidR="00C0487D" w:rsidRDefault="00C0487D" w:rsidP="00C0487D">
            <w:pPr>
              <w:spacing w:after="120"/>
              <w:rPr>
                <w:rFonts w:ascii="Times New Roman" w:hAnsi="Times New Roman" w:cs="Times New Roman"/>
                <w:sz w:val="24"/>
                <w:szCs w:val="24"/>
              </w:rPr>
            </w:pPr>
          </w:p>
        </w:tc>
        <w:tc>
          <w:tcPr>
            <w:tcW w:w="4961" w:type="dxa"/>
            <w:gridSpan w:val="2"/>
            <w:tcPrChange w:id="1412" w:author="2" w:date="2021-08-31T10:55:00Z">
              <w:tcPr>
                <w:tcW w:w="4839" w:type="dxa"/>
              </w:tcPr>
            </w:tcPrChange>
          </w:tcPr>
          <w:p w14:paraId="2D8CD880" w14:textId="77777777" w:rsidR="006B484B" w:rsidRPr="006F33AA" w:rsidRDefault="00CF0EA2" w:rsidP="006B484B">
            <w:pPr>
              <w:pStyle w:val="a4"/>
              <w:numPr>
                <w:ilvl w:val="0"/>
                <w:numId w:val="192"/>
              </w:numPr>
              <w:ind w:left="600" w:hanging="283"/>
              <w:rPr>
                <w:ins w:id="1413" w:author="2" w:date="2021-08-31T10:55:00Z"/>
                <w:rFonts w:ascii="Times New Roman" w:hAnsi="Times New Roman" w:cs="Times New Roman"/>
                <w:sz w:val="20"/>
                <w:szCs w:val="20"/>
              </w:rPr>
            </w:pPr>
            <w:ins w:id="1414" w:author="2" w:date="2021-08-31T10:55:00Z">
              <w:r w:rsidRPr="006F33AA">
                <w:rPr>
                  <w:rFonts w:ascii="Times New Roman" w:hAnsi="Times New Roman" w:cs="Times New Roman"/>
                  <w:sz w:val="20"/>
                  <w:szCs w:val="20"/>
                </w:rPr>
                <w:t>0,2 А</w:t>
              </w:r>
            </w:ins>
          </w:p>
          <w:p w14:paraId="0F5A7AA6" w14:textId="77777777" w:rsidR="006B484B" w:rsidRPr="006F33AA" w:rsidRDefault="00CF0EA2" w:rsidP="006B484B">
            <w:pPr>
              <w:pStyle w:val="a4"/>
              <w:numPr>
                <w:ilvl w:val="0"/>
                <w:numId w:val="192"/>
              </w:numPr>
              <w:ind w:left="600" w:hanging="283"/>
              <w:rPr>
                <w:ins w:id="1415" w:author="2" w:date="2021-08-31T10:55:00Z"/>
                <w:rFonts w:ascii="Times New Roman" w:hAnsi="Times New Roman" w:cs="Times New Roman"/>
                <w:sz w:val="20"/>
                <w:szCs w:val="20"/>
              </w:rPr>
            </w:pPr>
            <w:ins w:id="1416" w:author="2" w:date="2021-08-31T10:55:00Z">
              <w:r w:rsidRPr="006F33AA">
                <w:rPr>
                  <w:rFonts w:ascii="Times New Roman" w:hAnsi="Times New Roman" w:cs="Times New Roman"/>
                  <w:sz w:val="20"/>
                  <w:szCs w:val="20"/>
                </w:rPr>
                <w:t>0,4 А</w:t>
              </w:r>
            </w:ins>
          </w:p>
          <w:p w14:paraId="1D1FE51C" w14:textId="77777777" w:rsidR="006B484B" w:rsidRPr="006F33AA" w:rsidRDefault="00CF0EA2" w:rsidP="006B484B">
            <w:pPr>
              <w:pStyle w:val="a4"/>
              <w:numPr>
                <w:ilvl w:val="0"/>
                <w:numId w:val="192"/>
              </w:numPr>
              <w:ind w:left="600" w:hanging="283"/>
              <w:rPr>
                <w:ins w:id="1417" w:author="2" w:date="2021-08-31T10:55:00Z"/>
                <w:rFonts w:ascii="Times New Roman" w:hAnsi="Times New Roman" w:cs="Times New Roman"/>
                <w:sz w:val="20"/>
                <w:szCs w:val="20"/>
              </w:rPr>
            </w:pPr>
            <w:ins w:id="1418" w:author="2" w:date="2021-08-31T10:55:00Z">
              <w:r w:rsidRPr="006F33AA">
                <w:rPr>
                  <w:rFonts w:ascii="Times New Roman" w:hAnsi="Times New Roman" w:cs="Times New Roman"/>
                  <w:sz w:val="20"/>
                  <w:szCs w:val="20"/>
                </w:rPr>
                <w:t>0,5 А</w:t>
              </w:r>
            </w:ins>
          </w:p>
          <w:p w14:paraId="05DB8977" w14:textId="6BA51C7D" w:rsidR="00C0487D" w:rsidRPr="00450F2B" w:rsidRDefault="006B484B" w:rsidP="006B484B">
            <w:pPr>
              <w:pStyle w:val="a4"/>
              <w:numPr>
                <w:ilvl w:val="0"/>
                <w:numId w:val="192"/>
              </w:numPr>
              <w:ind w:left="600" w:hanging="283"/>
              <w:rPr>
                <w:rFonts w:ascii="Times New Roman" w:hAnsi="Times New Roman" w:cs="Times New Roman"/>
                <w:sz w:val="20"/>
                <w:szCs w:val="20"/>
              </w:rPr>
              <w:pPrChange w:id="1419" w:author="2" w:date="2021-08-31T10:55:00Z">
                <w:pPr>
                  <w:pStyle w:val="a4"/>
                  <w:framePr w:hSpace="180" w:wrap="around" w:hAnchor="margin" w:y="665"/>
                </w:pPr>
              </w:pPrChange>
            </w:pPr>
            <w:ins w:id="1420" w:author="2" w:date="2021-08-31T10:55:00Z">
              <w:r w:rsidRPr="006F33AA">
                <w:rPr>
                  <w:rFonts w:ascii="Times New Roman" w:hAnsi="Times New Roman" w:cs="Times New Roman"/>
                  <w:sz w:val="20"/>
                  <w:szCs w:val="20"/>
                </w:rPr>
                <w:t>0,1 А</w:t>
              </w:r>
            </w:ins>
          </w:p>
        </w:tc>
        <w:tc>
          <w:tcPr>
            <w:tcW w:w="567" w:type="dxa"/>
            <w:gridSpan w:val="2"/>
            <w:tcPrChange w:id="1421" w:author="2" w:date="2021-08-31T10:55:00Z">
              <w:tcPr>
                <w:tcW w:w="547" w:type="dxa"/>
              </w:tcPr>
            </w:tcPrChange>
          </w:tcPr>
          <w:p w14:paraId="11821F4E" w14:textId="3842E5E4" w:rsidR="00C0487D" w:rsidRPr="004B35C4" w:rsidRDefault="006B484B" w:rsidP="00C0487D">
            <w:pPr>
              <w:tabs>
                <w:tab w:val="left" w:pos="600"/>
              </w:tabs>
              <w:ind w:right="34"/>
              <w:rPr>
                <w:rFonts w:ascii="Times New Roman" w:eastAsiaTheme="minorEastAsia" w:hAnsi="Times New Roman" w:cs="Times New Roman"/>
                <w:sz w:val="24"/>
                <w:szCs w:val="24"/>
              </w:rPr>
            </w:pPr>
            <w:ins w:id="1422" w:author="2" w:date="2021-08-31T10:55:00Z">
              <w:r>
                <w:rPr>
                  <w:rFonts w:ascii="Times New Roman" w:eastAsiaTheme="minorEastAsia" w:hAnsi="Times New Roman" w:cs="Times New Roman"/>
                  <w:sz w:val="24"/>
                  <w:szCs w:val="24"/>
                </w:rPr>
                <w:t>4</w:t>
              </w:r>
            </w:ins>
          </w:p>
        </w:tc>
      </w:tr>
      <w:tr w:rsidR="00C0487D" w14:paraId="27147F47" w14:textId="47F7B220" w:rsidTr="00911EF6">
        <w:tc>
          <w:tcPr>
            <w:tcW w:w="846" w:type="dxa"/>
            <w:tcPrChange w:id="1423" w:author="2" w:date="2021-08-31T10:55:00Z">
              <w:tcPr>
                <w:tcW w:w="846" w:type="dxa"/>
              </w:tcPr>
            </w:tcPrChange>
          </w:tcPr>
          <w:p w14:paraId="1AB72510" w14:textId="77777777" w:rsidR="00C0487D" w:rsidRDefault="00C0487D" w:rsidP="00C0487D">
            <w:pPr>
              <w:spacing w:after="120"/>
              <w:rPr>
                <w:rFonts w:ascii="Times New Roman" w:hAnsi="Times New Roman" w:cs="Times New Roman"/>
                <w:sz w:val="24"/>
                <w:szCs w:val="24"/>
              </w:rPr>
            </w:pPr>
          </w:p>
        </w:tc>
        <w:tc>
          <w:tcPr>
            <w:tcW w:w="1843" w:type="dxa"/>
            <w:tcPrChange w:id="1424" w:author="2" w:date="2021-08-31T10:55:00Z">
              <w:tcPr>
                <w:tcW w:w="1843" w:type="dxa"/>
              </w:tcPr>
            </w:tcPrChange>
          </w:tcPr>
          <w:p w14:paraId="7F15A0D7" w14:textId="77777777" w:rsidR="00C0487D" w:rsidRDefault="00C0487D" w:rsidP="00C0487D">
            <w:pPr>
              <w:spacing w:after="120"/>
              <w:rPr>
                <w:rFonts w:ascii="Times New Roman" w:hAnsi="Times New Roman" w:cs="Times New Roman"/>
                <w:sz w:val="24"/>
                <w:szCs w:val="24"/>
              </w:rPr>
            </w:pPr>
          </w:p>
        </w:tc>
        <w:tc>
          <w:tcPr>
            <w:tcW w:w="425" w:type="dxa"/>
            <w:tcPrChange w:id="1425" w:author="2" w:date="2021-08-31T10:55:00Z">
              <w:tcPr>
                <w:tcW w:w="425" w:type="dxa"/>
              </w:tcPr>
            </w:tcPrChange>
          </w:tcPr>
          <w:p w14:paraId="7BC843A0" w14:textId="77777777" w:rsidR="00C0487D" w:rsidRDefault="00C0487D" w:rsidP="00C0487D">
            <w:pPr>
              <w:spacing w:after="120"/>
              <w:rPr>
                <w:rFonts w:ascii="Times New Roman" w:hAnsi="Times New Roman" w:cs="Times New Roman"/>
                <w:sz w:val="24"/>
                <w:szCs w:val="24"/>
              </w:rPr>
            </w:pPr>
          </w:p>
        </w:tc>
        <w:tc>
          <w:tcPr>
            <w:tcW w:w="392" w:type="dxa"/>
            <w:tcPrChange w:id="1426" w:author="2" w:date="2021-08-31T10:55:00Z">
              <w:tcPr>
                <w:tcW w:w="392" w:type="dxa"/>
              </w:tcPr>
            </w:tcPrChange>
          </w:tcPr>
          <w:p w14:paraId="4CD74424" w14:textId="77777777" w:rsidR="00C0487D" w:rsidRDefault="00C0487D" w:rsidP="00C0487D">
            <w:pPr>
              <w:spacing w:after="120"/>
              <w:rPr>
                <w:rFonts w:ascii="Times New Roman" w:hAnsi="Times New Roman" w:cs="Times New Roman"/>
                <w:sz w:val="24"/>
                <w:szCs w:val="24"/>
              </w:rPr>
            </w:pPr>
          </w:p>
        </w:tc>
        <w:tc>
          <w:tcPr>
            <w:tcW w:w="553" w:type="dxa"/>
            <w:tcPrChange w:id="1427" w:author="2" w:date="2021-08-31T10:55:00Z">
              <w:tcPr>
                <w:tcW w:w="553" w:type="dxa"/>
              </w:tcPr>
            </w:tcPrChange>
          </w:tcPr>
          <w:p w14:paraId="795DEC05" w14:textId="68DEAFB2"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1428" w:author="2" w:date="2021-08-31T10:55:00Z">
              <w:tcPr>
                <w:tcW w:w="6001" w:type="dxa"/>
              </w:tcPr>
            </w:tcPrChange>
          </w:tcPr>
          <w:p w14:paraId="23347EF1" w14:textId="61F8545F" w:rsidR="00C0487D" w:rsidRPr="00450F2B" w:rsidRDefault="00450F2B" w:rsidP="00C0487D">
            <w:pPr>
              <w:spacing w:after="120"/>
              <w:rPr>
                <w:rFonts w:ascii="Times New Roman" w:hAnsi="Times New Roman" w:cs="Times New Roman"/>
                <w:sz w:val="20"/>
                <w:szCs w:val="20"/>
              </w:rPr>
            </w:pPr>
            <w:r w:rsidRPr="00450F2B">
              <w:rPr>
                <w:rFonts w:ascii="Times New Roman" w:hAnsi="Times New Roman" w:cs="Times New Roman"/>
                <w:sz w:val="20"/>
                <w:szCs w:val="20"/>
              </w:rPr>
              <w:t>Ток в короткозамкнутом сверхпроводящем соленоиде изменяет</w:t>
            </w:r>
            <w:r w:rsidRPr="00450F2B">
              <w:rPr>
                <w:rFonts w:ascii="Times New Roman" w:hAnsi="Times New Roman" w:cs="Times New Roman"/>
                <w:sz w:val="20"/>
                <w:szCs w:val="20"/>
              </w:rPr>
              <w:softHyphen/>
              <w:t>ся вследствие несовершенства контакта. Создаваемое этим током магнитное поле уменьшается на 2 % в час. Определите сопро</w:t>
            </w:r>
            <w:r w:rsidRPr="00450F2B">
              <w:rPr>
                <w:rFonts w:ascii="Times New Roman" w:hAnsi="Times New Roman" w:cs="Times New Roman"/>
                <w:sz w:val="20"/>
                <w:szCs w:val="20"/>
              </w:rPr>
              <w:softHyphen/>
              <w:t>тивление контакта</w:t>
            </w:r>
            <w:r w:rsidRPr="00450F2B">
              <w:rPr>
                <w:rStyle w:val="1pt"/>
                <w:rFonts w:ascii="Times New Roman" w:hAnsi="Times New Roman" w:cs="Times New Roman"/>
                <w:sz w:val="20"/>
                <w:szCs w:val="20"/>
              </w:rPr>
              <w:t xml:space="preserve"> </w:t>
            </w:r>
            <w:r w:rsidRPr="00450F2B">
              <w:rPr>
                <w:rStyle w:val="1pt"/>
                <w:rFonts w:ascii="Times New Roman" w:hAnsi="Times New Roman" w:cs="Times New Roman"/>
                <w:sz w:val="20"/>
                <w:szCs w:val="20"/>
                <w:lang w:val="en-US"/>
              </w:rPr>
              <w:t>R</w:t>
            </w:r>
            <w:r w:rsidRPr="00450F2B">
              <w:rPr>
                <w:rStyle w:val="1pt"/>
                <w:rFonts w:ascii="Times New Roman" w:hAnsi="Times New Roman" w:cs="Times New Roman"/>
                <w:sz w:val="20"/>
                <w:szCs w:val="20"/>
              </w:rPr>
              <w:t>,</w:t>
            </w:r>
            <w:r w:rsidRPr="00450F2B">
              <w:rPr>
                <w:rFonts w:ascii="Times New Roman" w:hAnsi="Times New Roman" w:cs="Times New Roman"/>
                <w:sz w:val="20"/>
                <w:szCs w:val="20"/>
              </w:rPr>
              <w:t xml:space="preserve"> если индуктивность соленоида 1 Гн.</w:t>
            </w:r>
          </w:p>
        </w:tc>
        <w:tc>
          <w:tcPr>
            <w:tcW w:w="4961" w:type="dxa"/>
            <w:gridSpan w:val="2"/>
            <w:tcPrChange w:id="1429" w:author="2" w:date="2021-08-31T10:55:00Z">
              <w:tcPr>
                <w:tcW w:w="4839" w:type="dxa"/>
              </w:tcPr>
            </w:tcPrChange>
          </w:tcPr>
          <w:p w14:paraId="797A26AE" w14:textId="77777777" w:rsidR="00C0487D" w:rsidRPr="006F33AA" w:rsidRDefault="006B484B" w:rsidP="006B484B">
            <w:pPr>
              <w:pStyle w:val="a4"/>
              <w:numPr>
                <w:ilvl w:val="0"/>
                <w:numId w:val="193"/>
              </w:numPr>
              <w:spacing w:after="120" w:line="240" w:lineRule="auto"/>
              <w:rPr>
                <w:ins w:id="1430" w:author="2" w:date="2021-08-31T10:55:00Z"/>
                <w:rFonts w:ascii="Times New Roman" w:hAnsi="Times New Roman" w:cs="Times New Roman"/>
                <w:sz w:val="20"/>
                <w:szCs w:val="20"/>
              </w:rPr>
            </w:pPr>
            <w:ins w:id="1431" w:author="2" w:date="2021-08-31T10:55:00Z">
              <w:r w:rsidRPr="006F33AA">
                <w:rPr>
                  <w:rFonts w:ascii="Times New Roman" w:hAnsi="Times New Roman" w:cs="Times New Roman"/>
                  <w:sz w:val="20"/>
                  <w:szCs w:val="20"/>
                </w:rPr>
                <w:t>5,6</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-6</m:t>
                    </m:r>
                  </m:sup>
                </m:sSup>
              </m:oMath>
              <w:r w:rsidRPr="006F33AA">
                <w:rPr>
                  <w:rFonts w:ascii="Times New Roman" w:eastAsiaTheme="minorEastAsia" w:hAnsi="Times New Roman" w:cs="Times New Roman"/>
                  <w:sz w:val="20"/>
                  <w:szCs w:val="20"/>
                </w:rPr>
                <w:t xml:space="preserve"> Ом</w:t>
              </w:r>
            </w:ins>
          </w:p>
          <w:p w14:paraId="5E2ACCA8" w14:textId="77777777" w:rsidR="00CF0EA2" w:rsidRPr="006F33AA" w:rsidRDefault="00CF0EA2" w:rsidP="006B484B">
            <w:pPr>
              <w:pStyle w:val="a4"/>
              <w:numPr>
                <w:ilvl w:val="0"/>
                <w:numId w:val="193"/>
              </w:numPr>
              <w:spacing w:after="120" w:line="240" w:lineRule="auto"/>
              <w:rPr>
                <w:ins w:id="1432" w:author="2" w:date="2021-08-31T10:55:00Z"/>
                <w:rFonts w:ascii="Times New Roman" w:hAnsi="Times New Roman" w:cs="Times New Roman"/>
                <w:sz w:val="20"/>
                <w:szCs w:val="20"/>
              </w:rPr>
            </w:pPr>
            <w:ins w:id="1433" w:author="2" w:date="2021-08-31T10:55:00Z">
              <w:r w:rsidRPr="006F33AA">
                <w:rPr>
                  <w:rFonts w:ascii="Times New Roman" w:hAnsi="Times New Roman" w:cs="Times New Roman"/>
                  <w:sz w:val="20"/>
                  <w:szCs w:val="20"/>
                </w:rPr>
                <w:t>2,8</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-8</m:t>
                    </m:r>
                  </m:sup>
                </m:sSup>
              </m:oMath>
              <w:r w:rsidRPr="006F33AA">
                <w:rPr>
                  <w:rFonts w:ascii="Times New Roman" w:eastAsiaTheme="minorEastAsia" w:hAnsi="Times New Roman" w:cs="Times New Roman"/>
                  <w:sz w:val="20"/>
                  <w:szCs w:val="20"/>
                </w:rPr>
                <w:t xml:space="preserve"> Ом</w:t>
              </w:r>
            </w:ins>
          </w:p>
          <w:p w14:paraId="2AFA3528" w14:textId="77777777" w:rsidR="00CF0EA2" w:rsidRPr="006F33AA" w:rsidRDefault="00CF0EA2" w:rsidP="006B484B">
            <w:pPr>
              <w:pStyle w:val="a4"/>
              <w:numPr>
                <w:ilvl w:val="0"/>
                <w:numId w:val="193"/>
              </w:numPr>
              <w:spacing w:after="120" w:line="240" w:lineRule="auto"/>
              <w:rPr>
                <w:ins w:id="1434" w:author="2" w:date="2021-08-31T10:55:00Z"/>
                <w:rFonts w:ascii="Times New Roman" w:hAnsi="Times New Roman" w:cs="Times New Roman"/>
                <w:sz w:val="20"/>
                <w:szCs w:val="20"/>
              </w:rPr>
            </w:pPr>
            <w:ins w:id="1435" w:author="2" w:date="2021-08-31T10:55:00Z">
              <w:r w:rsidRPr="006F33AA">
                <w:rPr>
                  <w:rFonts w:ascii="Times New Roman" w:hAnsi="Times New Roman" w:cs="Times New Roman"/>
                  <w:sz w:val="20"/>
                  <w:szCs w:val="20"/>
                </w:rPr>
                <w:t>9,8</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-6</m:t>
                    </m:r>
                  </m:sup>
                </m:sSup>
              </m:oMath>
              <w:r w:rsidRPr="006F33AA">
                <w:rPr>
                  <w:rFonts w:ascii="Times New Roman" w:eastAsiaTheme="minorEastAsia" w:hAnsi="Times New Roman" w:cs="Times New Roman"/>
                  <w:sz w:val="20"/>
                  <w:szCs w:val="20"/>
                </w:rPr>
                <w:t xml:space="preserve"> Ом</w:t>
              </w:r>
            </w:ins>
          </w:p>
          <w:p w14:paraId="2FF6B898" w14:textId="5BD5F720" w:rsidR="00C0487D" w:rsidRPr="00450F2B" w:rsidRDefault="00CF0EA2" w:rsidP="006B484B">
            <w:pPr>
              <w:pStyle w:val="a4"/>
              <w:numPr>
                <w:ilvl w:val="0"/>
                <w:numId w:val="193"/>
              </w:numPr>
              <w:spacing w:after="120" w:line="240" w:lineRule="auto"/>
              <w:rPr>
                <w:rFonts w:ascii="Times New Roman" w:hAnsi="Times New Roman" w:cs="Times New Roman"/>
                <w:sz w:val="20"/>
                <w:szCs w:val="20"/>
              </w:rPr>
              <w:pPrChange w:id="1436" w:author="2" w:date="2021-08-31T10:55:00Z">
                <w:pPr>
                  <w:framePr w:hSpace="180" w:wrap="around" w:hAnchor="margin" w:y="665"/>
                  <w:spacing w:after="120"/>
                </w:pPr>
              </w:pPrChange>
            </w:pPr>
            <w:ins w:id="1437" w:author="2" w:date="2021-08-31T10:55:00Z">
              <w:r w:rsidRPr="006F33AA">
                <w:rPr>
                  <w:rFonts w:ascii="Times New Roman" w:hAnsi="Times New Roman" w:cs="Times New Roman"/>
                  <w:sz w:val="20"/>
                  <w:szCs w:val="20"/>
                </w:rPr>
                <w:t>12,8</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-6</m:t>
                    </m:r>
                  </m:sup>
                </m:sSup>
              </m:oMath>
              <w:r w:rsidRPr="006F33AA">
                <w:rPr>
                  <w:rFonts w:ascii="Times New Roman" w:eastAsiaTheme="minorEastAsia" w:hAnsi="Times New Roman" w:cs="Times New Roman"/>
                  <w:sz w:val="20"/>
                  <w:szCs w:val="20"/>
                </w:rPr>
                <w:t xml:space="preserve"> Ом</w:t>
              </w:r>
            </w:ins>
          </w:p>
        </w:tc>
        <w:tc>
          <w:tcPr>
            <w:tcW w:w="567" w:type="dxa"/>
            <w:gridSpan w:val="2"/>
            <w:tcPrChange w:id="1438" w:author="2" w:date="2021-08-31T10:55:00Z">
              <w:tcPr>
                <w:tcW w:w="547" w:type="dxa"/>
              </w:tcPr>
            </w:tcPrChange>
          </w:tcPr>
          <w:p w14:paraId="047957B6" w14:textId="3A767E49" w:rsidR="00C0487D" w:rsidRPr="004B35C4" w:rsidRDefault="006B484B" w:rsidP="00C0487D">
            <w:pPr>
              <w:tabs>
                <w:tab w:val="left" w:pos="600"/>
              </w:tabs>
              <w:ind w:right="34"/>
              <w:rPr>
                <w:rFonts w:ascii="Times New Roman" w:hAnsi="Times New Roman" w:cs="Times New Roman"/>
                <w:sz w:val="24"/>
                <w:szCs w:val="24"/>
              </w:rPr>
            </w:pPr>
            <w:ins w:id="1439" w:author="2" w:date="2021-08-31T10:55:00Z">
              <w:r>
                <w:rPr>
                  <w:rFonts w:ascii="Times New Roman" w:hAnsi="Times New Roman" w:cs="Times New Roman"/>
                  <w:sz w:val="24"/>
                  <w:szCs w:val="24"/>
                </w:rPr>
                <w:t>1</w:t>
              </w:r>
            </w:ins>
          </w:p>
        </w:tc>
      </w:tr>
      <w:tr w:rsidR="00C0487D" w14:paraId="7CD97B70" w14:textId="3E268BAD" w:rsidTr="00911EF6">
        <w:tc>
          <w:tcPr>
            <w:tcW w:w="846" w:type="dxa"/>
            <w:tcPrChange w:id="1440" w:author="2" w:date="2021-08-31T10:55:00Z">
              <w:tcPr>
                <w:tcW w:w="846" w:type="dxa"/>
              </w:tcPr>
            </w:tcPrChange>
          </w:tcPr>
          <w:p w14:paraId="0FD7E777" w14:textId="77777777" w:rsidR="00C0487D" w:rsidRDefault="00C0487D" w:rsidP="00C0487D">
            <w:pPr>
              <w:spacing w:after="120"/>
              <w:rPr>
                <w:rFonts w:ascii="Times New Roman" w:hAnsi="Times New Roman" w:cs="Times New Roman"/>
                <w:sz w:val="24"/>
                <w:szCs w:val="24"/>
              </w:rPr>
            </w:pPr>
          </w:p>
        </w:tc>
        <w:tc>
          <w:tcPr>
            <w:tcW w:w="1843" w:type="dxa"/>
            <w:tcPrChange w:id="1441" w:author="2" w:date="2021-08-31T10:55:00Z">
              <w:tcPr>
                <w:tcW w:w="1843" w:type="dxa"/>
              </w:tcPr>
            </w:tcPrChange>
          </w:tcPr>
          <w:p w14:paraId="68D77EB8" w14:textId="77777777" w:rsidR="00C0487D" w:rsidRDefault="00C0487D" w:rsidP="00C0487D">
            <w:pPr>
              <w:spacing w:after="120"/>
              <w:rPr>
                <w:rFonts w:ascii="Times New Roman" w:hAnsi="Times New Roman" w:cs="Times New Roman"/>
                <w:sz w:val="24"/>
                <w:szCs w:val="24"/>
              </w:rPr>
            </w:pPr>
          </w:p>
        </w:tc>
        <w:tc>
          <w:tcPr>
            <w:tcW w:w="425" w:type="dxa"/>
            <w:tcPrChange w:id="1442" w:author="2" w:date="2021-08-31T10:55:00Z">
              <w:tcPr>
                <w:tcW w:w="425" w:type="dxa"/>
              </w:tcPr>
            </w:tcPrChange>
          </w:tcPr>
          <w:p w14:paraId="2E25456B" w14:textId="77777777" w:rsidR="00C0487D" w:rsidRDefault="00C0487D" w:rsidP="00C0487D">
            <w:pPr>
              <w:spacing w:after="120"/>
              <w:rPr>
                <w:rFonts w:ascii="Times New Roman" w:hAnsi="Times New Roman" w:cs="Times New Roman"/>
                <w:sz w:val="24"/>
                <w:szCs w:val="24"/>
              </w:rPr>
            </w:pPr>
          </w:p>
        </w:tc>
        <w:tc>
          <w:tcPr>
            <w:tcW w:w="392" w:type="dxa"/>
            <w:tcPrChange w:id="1443" w:author="2" w:date="2021-08-31T10:55:00Z">
              <w:tcPr>
                <w:tcW w:w="392" w:type="dxa"/>
              </w:tcPr>
            </w:tcPrChange>
          </w:tcPr>
          <w:p w14:paraId="66E4D4EA" w14:textId="77777777" w:rsidR="00C0487D" w:rsidRDefault="00C0487D" w:rsidP="00C0487D">
            <w:pPr>
              <w:spacing w:after="120"/>
              <w:rPr>
                <w:rFonts w:ascii="Times New Roman" w:hAnsi="Times New Roman" w:cs="Times New Roman"/>
                <w:sz w:val="24"/>
                <w:szCs w:val="24"/>
              </w:rPr>
            </w:pPr>
          </w:p>
        </w:tc>
        <w:tc>
          <w:tcPr>
            <w:tcW w:w="553" w:type="dxa"/>
            <w:tcPrChange w:id="1444" w:author="2" w:date="2021-08-31T10:55:00Z">
              <w:tcPr>
                <w:tcW w:w="553" w:type="dxa"/>
              </w:tcPr>
            </w:tcPrChange>
          </w:tcPr>
          <w:p w14:paraId="73C8F3F0" w14:textId="42073EBE"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1445" w:author="2" w:date="2021-08-31T10:55:00Z">
              <w:tcPr>
                <w:tcW w:w="6001" w:type="dxa"/>
              </w:tcPr>
            </w:tcPrChange>
          </w:tcPr>
          <w:p w14:paraId="6FCA96FD" w14:textId="77777777" w:rsidR="00450F2B" w:rsidRPr="006B484B" w:rsidRDefault="00450F2B" w:rsidP="00450F2B">
            <w:pPr>
              <w:pStyle w:val="6"/>
              <w:shd w:val="clear" w:color="auto" w:fill="auto"/>
              <w:tabs>
                <w:tab w:val="left" w:pos="322"/>
              </w:tabs>
              <w:spacing w:before="0" w:line="211" w:lineRule="exact"/>
              <w:ind w:right="20" w:firstLine="0"/>
              <w:rPr>
                <w:rFonts w:ascii="Times New Roman" w:hAnsi="Times New Roman"/>
                <w:sz w:val="20"/>
                <w:rPrChange w:id="1446" w:author="2" w:date="2021-08-31T10:55:00Z">
                  <w:rPr/>
                </w:rPrChange>
              </w:rPr>
            </w:pPr>
            <w:r w:rsidRPr="006B484B">
              <w:rPr>
                <w:rFonts w:ascii="Times New Roman" w:hAnsi="Times New Roman"/>
                <w:sz w:val="20"/>
                <w:rPrChange w:id="1447" w:author="2" w:date="2021-08-31T10:55:00Z">
                  <w:rPr/>
                </w:rPrChange>
              </w:rPr>
              <w:t>В катушке сопротивлением 5 Ом течет ток 17 А. Индуктивность катушки 50 мГ. Каким будет напряжение на зажимах катушки, если ток в ней равномерно возрастает со скоростью 1000 А/с?</w:t>
            </w:r>
          </w:p>
          <w:p w14:paraId="7F4343B5" w14:textId="77777777" w:rsidR="00C0487D" w:rsidRPr="006B484B" w:rsidRDefault="00C0487D" w:rsidP="00C0487D">
            <w:pPr>
              <w:spacing w:after="120"/>
              <w:rPr>
                <w:rFonts w:ascii="Times New Roman" w:hAnsi="Times New Roman"/>
                <w:sz w:val="20"/>
                <w:rPrChange w:id="1448" w:author="2" w:date="2021-08-31T10:55:00Z">
                  <w:rPr>
                    <w:rFonts w:ascii="Times New Roman" w:hAnsi="Times New Roman" w:cs="Times New Roman"/>
                    <w:sz w:val="24"/>
                    <w:szCs w:val="24"/>
                  </w:rPr>
                </w:rPrChange>
              </w:rPr>
            </w:pPr>
          </w:p>
        </w:tc>
        <w:tc>
          <w:tcPr>
            <w:tcW w:w="4961" w:type="dxa"/>
            <w:gridSpan w:val="2"/>
            <w:tcPrChange w:id="1449" w:author="2" w:date="2021-08-31T10:55:00Z">
              <w:tcPr>
                <w:tcW w:w="4839" w:type="dxa"/>
              </w:tcPr>
            </w:tcPrChange>
          </w:tcPr>
          <w:p w14:paraId="6ED7936E" w14:textId="77777777" w:rsidR="003838C6" w:rsidRPr="006F33AA" w:rsidRDefault="00CF0EA2" w:rsidP="006B484B">
            <w:pPr>
              <w:pStyle w:val="a4"/>
              <w:numPr>
                <w:ilvl w:val="0"/>
                <w:numId w:val="194"/>
              </w:numPr>
              <w:spacing w:after="120" w:line="240" w:lineRule="auto"/>
              <w:rPr>
                <w:ins w:id="1450" w:author="2" w:date="2021-08-31T10:55:00Z"/>
                <w:rFonts w:ascii="Times New Roman" w:hAnsi="Times New Roman" w:cs="Times New Roman"/>
                <w:sz w:val="20"/>
                <w:szCs w:val="20"/>
              </w:rPr>
            </w:pPr>
            <w:ins w:id="1451" w:author="2" w:date="2021-08-31T10:55:00Z">
              <w:r w:rsidRPr="006F33AA">
                <w:rPr>
                  <w:rFonts w:ascii="Times New Roman" w:hAnsi="Times New Roman" w:cs="Times New Roman"/>
                  <w:sz w:val="20"/>
                  <w:szCs w:val="20"/>
                </w:rPr>
                <w:t>140В</w:t>
              </w:r>
            </w:ins>
          </w:p>
          <w:p w14:paraId="5F3FC5CA" w14:textId="77777777" w:rsidR="003838C6" w:rsidRPr="006F33AA" w:rsidRDefault="00CF0EA2" w:rsidP="006B484B">
            <w:pPr>
              <w:pStyle w:val="a4"/>
              <w:numPr>
                <w:ilvl w:val="0"/>
                <w:numId w:val="194"/>
              </w:numPr>
              <w:spacing w:after="120" w:line="240" w:lineRule="auto"/>
              <w:rPr>
                <w:ins w:id="1452" w:author="2" w:date="2021-08-31T10:55:00Z"/>
                <w:rFonts w:ascii="Times New Roman" w:hAnsi="Times New Roman" w:cs="Times New Roman"/>
                <w:sz w:val="20"/>
                <w:szCs w:val="20"/>
              </w:rPr>
            </w:pPr>
            <w:ins w:id="1453" w:author="2" w:date="2021-08-31T10:55:00Z">
              <w:r w:rsidRPr="006F33AA">
                <w:rPr>
                  <w:rFonts w:ascii="Times New Roman" w:hAnsi="Times New Roman" w:cs="Times New Roman"/>
                  <w:sz w:val="20"/>
                  <w:szCs w:val="20"/>
                </w:rPr>
                <w:t>170 В</w:t>
              </w:r>
            </w:ins>
          </w:p>
          <w:p w14:paraId="2C93C6B4" w14:textId="77777777" w:rsidR="00C0487D" w:rsidRPr="006F33AA" w:rsidRDefault="003838C6" w:rsidP="006B484B">
            <w:pPr>
              <w:pStyle w:val="a4"/>
              <w:numPr>
                <w:ilvl w:val="0"/>
                <w:numId w:val="194"/>
              </w:numPr>
              <w:spacing w:after="120" w:line="240" w:lineRule="auto"/>
              <w:rPr>
                <w:ins w:id="1454" w:author="2" w:date="2021-08-31T10:55:00Z"/>
                <w:rFonts w:ascii="Times New Roman" w:hAnsi="Times New Roman" w:cs="Times New Roman"/>
                <w:sz w:val="20"/>
                <w:szCs w:val="20"/>
              </w:rPr>
            </w:pPr>
            <w:ins w:id="1455" w:author="2" w:date="2021-08-31T10:55:00Z">
              <w:r w:rsidRPr="006F33AA">
                <w:rPr>
                  <w:rFonts w:ascii="Times New Roman" w:hAnsi="Times New Roman" w:cs="Times New Roman"/>
                  <w:sz w:val="20"/>
                  <w:szCs w:val="20"/>
                </w:rPr>
                <w:t>135 В</w:t>
              </w:r>
            </w:ins>
          </w:p>
          <w:p w14:paraId="52896AF8" w14:textId="3C3AA595" w:rsidR="00C0487D" w:rsidRPr="00450F2B" w:rsidRDefault="00CF0EA2" w:rsidP="006B484B">
            <w:pPr>
              <w:pStyle w:val="a4"/>
              <w:numPr>
                <w:ilvl w:val="0"/>
                <w:numId w:val="194"/>
              </w:numPr>
              <w:spacing w:after="120" w:line="240" w:lineRule="auto"/>
              <w:rPr>
                <w:rFonts w:ascii="Times New Roman" w:hAnsi="Times New Roman" w:cs="Times New Roman"/>
                <w:sz w:val="20"/>
                <w:szCs w:val="20"/>
              </w:rPr>
              <w:pPrChange w:id="1456" w:author="2" w:date="2021-08-31T10:55:00Z">
                <w:pPr>
                  <w:framePr w:hSpace="180" w:wrap="around" w:hAnchor="margin" w:y="665"/>
                  <w:spacing w:after="120"/>
                </w:pPr>
              </w:pPrChange>
            </w:pPr>
            <w:ins w:id="1457" w:author="2" w:date="2021-08-31T10:55:00Z">
              <w:r w:rsidRPr="006F33AA">
                <w:rPr>
                  <w:rFonts w:ascii="Times New Roman" w:hAnsi="Times New Roman" w:cs="Times New Roman"/>
                  <w:sz w:val="20"/>
                  <w:szCs w:val="20"/>
                </w:rPr>
                <w:t>270В</w:t>
              </w:r>
            </w:ins>
          </w:p>
        </w:tc>
        <w:tc>
          <w:tcPr>
            <w:tcW w:w="567" w:type="dxa"/>
            <w:gridSpan w:val="2"/>
            <w:tcPrChange w:id="1458" w:author="2" w:date="2021-08-31T10:55:00Z">
              <w:tcPr>
                <w:tcW w:w="547" w:type="dxa"/>
              </w:tcPr>
            </w:tcPrChange>
          </w:tcPr>
          <w:p w14:paraId="67C94C47" w14:textId="30EF15D4" w:rsidR="00C0487D" w:rsidRPr="004B35C4" w:rsidRDefault="003838C6" w:rsidP="00C0487D">
            <w:pPr>
              <w:tabs>
                <w:tab w:val="left" w:pos="600"/>
              </w:tabs>
              <w:ind w:right="34"/>
              <w:rPr>
                <w:rFonts w:ascii="Times New Roman" w:hAnsi="Times New Roman" w:cs="Times New Roman"/>
                <w:sz w:val="24"/>
                <w:szCs w:val="24"/>
              </w:rPr>
            </w:pPr>
            <w:ins w:id="1459" w:author="2" w:date="2021-08-31T10:55:00Z">
              <w:r>
                <w:rPr>
                  <w:rFonts w:ascii="Times New Roman" w:hAnsi="Times New Roman" w:cs="Times New Roman"/>
                  <w:sz w:val="24"/>
                  <w:szCs w:val="24"/>
                </w:rPr>
                <w:t>3</w:t>
              </w:r>
            </w:ins>
          </w:p>
        </w:tc>
      </w:tr>
      <w:tr w:rsidR="00C0487D" w14:paraId="23D6182C" w14:textId="3080373B" w:rsidTr="00911EF6">
        <w:tc>
          <w:tcPr>
            <w:tcW w:w="846" w:type="dxa"/>
            <w:tcPrChange w:id="1460" w:author="2" w:date="2021-08-31T10:55:00Z">
              <w:tcPr>
                <w:tcW w:w="846" w:type="dxa"/>
              </w:tcPr>
            </w:tcPrChange>
          </w:tcPr>
          <w:p w14:paraId="7417131E" w14:textId="77777777" w:rsidR="00C0487D" w:rsidRDefault="00C0487D" w:rsidP="00C0487D">
            <w:pPr>
              <w:spacing w:after="120"/>
              <w:rPr>
                <w:rFonts w:ascii="Times New Roman" w:hAnsi="Times New Roman" w:cs="Times New Roman"/>
                <w:sz w:val="24"/>
                <w:szCs w:val="24"/>
              </w:rPr>
            </w:pPr>
          </w:p>
        </w:tc>
        <w:tc>
          <w:tcPr>
            <w:tcW w:w="1843" w:type="dxa"/>
            <w:tcPrChange w:id="1461" w:author="2" w:date="2021-08-31T10:55:00Z">
              <w:tcPr>
                <w:tcW w:w="1843" w:type="dxa"/>
              </w:tcPr>
            </w:tcPrChange>
          </w:tcPr>
          <w:p w14:paraId="34454D9A" w14:textId="77777777" w:rsidR="00C0487D" w:rsidRDefault="00C0487D" w:rsidP="00C0487D">
            <w:pPr>
              <w:spacing w:after="120"/>
              <w:rPr>
                <w:rFonts w:ascii="Times New Roman" w:hAnsi="Times New Roman" w:cs="Times New Roman"/>
                <w:sz w:val="24"/>
                <w:szCs w:val="24"/>
              </w:rPr>
            </w:pPr>
          </w:p>
        </w:tc>
        <w:tc>
          <w:tcPr>
            <w:tcW w:w="425" w:type="dxa"/>
            <w:tcPrChange w:id="1462" w:author="2" w:date="2021-08-31T10:55:00Z">
              <w:tcPr>
                <w:tcW w:w="425" w:type="dxa"/>
              </w:tcPr>
            </w:tcPrChange>
          </w:tcPr>
          <w:p w14:paraId="61BECF68" w14:textId="77777777" w:rsidR="00C0487D" w:rsidRDefault="00C0487D" w:rsidP="00C0487D">
            <w:pPr>
              <w:spacing w:after="120"/>
              <w:rPr>
                <w:rFonts w:ascii="Times New Roman" w:hAnsi="Times New Roman" w:cs="Times New Roman"/>
                <w:sz w:val="24"/>
                <w:szCs w:val="24"/>
              </w:rPr>
            </w:pPr>
          </w:p>
        </w:tc>
        <w:tc>
          <w:tcPr>
            <w:tcW w:w="392" w:type="dxa"/>
            <w:tcPrChange w:id="1463" w:author="2" w:date="2021-08-31T10:55:00Z">
              <w:tcPr>
                <w:tcW w:w="392" w:type="dxa"/>
              </w:tcPr>
            </w:tcPrChange>
          </w:tcPr>
          <w:p w14:paraId="7027A70A" w14:textId="77777777" w:rsidR="00C0487D" w:rsidRDefault="00C0487D" w:rsidP="00C0487D">
            <w:pPr>
              <w:spacing w:after="120"/>
              <w:rPr>
                <w:rFonts w:ascii="Times New Roman" w:hAnsi="Times New Roman" w:cs="Times New Roman"/>
                <w:sz w:val="24"/>
                <w:szCs w:val="24"/>
              </w:rPr>
            </w:pPr>
          </w:p>
        </w:tc>
        <w:tc>
          <w:tcPr>
            <w:tcW w:w="553" w:type="dxa"/>
            <w:tcPrChange w:id="1464" w:author="2" w:date="2021-08-31T10:55:00Z">
              <w:tcPr>
                <w:tcW w:w="553" w:type="dxa"/>
              </w:tcPr>
            </w:tcPrChange>
          </w:tcPr>
          <w:p w14:paraId="3C4017CE" w14:textId="2AFEDB43"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1465" w:author="2" w:date="2021-08-31T10:55:00Z">
              <w:tcPr>
                <w:tcW w:w="6001" w:type="dxa"/>
              </w:tcPr>
            </w:tcPrChange>
          </w:tcPr>
          <w:p w14:paraId="0270D966" w14:textId="77777777" w:rsidR="00450F2B" w:rsidRPr="006B484B" w:rsidRDefault="00450F2B" w:rsidP="00450F2B">
            <w:pPr>
              <w:pStyle w:val="6"/>
              <w:shd w:val="clear" w:color="auto" w:fill="auto"/>
              <w:tabs>
                <w:tab w:val="left" w:pos="322"/>
              </w:tabs>
              <w:spacing w:before="0" w:line="211" w:lineRule="exact"/>
              <w:ind w:right="20" w:firstLine="0"/>
              <w:rPr>
                <w:rFonts w:ascii="Times New Roman" w:hAnsi="Times New Roman"/>
                <w:sz w:val="20"/>
                <w:rPrChange w:id="1466" w:author="2" w:date="2021-08-31T10:55:00Z">
                  <w:rPr/>
                </w:rPrChange>
              </w:rPr>
            </w:pPr>
            <w:r w:rsidRPr="006B484B">
              <w:rPr>
                <w:rFonts w:ascii="Times New Roman" w:hAnsi="Times New Roman"/>
                <w:sz w:val="20"/>
                <w:rPrChange w:id="1467" w:author="2" w:date="2021-08-31T10:55:00Z">
                  <w:rPr/>
                </w:rPrChange>
              </w:rPr>
              <w:t>Катушка индуктивностью 1 Гн включается на напряжение 20 В. Определить время, за которое сила тока в ней достигает 30 А.</w:t>
            </w:r>
          </w:p>
          <w:p w14:paraId="01DE0658" w14:textId="77777777" w:rsidR="00C0487D" w:rsidRPr="006B484B" w:rsidRDefault="00C0487D" w:rsidP="00C0487D">
            <w:pPr>
              <w:spacing w:after="120"/>
              <w:rPr>
                <w:rFonts w:ascii="Times New Roman" w:hAnsi="Times New Roman"/>
                <w:sz w:val="20"/>
                <w:rPrChange w:id="1468" w:author="2" w:date="2021-08-31T10:55:00Z">
                  <w:rPr>
                    <w:rFonts w:ascii="Times New Roman" w:hAnsi="Times New Roman" w:cs="Times New Roman"/>
                    <w:sz w:val="24"/>
                    <w:szCs w:val="24"/>
                  </w:rPr>
                </w:rPrChange>
              </w:rPr>
            </w:pPr>
          </w:p>
        </w:tc>
        <w:tc>
          <w:tcPr>
            <w:tcW w:w="4961" w:type="dxa"/>
            <w:gridSpan w:val="2"/>
            <w:tcPrChange w:id="1469" w:author="2" w:date="2021-08-31T10:55:00Z">
              <w:tcPr>
                <w:tcW w:w="4839" w:type="dxa"/>
              </w:tcPr>
            </w:tcPrChange>
          </w:tcPr>
          <w:p w14:paraId="5F25318B" w14:textId="77777777" w:rsidR="003838C6" w:rsidRPr="006F33AA" w:rsidRDefault="00CF0EA2" w:rsidP="003838C6">
            <w:pPr>
              <w:pStyle w:val="a4"/>
              <w:numPr>
                <w:ilvl w:val="0"/>
                <w:numId w:val="195"/>
              </w:numPr>
              <w:spacing w:after="120" w:line="240" w:lineRule="auto"/>
              <w:rPr>
                <w:ins w:id="1470" w:author="2" w:date="2021-08-31T10:55:00Z"/>
                <w:rFonts w:ascii="Times New Roman" w:hAnsi="Times New Roman" w:cs="Times New Roman"/>
                <w:sz w:val="20"/>
                <w:szCs w:val="20"/>
              </w:rPr>
            </w:pPr>
            <w:ins w:id="1471" w:author="2" w:date="2021-08-31T10:55:00Z">
              <w:r w:rsidRPr="006F33AA">
                <w:rPr>
                  <w:rFonts w:ascii="Times New Roman" w:hAnsi="Times New Roman" w:cs="Times New Roman"/>
                  <w:sz w:val="20"/>
                  <w:szCs w:val="20"/>
                </w:rPr>
                <w:t>3,6 с</w:t>
              </w:r>
            </w:ins>
          </w:p>
          <w:p w14:paraId="30EA7EEF" w14:textId="77777777" w:rsidR="003838C6" w:rsidRPr="006F33AA" w:rsidRDefault="00CF0EA2" w:rsidP="003838C6">
            <w:pPr>
              <w:pStyle w:val="a4"/>
              <w:numPr>
                <w:ilvl w:val="0"/>
                <w:numId w:val="195"/>
              </w:numPr>
              <w:spacing w:after="120" w:line="240" w:lineRule="auto"/>
              <w:rPr>
                <w:ins w:id="1472" w:author="2" w:date="2021-08-31T10:55:00Z"/>
                <w:rFonts w:ascii="Times New Roman" w:hAnsi="Times New Roman" w:cs="Times New Roman"/>
                <w:sz w:val="20"/>
                <w:szCs w:val="20"/>
              </w:rPr>
            </w:pPr>
            <w:ins w:id="1473" w:author="2" w:date="2021-08-31T10:55:00Z">
              <w:r w:rsidRPr="006F33AA">
                <w:rPr>
                  <w:rFonts w:ascii="Times New Roman" w:hAnsi="Times New Roman" w:cs="Times New Roman"/>
                  <w:sz w:val="20"/>
                  <w:szCs w:val="20"/>
                </w:rPr>
                <w:t>2,8с</w:t>
              </w:r>
            </w:ins>
          </w:p>
          <w:p w14:paraId="2F145DB5" w14:textId="77777777" w:rsidR="003838C6" w:rsidRPr="006F33AA" w:rsidRDefault="00CF0EA2" w:rsidP="003838C6">
            <w:pPr>
              <w:pStyle w:val="a4"/>
              <w:numPr>
                <w:ilvl w:val="0"/>
                <w:numId w:val="195"/>
              </w:numPr>
              <w:spacing w:after="120" w:line="240" w:lineRule="auto"/>
              <w:rPr>
                <w:ins w:id="1474" w:author="2" w:date="2021-08-31T10:55:00Z"/>
                <w:rFonts w:ascii="Times New Roman" w:hAnsi="Times New Roman" w:cs="Times New Roman"/>
                <w:sz w:val="20"/>
                <w:szCs w:val="20"/>
              </w:rPr>
            </w:pPr>
            <w:ins w:id="1475" w:author="2" w:date="2021-08-31T10:55:00Z">
              <w:r w:rsidRPr="006F33AA">
                <w:rPr>
                  <w:rFonts w:ascii="Times New Roman" w:hAnsi="Times New Roman" w:cs="Times New Roman"/>
                  <w:sz w:val="20"/>
                  <w:szCs w:val="20"/>
                </w:rPr>
                <w:t>2,25с</w:t>
              </w:r>
            </w:ins>
          </w:p>
          <w:p w14:paraId="3DA5FC8A" w14:textId="3B5BBC26" w:rsidR="00C0487D" w:rsidRPr="00450F2B" w:rsidRDefault="003838C6" w:rsidP="003838C6">
            <w:pPr>
              <w:pStyle w:val="a4"/>
              <w:numPr>
                <w:ilvl w:val="0"/>
                <w:numId w:val="195"/>
              </w:numPr>
              <w:spacing w:after="120" w:line="240" w:lineRule="auto"/>
              <w:rPr>
                <w:rFonts w:ascii="Times New Roman" w:hAnsi="Times New Roman" w:cs="Times New Roman"/>
                <w:sz w:val="20"/>
                <w:szCs w:val="20"/>
              </w:rPr>
              <w:pPrChange w:id="1476" w:author="2" w:date="2021-08-31T10:55:00Z">
                <w:pPr>
                  <w:framePr w:hSpace="180" w:wrap="around" w:hAnchor="margin" w:y="665"/>
                  <w:spacing w:after="120"/>
                </w:pPr>
              </w:pPrChange>
            </w:pPr>
            <w:ins w:id="1477" w:author="2" w:date="2021-08-31T10:55:00Z">
              <w:r w:rsidRPr="006F33AA">
                <w:rPr>
                  <w:rFonts w:ascii="Times New Roman" w:hAnsi="Times New Roman" w:cs="Times New Roman"/>
                  <w:sz w:val="20"/>
                  <w:szCs w:val="20"/>
                </w:rPr>
                <w:t>1.5с</w:t>
              </w:r>
            </w:ins>
          </w:p>
        </w:tc>
        <w:tc>
          <w:tcPr>
            <w:tcW w:w="567" w:type="dxa"/>
            <w:gridSpan w:val="2"/>
            <w:tcPrChange w:id="1478" w:author="2" w:date="2021-08-31T10:55:00Z">
              <w:tcPr>
                <w:tcW w:w="547" w:type="dxa"/>
              </w:tcPr>
            </w:tcPrChange>
          </w:tcPr>
          <w:p w14:paraId="41D39A71" w14:textId="494DDE03" w:rsidR="00C0487D" w:rsidRPr="004B35C4" w:rsidRDefault="003838C6" w:rsidP="00C0487D">
            <w:pPr>
              <w:tabs>
                <w:tab w:val="left" w:pos="600"/>
              </w:tabs>
              <w:ind w:right="34"/>
              <w:rPr>
                <w:rFonts w:ascii="Times New Roman" w:hAnsi="Times New Roman" w:cs="Times New Roman"/>
                <w:sz w:val="24"/>
                <w:szCs w:val="24"/>
              </w:rPr>
            </w:pPr>
            <w:ins w:id="1479" w:author="2" w:date="2021-08-31T10:55:00Z">
              <w:r>
                <w:rPr>
                  <w:rFonts w:ascii="Times New Roman" w:hAnsi="Times New Roman" w:cs="Times New Roman"/>
                  <w:sz w:val="24"/>
                  <w:szCs w:val="24"/>
                </w:rPr>
                <w:t>4</w:t>
              </w:r>
            </w:ins>
          </w:p>
        </w:tc>
      </w:tr>
      <w:tr w:rsidR="00C0487D" w14:paraId="60C6B98D" w14:textId="6DD8A9E1" w:rsidTr="00911EF6">
        <w:tc>
          <w:tcPr>
            <w:tcW w:w="846" w:type="dxa"/>
            <w:tcPrChange w:id="1480" w:author="2" w:date="2021-08-31T10:55:00Z">
              <w:tcPr>
                <w:tcW w:w="846" w:type="dxa"/>
              </w:tcPr>
            </w:tcPrChange>
          </w:tcPr>
          <w:p w14:paraId="7088CA7F" w14:textId="77777777" w:rsidR="00C0487D" w:rsidRDefault="00C0487D" w:rsidP="00C0487D">
            <w:pPr>
              <w:spacing w:after="120"/>
              <w:rPr>
                <w:rFonts w:ascii="Times New Roman" w:hAnsi="Times New Roman" w:cs="Times New Roman"/>
                <w:sz w:val="24"/>
                <w:szCs w:val="24"/>
              </w:rPr>
            </w:pPr>
          </w:p>
        </w:tc>
        <w:tc>
          <w:tcPr>
            <w:tcW w:w="1843" w:type="dxa"/>
            <w:tcPrChange w:id="1481" w:author="2" w:date="2021-08-31T10:55:00Z">
              <w:tcPr>
                <w:tcW w:w="1843" w:type="dxa"/>
              </w:tcPr>
            </w:tcPrChange>
          </w:tcPr>
          <w:p w14:paraId="4ACD5762" w14:textId="77777777" w:rsidR="00C0487D" w:rsidRDefault="00C0487D" w:rsidP="00C0487D">
            <w:pPr>
              <w:spacing w:after="120"/>
              <w:rPr>
                <w:rFonts w:ascii="Times New Roman" w:hAnsi="Times New Roman" w:cs="Times New Roman"/>
                <w:sz w:val="24"/>
                <w:szCs w:val="24"/>
              </w:rPr>
            </w:pPr>
          </w:p>
        </w:tc>
        <w:tc>
          <w:tcPr>
            <w:tcW w:w="425" w:type="dxa"/>
            <w:tcPrChange w:id="1482" w:author="2" w:date="2021-08-31T10:55:00Z">
              <w:tcPr>
                <w:tcW w:w="425" w:type="dxa"/>
              </w:tcPr>
            </w:tcPrChange>
          </w:tcPr>
          <w:p w14:paraId="429E1E26" w14:textId="77777777" w:rsidR="00C0487D" w:rsidRDefault="00C0487D" w:rsidP="00C0487D">
            <w:pPr>
              <w:spacing w:after="120"/>
              <w:rPr>
                <w:rFonts w:ascii="Times New Roman" w:hAnsi="Times New Roman" w:cs="Times New Roman"/>
                <w:sz w:val="24"/>
                <w:szCs w:val="24"/>
              </w:rPr>
            </w:pPr>
          </w:p>
        </w:tc>
        <w:tc>
          <w:tcPr>
            <w:tcW w:w="392" w:type="dxa"/>
            <w:tcPrChange w:id="1483" w:author="2" w:date="2021-08-31T10:55:00Z">
              <w:tcPr>
                <w:tcW w:w="392" w:type="dxa"/>
              </w:tcPr>
            </w:tcPrChange>
          </w:tcPr>
          <w:p w14:paraId="46F75F96" w14:textId="77777777" w:rsidR="00C0487D" w:rsidRDefault="00C0487D" w:rsidP="00C0487D">
            <w:pPr>
              <w:spacing w:after="120"/>
              <w:rPr>
                <w:rFonts w:ascii="Times New Roman" w:hAnsi="Times New Roman" w:cs="Times New Roman"/>
                <w:sz w:val="24"/>
                <w:szCs w:val="24"/>
              </w:rPr>
            </w:pPr>
          </w:p>
        </w:tc>
        <w:tc>
          <w:tcPr>
            <w:tcW w:w="553" w:type="dxa"/>
            <w:tcPrChange w:id="1484" w:author="2" w:date="2021-08-31T10:55:00Z">
              <w:tcPr>
                <w:tcW w:w="553" w:type="dxa"/>
              </w:tcPr>
            </w:tcPrChange>
          </w:tcPr>
          <w:p w14:paraId="1B1AD7C9" w14:textId="0E2E63D2"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1485" w:author="2" w:date="2021-08-31T10:55:00Z">
              <w:tcPr>
                <w:tcW w:w="6001" w:type="dxa"/>
              </w:tcPr>
            </w:tcPrChange>
          </w:tcPr>
          <w:p w14:paraId="6FD4E8C6" w14:textId="798D472D" w:rsidR="00C0487D" w:rsidRPr="006B484B" w:rsidRDefault="00450F2B" w:rsidP="00450F2B">
            <w:pPr>
              <w:spacing w:after="120"/>
              <w:rPr>
                <w:rFonts w:ascii="Times New Roman" w:hAnsi="Times New Roman"/>
                <w:sz w:val="20"/>
                <w:rPrChange w:id="1486" w:author="2" w:date="2021-08-31T10:55:00Z">
                  <w:rPr>
                    <w:rFonts w:ascii="Times New Roman" w:hAnsi="Times New Roman" w:cs="Times New Roman"/>
                    <w:sz w:val="24"/>
                    <w:szCs w:val="24"/>
                  </w:rPr>
                </w:rPrChange>
              </w:rPr>
            </w:pPr>
            <w:r w:rsidRPr="00450F2B">
              <w:rPr>
                <w:rFonts w:ascii="Times New Roman" w:hAnsi="Times New Roman" w:cs="Times New Roman"/>
                <w:sz w:val="20"/>
                <w:szCs w:val="20"/>
              </w:rPr>
              <w:t>Ток в короткозамкнутом сверхпроводящем соленоиде изменяет</w:t>
            </w:r>
            <w:r w:rsidRPr="00450F2B">
              <w:rPr>
                <w:rFonts w:ascii="Times New Roman" w:hAnsi="Times New Roman" w:cs="Times New Roman"/>
                <w:sz w:val="20"/>
                <w:szCs w:val="20"/>
              </w:rPr>
              <w:softHyphen/>
              <w:t xml:space="preserve">ся вследствие несовершенства контакта. Создаваемое этим током </w:t>
            </w:r>
            <w:r>
              <w:rPr>
                <w:rFonts w:ascii="Times New Roman" w:hAnsi="Times New Roman" w:cs="Times New Roman"/>
                <w:sz w:val="20"/>
                <w:szCs w:val="20"/>
              </w:rPr>
              <w:t>магнитное поле уменьшается на 4</w:t>
            </w:r>
            <w:r w:rsidRPr="00450F2B">
              <w:rPr>
                <w:rFonts w:ascii="Times New Roman" w:hAnsi="Times New Roman" w:cs="Times New Roman"/>
                <w:sz w:val="20"/>
                <w:szCs w:val="20"/>
              </w:rPr>
              <w:t>% в час. Опре</w:t>
            </w:r>
            <w:r>
              <w:rPr>
                <w:rFonts w:ascii="Times New Roman" w:hAnsi="Times New Roman" w:cs="Times New Roman"/>
                <w:sz w:val="20"/>
                <w:szCs w:val="20"/>
              </w:rPr>
              <w:t xml:space="preserve">делите индуктивность соленоида </w:t>
            </w:r>
            <w:r>
              <w:rPr>
                <w:rFonts w:ascii="Times New Roman" w:hAnsi="Times New Roman" w:cs="Times New Roman"/>
                <w:sz w:val="20"/>
                <w:szCs w:val="20"/>
                <w:lang w:val="en-US"/>
              </w:rPr>
              <w:t>L</w:t>
            </w:r>
            <w:r>
              <w:rPr>
                <w:rFonts w:ascii="Times New Roman" w:hAnsi="Times New Roman" w:cs="Times New Roman"/>
                <w:sz w:val="20"/>
                <w:szCs w:val="20"/>
              </w:rPr>
              <w:t xml:space="preserve"> если сопротивление  контакта равно 2мк Ом</w:t>
            </w:r>
          </w:p>
        </w:tc>
        <w:tc>
          <w:tcPr>
            <w:tcW w:w="4961" w:type="dxa"/>
            <w:gridSpan w:val="2"/>
            <w:tcPrChange w:id="1487" w:author="2" w:date="2021-08-31T10:55:00Z">
              <w:tcPr>
                <w:tcW w:w="4839" w:type="dxa"/>
              </w:tcPr>
            </w:tcPrChange>
          </w:tcPr>
          <w:p w14:paraId="4B4AFB9F" w14:textId="77777777" w:rsidR="003838C6" w:rsidRPr="006F33AA" w:rsidRDefault="00CF0EA2" w:rsidP="003838C6">
            <w:pPr>
              <w:pStyle w:val="a4"/>
              <w:numPr>
                <w:ilvl w:val="0"/>
                <w:numId w:val="196"/>
              </w:numPr>
              <w:spacing w:after="0" w:line="240" w:lineRule="auto"/>
              <w:rPr>
                <w:ins w:id="1488" w:author="2" w:date="2021-08-31T10:55:00Z"/>
                <w:rFonts w:ascii="Times New Roman" w:hAnsi="Times New Roman" w:cs="Times New Roman"/>
                <w:sz w:val="20"/>
                <w:szCs w:val="20"/>
              </w:rPr>
            </w:pPr>
            <w:ins w:id="1489" w:author="2" w:date="2021-08-31T10:55:00Z">
              <w:r w:rsidRPr="006F33AA">
                <w:rPr>
                  <w:rFonts w:ascii="Times New Roman" w:hAnsi="Times New Roman" w:cs="Times New Roman"/>
                  <w:sz w:val="20"/>
                  <w:szCs w:val="20"/>
                </w:rPr>
                <w:t>0,28 Гн</w:t>
              </w:r>
            </w:ins>
          </w:p>
          <w:p w14:paraId="16A3D722" w14:textId="77777777" w:rsidR="00C0487D" w:rsidRPr="006F33AA" w:rsidRDefault="003838C6" w:rsidP="003838C6">
            <w:pPr>
              <w:pStyle w:val="a4"/>
              <w:numPr>
                <w:ilvl w:val="0"/>
                <w:numId w:val="196"/>
              </w:numPr>
              <w:spacing w:after="0" w:line="240" w:lineRule="auto"/>
              <w:rPr>
                <w:ins w:id="1490" w:author="2" w:date="2021-08-31T10:55:00Z"/>
                <w:rFonts w:ascii="Times New Roman" w:hAnsi="Times New Roman" w:cs="Times New Roman"/>
                <w:sz w:val="20"/>
                <w:szCs w:val="20"/>
              </w:rPr>
            </w:pPr>
            <w:ins w:id="1491" w:author="2" w:date="2021-08-31T10:55:00Z">
              <w:r w:rsidRPr="006F33AA">
                <w:rPr>
                  <w:rFonts w:ascii="Times New Roman" w:hAnsi="Times New Roman" w:cs="Times New Roman"/>
                  <w:sz w:val="20"/>
                  <w:szCs w:val="20"/>
                </w:rPr>
                <w:t>0,18Гн</w:t>
              </w:r>
            </w:ins>
          </w:p>
          <w:p w14:paraId="2680FB0F" w14:textId="77777777" w:rsidR="00CF0EA2" w:rsidRPr="006F33AA" w:rsidRDefault="00CF0EA2" w:rsidP="003838C6">
            <w:pPr>
              <w:pStyle w:val="a4"/>
              <w:numPr>
                <w:ilvl w:val="0"/>
                <w:numId w:val="196"/>
              </w:numPr>
              <w:spacing w:after="0" w:line="240" w:lineRule="auto"/>
              <w:rPr>
                <w:ins w:id="1492" w:author="2" w:date="2021-08-31T10:55:00Z"/>
                <w:rFonts w:ascii="Times New Roman" w:hAnsi="Times New Roman" w:cs="Times New Roman"/>
                <w:sz w:val="20"/>
                <w:szCs w:val="20"/>
              </w:rPr>
            </w:pPr>
            <w:ins w:id="1493" w:author="2" w:date="2021-08-31T10:55:00Z">
              <w:r w:rsidRPr="006F33AA">
                <w:rPr>
                  <w:rFonts w:ascii="Times New Roman" w:hAnsi="Times New Roman" w:cs="Times New Roman"/>
                  <w:sz w:val="20"/>
                  <w:szCs w:val="20"/>
                </w:rPr>
                <w:t>0,36 Гн</w:t>
              </w:r>
            </w:ins>
          </w:p>
          <w:p w14:paraId="55F2DAF5" w14:textId="3D2C41C5" w:rsidR="00C0487D" w:rsidRPr="006F33AA" w:rsidRDefault="00CF0EA2" w:rsidP="003838C6">
            <w:pPr>
              <w:pStyle w:val="a4"/>
              <w:numPr>
                <w:ilvl w:val="0"/>
                <w:numId w:val="196"/>
              </w:numPr>
              <w:spacing w:after="0" w:line="240" w:lineRule="auto"/>
              <w:rPr>
                <w:rFonts w:ascii="Times New Roman" w:hAnsi="Times New Roman"/>
                <w:sz w:val="20"/>
                <w:rPrChange w:id="1494" w:author="2" w:date="2021-08-31T10:55:00Z">
                  <w:rPr>
                    <w:rFonts w:ascii="Times New Roman" w:hAnsi="Times New Roman" w:cs="Times New Roman"/>
                    <w:sz w:val="24"/>
                    <w:szCs w:val="24"/>
                  </w:rPr>
                </w:rPrChange>
              </w:rPr>
              <w:pPrChange w:id="1495" w:author="2" w:date="2021-08-31T10:55:00Z">
                <w:pPr>
                  <w:framePr w:hSpace="180" w:wrap="around" w:hAnchor="margin" w:y="665"/>
                </w:pPr>
              </w:pPrChange>
            </w:pPr>
            <w:ins w:id="1496" w:author="2" w:date="2021-08-31T10:55:00Z">
              <w:r w:rsidRPr="006F33AA">
                <w:rPr>
                  <w:rFonts w:ascii="Times New Roman" w:hAnsi="Times New Roman" w:cs="Times New Roman"/>
                  <w:sz w:val="20"/>
                  <w:szCs w:val="20"/>
                </w:rPr>
                <w:t>0,6 гн</w:t>
              </w:r>
            </w:ins>
          </w:p>
        </w:tc>
        <w:tc>
          <w:tcPr>
            <w:tcW w:w="567" w:type="dxa"/>
            <w:gridSpan w:val="2"/>
            <w:tcPrChange w:id="1497" w:author="2" w:date="2021-08-31T10:55:00Z">
              <w:tcPr>
                <w:tcW w:w="547" w:type="dxa"/>
              </w:tcPr>
            </w:tcPrChange>
          </w:tcPr>
          <w:p w14:paraId="2BFA0BDC" w14:textId="65E3FBCE" w:rsidR="00C0487D" w:rsidRPr="004B35C4" w:rsidRDefault="003838C6" w:rsidP="00C0487D">
            <w:pPr>
              <w:tabs>
                <w:tab w:val="left" w:pos="600"/>
              </w:tabs>
              <w:ind w:right="34"/>
              <w:rPr>
                <w:rFonts w:ascii="Times New Roman" w:hAnsi="Times New Roman" w:cs="Times New Roman"/>
                <w:sz w:val="24"/>
                <w:szCs w:val="24"/>
              </w:rPr>
            </w:pPr>
            <w:ins w:id="1498" w:author="2" w:date="2021-08-31T10:55:00Z">
              <w:r>
                <w:rPr>
                  <w:rFonts w:ascii="Times New Roman" w:hAnsi="Times New Roman" w:cs="Times New Roman"/>
                  <w:sz w:val="24"/>
                  <w:szCs w:val="24"/>
                </w:rPr>
                <w:t>2</w:t>
              </w:r>
            </w:ins>
          </w:p>
        </w:tc>
      </w:tr>
      <w:tr w:rsidR="00C0487D" w14:paraId="0DBA53B1" w14:textId="32A5B8C9" w:rsidTr="00911EF6">
        <w:tc>
          <w:tcPr>
            <w:tcW w:w="846" w:type="dxa"/>
            <w:tcPrChange w:id="1499" w:author="2" w:date="2021-08-31T10:55:00Z">
              <w:tcPr>
                <w:tcW w:w="846" w:type="dxa"/>
              </w:tcPr>
            </w:tcPrChange>
          </w:tcPr>
          <w:p w14:paraId="2F5CF545" w14:textId="77777777" w:rsidR="00C0487D" w:rsidRDefault="00C0487D" w:rsidP="00C0487D">
            <w:pPr>
              <w:spacing w:after="120"/>
              <w:rPr>
                <w:rFonts w:ascii="Times New Roman" w:hAnsi="Times New Roman" w:cs="Times New Roman"/>
                <w:sz w:val="24"/>
                <w:szCs w:val="24"/>
              </w:rPr>
            </w:pPr>
          </w:p>
        </w:tc>
        <w:tc>
          <w:tcPr>
            <w:tcW w:w="1843" w:type="dxa"/>
            <w:tcPrChange w:id="1500" w:author="2" w:date="2021-08-31T10:55:00Z">
              <w:tcPr>
                <w:tcW w:w="1843" w:type="dxa"/>
              </w:tcPr>
            </w:tcPrChange>
          </w:tcPr>
          <w:p w14:paraId="1C3A1882" w14:textId="77777777" w:rsidR="00C0487D" w:rsidRDefault="00C0487D" w:rsidP="00C0487D">
            <w:pPr>
              <w:spacing w:after="120"/>
              <w:rPr>
                <w:rFonts w:ascii="Times New Roman" w:hAnsi="Times New Roman" w:cs="Times New Roman"/>
                <w:sz w:val="24"/>
                <w:szCs w:val="24"/>
              </w:rPr>
            </w:pPr>
          </w:p>
        </w:tc>
        <w:tc>
          <w:tcPr>
            <w:tcW w:w="425" w:type="dxa"/>
            <w:tcPrChange w:id="1501" w:author="2" w:date="2021-08-31T10:55:00Z">
              <w:tcPr>
                <w:tcW w:w="425" w:type="dxa"/>
              </w:tcPr>
            </w:tcPrChange>
          </w:tcPr>
          <w:p w14:paraId="7BCAEECB" w14:textId="77777777" w:rsidR="00C0487D" w:rsidRDefault="00C0487D" w:rsidP="00C0487D">
            <w:pPr>
              <w:spacing w:after="120"/>
              <w:rPr>
                <w:rFonts w:ascii="Times New Roman" w:hAnsi="Times New Roman" w:cs="Times New Roman"/>
                <w:sz w:val="24"/>
                <w:szCs w:val="24"/>
              </w:rPr>
            </w:pPr>
          </w:p>
        </w:tc>
        <w:tc>
          <w:tcPr>
            <w:tcW w:w="392" w:type="dxa"/>
            <w:tcPrChange w:id="1502" w:author="2" w:date="2021-08-31T10:55:00Z">
              <w:tcPr>
                <w:tcW w:w="392" w:type="dxa"/>
              </w:tcPr>
            </w:tcPrChange>
          </w:tcPr>
          <w:p w14:paraId="3337CB19" w14:textId="77777777" w:rsidR="00C0487D" w:rsidRDefault="00C0487D" w:rsidP="00C0487D">
            <w:pPr>
              <w:spacing w:after="120"/>
              <w:rPr>
                <w:rFonts w:ascii="Times New Roman" w:hAnsi="Times New Roman" w:cs="Times New Roman"/>
                <w:sz w:val="24"/>
                <w:szCs w:val="24"/>
              </w:rPr>
            </w:pPr>
          </w:p>
        </w:tc>
        <w:tc>
          <w:tcPr>
            <w:tcW w:w="553" w:type="dxa"/>
            <w:tcPrChange w:id="1503" w:author="2" w:date="2021-08-31T10:55:00Z">
              <w:tcPr>
                <w:tcW w:w="553" w:type="dxa"/>
              </w:tcPr>
            </w:tcPrChange>
          </w:tcPr>
          <w:p w14:paraId="7E77408A" w14:textId="24B837E6"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1504" w:author="2" w:date="2021-08-31T10:55:00Z">
              <w:tcPr>
                <w:tcW w:w="6001" w:type="dxa"/>
              </w:tcPr>
            </w:tcPrChange>
          </w:tcPr>
          <w:p w14:paraId="763FF47C" w14:textId="77777777" w:rsidR="003838C6" w:rsidRDefault="00450F2B" w:rsidP="00450F2B">
            <w:pPr>
              <w:pStyle w:val="6"/>
              <w:shd w:val="clear" w:color="auto" w:fill="auto"/>
              <w:tabs>
                <w:tab w:val="left" w:pos="308"/>
              </w:tabs>
              <w:spacing w:before="0"/>
              <w:ind w:right="20" w:firstLine="0"/>
              <w:rPr>
                <w:ins w:id="1505" w:author="2" w:date="2021-08-31T10:55:00Z"/>
                <w:rFonts w:ascii="Times New Roman" w:hAnsi="Times New Roman" w:cs="Times New Roman"/>
                <w:sz w:val="20"/>
                <w:szCs w:val="20"/>
              </w:rPr>
            </w:pPr>
            <w:r w:rsidRPr="006B484B">
              <w:rPr>
                <w:rFonts w:ascii="Times New Roman" w:hAnsi="Times New Roman"/>
                <w:sz w:val="20"/>
                <w:rPrChange w:id="1506" w:author="2" w:date="2021-08-31T10:55:00Z">
                  <w:rPr/>
                </w:rPrChange>
              </w:rPr>
              <w:t>Катушку с ничтожно малым сопротивлением и индуктивностью</w:t>
            </w:r>
          </w:p>
          <w:p w14:paraId="268D5D0D" w14:textId="5F0579FE" w:rsidR="00450F2B" w:rsidRPr="006B484B" w:rsidRDefault="00450F2B" w:rsidP="00450F2B">
            <w:pPr>
              <w:pStyle w:val="6"/>
              <w:shd w:val="clear" w:color="auto" w:fill="auto"/>
              <w:tabs>
                <w:tab w:val="left" w:pos="308"/>
              </w:tabs>
              <w:spacing w:before="0"/>
              <w:ind w:right="20" w:firstLine="0"/>
              <w:rPr>
                <w:rFonts w:ascii="Times New Roman" w:hAnsi="Times New Roman"/>
                <w:sz w:val="20"/>
                <w:rPrChange w:id="1507" w:author="2" w:date="2021-08-31T10:55:00Z">
                  <w:rPr/>
                </w:rPrChange>
              </w:rPr>
            </w:pPr>
            <w:r w:rsidRPr="006B484B">
              <w:rPr>
                <w:rFonts w:ascii="Times New Roman" w:hAnsi="Times New Roman"/>
                <w:sz w:val="20"/>
                <w:rPrChange w:id="1508" w:author="2" w:date="2021-08-31T10:55:00Z">
                  <w:rPr/>
                </w:rPrChange>
              </w:rPr>
              <w:t xml:space="preserve"> 3 Гн присоединяют к источнику тока с ЭДС 14 В и ничтожно малым внутренним сопротивлением. Через какой промежуток времени сила тока в катушке достигнет 70 А?</w:t>
            </w:r>
          </w:p>
          <w:p w14:paraId="3FF3F2C2" w14:textId="77777777" w:rsidR="00C0487D" w:rsidRPr="006B484B" w:rsidRDefault="00C0487D" w:rsidP="00C0487D">
            <w:pPr>
              <w:spacing w:after="120"/>
              <w:rPr>
                <w:rFonts w:ascii="Times New Roman" w:hAnsi="Times New Roman"/>
                <w:sz w:val="20"/>
                <w:rPrChange w:id="1509" w:author="2" w:date="2021-08-31T10:55:00Z">
                  <w:rPr>
                    <w:rFonts w:ascii="Times New Roman" w:hAnsi="Times New Roman" w:cs="Times New Roman"/>
                    <w:sz w:val="24"/>
                    <w:szCs w:val="24"/>
                  </w:rPr>
                </w:rPrChange>
              </w:rPr>
            </w:pPr>
          </w:p>
        </w:tc>
        <w:tc>
          <w:tcPr>
            <w:tcW w:w="4961" w:type="dxa"/>
            <w:gridSpan w:val="2"/>
            <w:tcPrChange w:id="1510" w:author="2" w:date="2021-08-31T10:55:00Z">
              <w:tcPr>
                <w:tcW w:w="4839" w:type="dxa"/>
              </w:tcPr>
            </w:tcPrChange>
          </w:tcPr>
          <w:p w14:paraId="0E933368" w14:textId="77777777" w:rsidR="00C0487D" w:rsidRPr="006F33AA" w:rsidRDefault="003838C6" w:rsidP="003838C6">
            <w:pPr>
              <w:pStyle w:val="a4"/>
              <w:numPr>
                <w:ilvl w:val="0"/>
                <w:numId w:val="197"/>
              </w:numPr>
              <w:spacing w:after="0" w:line="240" w:lineRule="auto"/>
              <w:rPr>
                <w:ins w:id="1511" w:author="2" w:date="2021-08-31T10:55:00Z"/>
                <w:rFonts w:ascii="Times New Roman" w:hAnsi="Times New Roman" w:cs="Times New Roman"/>
                <w:sz w:val="20"/>
                <w:szCs w:val="20"/>
              </w:rPr>
            </w:pPr>
            <w:ins w:id="1512" w:author="2" w:date="2021-08-31T10:55:00Z">
              <w:r w:rsidRPr="006F33AA">
                <w:rPr>
                  <w:rFonts w:ascii="Times New Roman" w:hAnsi="Times New Roman" w:cs="Times New Roman"/>
                  <w:sz w:val="20"/>
                  <w:szCs w:val="20"/>
                </w:rPr>
                <w:t>15с</w:t>
              </w:r>
            </w:ins>
          </w:p>
          <w:p w14:paraId="4027E816" w14:textId="77777777" w:rsidR="00CF0EA2" w:rsidRPr="006F33AA" w:rsidRDefault="00CF0EA2" w:rsidP="003838C6">
            <w:pPr>
              <w:pStyle w:val="a4"/>
              <w:numPr>
                <w:ilvl w:val="0"/>
                <w:numId w:val="197"/>
              </w:numPr>
              <w:spacing w:after="0" w:line="240" w:lineRule="auto"/>
              <w:rPr>
                <w:ins w:id="1513" w:author="2" w:date="2021-08-31T10:55:00Z"/>
                <w:rFonts w:ascii="Times New Roman" w:hAnsi="Times New Roman" w:cs="Times New Roman"/>
                <w:sz w:val="20"/>
                <w:szCs w:val="20"/>
              </w:rPr>
            </w:pPr>
            <w:ins w:id="1514" w:author="2" w:date="2021-08-31T10:55:00Z">
              <w:r w:rsidRPr="006F33AA">
                <w:rPr>
                  <w:rFonts w:ascii="Times New Roman" w:hAnsi="Times New Roman" w:cs="Times New Roman"/>
                  <w:sz w:val="20"/>
                  <w:szCs w:val="20"/>
                </w:rPr>
                <w:t>17с</w:t>
              </w:r>
            </w:ins>
          </w:p>
          <w:p w14:paraId="55FF5C86" w14:textId="77777777" w:rsidR="00CF0EA2" w:rsidRPr="006F33AA" w:rsidRDefault="00CF0EA2" w:rsidP="003838C6">
            <w:pPr>
              <w:pStyle w:val="a4"/>
              <w:numPr>
                <w:ilvl w:val="0"/>
                <w:numId w:val="197"/>
              </w:numPr>
              <w:spacing w:after="0" w:line="240" w:lineRule="auto"/>
              <w:rPr>
                <w:ins w:id="1515" w:author="2" w:date="2021-08-31T10:55:00Z"/>
                <w:rFonts w:ascii="Times New Roman" w:hAnsi="Times New Roman" w:cs="Times New Roman"/>
                <w:sz w:val="20"/>
                <w:szCs w:val="20"/>
              </w:rPr>
            </w:pPr>
            <w:ins w:id="1516" w:author="2" w:date="2021-08-31T10:55:00Z">
              <w:r w:rsidRPr="006F33AA">
                <w:rPr>
                  <w:rFonts w:ascii="Times New Roman" w:hAnsi="Times New Roman" w:cs="Times New Roman"/>
                  <w:sz w:val="20"/>
                  <w:szCs w:val="20"/>
                </w:rPr>
                <w:t>34с</w:t>
              </w:r>
            </w:ins>
          </w:p>
          <w:p w14:paraId="0CB4C370" w14:textId="408D53ED" w:rsidR="00C0487D" w:rsidRPr="006F33AA" w:rsidRDefault="00CF0EA2" w:rsidP="003838C6">
            <w:pPr>
              <w:pStyle w:val="a4"/>
              <w:numPr>
                <w:ilvl w:val="0"/>
                <w:numId w:val="197"/>
              </w:numPr>
              <w:spacing w:after="0" w:line="240" w:lineRule="auto"/>
              <w:rPr>
                <w:rFonts w:ascii="Times New Roman" w:hAnsi="Times New Roman"/>
                <w:sz w:val="20"/>
                <w:rPrChange w:id="1517" w:author="2" w:date="2021-08-31T10:55:00Z">
                  <w:rPr>
                    <w:rFonts w:ascii="Times New Roman" w:hAnsi="Times New Roman" w:cs="Times New Roman"/>
                    <w:sz w:val="24"/>
                    <w:szCs w:val="24"/>
                  </w:rPr>
                </w:rPrChange>
              </w:rPr>
              <w:pPrChange w:id="1518" w:author="2" w:date="2021-08-31T10:55:00Z">
                <w:pPr>
                  <w:framePr w:hSpace="180" w:wrap="around" w:hAnchor="margin" w:y="665"/>
                </w:pPr>
              </w:pPrChange>
            </w:pPr>
            <w:ins w:id="1519" w:author="2" w:date="2021-08-31T10:55:00Z">
              <w:r w:rsidRPr="006F33AA">
                <w:rPr>
                  <w:rFonts w:ascii="Times New Roman" w:hAnsi="Times New Roman" w:cs="Times New Roman"/>
                  <w:sz w:val="20"/>
                  <w:szCs w:val="20"/>
                </w:rPr>
                <w:t>14с</w:t>
              </w:r>
            </w:ins>
          </w:p>
        </w:tc>
        <w:tc>
          <w:tcPr>
            <w:tcW w:w="567" w:type="dxa"/>
            <w:gridSpan w:val="2"/>
            <w:tcPrChange w:id="1520" w:author="2" w:date="2021-08-31T10:55:00Z">
              <w:tcPr>
                <w:tcW w:w="547" w:type="dxa"/>
              </w:tcPr>
            </w:tcPrChange>
          </w:tcPr>
          <w:p w14:paraId="1AAEC3E6" w14:textId="08D97D5F" w:rsidR="00C0487D" w:rsidRPr="004B35C4" w:rsidRDefault="003838C6" w:rsidP="00C0487D">
            <w:pPr>
              <w:tabs>
                <w:tab w:val="left" w:pos="600"/>
              </w:tabs>
              <w:ind w:right="34"/>
              <w:rPr>
                <w:rFonts w:ascii="Times New Roman" w:hAnsi="Times New Roman" w:cs="Times New Roman"/>
                <w:sz w:val="24"/>
                <w:szCs w:val="24"/>
              </w:rPr>
            </w:pPr>
            <w:ins w:id="1521" w:author="2" w:date="2021-08-31T10:55:00Z">
              <w:r>
                <w:rPr>
                  <w:rFonts w:ascii="Times New Roman" w:hAnsi="Times New Roman" w:cs="Times New Roman"/>
                  <w:sz w:val="24"/>
                  <w:szCs w:val="24"/>
                </w:rPr>
                <w:t>1</w:t>
              </w:r>
            </w:ins>
          </w:p>
        </w:tc>
      </w:tr>
      <w:tr w:rsidR="00C0487D" w14:paraId="45DFFCB0" w14:textId="3D9E0FF8" w:rsidTr="00F06AE7">
        <w:trPr>
          <w:gridAfter w:val="1"/>
          <w:del w:id="1522" w:author="2" w:date="2021-08-31T10:55:00Z"/>
        </w:trPr>
        <w:tc>
          <w:tcPr>
            <w:tcW w:w="846" w:type="dxa"/>
          </w:tcPr>
          <w:p w14:paraId="1735C05C" w14:textId="77777777" w:rsidR="00C0487D" w:rsidRDefault="00C0487D" w:rsidP="00C0487D">
            <w:pPr>
              <w:spacing w:after="120"/>
              <w:rPr>
                <w:del w:id="1523" w:author="2" w:date="2021-08-31T10:55:00Z"/>
                <w:rFonts w:ascii="Times New Roman" w:hAnsi="Times New Roman" w:cs="Times New Roman"/>
                <w:sz w:val="24"/>
                <w:szCs w:val="24"/>
              </w:rPr>
            </w:pPr>
          </w:p>
        </w:tc>
        <w:tc>
          <w:tcPr>
            <w:tcW w:w="1843" w:type="dxa"/>
          </w:tcPr>
          <w:p w14:paraId="04214D63" w14:textId="77777777" w:rsidR="00C0487D" w:rsidRDefault="00C0487D" w:rsidP="00C0487D">
            <w:pPr>
              <w:spacing w:after="120"/>
              <w:rPr>
                <w:del w:id="1524" w:author="2" w:date="2021-08-31T10:55:00Z"/>
                <w:rFonts w:ascii="Times New Roman" w:hAnsi="Times New Roman" w:cs="Times New Roman"/>
                <w:sz w:val="24"/>
                <w:szCs w:val="24"/>
              </w:rPr>
            </w:pPr>
          </w:p>
        </w:tc>
        <w:tc>
          <w:tcPr>
            <w:tcW w:w="425" w:type="dxa"/>
          </w:tcPr>
          <w:p w14:paraId="0CA278C7" w14:textId="77777777" w:rsidR="00C0487D" w:rsidRDefault="00C0487D" w:rsidP="00C0487D">
            <w:pPr>
              <w:spacing w:after="120"/>
              <w:rPr>
                <w:del w:id="1525" w:author="2" w:date="2021-08-31T10:55:00Z"/>
                <w:rFonts w:ascii="Times New Roman" w:hAnsi="Times New Roman" w:cs="Times New Roman"/>
                <w:sz w:val="24"/>
                <w:szCs w:val="24"/>
              </w:rPr>
            </w:pPr>
          </w:p>
        </w:tc>
        <w:tc>
          <w:tcPr>
            <w:tcW w:w="392" w:type="dxa"/>
          </w:tcPr>
          <w:p w14:paraId="50002B68" w14:textId="77777777" w:rsidR="00C0487D" w:rsidRDefault="00C0487D" w:rsidP="00C0487D">
            <w:pPr>
              <w:spacing w:after="120"/>
              <w:rPr>
                <w:del w:id="1526" w:author="2" w:date="2021-08-31T10:55:00Z"/>
                <w:rFonts w:ascii="Times New Roman" w:hAnsi="Times New Roman" w:cs="Times New Roman"/>
                <w:sz w:val="24"/>
                <w:szCs w:val="24"/>
              </w:rPr>
            </w:pPr>
          </w:p>
        </w:tc>
        <w:tc>
          <w:tcPr>
            <w:tcW w:w="553" w:type="dxa"/>
          </w:tcPr>
          <w:p w14:paraId="318E08B4" w14:textId="21BA8C6B" w:rsidR="00C0487D" w:rsidRDefault="00C0487D" w:rsidP="00C0487D">
            <w:pPr>
              <w:spacing w:after="120"/>
              <w:rPr>
                <w:del w:id="1527" w:author="2" w:date="2021-08-31T10:55:00Z"/>
                <w:rFonts w:ascii="Times New Roman" w:hAnsi="Times New Roman" w:cs="Times New Roman"/>
                <w:sz w:val="24"/>
                <w:szCs w:val="24"/>
              </w:rPr>
            </w:pPr>
          </w:p>
        </w:tc>
        <w:tc>
          <w:tcPr>
            <w:tcW w:w="6001" w:type="dxa"/>
          </w:tcPr>
          <w:p w14:paraId="30F0A5A7" w14:textId="32C7454E" w:rsidR="00C0487D" w:rsidRDefault="00C0487D" w:rsidP="00C0487D">
            <w:pPr>
              <w:spacing w:after="120"/>
              <w:rPr>
                <w:del w:id="1528" w:author="2" w:date="2021-08-31T10:55:00Z"/>
                <w:rFonts w:ascii="Times New Roman" w:hAnsi="Times New Roman" w:cs="Times New Roman"/>
                <w:sz w:val="24"/>
                <w:szCs w:val="24"/>
              </w:rPr>
            </w:pPr>
          </w:p>
        </w:tc>
        <w:tc>
          <w:tcPr>
            <w:tcW w:w="4839" w:type="dxa"/>
          </w:tcPr>
          <w:p w14:paraId="1B0FBD5B" w14:textId="165AC1BE" w:rsidR="00C0487D" w:rsidRPr="004B35C4" w:rsidRDefault="00C0487D" w:rsidP="00C0487D">
            <w:pPr>
              <w:rPr>
                <w:del w:id="1529" w:author="2" w:date="2021-08-31T10:55:00Z"/>
                <w:rFonts w:ascii="Times New Roman" w:hAnsi="Times New Roman" w:cs="Times New Roman"/>
                <w:sz w:val="24"/>
                <w:szCs w:val="24"/>
              </w:rPr>
            </w:pPr>
          </w:p>
        </w:tc>
        <w:tc>
          <w:tcPr>
            <w:tcW w:w="547" w:type="dxa"/>
            <w:gridSpan w:val="2"/>
          </w:tcPr>
          <w:p w14:paraId="73D76685" w14:textId="6D955E97" w:rsidR="00C0487D" w:rsidRPr="004B35C4" w:rsidRDefault="00C0487D" w:rsidP="00C0487D">
            <w:pPr>
              <w:tabs>
                <w:tab w:val="left" w:pos="600"/>
              </w:tabs>
              <w:ind w:right="34"/>
              <w:rPr>
                <w:del w:id="1530" w:author="2" w:date="2021-08-31T10:55:00Z"/>
                <w:rFonts w:ascii="Times New Roman" w:hAnsi="Times New Roman" w:cs="Times New Roman"/>
                <w:sz w:val="24"/>
                <w:szCs w:val="24"/>
              </w:rPr>
            </w:pPr>
          </w:p>
        </w:tc>
      </w:tr>
      <w:tr w:rsidR="00C0487D" w14:paraId="45FD0B72" w14:textId="2984FCD2" w:rsidTr="00911EF6">
        <w:tc>
          <w:tcPr>
            <w:tcW w:w="846" w:type="dxa"/>
            <w:tcPrChange w:id="1531" w:author="2" w:date="2021-08-31T10:55:00Z">
              <w:tcPr>
                <w:tcW w:w="846" w:type="dxa"/>
              </w:tcPr>
            </w:tcPrChange>
          </w:tcPr>
          <w:p w14:paraId="3746BAAA" w14:textId="77777777" w:rsidR="00C0487D" w:rsidRDefault="00C0487D" w:rsidP="00C0487D">
            <w:pPr>
              <w:spacing w:after="120"/>
              <w:rPr>
                <w:rFonts w:ascii="Times New Roman" w:hAnsi="Times New Roman" w:cs="Times New Roman"/>
                <w:sz w:val="24"/>
                <w:szCs w:val="24"/>
              </w:rPr>
            </w:pPr>
          </w:p>
        </w:tc>
        <w:tc>
          <w:tcPr>
            <w:tcW w:w="1843" w:type="dxa"/>
            <w:tcPrChange w:id="1532" w:author="2" w:date="2021-08-31T10:55:00Z">
              <w:tcPr>
                <w:tcW w:w="1843" w:type="dxa"/>
              </w:tcPr>
            </w:tcPrChange>
          </w:tcPr>
          <w:p w14:paraId="2F73E91F" w14:textId="59DF31EE" w:rsidR="00C0487D" w:rsidRPr="00450F2B" w:rsidRDefault="00450F2B" w:rsidP="00C0487D">
            <w:pPr>
              <w:spacing w:after="120"/>
              <w:rPr>
                <w:rFonts w:ascii="Times New Roman" w:hAnsi="Times New Roman" w:cs="Times New Roman"/>
                <w:b/>
              </w:rPr>
            </w:pPr>
            <w:r w:rsidRPr="00450F2B">
              <w:rPr>
                <w:rFonts w:ascii="Times New Roman" w:hAnsi="Times New Roman" w:cs="Times New Roman"/>
                <w:b/>
              </w:rPr>
              <w:t>Энергия магнитного поля</w:t>
            </w:r>
          </w:p>
        </w:tc>
        <w:tc>
          <w:tcPr>
            <w:tcW w:w="425" w:type="dxa"/>
            <w:tcPrChange w:id="1533" w:author="2" w:date="2021-08-31T10:55:00Z">
              <w:tcPr>
                <w:tcW w:w="425" w:type="dxa"/>
              </w:tcPr>
            </w:tcPrChange>
          </w:tcPr>
          <w:p w14:paraId="0CC30A2E" w14:textId="7461D3AA" w:rsidR="00C0487D" w:rsidRDefault="00C0487D" w:rsidP="00C0487D">
            <w:pPr>
              <w:spacing w:after="120"/>
              <w:rPr>
                <w:rFonts w:ascii="Times New Roman" w:hAnsi="Times New Roman" w:cs="Times New Roman"/>
                <w:sz w:val="24"/>
                <w:szCs w:val="24"/>
              </w:rPr>
            </w:pPr>
            <w:r>
              <w:rPr>
                <w:rFonts w:ascii="Times New Roman" w:hAnsi="Times New Roman" w:cs="Times New Roman"/>
                <w:sz w:val="24"/>
                <w:szCs w:val="24"/>
              </w:rPr>
              <w:t>8</w:t>
            </w:r>
          </w:p>
        </w:tc>
        <w:tc>
          <w:tcPr>
            <w:tcW w:w="392" w:type="dxa"/>
            <w:tcPrChange w:id="1534" w:author="2" w:date="2021-08-31T10:55:00Z">
              <w:tcPr>
                <w:tcW w:w="392" w:type="dxa"/>
              </w:tcPr>
            </w:tcPrChange>
          </w:tcPr>
          <w:p w14:paraId="316A37DD" w14:textId="40E0E361"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П</w:t>
            </w:r>
          </w:p>
        </w:tc>
        <w:tc>
          <w:tcPr>
            <w:tcW w:w="553" w:type="dxa"/>
            <w:tcPrChange w:id="1535" w:author="2" w:date="2021-08-31T10:55:00Z">
              <w:tcPr>
                <w:tcW w:w="553" w:type="dxa"/>
              </w:tcPr>
            </w:tcPrChange>
          </w:tcPr>
          <w:p w14:paraId="52EDF91E" w14:textId="2509FFCD"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1536" w:author="2" w:date="2021-08-31T10:55:00Z">
              <w:tcPr>
                <w:tcW w:w="6001" w:type="dxa"/>
              </w:tcPr>
            </w:tcPrChange>
          </w:tcPr>
          <w:p w14:paraId="1AAB69ED" w14:textId="77777777" w:rsidR="003838C6" w:rsidRDefault="00450F2B" w:rsidP="00450F2B">
            <w:pPr>
              <w:pStyle w:val="6"/>
              <w:shd w:val="clear" w:color="auto" w:fill="auto"/>
              <w:spacing w:before="0" w:line="216" w:lineRule="exact"/>
              <w:ind w:left="-41" w:right="40" w:firstLine="41"/>
              <w:rPr>
                <w:ins w:id="1537" w:author="2" w:date="2021-08-31T10:55:00Z"/>
                <w:rFonts w:ascii="Times New Roman" w:hAnsi="Times New Roman" w:cs="Times New Roman"/>
                <w:sz w:val="20"/>
                <w:szCs w:val="20"/>
              </w:rPr>
            </w:pPr>
            <w:r w:rsidRPr="006B484B">
              <w:rPr>
                <w:rFonts w:ascii="Times New Roman" w:hAnsi="Times New Roman"/>
                <w:sz w:val="20"/>
                <w:rPrChange w:id="1538" w:author="2" w:date="2021-08-31T10:55:00Z">
                  <w:rPr/>
                </w:rPrChange>
              </w:rPr>
              <w:t>Проволочный виток площадью 1 см</w:t>
            </w:r>
            <w:r w:rsidRPr="006B484B">
              <w:rPr>
                <w:rFonts w:ascii="Times New Roman" w:hAnsi="Times New Roman"/>
                <w:sz w:val="20"/>
                <w:vertAlign w:val="superscript"/>
                <w:rPrChange w:id="1539" w:author="2" w:date="2021-08-31T10:55:00Z">
                  <w:rPr>
                    <w:vertAlign w:val="superscript"/>
                  </w:rPr>
                </w:rPrChange>
              </w:rPr>
              <w:t>2</w:t>
            </w:r>
            <w:r w:rsidRPr="006B484B">
              <w:rPr>
                <w:rFonts w:ascii="Times New Roman" w:hAnsi="Times New Roman"/>
                <w:sz w:val="20"/>
                <w:rPrChange w:id="1540" w:author="2" w:date="2021-08-31T10:55:00Z">
                  <w:rPr/>
                </w:rPrChange>
              </w:rPr>
              <w:t xml:space="preserve">, имеющий сопротивление </w:t>
            </w:r>
          </w:p>
          <w:p w14:paraId="27F55343" w14:textId="77777777" w:rsidR="00450F2B" w:rsidRPr="006B484B" w:rsidRDefault="00450F2B" w:rsidP="00450F2B">
            <w:pPr>
              <w:pStyle w:val="6"/>
              <w:shd w:val="clear" w:color="auto" w:fill="auto"/>
              <w:spacing w:before="0" w:line="216" w:lineRule="exact"/>
              <w:ind w:left="-41" w:right="40" w:firstLine="41"/>
              <w:rPr>
                <w:rFonts w:ascii="Times New Roman" w:hAnsi="Times New Roman"/>
                <w:sz w:val="20"/>
                <w:rPrChange w:id="1541" w:author="2" w:date="2021-08-31T10:55:00Z">
                  <w:rPr/>
                </w:rPrChange>
              </w:rPr>
            </w:pPr>
            <w:r w:rsidRPr="006B484B">
              <w:rPr>
                <w:rFonts w:ascii="Times New Roman" w:hAnsi="Times New Roman"/>
                <w:sz w:val="20"/>
                <w:rPrChange w:id="1542" w:author="2" w:date="2021-08-31T10:55:00Z">
                  <w:rPr/>
                </w:rPrChange>
              </w:rPr>
              <w:t>1 мОм, пронизывается однородным магнитным полем, линии индукции которого перпендикулярны к плоскости витка. Маг</w:t>
            </w:r>
            <w:r w:rsidRPr="006B484B">
              <w:rPr>
                <w:rFonts w:ascii="Times New Roman" w:hAnsi="Times New Roman"/>
                <w:sz w:val="20"/>
                <w:rPrChange w:id="1543" w:author="2" w:date="2021-08-31T10:55:00Z">
                  <w:rPr/>
                </w:rPrChange>
              </w:rPr>
              <w:softHyphen/>
              <w:t>нитная индукция изменяется со скоростью 0,01 Тл/с. Какое ко</w:t>
            </w:r>
            <w:r w:rsidRPr="006B484B">
              <w:rPr>
                <w:rFonts w:ascii="Times New Roman" w:hAnsi="Times New Roman"/>
                <w:sz w:val="20"/>
                <w:rPrChange w:id="1544" w:author="2" w:date="2021-08-31T10:55:00Z">
                  <w:rPr/>
                </w:rPrChange>
              </w:rPr>
              <w:softHyphen/>
              <w:t>личество теплоты выделится в витке за единицу времени?</w:t>
            </w:r>
          </w:p>
          <w:p w14:paraId="0E7AD9F4" w14:textId="77777777" w:rsidR="00C0487D" w:rsidRPr="006B484B" w:rsidRDefault="00C0487D" w:rsidP="00C0487D">
            <w:pPr>
              <w:spacing w:after="120"/>
              <w:rPr>
                <w:rFonts w:ascii="Times New Roman" w:hAnsi="Times New Roman"/>
                <w:sz w:val="20"/>
                <w:rPrChange w:id="1545" w:author="2" w:date="2021-08-31T10:55:00Z">
                  <w:rPr>
                    <w:rFonts w:ascii="Times New Roman" w:hAnsi="Times New Roman" w:cs="Times New Roman"/>
                    <w:sz w:val="24"/>
                    <w:szCs w:val="24"/>
                  </w:rPr>
                </w:rPrChange>
              </w:rPr>
            </w:pPr>
          </w:p>
        </w:tc>
        <w:tc>
          <w:tcPr>
            <w:tcW w:w="4961" w:type="dxa"/>
            <w:gridSpan w:val="2"/>
            <w:tcPrChange w:id="1546" w:author="2" w:date="2021-08-31T10:55:00Z">
              <w:tcPr>
                <w:tcW w:w="4839" w:type="dxa"/>
              </w:tcPr>
            </w:tcPrChange>
          </w:tcPr>
          <w:p w14:paraId="3D0B565B" w14:textId="77777777" w:rsidR="003838C6" w:rsidRPr="006F33AA" w:rsidRDefault="00CF0EA2" w:rsidP="003838C6">
            <w:pPr>
              <w:pStyle w:val="a4"/>
              <w:numPr>
                <w:ilvl w:val="0"/>
                <w:numId w:val="198"/>
              </w:numPr>
              <w:spacing w:after="0" w:line="240" w:lineRule="auto"/>
              <w:rPr>
                <w:ins w:id="1547" w:author="2" w:date="2021-08-31T10:55:00Z"/>
                <w:rFonts w:ascii="Times New Roman" w:hAnsi="Times New Roman" w:cs="Times New Roman"/>
                <w:sz w:val="20"/>
                <w:szCs w:val="20"/>
              </w:rPr>
            </w:pPr>
            <w:ins w:id="1548" w:author="2" w:date="2021-08-31T10:55:00Z">
              <w:r w:rsidRPr="006F33AA">
                <w:rPr>
                  <w:rFonts w:ascii="Times New Roman" w:hAnsi="Times New Roman" w:cs="Times New Roman"/>
                  <w:sz w:val="20"/>
                  <w:szCs w:val="20"/>
                </w:rPr>
                <w:t>1мкДж/с</w:t>
              </w:r>
            </w:ins>
          </w:p>
          <w:p w14:paraId="76FCAFCE" w14:textId="77777777" w:rsidR="003838C6" w:rsidRPr="006F33AA" w:rsidRDefault="00CF0EA2" w:rsidP="003838C6">
            <w:pPr>
              <w:pStyle w:val="a4"/>
              <w:numPr>
                <w:ilvl w:val="0"/>
                <w:numId w:val="198"/>
              </w:numPr>
              <w:spacing w:after="0" w:line="240" w:lineRule="auto"/>
              <w:rPr>
                <w:ins w:id="1549" w:author="2" w:date="2021-08-31T10:55:00Z"/>
                <w:rFonts w:ascii="Times New Roman" w:hAnsi="Times New Roman" w:cs="Times New Roman"/>
                <w:sz w:val="20"/>
                <w:szCs w:val="20"/>
              </w:rPr>
            </w:pPr>
            <w:ins w:id="1550" w:author="2" w:date="2021-08-31T10:55:00Z">
              <w:r w:rsidRPr="006F33AA">
                <w:rPr>
                  <w:rFonts w:ascii="Times New Roman" w:hAnsi="Times New Roman" w:cs="Times New Roman"/>
                  <w:sz w:val="20"/>
                  <w:szCs w:val="20"/>
                </w:rPr>
                <w:t>0,11нДж/с</w:t>
              </w:r>
            </w:ins>
          </w:p>
          <w:p w14:paraId="56F16E5E" w14:textId="77777777" w:rsidR="003838C6" w:rsidRPr="006F33AA" w:rsidRDefault="00CF0EA2" w:rsidP="00AC5F61">
            <w:pPr>
              <w:pStyle w:val="a4"/>
              <w:numPr>
                <w:ilvl w:val="0"/>
                <w:numId w:val="198"/>
              </w:numPr>
              <w:spacing w:after="0" w:line="240" w:lineRule="auto"/>
              <w:ind w:right="-513"/>
              <w:rPr>
                <w:ins w:id="1551" w:author="2" w:date="2021-08-31T10:55:00Z"/>
                <w:rFonts w:ascii="Times New Roman" w:hAnsi="Times New Roman" w:cs="Times New Roman"/>
                <w:sz w:val="20"/>
                <w:szCs w:val="20"/>
              </w:rPr>
            </w:pPr>
            <w:ins w:id="1552" w:author="2" w:date="2021-08-31T10:55:00Z">
              <w:r w:rsidRPr="006F33AA">
                <w:rPr>
                  <w:rFonts w:ascii="Times New Roman" w:hAnsi="Times New Roman" w:cs="Times New Roman"/>
                  <w:sz w:val="20"/>
                  <w:szCs w:val="20"/>
                </w:rPr>
                <w:t>10нДж/с</w:t>
              </w:r>
            </w:ins>
          </w:p>
          <w:p w14:paraId="1A082841" w14:textId="0723E1CC" w:rsidR="00C0487D" w:rsidRPr="006F33AA" w:rsidRDefault="003838C6" w:rsidP="003838C6">
            <w:pPr>
              <w:pStyle w:val="a4"/>
              <w:numPr>
                <w:ilvl w:val="0"/>
                <w:numId w:val="198"/>
              </w:numPr>
              <w:spacing w:after="0" w:line="240" w:lineRule="auto"/>
              <w:rPr>
                <w:rFonts w:ascii="Times New Roman" w:hAnsi="Times New Roman"/>
                <w:sz w:val="20"/>
                <w:rPrChange w:id="1553" w:author="2" w:date="2021-08-31T10:55:00Z">
                  <w:rPr>
                    <w:rFonts w:ascii="Times New Roman" w:hAnsi="Times New Roman" w:cs="Times New Roman"/>
                    <w:sz w:val="24"/>
                    <w:szCs w:val="24"/>
                  </w:rPr>
                </w:rPrChange>
              </w:rPr>
              <w:pPrChange w:id="1554" w:author="2" w:date="2021-08-31T10:55:00Z">
                <w:pPr>
                  <w:framePr w:hSpace="180" w:wrap="around" w:hAnchor="margin" w:y="665"/>
                  <w:ind w:left="605" w:hanging="605"/>
                </w:pPr>
              </w:pPrChange>
            </w:pPr>
            <w:ins w:id="1555" w:author="2" w:date="2021-08-31T10:55:00Z">
              <w:r w:rsidRPr="006F33AA">
                <w:rPr>
                  <w:rFonts w:ascii="Times New Roman" w:hAnsi="Times New Roman" w:cs="Times New Roman"/>
                  <w:sz w:val="20"/>
                  <w:szCs w:val="20"/>
                </w:rPr>
                <w:t>1нДж/с</w:t>
              </w:r>
            </w:ins>
          </w:p>
        </w:tc>
        <w:tc>
          <w:tcPr>
            <w:tcW w:w="567" w:type="dxa"/>
            <w:gridSpan w:val="2"/>
            <w:tcPrChange w:id="1556" w:author="2" w:date="2021-08-31T10:55:00Z">
              <w:tcPr>
                <w:tcW w:w="547" w:type="dxa"/>
              </w:tcPr>
            </w:tcPrChange>
          </w:tcPr>
          <w:p w14:paraId="6DE3CB8B" w14:textId="0699F3D4" w:rsidR="00C0487D" w:rsidRPr="004B35C4" w:rsidRDefault="00AC5F61" w:rsidP="00AC5F61">
            <w:pPr>
              <w:tabs>
                <w:tab w:val="left" w:pos="581"/>
              </w:tabs>
              <w:ind w:left="-25" w:right="-391" w:firstLine="39"/>
              <w:rPr>
                <w:rFonts w:ascii="Times New Roman" w:hAnsi="Times New Roman" w:cs="Times New Roman"/>
                <w:sz w:val="24"/>
                <w:szCs w:val="24"/>
              </w:rPr>
              <w:pPrChange w:id="1557" w:author="2" w:date="2021-08-31T10:55:00Z">
                <w:pPr>
                  <w:framePr w:hSpace="180" w:wrap="around" w:hAnchor="margin" w:y="665"/>
                  <w:tabs>
                    <w:tab w:val="left" w:pos="600"/>
                  </w:tabs>
                  <w:ind w:right="34" w:hanging="605"/>
                </w:pPr>
              </w:pPrChange>
            </w:pPr>
            <w:ins w:id="1558" w:author="2" w:date="2021-08-31T10:55:00Z">
              <w:r>
                <w:rPr>
                  <w:rFonts w:ascii="Times New Roman" w:hAnsi="Times New Roman" w:cs="Times New Roman"/>
                  <w:sz w:val="24"/>
                  <w:szCs w:val="24"/>
                </w:rPr>
                <w:t>4</w:t>
              </w:r>
            </w:ins>
          </w:p>
        </w:tc>
      </w:tr>
      <w:tr w:rsidR="00C0487D" w14:paraId="68294B00" w14:textId="570489BB" w:rsidTr="00911EF6">
        <w:tc>
          <w:tcPr>
            <w:tcW w:w="846" w:type="dxa"/>
            <w:tcPrChange w:id="1559" w:author="2" w:date="2021-08-31T10:55:00Z">
              <w:tcPr>
                <w:tcW w:w="846" w:type="dxa"/>
              </w:tcPr>
            </w:tcPrChange>
          </w:tcPr>
          <w:p w14:paraId="6A03FB4C" w14:textId="77777777" w:rsidR="00C0487D" w:rsidRDefault="00C0487D" w:rsidP="00C0487D">
            <w:pPr>
              <w:spacing w:after="120"/>
              <w:rPr>
                <w:rFonts w:ascii="Times New Roman" w:hAnsi="Times New Roman" w:cs="Times New Roman"/>
                <w:sz w:val="24"/>
                <w:szCs w:val="24"/>
              </w:rPr>
            </w:pPr>
          </w:p>
        </w:tc>
        <w:tc>
          <w:tcPr>
            <w:tcW w:w="1843" w:type="dxa"/>
            <w:tcPrChange w:id="1560" w:author="2" w:date="2021-08-31T10:55:00Z">
              <w:tcPr>
                <w:tcW w:w="1843" w:type="dxa"/>
              </w:tcPr>
            </w:tcPrChange>
          </w:tcPr>
          <w:p w14:paraId="35CC8B05" w14:textId="77777777" w:rsidR="00C0487D" w:rsidRDefault="00C0487D" w:rsidP="00C0487D">
            <w:pPr>
              <w:spacing w:after="120"/>
              <w:rPr>
                <w:rFonts w:ascii="Times New Roman" w:hAnsi="Times New Roman" w:cs="Times New Roman"/>
                <w:sz w:val="24"/>
                <w:szCs w:val="24"/>
              </w:rPr>
            </w:pPr>
          </w:p>
        </w:tc>
        <w:tc>
          <w:tcPr>
            <w:tcW w:w="425" w:type="dxa"/>
            <w:tcPrChange w:id="1561" w:author="2" w:date="2021-08-31T10:55:00Z">
              <w:tcPr>
                <w:tcW w:w="425" w:type="dxa"/>
              </w:tcPr>
            </w:tcPrChange>
          </w:tcPr>
          <w:p w14:paraId="02FE14B0" w14:textId="77777777" w:rsidR="00C0487D" w:rsidRDefault="00C0487D" w:rsidP="00C0487D">
            <w:pPr>
              <w:spacing w:after="120"/>
              <w:rPr>
                <w:rFonts w:ascii="Times New Roman" w:hAnsi="Times New Roman" w:cs="Times New Roman"/>
                <w:sz w:val="24"/>
                <w:szCs w:val="24"/>
              </w:rPr>
            </w:pPr>
          </w:p>
        </w:tc>
        <w:tc>
          <w:tcPr>
            <w:tcW w:w="392" w:type="dxa"/>
            <w:tcPrChange w:id="1562" w:author="2" w:date="2021-08-31T10:55:00Z">
              <w:tcPr>
                <w:tcW w:w="392" w:type="dxa"/>
              </w:tcPr>
            </w:tcPrChange>
          </w:tcPr>
          <w:p w14:paraId="686C5D8E" w14:textId="77777777" w:rsidR="00C0487D" w:rsidRDefault="00C0487D" w:rsidP="00C0487D">
            <w:pPr>
              <w:spacing w:after="120"/>
              <w:rPr>
                <w:rFonts w:ascii="Times New Roman" w:hAnsi="Times New Roman" w:cs="Times New Roman"/>
                <w:sz w:val="24"/>
                <w:szCs w:val="24"/>
              </w:rPr>
            </w:pPr>
          </w:p>
        </w:tc>
        <w:tc>
          <w:tcPr>
            <w:tcW w:w="553" w:type="dxa"/>
            <w:tcPrChange w:id="1563" w:author="2" w:date="2021-08-31T10:55:00Z">
              <w:tcPr>
                <w:tcW w:w="553" w:type="dxa"/>
              </w:tcPr>
            </w:tcPrChange>
          </w:tcPr>
          <w:p w14:paraId="204E0494" w14:textId="0BA724AE"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1564" w:author="2" w:date="2021-08-31T10:55:00Z">
              <w:tcPr>
                <w:tcW w:w="6001" w:type="dxa"/>
              </w:tcPr>
            </w:tcPrChange>
          </w:tcPr>
          <w:p w14:paraId="06A2A07B" w14:textId="77777777" w:rsidR="00450F2B" w:rsidRPr="00AC5F61" w:rsidRDefault="00450F2B" w:rsidP="00450F2B">
            <w:pPr>
              <w:pStyle w:val="6"/>
              <w:shd w:val="clear" w:color="auto" w:fill="auto"/>
              <w:tabs>
                <w:tab w:val="left" w:pos="322"/>
              </w:tabs>
              <w:spacing w:before="0" w:line="216" w:lineRule="exact"/>
              <w:ind w:right="20" w:firstLine="0"/>
              <w:rPr>
                <w:rFonts w:ascii="Times New Roman" w:hAnsi="Times New Roman"/>
                <w:sz w:val="20"/>
                <w:rPrChange w:id="1565" w:author="2" w:date="2021-08-31T10:55:00Z">
                  <w:rPr/>
                </w:rPrChange>
              </w:rPr>
            </w:pPr>
            <w:r w:rsidRPr="00AC5F61">
              <w:rPr>
                <w:rFonts w:ascii="Times New Roman" w:hAnsi="Times New Roman"/>
                <w:sz w:val="20"/>
                <w:rPrChange w:id="1566" w:author="2" w:date="2021-08-31T10:55:00Z">
                  <w:rPr/>
                </w:rPrChange>
              </w:rPr>
              <w:t>Соленоид с сердечником из никеля на длине 0,5 м имеет 1000 витков с площадью поперечного сечения 50 см</w:t>
            </w:r>
            <w:r w:rsidRPr="00AC5F61">
              <w:rPr>
                <w:rFonts w:ascii="Times New Roman" w:hAnsi="Times New Roman"/>
                <w:sz w:val="20"/>
                <w:vertAlign w:val="superscript"/>
                <w:rPrChange w:id="1567" w:author="2" w:date="2021-08-31T10:55:00Z">
                  <w:rPr>
                    <w:vertAlign w:val="superscript"/>
                  </w:rPr>
                </w:rPrChange>
              </w:rPr>
              <w:t>2</w:t>
            </w:r>
            <w:r w:rsidRPr="00AC5F61">
              <w:rPr>
                <w:rFonts w:ascii="Times New Roman" w:hAnsi="Times New Roman"/>
                <w:sz w:val="20"/>
                <w:rPrChange w:id="1568" w:author="2" w:date="2021-08-31T10:55:00Z">
                  <w:rPr/>
                </w:rPrChange>
              </w:rPr>
              <w:t>. Опреде</w:t>
            </w:r>
            <w:r w:rsidRPr="00AC5F61">
              <w:rPr>
                <w:rFonts w:ascii="Times New Roman" w:hAnsi="Times New Roman"/>
                <w:sz w:val="20"/>
                <w:rPrChange w:id="1569" w:author="2" w:date="2021-08-31T10:55:00Z">
                  <w:rPr/>
                </w:rPrChange>
              </w:rPr>
              <w:softHyphen/>
              <w:t>лить магнитный поток внутри соленоида и энергию магнитного поля, если сила тока в соленоиде 10 А, а магнитная проницае</w:t>
            </w:r>
            <w:r w:rsidRPr="00AC5F61">
              <w:rPr>
                <w:rFonts w:ascii="Times New Roman" w:hAnsi="Times New Roman"/>
                <w:sz w:val="20"/>
                <w:rPrChange w:id="1570" w:author="2" w:date="2021-08-31T10:55:00Z">
                  <w:rPr/>
                </w:rPrChange>
              </w:rPr>
              <w:softHyphen/>
              <w:t>мость никеля 200.</w:t>
            </w:r>
          </w:p>
          <w:p w14:paraId="6C127323" w14:textId="77777777" w:rsidR="00C0487D" w:rsidRPr="00AC5F61" w:rsidRDefault="00C0487D" w:rsidP="00C0487D">
            <w:pPr>
              <w:spacing w:after="120"/>
              <w:rPr>
                <w:rFonts w:ascii="Times New Roman" w:hAnsi="Times New Roman"/>
                <w:sz w:val="20"/>
                <w:rPrChange w:id="1571" w:author="2" w:date="2021-08-31T10:55:00Z">
                  <w:rPr>
                    <w:rFonts w:ascii="Times New Roman" w:hAnsi="Times New Roman" w:cs="Times New Roman"/>
                    <w:sz w:val="24"/>
                    <w:szCs w:val="24"/>
                  </w:rPr>
                </w:rPrChange>
              </w:rPr>
            </w:pPr>
          </w:p>
        </w:tc>
        <w:tc>
          <w:tcPr>
            <w:tcW w:w="4961" w:type="dxa"/>
            <w:gridSpan w:val="2"/>
            <w:tcPrChange w:id="1572" w:author="2" w:date="2021-08-31T10:55:00Z">
              <w:tcPr>
                <w:tcW w:w="4839" w:type="dxa"/>
              </w:tcPr>
            </w:tcPrChange>
          </w:tcPr>
          <w:p w14:paraId="5B2BBFA4" w14:textId="77777777" w:rsidR="00C0487D" w:rsidRPr="006F33AA" w:rsidRDefault="00AC5F61" w:rsidP="00AC5F61">
            <w:pPr>
              <w:pStyle w:val="a4"/>
              <w:numPr>
                <w:ilvl w:val="0"/>
                <w:numId w:val="199"/>
              </w:numPr>
              <w:spacing w:after="0" w:line="240" w:lineRule="auto"/>
              <w:rPr>
                <w:ins w:id="1573" w:author="2" w:date="2021-08-31T10:55:00Z"/>
                <w:rFonts w:ascii="Times New Roman" w:hAnsi="Times New Roman" w:cs="Times New Roman"/>
                <w:sz w:val="20"/>
                <w:szCs w:val="20"/>
              </w:rPr>
            </w:pPr>
            <w:ins w:id="1574" w:author="2" w:date="2021-08-31T10:55:00Z">
              <w:r w:rsidRPr="006F33AA">
                <w:rPr>
                  <w:rFonts w:ascii="Times New Roman" w:hAnsi="Times New Roman" w:cs="Times New Roman"/>
                  <w:sz w:val="20"/>
                  <w:szCs w:val="20"/>
                </w:rPr>
                <w:lastRenderedPageBreak/>
                <w:t>25мВб; 0,13Дж</w:t>
              </w:r>
            </w:ins>
          </w:p>
          <w:p w14:paraId="3863D630" w14:textId="77777777" w:rsidR="00F36BD4" w:rsidRPr="006F33AA" w:rsidRDefault="00F36BD4" w:rsidP="00AC5F61">
            <w:pPr>
              <w:pStyle w:val="a4"/>
              <w:numPr>
                <w:ilvl w:val="0"/>
                <w:numId w:val="199"/>
              </w:numPr>
              <w:spacing w:after="0" w:line="240" w:lineRule="auto"/>
              <w:rPr>
                <w:ins w:id="1575" w:author="2" w:date="2021-08-31T10:55:00Z"/>
                <w:rFonts w:ascii="Times New Roman" w:hAnsi="Times New Roman" w:cs="Times New Roman"/>
                <w:sz w:val="20"/>
                <w:szCs w:val="20"/>
              </w:rPr>
            </w:pPr>
            <w:ins w:id="1576" w:author="2" w:date="2021-08-31T10:55:00Z">
              <w:r w:rsidRPr="006F33AA">
                <w:rPr>
                  <w:rFonts w:ascii="Times New Roman" w:hAnsi="Times New Roman" w:cs="Times New Roman"/>
                  <w:sz w:val="20"/>
                  <w:szCs w:val="20"/>
                </w:rPr>
                <w:t>12мВб; 0,8Дж</w:t>
              </w:r>
            </w:ins>
          </w:p>
          <w:p w14:paraId="691CC095" w14:textId="77777777" w:rsidR="00F36BD4" w:rsidRPr="006F33AA" w:rsidRDefault="00F36BD4" w:rsidP="00AC5F61">
            <w:pPr>
              <w:pStyle w:val="a4"/>
              <w:numPr>
                <w:ilvl w:val="0"/>
                <w:numId w:val="199"/>
              </w:numPr>
              <w:spacing w:after="0" w:line="240" w:lineRule="auto"/>
              <w:rPr>
                <w:ins w:id="1577" w:author="2" w:date="2021-08-31T10:55:00Z"/>
                <w:rFonts w:ascii="Times New Roman" w:hAnsi="Times New Roman" w:cs="Times New Roman"/>
                <w:sz w:val="20"/>
                <w:szCs w:val="20"/>
              </w:rPr>
            </w:pPr>
            <w:ins w:id="1578" w:author="2" w:date="2021-08-31T10:55:00Z">
              <w:r w:rsidRPr="006F33AA">
                <w:rPr>
                  <w:rFonts w:ascii="Times New Roman" w:hAnsi="Times New Roman" w:cs="Times New Roman"/>
                  <w:sz w:val="20"/>
                  <w:szCs w:val="20"/>
                </w:rPr>
                <w:t>50мВб; 0,26Дж</w:t>
              </w:r>
            </w:ins>
          </w:p>
          <w:p w14:paraId="1AD7E999" w14:textId="0F150978" w:rsidR="00C0487D" w:rsidRPr="006F33AA" w:rsidRDefault="00CF0EA2" w:rsidP="00AC5F61">
            <w:pPr>
              <w:pStyle w:val="a4"/>
              <w:numPr>
                <w:ilvl w:val="0"/>
                <w:numId w:val="199"/>
              </w:numPr>
              <w:spacing w:after="0" w:line="240" w:lineRule="auto"/>
              <w:rPr>
                <w:rFonts w:ascii="Times New Roman" w:hAnsi="Times New Roman"/>
                <w:sz w:val="20"/>
                <w:rPrChange w:id="1579" w:author="2" w:date="2021-08-31T10:55:00Z">
                  <w:rPr>
                    <w:rFonts w:ascii="Times New Roman" w:hAnsi="Times New Roman" w:cs="Times New Roman"/>
                    <w:sz w:val="24"/>
                    <w:szCs w:val="24"/>
                  </w:rPr>
                </w:rPrChange>
              </w:rPr>
              <w:pPrChange w:id="1580" w:author="2" w:date="2021-08-31T10:55:00Z">
                <w:pPr>
                  <w:framePr w:hSpace="180" w:wrap="around" w:hAnchor="margin" w:y="665"/>
                </w:pPr>
              </w:pPrChange>
            </w:pPr>
            <w:ins w:id="1581" w:author="2" w:date="2021-08-31T10:55:00Z">
              <w:r w:rsidRPr="006F33AA">
                <w:rPr>
                  <w:rFonts w:ascii="Times New Roman" w:hAnsi="Times New Roman" w:cs="Times New Roman"/>
                  <w:sz w:val="20"/>
                  <w:szCs w:val="20"/>
                </w:rPr>
                <w:t>28мВб; 0,16</w:t>
              </w:r>
              <w:r w:rsidR="00F36BD4" w:rsidRPr="006F33AA">
                <w:rPr>
                  <w:rFonts w:ascii="Times New Roman" w:hAnsi="Times New Roman" w:cs="Times New Roman"/>
                  <w:sz w:val="20"/>
                  <w:szCs w:val="20"/>
                </w:rPr>
                <w:t>Дж</w:t>
              </w:r>
            </w:ins>
          </w:p>
        </w:tc>
        <w:tc>
          <w:tcPr>
            <w:tcW w:w="567" w:type="dxa"/>
            <w:gridSpan w:val="2"/>
            <w:tcPrChange w:id="1582" w:author="2" w:date="2021-08-31T10:55:00Z">
              <w:tcPr>
                <w:tcW w:w="547" w:type="dxa"/>
              </w:tcPr>
            </w:tcPrChange>
          </w:tcPr>
          <w:p w14:paraId="6424BD0C" w14:textId="3519054E" w:rsidR="00C0487D" w:rsidRPr="004B35C4" w:rsidRDefault="00AC5F61" w:rsidP="00C0487D">
            <w:pPr>
              <w:tabs>
                <w:tab w:val="left" w:pos="600"/>
              </w:tabs>
              <w:ind w:right="34"/>
              <w:rPr>
                <w:rFonts w:ascii="Times New Roman" w:hAnsi="Times New Roman" w:cs="Times New Roman"/>
                <w:sz w:val="24"/>
                <w:szCs w:val="24"/>
              </w:rPr>
            </w:pPr>
            <w:ins w:id="1583" w:author="2" w:date="2021-08-31T10:55:00Z">
              <w:r>
                <w:rPr>
                  <w:rFonts w:ascii="Times New Roman" w:hAnsi="Times New Roman" w:cs="Times New Roman"/>
                  <w:sz w:val="24"/>
                  <w:szCs w:val="24"/>
                </w:rPr>
                <w:t>1</w:t>
              </w:r>
            </w:ins>
          </w:p>
        </w:tc>
      </w:tr>
      <w:tr w:rsidR="00C0487D" w14:paraId="401D4DE6" w14:textId="707567B3" w:rsidTr="00911EF6">
        <w:tc>
          <w:tcPr>
            <w:tcW w:w="846" w:type="dxa"/>
            <w:tcPrChange w:id="1584" w:author="2" w:date="2021-08-31T10:55:00Z">
              <w:tcPr>
                <w:tcW w:w="846" w:type="dxa"/>
              </w:tcPr>
            </w:tcPrChange>
          </w:tcPr>
          <w:p w14:paraId="7E2CA0A9" w14:textId="77777777" w:rsidR="00C0487D" w:rsidRDefault="00C0487D" w:rsidP="00C0487D">
            <w:pPr>
              <w:spacing w:after="120"/>
              <w:rPr>
                <w:rFonts w:ascii="Times New Roman" w:hAnsi="Times New Roman" w:cs="Times New Roman"/>
                <w:sz w:val="24"/>
                <w:szCs w:val="24"/>
              </w:rPr>
            </w:pPr>
          </w:p>
        </w:tc>
        <w:tc>
          <w:tcPr>
            <w:tcW w:w="1843" w:type="dxa"/>
            <w:tcPrChange w:id="1585" w:author="2" w:date="2021-08-31T10:55:00Z">
              <w:tcPr>
                <w:tcW w:w="1843" w:type="dxa"/>
              </w:tcPr>
            </w:tcPrChange>
          </w:tcPr>
          <w:p w14:paraId="111C66F0" w14:textId="77777777" w:rsidR="00C0487D" w:rsidRDefault="00C0487D" w:rsidP="00C0487D">
            <w:pPr>
              <w:spacing w:after="120"/>
              <w:rPr>
                <w:rFonts w:ascii="Times New Roman" w:hAnsi="Times New Roman" w:cs="Times New Roman"/>
                <w:sz w:val="24"/>
                <w:szCs w:val="24"/>
              </w:rPr>
            </w:pPr>
          </w:p>
        </w:tc>
        <w:tc>
          <w:tcPr>
            <w:tcW w:w="425" w:type="dxa"/>
            <w:tcPrChange w:id="1586" w:author="2" w:date="2021-08-31T10:55:00Z">
              <w:tcPr>
                <w:tcW w:w="425" w:type="dxa"/>
              </w:tcPr>
            </w:tcPrChange>
          </w:tcPr>
          <w:p w14:paraId="09A5BC43" w14:textId="77777777" w:rsidR="00C0487D" w:rsidRDefault="00C0487D" w:rsidP="00C0487D">
            <w:pPr>
              <w:spacing w:after="120"/>
              <w:rPr>
                <w:rFonts w:ascii="Times New Roman" w:hAnsi="Times New Roman" w:cs="Times New Roman"/>
                <w:sz w:val="24"/>
                <w:szCs w:val="24"/>
              </w:rPr>
            </w:pPr>
          </w:p>
        </w:tc>
        <w:tc>
          <w:tcPr>
            <w:tcW w:w="392" w:type="dxa"/>
            <w:tcPrChange w:id="1587" w:author="2" w:date="2021-08-31T10:55:00Z">
              <w:tcPr>
                <w:tcW w:w="392" w:type="dxa"/>
              </w:tcPr>
            </w:tcPrChange>
          </w:tcPr>
          <w:p w14:paraId="36341D39" w14:textId="77777777" w:rsidR="00C0487D" w:rsidRDefault="00C0487D" w:rsidP="00C0487D">
            <w:pPr>
              <w:spacing w:after="120"/>
              <w:rPr>
                <w:rFonts w:ascii="Times New Roman" w:hAnsi="Times New Roman" w:cs="Times New Roman"/>
                <w:sz w:val="24"/>
                <w:szCs w:val="24"/>
              </w:rPr>
            </w:pPr>
          </w:p>
        </w:tc>
        <w:tc>
          <w:tcPr>
            <w:tcW w:w="553" w:type="dxa"/>
            <w:tcPrChange w:id="1588" w:author="2" w:date="2021-08-31T10:55:00Z">
              <w:tcPr>
                <w:tcW w:w="553" w:type="dxa"/>
              </w:tcPr>
            </w:tcPrChange>
          </w:tcPr>
          <w:p w14:paraId="0851E71B" w14:textId="2636EC72"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1589" w:author="2" w:date="2021-08-31T10:55:00Z">
              <w:tcPr>
                <w:tcW w:w="6001" w:type="dxa"/>
              </w:tcPr>
            </w:tcPrChange>
          </w:tcPr>
          <w:p w14:paraId="4AC980AB" w14:textId="38F192D0" w:rsidR="00450F2B" w:rsidRDefault="00450F2B" w:rsidP="00450F2B">
            <w:pPr>
              <w:pStyle w:val="6"/>
              <w:shd w:val="clear" w:color="auto" w:fill="auto"/>
              <w:tabs>
                <w:tab w:val="left" w:pos="327"/>
              </w:tabs>
              <w:spacing w:before="0" w:line="216" w:lineRule="exact"/>
              <w:ind w:right="20" w:firstLine="0"/>
              <w:rPr>
                <w:del w:id="1590" w:author="2" w:date="2021-08-31T10:55:00Z"/>
              </w:rPr>
            </w:pPr>
            <w:r w:rsidRPr="00AC5F61">
              <w:rPr>
                <w:rFonts w:ascii="Times New Roman" w:hAnsi="Times New Roman"/>
                <w:sz w:val="20"/>
                <w:rPrChange w:id="1591" w:author="2" w:date="2021-08-31T10:55:00Z">
                  <w:rPr/>
                </w:rPrChange>
              </w:rPr>
              <w:t>Через поперечное сечение катушки индуктивностью 12 мГн про</w:t>
            </w:r>
            <w:r w:rsidRPr="00AC5F61">
              <w:rPr>
                <w:rFonts w:ascii="Times New Roman" w:hAnsi="Times New Roman"/>
                <w:sz w:val="20"/>
                <w:rPrChange w:id="1592" w:author="2" w:date="2021-08-31T10:55:00Z">
                  <w:rPr/>
                </w:rPrChange>
              </w:rPr>
              <w:softHyphen/>
              <w:t>ходит заряд 6 • 10~</w:t>
            </w:r>
            <w:r w:rsidRPr="00AC5F61">
              <w:rPr>
                <w:rFonts w:ascii="Times New Roman" w:hAnsi="Times New Roman"/>
                <w:sz w:val="20"/>
                <w:vertAlign w:val="superscript"/>
                <w:rPrChange w:id="1593" w:author="2" w:date="2021-08-31T10:55:00Z">
                  <w:rPr>
                    <w:vertAlign w:val="superscript"/>
                  </w:rPr>
                </w:rPrChange>
              </w:rPr>
              <w:t>2</w:t>
            </w:r>
            <w:r w:rsidRPr="00AC5F61">
              <w:rPr>
                <w:rFonts w:ascii="Times New Roman" w:hAnsi="Times New Roman"/>
                <w:sz w:val="20"/>
                <w:rPrChange w:id="1594" w:author="2" w:date="2021-08-31T10:55:00Z">
                  <w:rPr/>
                </w:rPrChange>
              </w:rPr>
              <w:t xml:space="preserve"> Кл за 0,01 с в течение длительного времени. Каковы энергия магнитного поля ка</w:t>
            </w:r>
            <w:r w:rsidRPr="00AC5F61">
              <w:rPr>
                <w:rFonts w:ascii="Times New Roman" w:hAnsi="Times New Roman"/>
                <w:sz w:val="20"/>
                <w:rPrChange w:id="1595" w:author="2" w:date="2021-08-31T10:55:00Z">
                  <w:rPr/>
                </w:rPrChange>
              </w:rPr>
              <w:softHyphen/>
              <w:t xml:space="preserve">тушки? </w:t>
            </w:r>
            <w:del w:id="1596" w:author="2" w:date="2021-08-31T10:55:00Z">
              <w:r>
                <w:delText>Чему будет равна ЭДС самоиндукции, возникающая в момент размыкания цепи, если магнитный поток уменьшится до нуля за 0,05 с?</w:delText>
              </w:r>
            </w:del>
          </w:p>
          <w:p w14:paraId="491BB0A7" w14:textId="6BE977FE" w:rsidR="00C0487D" w:rsidRPr="00AC5F61" w:rsidRDefault="00C0487D" w:rsidP="00AC5F61">
            <w:pPr>
              <w:pStyle w:val="6"/>
              <w:shd w:val="clear" w:color="auto" w:fill="auto"/>
              <w:tabs>
                <w:tab w:val="left" w:pos="327"/>
              </w:tabs>
              <w:spacing w:before="0" w:line="216" w:lineRule="exact"/>
              <w:ind w:right="20" w:firstLine="0"/>
              <w:rPr>
                <w:rFonts w:ascii="Times New Roman" w:hAnsi="Times New Roman"/>
                <w:sz w:val="20"/>
                <w:rPrChange w:id="1597" w:author="2" w:date="2021-08-31T10:55:00Z">
                  <w:rPr>
                    <w:rFonts w:ascii="Times New Roman" w:hAnsi="Times New Roman" w:cs="Times New Roman"/>
                    <w:sz w:val="24"/>
                    <w:szCs w:val="24"/>
                  </w:rPr>
                </w:rPrChange>
              </w:rPr>
              <w:pPrChange w:id="1598" w:author="2" w:date="2021-08-31T10:55:00Z">
                <w:pPr>
                  <w:framePr w:hSpace="180" w:wrap="around" w:hAnchor="margin" w:y="665"/>
                  <w:spacing w:after="120"/>
                </w:pPr>
              </w:pPrChange>
            </w:pPr>
          </w:p>
        </w:tc>
        <w:tc>
          <w:tcPr>
            <w:tcW w:w="4961" w:type="dxa"/>
            <w:gridSpan w:val="2"/>
            <w:tcPrChange w:id="1599" w:author="2" w:date="2021-08-31T10:55:00Z">
              <w:tcPr>
                <w:tcW w:w="4839" w:type="dxa"/>
              </w:tcPr>
            </w:tcPrChange>
          </w:tcPr>
          <w:p w14:paraId="1BED4A78" w14:textId="77777777" w:rsidR="00C0487D" w:rsidRPr="006F33AA" w:rsidRDefault="00AC5F61" w:rsidP="00AC5F61">
            <w:pPr>
              <w:pStyle w:val="a4"/>
              <w:numPr>
                <w:ilvl w:val="0"/>
                <w:numId w:val="200"/>
              </w:numPr>
              <w:spacing w:after="0" w:line="240" w:lineRule="auto"/>
              <w:rPr>
                <w:ins w:id="1600" w:author="2" w:date="2021-08-31T10:55:00Z"/>
                <w:rFonts w:ascii="Times New Roman" w:hAnsi="Times New Roman" w:cs="Times New Roman"/>
                <w:sz w:val="20"/>
                <w:szCs w:val="20"/>
              </w:rPr>
            </w:pPr>
            <w:ins w:id="1601" w:author="2" w:date="2021-08-31T10:55:00Z">
              <w:r w:rsidRPr="006F33AA">
                <w:rPr>
                  <w:rFonts w:ascii="Times New Roman" w:hAnsi="Times New Roman" w:cs="Times New Roman"/>
                  <w:sz w:val="20"/>
                  <w:szCs w:val="20"/>
                </w:rPr>
                <w:t>0,216 Дж</w:t>
              </w:r>
            </w:ins>
          </w:p>
          <w:p w14:paraId="794E9BDB" w14:textId="77777777" w:rsidR="00F36BD4" w:rsidRPr="006F33AA" w:rsidRDefault="00F36BD4" w:rsidP="00AC5F61">
            <w:pPr>
              <w:pStyle w:val="a4"/>
              <w:numPr>
                <w:ilvl w:val="0"/>
                <w:numId w:val="200"/>
              </w:numPr>
              <w:spacing w:after="0" w:line="240" w:lineRule="auto"/>
              <w:rPr>
                <w:ins w:id="1602" w:author="2" w:date="2021-08-31T10:55:00Z"/>
                <w:rFonts w:ascii="Times New Roman" w:hAnsi="Times New Roman" w:cs="Times New Roman"/>
                <w:sz w:val="20"/>
                <w:szCs w:val="20"/>
              </w:rPr>
            </w:pPr>
            <w:ins w:id="1603" w:author="2" w:date="2021-08-31T10:55:00Z">
              <w:r w:rsidRPr="006F33AA">
                <w:rPr>
                  <w:rFonts w:ascii="Times New Roman" w:hAnsi="Times New Roman" w:cs="Times New Roman"/>
                  <w:sz w:val="20"/>
                  <w:szCs w:val="20"/>
                </w:rPr>
                <w:t>0,52 Дж</w:t>
              </w:r>
            </w:ins>
          </w:p>
          <w:p w14:paraId="57BE1E96" w14:textId="77777777" w:rsidR="00F36BD4" w:rsidRPr="006F33AA" w:rsidRDefault="00F36BD4" w:rsidP="00AC5F61">
            <w:pPr>
              <w:pStyle w:val="a4"/>
              <w:numPr>
                <w:ilvl w:val="0"/>
                <w:numId w:val="200"/>
              </w:numPr>
              <w:spacing w:after="0" w:line="240" w:lineRule="auto"/>
              <w:rPr>
                <w:ins w:id="1604" w:author="2" w:date="2021-08-31T10:55:00Z"/>
                <w:rFonts w:ascii="Times New Roman" w:hAnsi="Times New Roman" w:cs="Times New Roman"/>
                <w:sz w:val="20"/>
                <w:szCs w:val="20"/>
              </w:rPr>
            </w:pPr>
            <w:ins w:id="1605" w:author="2" w:date="2021-08-31T10:55:00Z">
              <w:r w:rsidRPr="006F33AA">
                <w:rPr>
                  <w:rFonts w:ascii="Times New Roman" w:hAnsi="Times New Roman" w:cs="Times New Roman"/>
                  <w:sz w:val="20"/>
                  <w:szCs w:val="20"/>
                </w:rPr>
                <w:t>0,92 Дж</w:t>
              </w:r>
            </w:ins>
          </w:p>
          <w:p w14:paraId="4654D933" w14:textId="33A84E6A" w:rsidR="00C0487D" w:rsidRPr="006F33AA" w:rsidRDefault="00F36BD4" w:rsidP="00AC5F61">
            <w:pPr>
              <w:pStyle w:val="a4"/>
              <w:numPr>
                <w:ilvl w:val="0"/>
                <w:numId w:val="200"/>
              </w:numPr>
              <w:spacing w:after="0" w:line="240" w:lineRule="auto"/>
              <w:rPr>
                <w:rFonts w:ascii="Times New Roman" w:hAnsi="Times New Roman"/>
                <w:sz w:val="20"/>
                <w:rPrChange w:id="1606" w:author="2" w:date="2021-08-31T10:55:00Z">
                  <w:rPr>
                    <w:rFonts w:ascii="Times New Roman" w:hAnsi="Times New Roman" w:cs="Times New Roman"/>
                    <w:sz w:val="24"/>
                    <w:szCs w:val="24"/>
                  </w:rPr>
                </w:rPrChange>
              </w:rPr>
              <w:pPrChange w:id="1607" w:author="2" w:date="2021-08-31T10:55:00Z">
                <w:pPr>
                  <w:framePr w:hSpace="180" w:wrap="around" w:hAnchor="margin" w:y="665"/>
                </w:pPr>
              </w:pPrChange>
            </w:pPr>
            <w:ins w:id="1608" w:author="2" w:date="2021-08-31T10:55:00Z">
              <w:r w:rsidRPr="006F33AA">
                <w:rPr>
                  <w:rFonts w:ascii="Times New Roman" w:hAnsi="Times New Roman" w:cs="Times New Roman"/>
                  <w:sz w:val="20"/>
                  <w:szCs w:val="20"/>
                </w:rPr>
                <w:t>1,14 Дж</w:t>
              </w:r>
            </w:ins>
          </w:p>
        </w:tc>
        <w:tc>
          <w:tcPr>
            <w:tcW w:w="567" w:type="dxa"/>
            <w:gridSpan w:val="2"/>
            <w:tcPrChange w:id="1609" w:author="2" w:date="2021-08-31T10:55:00Z">
              <w:tcPr>
                <w:tcW w:w="547" w:type="dxa"/>
              </w:tcPr>
            </w:tcPrChange>
          </w:tcPr>
          <w:p w14:paraId="63181EE8" w14:textId="5AD4FDE4" w:rsidR="00C0487D" w:rsidRPr="004B35C4" w:rsidRDefault="00AC5F61" w:rsidP="00C0487D">
            <w:pPr>
              <w:tabs>
                <w:tab w:val="left" w:pos="600"/>
              </w:tabs>
              <w:ind w:right="34"/>
              <w:rPr>
                <w:rFonts w:ascii="Times New Roman" w:hAnsi="Times New Roman" w:cs="Times New Roman"/>
                <w:sz w:val="24"/>
                <w:szCs w:val="24"/>
              </w:rPr>
            </w:pPr>
            <w:ins w:id="1610" w:author="2" w:date="2021-08-31T10:55:00Z">
              <w:r>
                <w:rPr>
                  <w:rFonts w:ascii="Times New Roman" w:hAnsi="Times New Roman" w:cs="Times New Roman"/>
                  <w:sz w:val="24"/>
                  <w:szCs w:val="24"/>
                </w:rPr>
                <w:t>1</w:t>
              </w:r>
            </w:ins>
          </w:p>
        </w:tc>
      </w:tr>
      <w:tr w:rsidR="00C0487D" w14:paraId="4181A6BC" w14:textId="2F66A53D" w:rsidTr="00911EF6">
        <w:tc>
          <w:tcPr>
            <w:tcW w:w="846" w:type="dxa"/>
            <w:tcPrChange w:id="1611" w:author="2" w:date="2021-08-31T10:55:00Z">
              <w:tcPr>
                <w:tcW w:w="846" w:type="dxa"/>
              </w:tcPr>
            </w:tcPrChange>
          </w:tcPr>
          <w:p w14:paraId="3AA5E9C4" w14:textId="77777777" w:rsidR="00C0487D" w:rsidRDefault="00C0487D" w:rsidP="00C0487D">
            <w:pPr>
              <w:spacing w:after="120"/>
              <w:rPr>
                <w:rFonts w:ascii="Times New Roman" w:hAnsi="Times New Roman" w:cs="Times New Roman"/>
                <w:sz w:val="24"/>
                <w:szCs w:val="24"/>
              </w:rPr>
            </w:pPr>
          </w:p>
        </w:tc>
        <w:tc>
          <w:tcPr>
            <w:tcW w:w="1843" w:type="dxa"/>
            <w:tcPrChange w:id="1612" w:author="2" w:date="2021-08-31T10:55:00Z">
              <w:tcPr>
                <w:tcW w:w="1843" w:type="dxa"/>
              </w:tcPr>
            </w:tcPrChange>
          </w:tcPr>
          <w:p w14:paraId="0A05C971" w14:textId="77777777" w:rsidR="00C0487D" w:rsidRDefault="00C0487D" w:rsidP="00C0487D">
            <w:pPr>
              <w:spacing w:after="120"/>
              <w:rPr>
                <w:rFonts w:ascii="Times New Roman" w:hAnsi="Times New Roman" w:cs="Times New Roman"/>
                <w:sz w:val="24"/>
                <w:szCs w:val="24"/>
              </w:rPr>
            </w:pPr>
          </w:p>
        </w:tc>
        <w:tc>
          <w:tcPr>
            <w:tcW w:w="425" w:type="dxa"/>
            <w:tcPrChange w:id="1613" w:author="2" w:date="2021-08-31T10:55:00Z">
              <w:tcPr>
                <w:tcW w:w="425" w:type="dxa"/>
              </w:tcPr>
            </w:tcPrChange>
          </w:tcPr>
          <w:p w14:paraId="1B0DA13C" w14:textId="77777777" w:rsidR="00C0487D" w:rsidRDefault="00C0487D" w:rsidP="00C0487D">
            <w:pPr>
              <w:spacing w:after="120"/>
              <w:rPr>
                <w:rFonts w:ascii="Times New Roman" w:hAnsi="Times New Roman" w:cs="Times New Roman"/>
                <w:sz w:val="24"/>
                <w:szCs w:val="24"/>
              </w:rPr>
            </w:pPr>
          </w:p>
        </w:tc>
        <w:tc>
          <w:tcPr>
            <w:tcW w:w="392" w:type="dxa"/>
            <w:tcPrChange w:id="1614" w:author="2" w:date="2021-08-31T10:55:00Z">
              <w:tcPr>
                <w:tcW w:w="392" w:type="dxa"/>
              </w:tcPr>
            </w:tcPrChange>
          </w:tcPr>
          <w:p w14:paraId="74EF4293" w14:textId="77777777" w:rsidR="00C0487D" w:rsidRDefault="00C0487D" w:rsidP="00C0487D">
            <w:pPr>
              <w:spacing w:after="120"/>
              <w:rPr>
                <w:rFonts w:ascii="Times New Roman" w:hAnsi="Times New Roman" w:cs="Times New Roman"/>
                <w:sz w:val="24"/>
                <w:szCs w:val="24"/>
              </w:rPr>
            </w:pPr>
          </w:p>
        </w:tc>
        <w:tc>
          <w:tcPr>
            <w:tcW w:w="553" w:type="dxa"/>
            <w:tcPrChange w:id="1615" w:author="2" w:date="2021-08-31T10:55:00Z">
              <w:tcPr>
                <w:tcW w:w="553" w:type="dxa"/>
              </w:tcPr>
            </w:tcPrChange>
          </w:tcPr>
          <w:p w14:paraId="19DA020F" w14:textId="2419A4F6"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1616" w:author="2" w:date="2021-08-31T10:55:00Z">
              <w:tcPr>
                <w:tcW w:w="6001" w:type="dxa"/>
              </w:tcPr>
            </w:tcPrChange>
          </w:tcPr>
          <w:p w14:paraId="381CF550" w14:textId="77777777" w:rsidR="00AC5F61" w:rsidRDefault="00450F2B" w:rsidP="00450F2B">
            <w:pPr>
              <w:pStyle w:val="6"/>
              <w:shd w:val="clear" w:color="auto" w:fill="auto"/>
              <w:tabs>
                <w:tab w:val="left" w:pos="327"/>
              </w:tabs>
              <w:spacing w:before="0" w:after="189" w:line="211" w:lineRule="exact"/>
              <w:ind w:right="40" w:firstLine="0"/>
              <w:rPr>
                <w:ins w:id="1617" w:author="2" w:date="2021-08-31T10:55:00Z"/>
                <w:rFonts w:ascii="Times New Roman" w:hAnsi="Times New Roman" w:cs="Times New Roman"/>
                <w:sz w:val="20"/>
                <w:szCs w:val="20"/>
              </w:rPr>
            </w:pPr>
            <w:r w:rsidRPr="00AC5F61">
              <w:rPr>
                <w:rFonts w:ascii="Times New Roman" w:hAnsi="Times New Roman"/>
                <w:sz w:val="20"/>
                <w:rPrChange w:id="1618" w:author="2" w:date="2021-08-31T10:55:00Z">
                  <w:rPr/>
                </w:rPrChange>
              </w:rPr>
              <w:t xml:space="preserve">Короткозамкнутая катушка, состоящая из 1000 витков, помещена в магнитное поле, линии индукции которого направлены вдоль оси катушки. Индукция магнитного поля меняется со скоростью </w:t>
            </w:r>
          </w:p>
          <w:p w14:paraId="62CAF70A" w14:textId="49FBBD9A" w:rsidR="00450F2B" w:rsidRPr="00AC5F61" w:rsidRDefault="00450F2B" w:rsidP="00450F2B">
            <w:pPr>
              <w:pStyle w:val="6"/>
              <w:shd w:val="clear" w:color="auto" w:fill="auto"/>
              <w:tabs>
                <w:tab w:val="left" w:pos="327"/>
              </w:tabs>
              <w:spacing w:before="0" w:after="189" w:line="211" w:lineRule="exact"/>
              <w:ind w:right="40" w:firstLine="0"/>
              <w:rPr>
                <w:rFonts w:ascii="Times New Roman" w:hAnsi="Times New Roman"/>
                <w:sz w:val="20"/>
                <w:rPrChange w:id="1619" w:author="2" w:date="2021-08-31T10:55:00Z">
                  <w:rPr/>
                </w:rPrChange>
              </w:rPr>
            </w:pPr>
            <w:r w:rsidRPr="00AC5F61">
              <w:rPr>
                <w:rFonts w:ascii="Times New Roman" w:hAnsi="Times New Roman"/>
                <w:sz w:val="20"/>
                <w:rPrChange w:id="1620" w:author="2" w:date="2021-08-31T10:55:00Z">
                  <w:rPr/>
                </w:rPrChange>
              </w:rPr>
              <w:t xml:space="preserve">5 х </w:t>
            </w:r>
            <w:del w:id="1621" w:author="2" w:date="2021-08-31T10:55:00Z">
              <w:r>
                <w:rPr>
                  <w:rStyle w:val="75pt"/>
                </w:rPr>
                <w:delText>х</w:delText>
              </w:r>
              <w:r>
                <w:delText xml:space="preserve"> </w:delText>
              </w:r>
            </w:del>
            <w:r>
              <w:rPr>
                <w:rFonts w:ascii="Times New Roman" w:hAnsi="Times New Roman"/>
                <w:sz w:val="20"/>
                <w:rPrChange w:id="1622" w:author="2" w:date="2021-08-31T10:55:00Z">
                  <w:rPr/>
                </w:rPrChange>
              </w:rPr>
              <w:t>10</w:t>
            </w:r>
            <w:ins w:id="1623" w:author="2" w:date="2021-08-31T10:55:00Z">
              <w:r w:rsidR="00AC5F61">
                <w:rPr>
                  <w:rFonts w:ascii="Times New Roman" w:hAnsi="Times New Roman" w:cs="Times New Roman"/>
                  <w:sz w:val="20"/>
                  <w:szCs w:val="20"/>
                </w:rPr>
                <w:t xml:space="preserve"> </w:t>
              </w:r>
              <w:r w:rsidR="00AC5F61">
                <w:rPr>
                  <w:rFonts w:ascii="Times New Roman" w:hAnsi="Times New Roman" w:cs="Times New Roman"/>
                  <w:sz w:val="20"/>
                  <w:szCs w:val="20"/>
                  <w:vertAlign w:val="superscript"/>
                </w:rPr>
                <w:t>-</w:t>
              </w:r>
            </w:ins>
            <w:del w:id="1624" w:author="2" w:date="2021-08-31T10:55:00Z">
              <w:r>
                <w:delText>~</w:delText>
              </w:r>
            </w:del>
            <w:r w:rsidRPr="00AC5F61">
              <w:rPr>
                <w:rFonts w:ascii="Times New Roman" w:hAnsi="Times New Roman"/>
                <w:sz w:val="20"/>
                <w:vertAlign w:val="superscript"/>
                <w:rPrChange w:id="1625" w:author="2" w:date="2021-08-31T10:55:00Z">
                  <w:rPr>
                    <w:vertAlign w:val="superscript"/>
                  </w:rPr>
                </w:rPrChange>
              </w:rPr>
              <w:t>3</w:t>
            </w:r>
            <w:r w:rsidRPr="00AC5F61">
              <w:rPr>
                <w:rFonts w:ascii="Times New Roman" w:hAnsi="Times New Roman"/>
                <w:sz w:val="20"/>
                <w:rPrChange w:id="1626" w:author="2" w:date="2021-08-31T10:55:00Z">
                  <w:rPr/>
                </w:rPrChange>
              </w:rPr>
              <w:t xml:space="preserve"> Тл/с. Площадь поперечного сечения катушки 40 см</w:t>
            </w:r>
            <w:r w:rsidRPr="00AC5F61">
              <w:rPr>
                <w:rFonts w:ascii="Times New Roman" w:hAnsi="Times New Roman"/>
                <w:sz w:val="20"/>
                <w:vertAlign w:val="superscript"/>
                <w:rPrChange w:id="1627" w:author="2" w:date="2021-08-31T10:55:00Z">
                  <w:rPr>
                    <w:vertAlign w:val="superscript"/>
                  </w:rPr>
                </w:rPrChange>
              </w:rPr>
              <w:t>2</w:t>
            </w:r>
            <w:r w:rsidRPr="00AC5F61">
              <w:rPr>
                <w:rFonts w:ascii="Times New Roman" w:hAnsi="Times New Roman"/>
                <w:sz w:val="20"/>
                <w:rPrChange w:id="1628" w:author="2" w:date="2021-08-31T10:55:00Z">
                  <w:rPr/>
                </w:rPrChange>
              </w:rPr>
              <w:t>, сопро</w:t>
            </w:r>
            <w:r w:rsidRPr="00AC5F61">
              <w:rPr>
                <w:rFonts w:ascii="Times New Roman" w:hAnsi="Times New Roman"/>
                <w:sz w:val="20"/>
                <w:rPrChange w:id="1629" w:author="2" w:date="2021-08-31T10:55:00Z">
                  <w:rPr/>
                </w:rPrChange>
              </w:rPr>
              <w:softHyphen/>
              <w:t>тивление катушки 160 Ом. Найдите мощность тепловых потерь.</w:t>
            </w:r>
          </w:p>
          <w:p w14:paraId="5B8DA847" w14:textId="77777777" w:rsidR="00C0487D" w:rsidRPr="00AC5F61" w:rsidRDefault="00C0487D" w:rsidP="00C0487D">
            <w:pPr>
              <w:spacing w:after="120"/>
              <w:rPr>
                <w:rFonts w:ascii="Times New Roman" w:hAnsi="Times New Roman"/>
                <w:sz w:val="20"/>
                <w:lang w:val="ru"/>
                <w:rPrChange w:id="1630" w:author="2" w:date="2021-08-31T10:55:00Z">
                  <w:rPr>
                    <w:rFonts w:ascii="Times New Roman" w:hAnsi="Times New Roman" w:cs="Times New Roman"/>
                    <w:sz w:val="24"/>
                    <w:szCs w:val="24"/>
                    <w:lang w:val="ru"/>
                  </w:rPr>
                </w:rPrChange>
              </w:rPr>
            </w:pPr>
          </w:p>
        </w:tc>
        <w:tc>
          <w:tcPr>
            <w:tcW w:w="4961" w:type="dxa"/>
            <w:gridSpan w:val="2"/>
            <w:tcPrChange w:id="1631" w:author="2" w:date="2021-08-31T10:55:00Z">
              <w:tcPr>
                <w:tcW w:w="4839" w:type="dxa"/>
              </w:tcPr>
            </w:tcPrChange>
          </w:tcPr>
          <w:p w14:paraId="59A597FB" w14:textId="77777777" w:rsidR="00AC5F61" w:rsidRPr="006F33AA" w:rsidRDefault="00F36BD4" w:rsidP="00AC5F61">
            <w:pPr>
              <w:pStyle w:val="a4"/>
              <w:numPr>
                <w:ilvl w:val="0"/>
                <w:numId w:val="201"/>
              </w:numPr>
              <w:spacing w:after="0" w:line="240" w:lineRule="auto"/>
              <w:rPr>
                <w:ins w:id="1632" w:author="2" w:date="2021-08-31T10:55:00Z"/>
                <w:rFonts w:ascii="Times New Roman" w:hAnsi="Times New Roman" w:cs="Times New Roman"/>
                <w:sz w:val="20"/>
                <w:szCs w:val="20"/>
              </w:rPr>
            </w:pPr>
            <w:ins w:id="1633" w:author="2" w:date="2021-08-31T10:55:00Z">
              <w:r w:rsidRPr="006F33AA">
                <w:rPr>
                  <w:rFonts w:ascii="Times New Roman" w:hAnsi="Times New Roman" w:cs="Times New Roman"/>
                  <w:sz w:val="20"/>
                  <w:szCs w:val="20"/>
                </w:rPr>
                <w:t>5,0 мкВт</w:t>
              </w:r>
            </w:ins>
          </w:p>
          <w:p w14:paraId="40C46C9F" w14:textId="77777777" w:rsidR="00AC5F61" w:rsidRPr="006F33AA" w:rsidRDefault="00F36BD4" w:rsidP="00AC5F61">
            <w:pPr>
              <w:pStyle w:val="a4"/>
              <w:numPr>
                <w:ilvl w:val="0"/>
                <w:numId w:val="201"/>
              </w:numPr>
              <w:spacing w:after="0" w:line="240" w:lineRule="auto"/>
              <w:rPr>
                <w:ins w:id="1634" w:author="2" w:date="2021-08-31T10:55:00Z"/>
                <w:rFonts w:ascii="Times New Roman" w:hAnsi="Times New Roman" w:cs="Times New Roman"/>
                <w:sz w:val="20"/>
                <w:szCs w:val="20"/>
              </w:rPr>
            </w:pPr>
            <w:ins w:id="1635" w:author="2" w:date="2021-08-31T10:55:00Z">
              <w:r w:rsidRPr="006F33AA">
                <w:rPr>
                  <w:rFonts w:ascii="Times New Roman" w:hAnsi="Times New Roman" w:cs="Times New Roman"/>
                  <w:sz w:val="20"/>
                  <w:szCs w:val="20"/>
                </w:rPr>
                <w:t>1,25мкВт</w:t>
              </w:r>
            </w:ins>
          </w:p>
          <w:p w14:paraId="4A87F3F1" w14:textId="77777777" w:rsidR="00AC5F61" w:rsidRPr="006F33AA" w:rsidRDefault="00F36BD4" w:rsidP="00AC5F61">
            <w:pPr>
              <w:pStyle w:val="a4"/>
              <w:numPr>
                <w:ilvl w:val="0"/>
                <w:numId w:val="201"/>
              </w:numPr>
              <w:spacing w:after="0" w:line="240" w:lineRule="auto"/>
              <w:rPr>
                <w:ins w:id="1636" w:author="2" w:date="2021-08-31T10:55:00Z"/>
                <w:rFonts w:ascii="Times New Roman" w:hAnsi="Times New Roman" w:cs="Times New Roman"/>
                <w:sz w:val="20"/>
                <w:szCs w:val="20"/>
              </w:rPr>
            </w:pPr>
            <w:ins w:id="1637" w:author="2" w:date="2021-08-31T10:55:00Z">
              <w:r w:rsidRPr="006F33AA">
                <w:rPr>
                  <w:rFonts w:ascii="Times New Roman" w:hAnsi="Times New Roman" w:cs="Times New Roman"/>
                  <w:sz w:val="20"/>
                  <w:szCs w:val="20"/>
                </w:rPr>
                <w:t>3,2 мкВт</w:t>
              </w:r>
            </w:ins>
          </w:p>
          <w:p w14:paraId="5CA638C5" w14:textId="77777777" w:rsidR="00C0487D" w:rsidRPr="006F33AA" w:rsidRDefault="00AC5F61" w:rsidP="00AC5F61">
            <w:pPr>
              <w:pStyle w:val="a4"/>
              <w:numPr>
                <w:ilvl w:val="0"/>
                <w:numId w:val="201"/>
              </w:numPr>
              <w:spacing w:after="0" w:line="240" w:lineRule="auto"/>
              <w:rPr>
                <w:ins w:id="1638" w:author="2" w:date="2021-08-31T10:55:00Z"/>
                <w:rFonts w:ascii="Times New Roman" w:hAnsi="Times New Roman" w:cs="Times New Roman"/>
                <w:sz w:val="20"/>
                <w:szCs w:val="20"/>
              </w:rPr>
            </w:pPr>
            <w:ins w:id="1639" w:author="2" w:date="2021-08-31T10:55:00Z">
              <w:r w:rsidRPr="006F33AA">
                <w:rPr>
                  <w:rFonts w:ascii="Times New Roman" w:hAnsi="Times New Roman" w:cs="Times New Roman"/>
                  <w:sz w:val="20"/>
                  <w:szCs w:val="20"/>
                </w:rPr>
                <w:t>2,5 мкВт</w:t>
              </w:r>
            </w:ins>
          </w:p>
          <w:p w14:paraId="647D99C9" w14:textId="6E6405EC" w:rsidR="00C0487D" w:rsidRPr="006F33AA" w:rsidRDefault="00C0487D" w:rsidP="00C0487D">
            <w:pPr>
              <w:rPr>
                <w:rFonts w:ascii="Times New Roman" w:hAnsi="Times New Roman"/>
                <w:sz w:val="20"/>
                <w:rPrChange w:id="1640" w:author="2" w:date="2021-08-31T10:55:00Z">
                  <w:rPr>
                    <w:rFonts w:ascii="Times New Roman" w:hAnsi="Times New Roman" w:cs="Times New Roman"/>
                    <w:sz w:val="24"/>
                    <w:szCs w:val="24"/>
                  </w:rPr>
                </w:rPrChange>
              </w:rPr>
            </w:pPr>
          </w:p>
        </w:tc>
        <w:tc>
          <w:tcPr>
            <w:tcW w:w="567" w:type="dxa"/>
            <w:gridSpan w:val="2"/>
            <w:tcPrChange w:id="1641" w:author="2" w:date="2021-08-31T10:55:00Z">
              <w:tcPr>
                <w:tcW w:w="547" w:type="dxa"/>
              </w:tcPr>
            </w:tcPrChange>
          </w:tcPr>
          <w:p w14:paraId="0FDDF1C6" w14:textId="6FDCBDB2" w:rsidR="00C0487D" w:rsidRPr="004B35C4" w:rsidRDefault="00AC5F61" w:rsidP="00C0487D">
            <w:pPr>
              <w:tabs>
                <w:tab w:val="left" w:pos="600"/>
              </w:tabs>
              <w:ind w:right="34"/>
              <w:rPr>
                <w:rFonts w:ascii="Times New Roman" w:hAnsi="Times New Roman" w:cs="Times New Roman"/>
                <w:sz w:val="24"/>
                <w:szCs w:val="24"/>
              </w:rPr>
            </w:pPr>
            <w:ins w:id="1642" w:author="2" w:date="2021-08-31T10:55:00Z">
              <w:r>
                <w:rPr>
                  <w:rFonts w:ascii="Times New Roman" w:hAnsi="Times New Roman" w:cs="Times New Roman"/>
                  <w:sz w:val="24"/>
                  <w:szCs w:val="24"/>
                </w:rPr>
                <w:t>4</w:t>
              </w:r>
            </w:ins>
          </w:p>
        </w:tc>
      </w:tr>
      <w:tr w:rsidR="00C0487D" w14:paraId="637CD73B" w14:textId="5090FFE3" w:rsidTr="00911EF6">
        <w:tc>
          <w:tcPr>
            <w:tcW w:w="846" w:type="dxa"/>
            <w:tcPrChange w:id="1643" w:author="2" w:date="2021-08-31T10:55:00Z">
              <w:tcPr>
                <w:tcW w:w="846" w:type="dxa"/>
              </w:tcPr>
            </w:tcPrChange>
          </w:tcPr>
          <w:p w14:paraId="32FE4A3C" w14:textId="77777777" w:rsidR="00C0487D" w:rsidRDefault="00C0487D" w:rsidP="00C0487D">
            <w:pPr>
              <w:spacing w:after="120"/>
              <w:rPr>
                <w:rFonts w:ascii="Times New Roman" w:hAnsi="Times New Roman" w:cs="Times New Roman"/>
                <w:sz w:val="24"/>
                <w:szCs w:val="24"/>
              </w:rPr>
            </w:pPr>
          </w:p>
        </w:tc>
        <w:tc>
          <w:tcPr>
            <w:tcW w:w="1843" w:type="dxa"/>
            <w:tcPrChange w:id="1644" w:author="2" w:date="2021-08-31T10:55:00Z">
              <w:tcPr>
                <w:tcW w:w="1843" w:type="dxa"/>
              </w:tcPr>
            </w:tcPrChange>
          </w:tcPr>
          <w:p w14:paraId="6072B8A9" w14:textId="77777777" w:rsidR="00C0487D" w:rsidRDefault="00C0487D" w:rsidP="00C0487D">
            <w:pPr>
              <w:spacing w:after="120"/>
              <w:rPr>
                <w:rFonts w:ascii="Times New Roman" w:hAnsi="Times New Roman" w:cs="Times New Roman"/>
                <w:sz w:val="24"/>
                <w:szCs w:val="24"/>
              </w:rPr>
            </w:pPr>
          </w:p>
        </w:tc>
        <w:tc>
          <w:tcPr>
            <w:tcW w:w="425" w:type="dxa"/>
            <w:tcPrChange w:id="1645" w:author="2" w:date="2021-08-31T10:55:00Z">
              <w:tcPr>
                <w:tcW w:w="425" w:type="dxa"/>
              </w:tcPr>
            </w:tcPrChange>
          </w:tcPr>
          <w:p w14:paraId="2C231592" w14:textId="77777777" w:rsidR="00C0487D" w:rsidRDefault="00C0487D" w:rsidP="00C0487D">
            <w:pPr>
              <w:spacing w:after="120"/>
              <w:rPr>
                <w:rFonts w:ascii="Times New Roman" w:hAnsi="Times New Roman" w:cs="Times New Roman"/>
                <w:sz w:val="24"/>
                <w:szCs w:val="24"/>
              </w:rPr>
            </w:pPr>
          </w:p>
        </w:tc>
        <w:tc>
          <w:tcPr>
            <w:tcW w:w="392" w:type="dxa"/>
            <w:tcPrChange w:id="1646" w:author="2" w:date="2021-08-31T10:55:00Z">
              <w:tcPr>
                <w:tcW w:w="392" w:type="dxa"/>
              </w:tcPr>
            </w:tcPrChange>
          </w:tcPr>
          <w:p w14:paraId="58FF4446" w14:textId="77777777" w:rsidR="00C0487D" w:rsidRDefault="00C0487D" w:rsidP="00C0487D">
            <w:pPr>
              <w:spacing w:after="120"/>
              <w:rPr>
                <w:rFonts w:ascii="Times New Roman" w:hAnsi="Times New Roman" w:cs="Times New Roman"/>
                <w:sz w:val="24"/>
                <w:szCs w:val="24"/>
              </w:rPr>
            </w:pPr>
          </w:p>
        </w:tc>
        <w:tc>
          <w:tcPr>
            <w:tcW w:w="553" w:type="dxa"/>
            <w:tcPrChange w:id="1647" w:author="2" w:date="2021-08-31T10:55:00Z">
              <w:tcPr>
                <w:tcW w:w="553" w:type="dxa"/>
              </w:tcPr>
            </w:tcPrChange>
          </w:tcPr>
          <w:p w14:paraId="53EB2126" w14:textId="06DA3927"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1648" w:author="2" w:date="2021-08-31T10:55:00Z">
              <w:tcPr>
                <w:tcW w:w="6001" w:type="dxa"/>
              </w:tcPr>
            </w:tcPrChange>
          </w:tcPr>
          <w:p w14:paraId="40E92ACB" w14:textId="77777777" w:rsidR="00450F2B" w:rsidRPr="00AC5F61" w:rsidRDefault="00450F2B" w:rsidP="00450F2B">
            <w:pPr>
              <w:pStyle w:val="6"/>
              <w:shd w:val="clear" w:color="auto" w:fill="auto"/>
              <w:tabs>
                <w:tab w:val="left" w:pos="322"/>
              </w:tabs>
              <w:spacing w:before="0" w:line="211" w:lineRule="exact"/>
              <w:ind w:right="40" w:firstLine="0"/>
              <w:rPr>
                <w:rFonts w:ascii="Times New Roman" w:hAnsi="Times New Roman"/>
                <w:sz w:val="20"/>
                <w:rPrChange w:id="1649" w:author="2" w:date="2021-08-31T10:55:00Z">
                  <w:rPr/>
                </w:rPrChange>
              </w:rPr>
            </w:pPr>
            <w:r w:rsidRPr="00AC5F61">
              <w:rPr>
                <w:rFonts w:ascii="Times New Roman" w:hAnsi="Times New Roman"/>
                <w:sz w:val="20"/>
                <w:rPrChange w:id="1650" w:author="2" w:date="2021-08-31T10:55:00Z">
                  <w:rPr/>
                </w:rPrChange>
              </w:rPr>
              <w:t>Соленоид длиной 50 см и диаметром 0,8 см имеет 20 000 витков медного провода и находится под постоянным напряжением. Определить время, в течение которого в обмотке соленоида вы</w:t>
            </w:r>
            <w:r w:rsidRPr="00AC5F61">
              <w:rPr>
                <w:rFonts w:ascii="Times New Roman" w:hAnsi="Times New Roman"/>
                <w:sz w:val="20"/>
                <w:rPrChange w:id="1651" w:author="2" w:date="2021-08-31T10:55:00Z">
                  <w:rPr/>
                </w:rPrChange>
              </w:rPr>
              <w:softHyphen/>
              <w:t>делится количество теплоты, равное энергии магнитного поля в соленоиде.</w:t>
            </w:r>
          </w:p>
          <w:p w14:paraId="7E6381F9" w14:textId="77777777" w:rsidR="00C0487D" w:rsidRPr="00AC5F61" w:rsidRDefault="00C0487D" w:rsidP="00C0487D">
            <w:pPr>
              <w:spacing w:after="120"/>
              <w:rPr>
                <w:rFonts w:ascii="Times New Roman" w:hAnsi="Times New Roman"/>
                <w:sz w:val="20"/>
                <w:rPrChange w:id="1652" w:author="2" w:date="2021-08-31T10:55:00Z">
                  <w:rPr>
                    <w:rFonts w:ascii="Times New Roman" w:hAnsi="Times New Roman" w:cs="Times New Roman"/>
                    <w:sz w:val="24"/>
                    <w:szCs w:val="24"/>
                  </w:rPr>
                </w:rPrChange>
              </w:rPr>
            </w:pPr>
          </w:p>
        </w:tc>
        <w:tc>
          <w:tcPr>
            <w:tcW w:w="4961" w:type="dxa"/>
            <w:gridSpan w:val="2"/>
            <w:tcPrChange w:id="1653" w:author="2" w:date="2021-08-31T10:55:00Z">
              <w:tcPr>
                <w:tcW w:w="4839" w:type="dxa"/>
              </w:tcPr>
            </w:tcPrChange>
          </w:tcPr>
          <w:p w14:paraId="02665798" w14:textId="77777777" w:rsidR="00AC5F61" w:rsidRPr="006F33AA" w:rsidRDefault="00F36BD4" w:rsidP="00AC5F61">
            <w:pPr>
              <w:pStyle w:val="a4"/>
              <w:numPr>
                <w:ilvl w:val="0"/>
                <w:numId w:val="202"/>
              </w:numPr>
              <w:spacing w:after="0" w:line="240" w:lineRule="auto"/>
              <w:rPr>
                <w:ins w:id="1654" w:author="2" w:date="2021-08-31T10:55:00Z"/>
                <w:rFonts w:ascii="Times New Roman" w:hAnsi="Times New Roman" w:cs="Times New Roman"/>
                <w:sz w:val="20"/>
                <w:szCs w:val="20"/>
              </w:rPr>
            </w:pPr>
            <w:ins w:id="1655" w:author="2" w:date="2021-08-31T10:55:00Z">
              <w:r w:rsidRPr="006F33AA">
                <w:rPr>
                  <w:rFonts w:ascii="Times New Roman" w:hAnsi="Times New Roman" w:cs="Times New Roman"/>
                  <w:sz w:val="20"/>
                  <w:szCs w:val="20"/>
                </w:rPr>
                <w:t>2,9 мкс</w:t>
              </w:r>
            </w:ins>
          </w:p>
          <w:p w14:paraId="2B3B147F" w14:textId="77777777" w:rsidR="00C0487D" w:rsidRPr="006F33AA" w:rsidRDefault="00AC5F61" w:rsidP="00AC5F61">
            <w:pPr>
              <w:pStyle w:val="a4"/>
              <w:numPr>
                <w:ilvl w:val="0"/>
                <w:numId w:val="202"/>
              </w:numPr>
              <w:spacing w:after="0" w:line="240" w:lineRule="auto"/>
              <w:rPr>
                <w:ins w:id="1656" w:author="2" w:date="2021-08-31T10:55:00Z"/>
                <w:rFonts w:ascii="Times New Roman" w:hAnsi="Times New Roman" w:cs="Times New Roman"/>
                <w:sz w:val="20"/>
                <w:szCs w:val="20"/>
              </w:rPr>
            </w:pPr>
            <w:ins w:id="1657" w:author="2" w:date="2021-08-31T10:55:00Z">
              <w:r w:rsidRPr="006F33AA">
                <w:rPr>
                  <w:rFonts w:ascii="Times New Roman" w:hAnsi="Times New Roman" w:cs="Times New Roman"/>
                  <w:sz w:val="20"/>
                  <w:szCs w:val="20"/>
                </w:rPr>
                <w:t>1,45мкс</w:t>
              </w:r>
            </w:ins>
          </w:p>
          <w:p w14:paraId="148E2169" w14:textId="77777777" w:rsidR="00F36BD4" w:rsidRPr="006F33AA" w:rsidRDefault="00F36BD4" w:rsidP="00AC5F61">
            <w:pPr>
              <w:pStyle w:val="a4"/>
              <w:numPr>
                <w:ilvl w:val="0"/>
                <w:numId w:val="202"/>
              </w:numPr>
              <w:spacing w:after="0" w:line="240" w:lineRule="auto"/>
              <w:rPr>
                <w:ins w:id="1658" w:author="2" w:date="2021-08-31T10:55:00Z"/>
                <w:rFonts w:ascii="Times New Roman" w:hAnsi="Times New Roman" w:cs="Times New Roman"/>
                <w:sz w:val="20"/>
                <w:szCs w:val="20"/>
              </w:rPr>
            </w:pPr>
            <w:ins w:id="1659" w:author="2" w:date="2021-08-31T10:55:00Z">
              <w:r w:rsidRPr="006F33AA">
                <w:rPr>
                  <w:rFonts w:ascii="Times New Roman" w:hAnsi="Times New Roman" w:cs="Times New Roman"/>
                  <w:sz w:val="20"/>
                  <w:szCs w:val="20"/>
                </w:rPr>
                <w:t>3,34мкс</w:t>
              </w:r>
            </w:ins>
          </w:p>
          <w:p w14:paraId="4A7E1F1F" w14:textId="2BA47863" w:rsidR="00C0487D" w:rsidRPr="006F33AA" w:rsidRDefault="00F36BD4" w:rsidP="00AC5F61">
            <w:pPr>
              <w:pStyle w:val="a4"/>
              <w:numPr>
                <w:ilvl w:val="0"/>
                <w:numId w:val="202"/>
              </w:numPr>
              <w:spacing w:after="0" w:line="240" w:lineRule="auto"/>
              <w:rPr>
                <w:rFonts w:ascii="Times New Roman" w:hAnsi="Times New Roman"/>
                <w:sz w:val="20"/>
                <w:rPrChange w:id="1660" w:author="2" w:date="2021-08-31T10:55:00Z">
                  <w:rPr>
                    <w:rFonts w:ascii="Times New Roman" w:hAnsi="Times New Roman" w:cs="Times New Roman"/>
                    <w:sz w:val="24"/>
                    <w:szCs w:val="24"/>
                  </w:rPr>
                </w:rPrChange>
              </w:rPr>
              <w:pPrChange w:id="1661" w:author="2" w:date="2021-08-31T10:55:00Z">
                <w:pPr>
                  <w:framePr w:hSpace="180" w:wrap="around" w:hAnchor="margin" w:y="665"/>
                </w:pPr>
              </w:pPrChange>
            </w:pPr>
            <w:ins w:id="1662" w:author="2" w:date="2021-08-31T10:55:00Z">
              <w:r w:rsidRPr="006F33AA">
                <w:rPr>
                  <w:rFonts w:ascii="Times New Roman" w:hAnsi="Times New Roman" w:cs="Times New Roman"/>
                  <w:sz w:val="20"/>
                  <w:szCs w:val="20"/>
                </w:rPr>
                <w:t>1,98мкс</w:t>
              </w:r>
            </w:ins>
          </w:p>
        </w:tc>
        <w:tc>
          <w:tcPr>
            <w:tcW w:w="567" w:type="dxa"/>
            <w:gridSpan w:val="2"/>
            <w:tcPrChange w:id="1663" w:author="2" w:date="2021-08-31T10:55:00Z">
              <w:tcPr>
                <w:tcW w:w="547" w:type="dxa"/>
              </w:tcPr>
            </w:tcPrChange>
          </w:tcPr>
          <w:p w14:paraId="65B581D4" w14:textId="5FAB2D21" w:rsidR="00C0487D" w:rsidRPr="004B35C4" w:rsidRDefault="00AC5F61" w:rsidP="00C0487D">
            <w:pPr>
              <w:tabs>
                <w:tab w:val="left" w:pos="600"/>
              </w:tabs>
              <w:ind w:right="34"/>
              <w:rPr>
                <w:rFonts w:ascii="Times New Roman" w:hAnsi="Times New Roman" w:cs="Times New Roman"/>
                <w:sz w:val="24"/>
                <w:szCs w:val="24"/>
              </w:rPr>
            </w:pPr>
            <w:ins w:id="1664" w:author="2" w:date="2021-08-31T10:55:00Z">
              <w:r>
                <w:rPr>
                  <w:rFonts w:ascii="Times New Roman" w:hAnsi="Times New Roman" w:cs="Times New Roman"/>
                  <w:sz w:val="24"/>
                  <w:szCs w:val="24"/>
                </w:rPr>
                <w:t>2</w:t>
              </w:r>
            </w:ins>
          </w:p>
        </w:tc>
      </w:tr>
      <w:tr w:rsidR="00C0487D" w14:paraId="66D94C7C" w14:textId="7F427E19" w:rsidTr="00911EF6">
        <w:tc>
          <w:tcPr>
            <w:tcW w:w="846" w:type="dxa"/>
            <w:tcPrChange w:id="1665" w:author="2" w:date="2021-08-31T10:55:00Z">
              <w:tcPr>
                <w:tcW w:w="846" w:type="dxa"/>
              </w:tcPr>
            </w:tcPrChange>
          </w:tcPr>
          <w:p w14:paraId="7778FA16" w14:textId="77777777" w:rsidR="00C0487D" w:rsidRDefault="00C0487D" w:rsidP="00C0487D">
            <w:pPr>
              <w:spacing w:after="120"/>
              <w:rPr>
                <w:rFonts w:ascii="Times New Roman" w:hAnsi="Times New Roman" w:cs="Times New Roman"/>
                <w:sz w:val="24"/>
                <w:szCs w:val="24"/>
              </w:rPr>
            </w:pPr>
          </w:p>
        </w:tc>
        <w:tc>
          <w:tcPr>
            <w:tcW w:w="1843" w:type="dxa"/>
            <w:tcPrChange w:id="1666" w:author="2" w:date="2021-08-31T10:55:00Z">
              <w:tcPr>
                <w:tcW w:w="1843" w:type="dxa"/>
              </w:tcPr>
            </w:tcPrChange>
          </w:tcPr>
          <w:p w14:paraId="771F03E4" w14:textId="77777777" w:rsidR="00C0487D" w:rsidRDefault="00C0487D" w:rsidP="00C0487D">
            <w:pPr>
              <w:spacing w:after="120"/>
              <w:rPr>
                <w:rFonts w:ascii="Times New Roman" w:hAnsi="Times New Roman" w:cs="Times New Roman"/>
                <w:sz w:val="24"/>
                <w:szCs w:val="24"/>
              </w:rPr>
            </w:pPr>
          </w:p>
        </w:tc>
        <w:tc>
          <w:tcPr>
            <w:tcW w:w="425" w:type="dxa"/>
            <w:tcPrChange w:id="1667" w:author="2" w:date="2021-08-31T10:55:00Z">
              <w:tcPr>
                <w:tcW w:w="425" w:type="dxa"/>
              </w:tcPr>
            </w:tcPrChange>
          </w:tcPr>
          <w:p w14:paraId="7BE5433A" w14:textId="77777777" w:rsidR="00C0487D" w:rsidRDefault="00C0487D" w:rsidP="00C0487D">
            <w:pPr>
              <w:spacing w:after="120"/>
              <w:rPr>
                <w:rFonts w:ascii="Times New Roman" w:hAnsi="Times New Roman" w:cs="Times New Roman"/>
                <w:sz w:val="24"/>
                <w:szCs w:val="24"/>
              </w:rPr>
            </w:pPr>
          </w:p>
        </w:tc>
        <w:tc>
          <w:tcPr>
            <w:tcW w:w="392" w:type="dxa"/>
            <w:tcPrChange w:id="1668" w:author="2" w:date="2021-08-31T10:55:00Z">
              <w:tcPr>
                <w:tcW w:w="392" w:type="dxa"/>
              </w:tcPr>
            </w:tcPrChange>
          </w:tcPr>
          <w:p w14:paraId="2550FC96" w14:textId="77777777" w:rsidR="00C0487D" w:rsidRDefault="00C0487D" w:rsidP="00C0487D">
            <w:pPr>
              <w:spacing w:after="120"/>
              <w:rPr>
                <w:rFonts w:ascii="Times New Roman" w:hAnsi="Times New Roman" w:cs="Times New Roman"/>
                <w:sz w:val="24"/>
                <w:szCs w:val="24"/>
              </w:rPr>
            </w:pPr>
          </w:p>
        </w:tc>
        <w:tc>
          <w:tcPr>
            <w:tcW w:w="553" w:type="dxa"/>
            <w:tcPrChange w:id="1669" w:author="2" w:date="2021-08-31T10:55:00Z">
              <w:tcPr>
                <w:tcW w:w="553" w:type="dxa"/>
              </w:tcPr>
            </w:tcPrChange>
          </w:tcPr>
          <w:p w14:paraId="2EF6CB5A" w14:textId="7CCF4117"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1670" w:author="2" w:date="2021-08-31T10:55:00Z">
              <w:tcPr>
                <w:tcW w:w="6001" w:type="dxa"/>
              </w:tcPr>
            </w:tcPrChange>
          </w:tcPr>
          <w:p w14:paraId="4CE412C3" w14:textId="345C42F3" w:rsidR="00C0487D" w:rsidRPr="00450F2B" w:rsidRDefault="00450F2B" w:rsidP="00C0487D">
            <w:pPr>
              <w:spacing w:after="120"/>
              <w:rPr>
                <w:rFonts w:ascii="Times New Roman" w:hAnsi="Times New Roman" w:cs="Times New Roman"/>
                <w:sz w:val="20"/>
                <w:szCs w:val="20"/>
                <w:lang w:val="ru"/>
              </w:rPr>
            </w:pPr>
            <w:r w:rsidRPr="00450F2B">
              <w:rPr>
                <w:rFonts w:ascii="Times New Roman" w:hAnsi="Times New Roman" w:cs="Times New Roman"/>
                <w:sz w:val="20"/>
                <w:szCs w:val="20"/>
              </w:rPr>
              <w:t>Обмотка электромагнита имеет индуктивность 0,5 Гн, сопротив</w:t>
            </w:r>
            <w:r w:rsidRPr="00450F2B">
              <w:rPr>
                <w:rFonts w:ascii="Times New Roman" w:hAnsi="Times New Roman" w:cs="Times New Roman"/>
                <w:sz w:val="20"/>
                <w:szCs w:val="20"/>
              </w:rPr>
              <w:softHyphen/>
              <w:t>ление 15 Ом и находится под постоянным напряжением. Опре</w:t>
            </w:r>
            <w:r w:rsidRPr="00450F2B">
              <w:rPr>
                <w:rFonts w:ascii="Times New Roman" w:hAnsi="Times New Roman" w:cs="Times New Roman"/>
                <w:sz w:val="20"/>
                <w:szCs w:val="20"/>
              </w:rPr>
              <w:softHyphen/>
              <w:t>делить время, в течение которого в обмотке выделится количество теплоты, равное энергии магнитного поля в сердечнике электро</w:t>
            </w:r>
            <w:r w:rsidRPr="00450F2B">
              <w:rPr>
                <w:rFonts w:ascii="Times New Roman" w:hAnsi="Times New Roman" w:cs="Times New Roman"/>
                <w:sz w:val="20"/>
                <w:szCs w:val="20"/>
              </w:rPr>
              <w:softHyphen/>
              <w:t>магнита</w:t>
            </w:r>
          </w:p>
        </w:tc>
        <w:tc>
          <w:tcPr>
            <w:tcW w:w="4961" w:type="dxa"/>
            <w:gridSpan w:val="2"/>
            <w:tcPrChange w:id="1671" w:author="2" w:date="2021-08-31T10:55:00Z">
              <w:tcPr>
                <w:tcW w:w="4839" w:type="dxa"/>
              </w:tcPr>
            </w:tcPrChange>
          </w:tcPr>
          <w:p w14:paraId="44EF298C" w14:textId="77777777" w:rsidR="00AC5F61" w:rsidRPr="006F33AA" w:rsidRDefault="00F36BD4" w:rsidP="00AC5F61">
            <w:pPr>
              <w:pStyle w:val="a4"/>
              <w:numPr>
                <w:ilvl w:val="0"/>
                <w:numId w:val="203"/>
              </w:numPr>
              <w:spacing w:after="0" w:line="240" w:lineRule="auto"/>
              <w:rPr>
                <w:ins w:id="1672" w:author="2" w:date="2021-08-31T10:55:00Z"/>
                <w:rFonts w:ascii="Times New Roman" w:hAnsi="Times New Roman" w:cs="Times New Roman"/>
                <w:sz w:val="20"/>
                <w:szCs w:val="20"/>
              </w:rPr>
            </w:pPr>
            <w:ins w:id="1673" w:author="2" w:date="2021-08-31T10:55:00Z">
              <w:r w:rsidRPr="006F33AA">
                <w:rPr>
                  <w:rFonts w:ascii="Times New Roman" w:hAnsi="Times New Roman" w:cs="Times New Roman"/>
                  <w:sz w:val="20"/>
                  <w:szCs w:val="20"/>
                </w:rPr>
                <w:t>0,006с</w:t>
              </w:r>
            </w:ins>
          </w:p>
          <w:p w14:paraId="2619C28B" w14:textId="77777777" w:rsidR="00AC5F61" w:rsidRPr="006F33AA" w:rsidRDefault="00F36BD4" w:rsidP="00AC5F61">
            <w:pPr>
              <w:pStyle w:val="a4"/>
              <w:numPr>
                <w:ilvl w:val="0"/>
                <w:numId w:val="203"/>
              </w:numPr>
              <w:spacing w:after="0" w:line="240" w:lineRule="auto"/>
              <w:rPr>
                <w:ins w:id="1674" w:author="2" w:date="2021-08-31T10:55:00Z"/>
                <w:rFonts w:ascii="Times New Roman" w:hAnsi="Times New Roman" w:cs="Times New Roman"/>
                <w:sz w:val="20"/>
                <w:szCs w:val="20"/>
              </w:rPr>
            </w:pPr>
            <w:ins w:id="1675" w:author="2" w:date="2021-08-31T10:55:00Z">
              <w:r w:rsidRPr="006F33AA">
                <w:rPr>
                  <w:rFonts w:ascii="Times New Roman" w:hAnsi="Times New Roman" w:cs="Times New Roman"/>
                  <w:sz w:val="20"/>
                  <w:szCs w:val="20"/>
                </w:rPr>
                <w:t>0,034с</w:t>
              </w:r>
            </w:ins>
          </w:p>
          <w:p w14:paraId="45490A70" w14:textId="77777777" w:rsidR="00AC5F61" w:rsidRPr="006F33AA" w:rsidRDefault="00F36BD4" w:rsidP="00AC5F61">
            <w:pPr>
              <w:pStyle w:val="a4"/>
              <w:numPr>
                <w:ilvl w:val="0"/>
                <w:numId w:val="203"/>
              </w:numPr>
              <w:spacing w:after="0" w:line="240" w:lineRule="auto"/>
              <w:rPr>
                <w:ins w:id="1676" w:author="2" w:date="2021-08-31T10:55:00Z"/>
                <w:rFonts w:ascii="Times New Roman" w:hAnsi="Times New Roman" w:cs="Times New Roman"/>
                <w:sz w:val="20"/>
                <w:szCs w:val="20"/>
              </w:rPr>
            </w:pPr>
            <w:ins w:id="1677" w:author="2" w:date="2021-08-31T10:55:00Z">
              <w:r w:rsidRPr="006F33AA">
                <w:rPr>
                  <w:rFonts w:ascii="Times New Roman" w:hAnsi="Times New Roman" w:cs="Times New Roman"/>
                  <w:sz w:val="20"/>
                  <w:szCs w:val="20"/>
                </w:rPr>
                <w:t>0,028с</w:t>
              </w:r>
            </w:ins>
          </w:p>
          <w:p w14:paraId="64B09F39" w14:textId="1E225084" w:rsidR="00C0487D" w:rsidRPr="006F33AA" w:rsidRDefault="00AC5F61" w:rsidP="00AC5F61">
            <w:pPr>
              <w:pStyle w:val="a4"/>
              <w:numPr>
                <w:ilvl w:val="0"/>
                <w:numId w:val="203"/>
              </w:numPr>
              <w:spacing w:after="0" w:line="240" w:lineRule="auto"/>
              <w:rPr>
                <w:rFonts w:ascii="Times New Roman" w:hAnsi="Times New Roman"/>
                <w:sz w:val="20"/>
                <w:rPrChange w:id="1678" w:author="2" w:date="2021-08-31T10:55:00Z">
                  <w:rPr>
                    <w:rFonts w:ascii="Times New Roman" w:hAnsi="Times New Roman" w:cs="Times New Roman"/>
                    <w:sz w:val="24"/>
                    <w:szCs w:val="24"/>
                  </w:rPr>
                </w:rPrChange>
              </w:rPr>
              <w:pPrChange w:id="1679" w:author="2" w:date="2021-08-31T10:55:00Z">
                <w:pPr>
                  <w:framePr w:hSpace="180" w:wrap="around" w:hAnchor="margin" w:y="665"/>
                </w:pPr>
              </w:pPrChange>
            </w:pPr>
            <w:ins w:id="1680" w:author="2" w:date="2021-08-31T10:55:00Z">
              <w:r w:rsidRPr="006F33AA">
                <w:rPr>
                  <w:rFonts w:ascii="Times New Roman" w:hAnsi="Times New Roman" w:cs="Times New Roman"/>
                  <w:sz w:val="20"/>
                  <w:szCs w:val="20"/>
                </w:rPr>
                <w:t>0,017с</w:t>
              </w:r>
            </w:ins>
          </w:p>
        </w:tc>
        <w:tc>
          <w:tcPr>
            <w:tcW w:w="567" w:type="dxa"/>
            <w:gridSpan w:val="2"/>
            <w:tcPrChange w:id="1681" w:author="2" w:date="2021-08-31T10:55:00Z">
              <w:tcPr>
                <w:tcW w:w="547" w:type="dxa"/>
              </w:tcPr>
            </w:tcPrChange>
          </w:tcPr>
          <w:p w14:paraId="34EC8E5A" w14:textId="2577AC06" w:rsidR="00C0487D" w:rsidRPr="004B35C4" w:rsidRDefault="00AC5F61" w:rsidP="00C0487D">
            <w:pPr>
              <w:tabs>
                <w:tab w:val="left" w:pos="600"/>
              </w:tabs>
              <w:ind w:right="34"/>
              <w:rPr>
                <w:rFonts w:ascii="Times New Roman" w:hAnsi="Times New Roman" w:cs="Times New Roman"/>
                <w:sz w:val="24"/>
                <w:szCs w:val="24"/>
              </w:rPr>
            </w:pPr>
            <w:ins w:id="1682" w:author="2" w:date="2021-08-31T10:55:00Z">
              <w:r>
                <w:rPr>
                  <w:rFonts w:ascii="Times New Roman" w:hAnsi="Times New Roman" w:cs="Times New Roman"/>
                  <w:sz w:val="24"/>
                  <w:szCs w:val="24"/>
                </w:rPr>
                <w:t>4</w:t>
              </w:r>
            </w:ins>
          </w:p>
        </w:tc>
      </w:tr>
      <w:tr w:rsidR="00C0487D" w14:paraId="090D71FF" w14:textId="721DE38A" w:rsidTr="00911EF6">
        <w:tc>
          <w:tcPr>
            <w:tcW w:w="846" w:type="dxa"/>
            <w:tcPrChange w:id="1683" w:author="2" w:date="2021-08-31T10:55:00Z">
              <w:tcPr>
                <w:tcW w:w="846" w:type="dxa"/>
              </w:tcPr>
            </w:tcPrChange>
          </w:tcPr>
          <w:p w14:paraId="2BD0653B" w14:textId="77777777" w:rsidR="00C0487D" w:rsidRDefault="00C0487D" w:rsidP="00C0487D">
            <w:pPr>
              <w:spacing w:after="120"/>
              <w:rPr>
                <w:rFonts w:ascii="Times New Roman" w:hAnsi="Times New Roman" w:cs="Times New Roman"/>
                <w:sz w:val="24"/>
                <w:szCs w:val="24"/>
              </w:rPr>
            </w:pPr>
          </w:p>
        </w:tc>
        <w:tc>
          <w:tcPr>
            <w:tcW w:w="1843" w:type="dxa"/>
            <w:tcPrChange w:id="1684" w:author="2" w:date="2021-08-31T10:55:00Z">
              <w:tcPr>
                <w:tcW w:w="1843" w:type="dxa"/>
              </w:tcPr>
            </w:tcPrChange>
          </w:tcPr>
          <w:p w14:paraId="74C84F9D" w14:textId="77777777" w:rsidR="00C0487D" w:rsidRDefault="00C0487D" w:rsidP="00C0487D">
            <w:pPr>
              <w:spacing w:after="120"/>
              <w:rPr>
                <w:rFonts w:ascii="Times New Roman" w:hAnsi="Times New Roman" w:cs="Times New Roman"/>
                <w:sz w:val="24"/>
                <w:szCs w:val="24"/>
              </w:rPr>
            </w:pPr>
          </w:p>
        </w:tc>
        <w:tc>
          <w:tcPr>
            <w:tcW w:w="425" w:type="dxa"/>
            <w:tcPrChange w:id="1685" w:author="2" w:date="2021-08-31T10:55:00Z">
              <w:tcPr>
                <w:tcW w:w="425" w:type="dxa"/>
              </w:tcPr>
            </w:tcPrChange>
          </w:tcPr>
          <w:p w14:paraId="43A3294E" w14:textId="77777777" w:rsidR="00C0487D" w:rsidRDefault="00C0487D" w:rsidP="00C0487D">
            <w:pPr>
              <w:spacing w:after="120"/>
              <w:rPr>
                <w:rFonts w:ascii="Times New Roman" w:hAnsi="Times New Roman" w:cs="Times New Roman"/>
                <w:sz w:val="24"/>
                <w:szCs w:val="24"/>
              </w:rPr>
            </w:pPr>
          </w:p>
        </w:tc>
        <w:tc>
          <w:tcPr>
            <w:tcW w:w="392" w:type="dxa"/>
            <w:tcPrChange w:id="1686" w:author="2" w:date="2021-08-31T10:55:00Z">
              <w:tcPr>
                <w:tcW w:w="392" w:type="dxa"/>
              </w:tcPr>
            </w:tcPrChange>
          </w:tcPr>
          <w:p w14:paraId="65746522" w14:textId="77777777" w:rsidR="00C0487D" w:rsidRDefault="00C0487D" w:rsidP="00C0487D">
            <w:pPr>
              <w:spacing w:after="120"/>
              <w:rPr>
                <w:rFonts w:ascii="Times New Roman" w:hAnsi="Times New Roman" w:cs="Times New Roman"/>
                <w:sz w:val="24"/>
                <w:szCs w:val="24"/>
              </w:rPr>
            </w:pPr>
          </w:p>
        </w:tc>
        <w:tc>
          <w:tcPr>
            <w:tcW w:w="553" w:type="dxa"/>
            <w:tcPrChange w:id="1687" w:author="2" w:date="2021-08-31T10:55:00Z">
              <w:tcPr>
                <w:tcW w:w="553" w:type="dxa"/>
              </w:tcPr>
            </w:tcPrChange>
          </w:tcPr>
          <w:p w14:paraId="3D58B45A" w14:textId="36010AD7" w:rsidR="00C0487D" w:rsidRDefault="00450F2B" w:rsidP="00C0487D">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1688" w:author="2" w:date="2021-08-31T10:55:00Z">
              <w:tcPr>
                <w:tcW w:w="6001" w:type="dxa"/>
              </w:tcPr>
            </w:tcPrChange>
          </w:tcPr>
          <w:p w14:paraId="69CB735F" w14:textId="77777777" w:rsidR="00450F2B" w:rsidRPr="00AC5F61" w:rsidRDefault="00450F2B" w:rsidP="00450F2B">
            <w:pPr>
              <w:pStyle w:val="6"/>
              <w:shd w:val="clear" w:color="auto" w:fill="auto"/>
              <w:tabs>
                <w:tab w:val="left" w:pos="322"/>
              </w:tabs>
              <w:spacing w:before="0" w:line="211" w:lineRule="exact"/>
              <w:ind w:right="40" w:firstLine="0"/>
              <w:rPr>
                <w:rFonts w:ascii="Times New Roman" w:hAnsi="Times New Roman"/>
                <w:sz w:val="20"/>
                <w:rPrChange w:id="1689" w:author="2" w:date="2021-08-31T10:55:00Z">
                  <w:rPr/>
                </w:rPrChange>
              </w:rPr>
            </w:pPr>
            <w:r w:rsidRPr="00AC5F61">
              <w:rPr>
                <w:rFonts w:ascii="Times New Roman" w:hAnsi="Times New Roman"/>
                <w:sz w:val="20"/>
                <w:rPrChange w:id="1690" w:author="2" w:date="2021-08-31T10:55:00Z">
                  <w:rPr/>
                </w:rPrChange>
              </w:rPr>
              <w:t>Замкнутый соленоид с железным сердечником длиной 150 см и се</w:t>
            </w:r>
            <w:r w:rsidRPr="00AC5F61">
              <w:rPr>
                <w:rFonts w:ascii="Times New Roman" w:hAnsi="Times New Roman"/>
                <w:sz w:val="20"/>
                <w:rPrChange w:id="1691" w:author="2" w:date="2021-08-31T10:55:00Z">
                  <w:rPr/>
                </w:rPrChange>
              </w:rPr>
              <w:softHyphen/>
              <w:t>чением 20 см</w:t>
            </w:r>
            <w:r w:rsidRPr="00AC5F61">
              <w:rPr>
                <w:rFonts w:ascii="Times New Roman" w:hAnsi="Times New Roman"/>
                <w:sz w:val="20"/>
                <w:vertAlign w:val="superscript"/>
                <w:rPrChange w:id="1692" w:author="2" w:date="2021-08-31T10:55:00Z">
                  <w:rPr>
                    <w:vertAlign w:val="superscript"/>
                  </w:rPr>
                </w:rPrChange>
              </w:rPr>
              <w:t>2</w:t>
            </w:r>
            <w:r w:rsidRPr="00AC5F61">
              <w:rPr>
                <w:rFonts w:ascii="Times New Roman" w:hAnsi="Times New Roman"/>
                <w:sz w:val="20"/>
                <w:rPrChange w:id="1693" w:author="2" w:date="2021-08-31T10:55:00Z">
                  <w:rPr/>
                </w:rPrChange>
              </w:rPr>
              <w:t xml:space="preserve"> содержит 1200 витков. Определить энергию маг</w:t>
            </w:r>
            <w:r w:rsidRPr="00AC5F61">
              <w:rPr>
                <w:rFonts w:ascii="Times New Roman" w:hAnsi="Times New Roman"/>
                <w:sz w:val="20"/>
                <w:rPrChange w:id="1694" w:author="2" w:date="2021-08-31T10:55:00Z">
                  <w:rPr/>
                </w:rPrChange>
              </w:rPr>
              <w:softHyphen/>
              <w:t>нитного поля соленоида, если по нему проходит ток 1 А. Магнит</w:t>
            </w:r>
            <w:r w:rsidRPr="00AC5F61">
              <w:rPr>
                <w:rFonts w:ascii="Times New Roman" w:hAnsi="Times New Roman"/>
                <w:sz w:val="20"/>
                <w:rPrChange w:id="1695" w:author="2" w:date="2021-08-31T10:55:00Z">
                  <w:rPr/>
                </w:rPrChange>
              </w:rPr>
              <w:softHyphen/>
              <w:t>ная проницаемость железа 1400.</w:t>
            </w:r>
          </w:p>
          <w:p w14:paraId="0F0BA2DC" w14:textId="77777777" w:rsidR="00C0487D" w:rsidRPr="00AC5F61" w:rsidRDefault="00C0487D" w:rsidP="00C0487D">
            <w:pPr>
              <w:spacing w:after="120"/>
              <w:rPr>
                <w:rFonts w:ascii="Times New Roman" w:hAnsi="Times New Roman"/>
                <w:sz w:val="20"/>
                <w:rPrChange w:id="1696" w:author="2" w:date="2021-08-31T10:55:00Z">
                  <w:rPr>
                    <w:rFonts w:ascii="Times New Roman" w:hAnsi="Times New Roman" w:cs="Times New Roman"/>
                    <w:sz w:val="24"/>
                    <w:szCs w:val="24"/>
                  </w:rPr>
                </w:rPrChange>
              </w:rPr>
            </w:pPr>
          </w:p>
        </w:tc>
        <w:tc>
          <w:tcPr>
            <w:tcW w:w="4961" w:type="dxa"/>
            <w:gridSpan w:val="2"/>
            <w:tcPrChange w:id="1697" w:author="2" w:date="2021-08-31T10:55:00Z">
              <w:tcPr>
                <w:tcW w:w="4839" w:type="dxa"/>
              </w:tcPr>
            </w:tcPrChange>
          </w:tcPr>
          <w:p w14:paraId="7B0F345F" w14:textId="77777777" w:rsidR="00AC5F61" w:rsidRPr="006F33AA" w:rsidRDefault="00F36BD4" w:rsidP="00AC5F61">
            <w:pPr>
              <w:pStyle w:val="a4"/>
              <w:numPr>
                <w:ilvl w:val="0"/>
                <w:numId w:val="204"/>
              </w:numPr>
              <w:spacing w:after="120" w:line="240" w:lineRule="auto"/>
              <w:rPr>
                <w:ins w:id="1698" w:author="2" w:date="2021-08-31T10:55:00Z"/>
                <w:rFonts w:ascii="Times New Roman" w:hAnsi="Times New Roman" w:cs="Times New Roman"/>
                <w:sz w:val="20"/>
                <w:szCs w:val="20"/>
              </w:rPr>
            </w:pPr>
            <w:ins w:id="1699" w:author="2" w:date="2021-08-31T10:55:00Z">
              <w:r w:rsidRPr="006F33AA">
                <w:rPr>
                  <w:rFonts w:ascii="Times New Roman" w:hAnsi="Times New Roman" w:cs="Times New Roman"/>
                  <w:sz w:val="20"/>
                  <w:szCs w:val="20"/>
                </w:rPr>
                <w:t>3,38Дж</w:t>
              </w:r>
            </w:ins>
          </w:p>
          <w:p w14:paraId="11592AAF" w14:textId="77777777" w:rsidR="00AC5F61" w:rsidRPr="006F33AA" w:rsidRDefault="00F36BD4" w:rsidP="00AC5F61">
            <w:pPr>
              <w:pStyle w:val="a4"/>
              <w:numPr>
                <w:ilvl w:val="0"/>
                <w:numId w:val="204"/>
              </w:numPr>
              <w:spacing w:after="120" w:line="240" w:lineRule="auto"/>
              <w:rPr>
                <w:ins w:id="1700" w:author="2" w:date="2021-08-31T10:55:00Z"/>
                <w:rFonts w:ascii="Times New Roman" w:hAnsi="Times New Roman" w:cs="Times New Roman"/>
                <w:sz w:val="20"/>
                <w:szCs w:val="20"/>
              </w:rPr>
            </w:pPr>
            <w:ins w:id="1701" w:author="2" w:date="2021-08-31T10:55:00Z">
              <w:r w:rsidRPr="006F33AA">
                <w:rPr>
                  <w:rFonts w:ascii="Times New Roman" w:hAnsi="Times New Roman" w:cs="Times New Roman"/>
                  <w:sz w:val="20"/>
                  <w:szCs w:val="20"/>
                </w:rPr>
                <w:t>0,86 Дж</w:t>
              </w:r>
            </w:ins>
          </w:p>
          <w:p w14:paraId="24C72CF4" w14:textId="77777777" w:rsidR="00C0487D" w:rsidRPr="006F33AA" w:rsidRDefault="00AC5F61" w:rsidP="00AC5F61">
            <w:pPr>
              <w:pStyle w:val="a4"/>
              <w:numPr>
                <w:ilvl w:val="0"/>
                <w:numId w:val="204"/>
              </w:numPr>
              <w:spacing w:after="120" w:line="240" w:lineRule="auto"/>
              <w:rPr>
                <w:ins w:id="1702" w:author="2" w:date="2021-08-31T10:55:00Z"/>
                <w:rFonts w:ascii="Times New Roman" w:hAnsi="Times New Roman" w:cs="Times New Roman"/>
                <w:sz w:val="20"/>
                <w:szCs w:val="20"/>
              </w:rPr>
            </w:pPr>
            <w:ins w:id="1703" w:author="2" w:date="2021-08-31T10:55:00Z">
              <w:r w:rsidRPr="006F33AA">
                <w:rPr>
                  <w:rFonts w:ascii="Times New Roman" w:hAnsi="Times New Roman" w:cs="Times New Roman"/>
                  <w:sz w:val="20"/>
                  <w:szCs w:val="20"/>
                </w:rPr>
                <w:t>1,69 Дж</w:t>
              </w:r>
            </w:ins>
          </w:p>
          <w:p w14:paraId="4C73944F" w14:textId="08145B05" w:rsidR="00C0487D" w:rsidRPr="006F33AA" w:rsidRDefault="00F36BD4" w:rsidP="00AC5F61">
            <w:pPr>
              <w:pStyle w:val="a4"/>
              <w:numPr>
                <w:ilvl w:val="0"/>
                <w:numId w:val="204"/>
              </w:numPr>
              <w:spacing w:after="120" w:line="240" w:lineRule="auto"/>
              <w:rPr>
                <w:rFonts w:ascii="Times New Roman" w:hAnsi="Times New Roman"/>
                <w:sz w:val="20"/>
                <w:rPrChange w:id="1704" w:author="2" w:date="2021-08-31T10:55:00Z">
                  <w:rPr>
                    <w:rFonts w:ascii="Times New Roman" w:hAnsi="Times New Roman" w:cs="Times New Roman"/>
                    <w:sz w:val="24"/>
                    <w:szCs w:val="24"/>
                  </w:rPr>
                </w:rPrChange>
              </w:rPr>
              <w:pPrChange w:id="1705" w:author="2" w:date="2021-08-31T10:55:00Z">
                <w:pPr>
                  <w:framePr w:hSpace="180" w:wrap="around" w:hAnchor="margin" w:y="665"/>
                  <w:spacing w:after="120"/>
                  <w:ind w:left="343"/>
                </w:pPr>
              </w:pPrChange>
            </w:pPr>
            <w:ins w:id="1706" w:author="2" w:date="2021-08-31T10:55:00Z">
              <w:r w:rsidRPr="006F33AA">
                <w:rPr>
                  <w:rFonts w:ascii="Times New Roman" w:hAnsi="Times New Roman" w:cs="Times New Roman"/>
                  <w:sz w:val="20"/>
                  <w:szCs w:val="20"/>
                </w:rPr>
                <w:t>2.16Дж</w:t>
              </w:r>
            </w:ins>
          </w:p>
        </w:tc>
        <w:tc>
          <w:tcPr>
            <w:tcW w:w="567" w:type="dxa"/>
            <w:gridSpan w:val="2"/>
            <w:tcPrChange w:id="1707" w:author="2" w:date="2021-08-31T10:55:00Z">
              <w:tcPr>
                <w:tcW w:w="547" w:type="dxa"/>
              </w:tcPr>
            </w:tcPrChange>
          </w:tcPr>
          <w:p w14:paraId="7FAF24F5" w14:textId="0FF48225" w:rsidR="00C0487D" w:rsidRPr="004B35C4" w:rsidRDefault="00AC5F61" w:rsidP="00C0487D">
            <w:pPr>
              <w:tabs>
                <w:tab w:val="left" w:pos="600"/>
              </w:tabs>
              <w:ind w:right="34"/>
              <w:rPr>
                <w:rFonts w:ascii="Times New Roman" w:hAnsi="Times New Roman" w:cs="Times New Roman"/>
                <w:sz w:val="24"/>
                <w:szCs w:val="24"/>
              </w:rPr>
            </w:pPr>
            <w:ins w:id="1708" w:author="2" w:date="2021-08-31T10:55:00Z">
              <w:r>
                <w:rPr>
                  <w:rFonts w:ascii="Times New Roman" w:hAnsi="Times New Roman" w:cs="Times New Roman"/>
                  <w:sz w:val="24"/>
                  <w:szCs w:val="24"/>
                </w:rPr>
                <w:t>3</w:t>
              </w:r>
            </w:ins>
          </w:p>
        </w:tc>
      </w:tr>
      <w:tr w:rsidR="00450F2B" w14:paraId="3049C9A2" w14:textId="7D29C6B5" w:rsidTr="00911EF6">
        <w:tc>
          <w:tcPr>
            <w:tcW w:w="846" w:type="dxa"/>
            <w:tcPrChange w:id="1709" w:author="2" w:date="2021-08-31T10:55:00Z">
              <w:tcPr>
                <w:tcW w:w="846" w:type="dxa"/>
              </w:tcPr>
            </w:tcPrChange>
          </w:tcPr>
          <w:p w14:paraId="38557871" w14:textId="77777777" w:rsidR="00450F2B" w:rsidRDefault="00450F2B" w:rsidP="00450F2B">
            <w:pPr>
              <w:spacing w:after="120"/>
              <w:rPr>
                <w:rFonts w:ascii="Times New Roman" w:hAnsi="Times New Roman" w:cs="Times New Roman"/>
                <w:sz w:val="24"/>
                <w:szCs w:val="24"/>
              </w:rPr>
            </w:pPr>
          </w:p>
        </w:tc>
        <w:tc>
          <w:tcPr>
            <w:tcW w:w="1843" w:type="dxa"/>
            <w:tcPrChange w:id="1710" w:author="2" w:date="2021-08-31T10:55:00Z">
              <w:tcPr>
                <w:tcW w:w="1843" w:type="dxa"/>
              </w:tcPr>
            </w:tcPrChange>
          </w:tcPr>
          <w:p w14:paraId="41FA6649" w14:textId="77777777" w:rsidR="00450F2B" w:rsidRDefault="00450F2B" w:rsidP="00450F2B">
            <w:pPr>
              <w:spacing w:after="120"/>
              <w:rPr>
                <w:rFonts w:ascii="Times New Roman" w:hAnsi="Times New Roman" w:cs="Times New Roman"/>
                <w:sz w:val="24"/>
                <w:szCs w:val="24"/>
              </w:rPr>
            </w:pPr>
          </w:p>
        </w:tc>
        <w:tc>
          <w:tcPr>
            <w:tcW w:w="425" w:type="dxa"/>
            <w:tcPrChange w:id="1711" w:author="2" w:date="2021-08-31T10:55:00Z">
              <w:tcPr>
                <w:tcW w:w="425" w:type="dxa"/>
              </w:tcPr>
            </w:tcPrChange>
          </w:tcPr>
          <w:p w14:paraId="3E32D330" w14:textId="77777777" w:rsidR="00450F2B" w:rsidRDefault="00450F2B" w:rsidP="00450F2B">
            <w:pPr>
              <w:spacing w:after="120"/>
              <w:rPr>
                <w:rFonts w:ascii="Times New Roman" w:hAnsi="Times New Roman" w:cs="Times New Roman"/>
                <w:sz w:val="24"/>
                <w:szCs w:val="24"/>
              </w:rPr>
            </w:pPr>
          </w:p>
        </w:tc>
        <w:tc>
          <w:tcPr>
            <w:tcW w:w="392" w:type="dxa"/>
            <w:tcPrChange w:id="1712" w:author="2" w:date="2021-08-31T10:55:00Z">
              <w:tcPr>
                <w:tcW w:w="392" w:type="dxa"/>
              </w:tcPr>
            </w:tcPrChange>
          </w:tcPr>
          <w:p w14:paraId="3EDCBC05" w14:textId="77777777" w:rsidR="00450F2B" w:rsidRDefault="00450F2B" w:rsidP="00450F2B">
            <w:pPr>
              <w:spacing w:after="120"/>
              <w:rPr>
                <w:rFonts w:ascii="Times New Roman" w:hAnsi="Times New Roman" w:cs="Times New Roman"/>
                <w:sz w:val="24"/>
                <w:szCs w:val="24"/>
              </w:rPr>
            </w:pPr>
          </w:p>
        </w:tc>
        <w:tc>
          <w:tcPr>
            <w:tcW w:w="553" w:type="dxa"/>
            <w:tcPrChange w:id="1713" w:author="2" w:date="2021-08-31T10:55:00Z">
              <w:tcPr>
                <w:tcW w:w="553" w:type="dxa"/>
              </w:tcPr>
            </w:tcPrChange>
          </w:tcPr>
          <w:p w14:paraId="3525CEA7" w14:textId="61099AC4"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1714" w:author="2" w:date="2021-08-31T10:55:00Z">
              <w:tcPr>
                <w:tcW w:w="6001" w:type="dxa"/>
              </w:tcPr>
            </w:tcPrChange>
          </w:tcPr>
          <w:p w14:paraId="7D9DD60E" w14:textId="45611864" w:rsidR="00450F2B" w:rsidRPr="00AC5F61" w:rsidRDefault="00450F2B" w:rsidP="00450F2B">
            <w:pPr>
              <w:pStyle w:val="6"/>
              <w:shd w:val="clear" w:color="auto" w:fill="auto"/>
              <w:tabs>
                <w:tab w:val="left" w:pos="322"/>
              </w:tabs>
              <w:spacing w:before="0" w:line="211" w:lineRule="exact"/>
              <w:ind w:right="40" w:firstLine="0"/>
              <w:rPr>
                <w:rFonts w:ascii="Times New Roman" w:hAnsi="Times New Roman"/>
                <w:sz w:val="20"/>
                <w:rPrChange w:id="1715" w:author="2" w:date="2021-08-31T10:55:00Z">
                  <w:rPr/>
                </w:rPrChange>
              </w:rPr>
            </w:pPr>
            <w:r w:rsidRPr="00AC5F61">
              <w:rPr>
                <w:rFonts w:ascii="Times New Roman" w:hAnsi="Times New Roman"/>
                <w:sz w:val="20"/>
                <w:rPrChange w:id="1716" w:author="2" w:date="2021-08-31T10:55:00Z">
                  <w:rPr/>
                </w:rPrChange>
              </w:rPr>
              <w:t>Соленоид длиной 80 см и диаметром 0,4 см имеет 20 000 витков медного провода и находится под постоянным напряжением. Определить время, в течение которого в обмотке соленоида вы</w:t>
            </w:r>
            <w:r w:rsidRPr="00AC5F61">
              <w:rPr>
                <w:rFonts w:ascii="Times New Roman" w:hAnsi="Times New Roman"/>
                <w:sz w:val="20"/>
                <w:rPrChange w:id="1717" w:author="2" w:date="2021-08-31T10:55:00Z">
                  <w:rPr/>
                </w:rPrChange>
              </w:rPr>
              <w:softHyphen/>
              <w:t>делится количество теплоты, равное  половине энергии магнитного поля в соленоиде.</w:t>
            </w:r>
          </w:p>
          <w:p w14:paraId="0675B769" w14:textId="77777777" w:rsidR="00450F2B" w:rsidRPr="00AC5F61" w:rsidRDefault="00450F2B" w:rsidP="00450F2B">
            <w:pPr>
              <w:spacing w:after="120"/>
              <w:rPr>
                <w:rFonts w:ascii="Times New Roman" w:hAnsi="Times New Roman"/>
                <w:sz w:val="20"/>
                <w:rPrChange w:id="1718" w:author="2" w:date="2021-08-31T10:55:00Z">
                  <w:rPr>
                    <w:rFonts w:ascii="Times New Roman" w:hAnsi="Times New Roman" w:cs="Times New Roman"/>
                    <w:sz w:val="24"/>
                    <w:szCs w:val="24"/>
                  </w:rPr>
                </w:rPrChange>
              </w:rPr>
            </w:pPr>
          </w:p>
        </w:tc>
        <w:tc>
          <w:tcPr>
            <w:tcW w:w="4961" w:type="dxa"/>
            <w:gridSpan w:val="2"/>
            <w:tcPrChange w:id="1719" w:author="2" w:date="2021-08-31T10:55:00Z">
              <w:tcPr>
                <w:tcW w:w="4839" w:type="dxa"/>
              </w:tcPr>
            </w:tcPrChange>
          </w:tcPr>
          <w:p w14:paraId="3231892E" w14:textId="77777777" w:rsidR="00C618A4" w:rsidRPr="006F33AA" w:rsidRDefault="00F36BD4" w:rsidP="00C618A4">
            <w:pPr>
              <w:pStyle w:val="a4"/>
              <w:numPr>
                <w:ilvl w:val="0"/>
                <w:numId w:val="205"/>
              </w:numPr>
              <w:spacing w:after="120" w:line="240" w:lineRule="auto"/>
              <w:rPr>
                <w:ins w:id="1720" w:author="2" w:date="2021-08-31T10:55:00Z"/>
                <w:rFonts w:ascii="Times New Roman" w:hAnsi="Times New Roman" w:cs="Times New Roman"/>
                <w:sz w:val="20"/>
                <w:szCs w:val="20"/>
              </w:rPr>
            </w:pPr>
            <w:ins w:id="1721" w:author="2" w:date="2021-08-31T10:55:00Z">
              <w:r w:rsidRPr="006F33AA">
                <w:rPr>
                  <w:rFonts w:ascii="Times New Roman" w:hAnsi="Times New Roman" w:cs="Times New Roman"/>
                  <w:sz w:val="20"/>
                  <w:szCs w:val="20"/>
                </w:rPr>
                <w:t>2,328мкс</w:t>
              </w:r>
            </w:ins>
          </w:p>
          <w:p w14:paraId="316864FB" w14:textId="77777777" w:rsidR="00450F2B" w:rsidRPr="006F33AA" w:rsidRDefault="00C618A4" w:rsidP="00C618A4">
            <w:pPr>
              <w:pStyle w:val="a4"/>
              <w:numPr>
                <w:ilvl w:val="0"/>
                <w:numId w:val="205"/>
              </w:numPr>
              <w:spacing w:after="120" w:line="240" w:lineRule="auto"/>
              <w:rPr>
                <w:ins w:id="1722" w:author="2" w:date="2021-08-31T10:55:00Z"/>
                <w:rFonts w:ascii="Times New Roman" w:hAnsi="Times New Roman" w:cs="Times New Roman"/>
                <w:sz w:val="20"/>
                <w:szCs w:val="20"/>
              </w:rPr>
            </w:pPr>
            <w:ins w:id="1723" w:author="2" w:date="2021-08-31T10:55:00Z">
              <w:r w:rsidRPr="006F33AA">
                <w:rPr>
                  <w:rFonts w:ascii="Times New Roman" w:hAnsi="Times New Roman" w:cs="Times New Roman"/>
                  <w:sz w:val="20"/>
                  <w:szCs w:val="20"/>
                </w:rPr>
                <w:t>1,164мкс</w:t>
              </w:r>
            </w:ins>
          </w:p>
          <w:p w14:paraId="0CF6BEAA" w14:textId="77777777" w:rsidR="00F36BD4" w:rsidRPr="006F33AA" w:rsidRDefault="00F36BD4" w:rsidP="00C618A4">
            <w:pPr>
              <w:pStyle w:val="a4"/>
              <w:numPr>
                <w:ilvl w:val="0"/>
                <w:numId w:val="205"/>
              </w:numPr>
              <w:spacing w:after="120" w:line="240" w:lineRule="auto"/>
              <w:rPr>
                <w:ins w:id="1724" w:author="2" w:date="2021-08-31T10:55:00Z"/>
                <w:rFonts w:ascii="Times New Roman" w:hAnsi="Times New Roman" w:cs="Times New Roman"/>
                <w:sz w:val="20"/>
                <w:szCs w:val="20"/>
              </w:rPr>
            </w:pPr>
            <w:ins w:id="1725" w:author="2" w:date="2021-08-31T10:55:00Z">
              <w:r w:rsidRPr="006F33AA">
                <w:rPr>
                  <w:rFonts w:ascii="Times New Roman" w:hAnsi="Times New Roman" w:cs="Times New Roman"/>
                  <w:sz w:val="20"/>
                  <w:szCs w:val="20"/>
                </w:rPr>
                <w:t>1,454мкс</w:t>
              </w:r>
            </w:ins>
          </w:p>
          <w:p w14:paraId="6D09E958" w14:textId="70FD2C30" w:rsidR="00450F2B" w:rsidRPr="006F33AA" w:rsidRDefault="00F36BD4" w:rsidP="00C618A4">
            <w:pPr>
              <w:pStyle w:val="a4"/>
              <w:numPr>
                <w:ilvl w:val="0"/>
                <w:numId w:val="205"/>
              </w:numPr>
              <w:spacing w:after="120" w:line="240" w:lineRule="auto"/>
              <w:rPr>
                <w:rFonts w:ascii="Times New Roman" w:hAnsi="Times New Roman"/>
                <w:sz w:val="20"/>
                <w:rPrChange w:id="1726" w:author="2" w:date="2021-08-31T10:55:00Z">
                  <w:rPr>
                    <w:rFonts w:ascii="Times New Roman" w:hAnsi="Times New Roman" w:cs="Times New Roman"/>
                    <w:sz w:val="24"/>
                    <w:szCs w:val="24"/>
                  </w:rPr>
                </w:rPrChange>
              </w:rPr>
              <w:pPrChange w:id="1727" w:author="2" w:date="2021-08-31T10:55:00Z">
                <w:pPr>
                  <w:framePr w:hSpace="180" w:wrap="around" w:hAnchor="margin" w:y="665"/>
                  <w:spacing w:after="120"/>
                  <w:ind w:left="343"/>
                </w:pPr>
              </w:pPrChange>
            </w:pPr>
            <w:ins w:id="1728" w:author="2" w:date="2021-08-31T10:55:00Z">
              <w:r w:rsidRPr="006F33AA">
                <w:rPr>
                  <w:rFonts w:ascii="Times New Roman" w:hAnsi="Times New Roman" w:cs="Times New Roman"/>
                  <w:sz w:val="20"/>
                  <w:szCs w:val="20"/>
                </w:rPr>
                <w:t>2,684мкс</w:t>
              </w:r>
            </w:ins>
          </w:p>
        </w:tc>
        <w:tc>
          <w:tcPr>
            <w:tcW w:w="567" w:type="dxa"/>
            <w:gridSpan w:val="2"/>
            <w:tcPrChange w:id="1729" w:author="2" w:date="2021-08-31T10:55:00Z">
              <w:tcPr>
                <w:tcW w:w="547" w:type="dxa"/>
              </w:tcPr>
            </w:tcPrChange>
          </w:tcPr>
          <w:p w14:paraId="46B909C3" w14:textId="3B9522A0" w:rsidR="00450F2B" w:rsidRPr="004B35C4" w:rsidRDefault="00C618A4" w:rsidP="00450F2B">
            <w:pPr>
              <w:pStyle w:val="a4"/>
              <w:tabs>
                <w:tab w:val="left" w:pos="600"/>
              </w:tabs>
              <w:ind w:left="0" w:right="34"/>
              <w:rPr>
                <w:rFonts w:ascii="Times New Roman" w:hAnsi="Times New Roman" w:cs="Times New Roman"/>
                <w:sz w:val="24"/>
                <w:szCs w:val="24"/>
              </w:rPr>
            </w:pPr>
            <w:ins w:id="1730" w:author="2" w:date="2021-08-31T10:55:00Z">
              <w:r>
                <w:rPr>
                  <w:rFonts w:ascii="Times New Roman" w:hAnsi="Times New Roman" w:cs="Times New Roman"/>
                  <w:sz w:val="24"/>
                  <w:szCs w:val="24"/>
                </w:rPr>
                <w:t>2</w:t>
              </w:r>
            </w:ins>
          </w:p>
        </w:tc>
      </w:tr>
      <w:tr w:rsidR="00450F2B" w14:paraId="14B4B109" w14:textId="43B848FE" w:rsidTr="00911EF6">
        <w:tc>
          <w:tcPr>
            <w:tcW w:w="846" w:type="dxa"/>
            <w:tcPrChange w:id="1731" w:author="2" w:date="2021-08-31T10:55:00Z">
              <w:tcPr>
                <w:tcW w:w="846" w:type="dxa"/>
              </w:tcPr>
            </w:tcPrChange>
          </w:tcPr>
          <w:p w14:paraId="515E8B3B" w14:textId="77777777" w:rsidR="00450F2B" w:rsidRDefault="00450F2B" w:rsidP="00450F2B">
            <w:pPr>
              <w:spacing w:after="120"/>
              <w:rPr>
                <w:rFonts w:ascii="Times New Roman" w:hAnsi="Times New Roman" w:cs="Times New Roman"/>
                <w:sz w:val="24"/>
                <w:szCs w:val="24"/>
              </w:rPr>
            </w:pPr>
          </w:p>
        </w:tc>
        <w:tc>
          <w:tcPr>
            <w:tcW w:w="1843" w:type="dxa"/>
            <w:tcPrChange w:id="1732" w:author="2" w:date="2021-08-31T10:55:00Z">
              <w:tcPr>
                <w:tcW w:w="1843" w:type="dxa"/>
              </w:tcPr>
            </w:tcPrChange>
          </w:tcPr>
          <w:p w14:paraId="331024A9" w14:textId="77777777" w:rsidR="00450F2B" w:rsidRDefault="00450F2B" w:rsidP="00450F2B">
            <w:pPr>
              <w:spacing w:after="120"/>
              <w:rPr>
                <w:rFonts w:ascii="Times New Roman" w:hAnsi="Times New Roman" w:cs="Times New Roman"/>
                <w:sz w:val="24"/>
                <w:szCs w:val="24"/>
              </w:rPr>
            </w:pPr>
          </w:p>
        </w:tc>
        <w:tc>
          <w:tcPr>
            <w:tcW w:w="425" w:type="dxa"/>
            <w:tcPrChange w:id="1733" w:author="2" w:date="2021-08-31T10:55:00Z">
              <w:tcPr>
                <w:tcW w:w="425" w:type="dxa"/>
              </w:tcPr>
            </w:tcPrChange>
          </w:tcPr>
          <w:p w14:paraId="0D5B3327" w14:textId="77777777" w:rsidR="00450F2B" w:rsidRDefault="00450F2B" w:rsidP="00450F2B">
            <w:pPr>
              <w:spacing w:after="120"/>
              <w:rPr>
                <w:rFonts w:ascii="Times New Roman" w:hAnsi="Times New Roman" w:cs="Times New Roman"/>
                <w:sz w:val="24"/>
                <w:szCs w:val="24"/>
              </w:rPr>
            </w:pPr>
          </w:p>
        </w:tc>
        <w:tc>
          <w:tcPr>
            <w:tcW w:w="392" w:type="dxa"/>
            <w:tcPrChange w:id="1734" w:author="2" w:date="2021-08-31T10:55:00Z">
              <w:tcPr>
                <w:tcW w:w="392" w:type="dxa"/>
              </w:tcPr>
            </w:tcPrChange>
          </w:tcPr>
          <w:p w14:paraId="7EC604C7" w14:textId="77777777" w:rsidR="00450F2B" w:rsidRDefault="00450F2B" w:rsidP="00450F2B">
            <w:pPr>
              <w:spacing w:after="120"/>
              <w:rPr>
                <w:rFonts w:ascii="Times New Roman" w:hAnsi="Times New Roman" w:cs="Times New Roman"/>
                <w:sz w:val="24"/>
                <w:szCs w:val="24"/>
              </w:rPr>
            </w:pPr>
          </w:p>
        </w:tc>
        <w:tc>
          <w:tcPr>
            <w:tcW w:w="553" w:type="dxa"/>
            <w:tcPrChange w:id="1735" w:author="2" w:date="2021-08-31T10:55:00Z">
              <w:tcPr>
                <w:tcW w:w="553" w:type="dxa"/>
              </w:tcPr>
            </w:tcPrChange>
          </w:tcPr>
          <w:p w14:paraId="0DB24D8B" w14:textId="4883480A"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1736" w:author="2" w:date="2021-08-31T10:55:00Z">
              <w:tcPr>
                <w:tcW w:w="6001" w:type="dxa"/>
              </w:tcPr>
            </w:tcPrChange>
          </w:tcPr>
          <w:p w14:paraId="635E3142" w14:textId="77777777" w:rsidR="00C618A4" w:rsidRDefault="00450F2B" w:rsidP="00450F2B">
            <w:pPr>
              <w:pStyle w:val="6"/>
              <w:shd w:val="clear" w:color="auto" w:fill="auto"/>
              <w:spacing w:before="0" w:line="216" w:lineRule="exact"/>
              <w:ind w:left="-41" w:right="40" w:firstLine="41"/>
              <w:rPr>
                <w:ins w:id="1737" w:author="2" w:date="2021-08-31T10:55:00Z"/>
                <w:rFonts w:ascii="Times New Roman" w:hAnsi="Times New Roman" w:cs="Times New Roman"/>
                <w:sz w:val="20"/>
                <w:szCs w:val="20"/>
              </w:rPr>
            </w:pPr>
            <w:r w:rsidRPr="00AC5F61">
              <w:rPr>
                <w:rFonts w:ascii="Times New Roman" w:hAnsi="Times New Roman"/>
                <w:sz w:val="20"/>
                <w:rPrChange w:id="1738" w:author="2" w:date="2021-08-31T10:55:00Z">
                  <w:rPr/>
                </w:rPrChange>
              </w:rPr>
              <w:t>Проволочный виток площадью 2 см</w:t>
            </w:r>
            <w:r w:rsidRPr="00AC5F61">
              <w:rPr>
                <w:rFonts w:ascii="Times New Roman" w:hAnsi="Times New Roman"/>
                <w:sz w:val="20"/>
                <w:vertAlign w:val="superscript"/>
                <w:rPrChange w:id="1739" w:author="2" w:date="2021-08-31T10:55:00Z">
                  <w:rPr>
                    <w:vertAlign w:val="superscript"/>
                  </w:rPr>
                </w:rPrChange>
              </w:rPr>
              <w:t>2</w:t>
            </w:r>
            <w:r w:rsidRPr="00AC5F61">
              <w:rPr>
                <w:rFonts w:ascii="Times New Roman" w:hAnsi="Times New Roman"/>
                <w:sz w:val="20"/>
                <w:rPrChange w:id="1740" w:author="2" w:date="2021-08-31T10:55:00Z">
                  <w:rPr/>
                </w:rPrChange>
              </w:rPr>
              <w:t xml:space="preserve">, имеющий сопротивление </w:t>
            </w:r>
          </w:p>
          <w:p w14:paraId="4AD737CD" w14:textId="77E56ACE" w:rsidR="00450F2B" w:rsidRPr="00AC5F61" w:rsidRDefault="00450F2B" w:rsidP="00450F2B">
            <w:pPr>
              <w:pStyle w:val="6"/>
              <w:shd w:val="clear" w:color="auto" w:fill="auto"/>
              <w:spacing w:before="0" w:line="216" w:lineRule="exact"/>
              <w:ind w:left="-41" w:right="40" w:firstLine="41"/>
              <w:rPr>
                <w:rFonts w:ascii="Times New Roman" w:hAnsi="Times New Roman"/>
                <w:sz w:val="20"/>
                <w:rPrChange w:id="1741" w:author="2" w:date="2021-08-31T10:55:00Z">
                  <w:rPr/>
                </w:rPrChange>
              </w:rPr>
            </w:pPr>
            <w:r w:rsidRPr="00AC5F61">
              <w:rPr>
                <w:rFonts w:ascii="Times New Roman" w:hAnsi="Times New Roman"/>
                <w:sz w:val="20"/>
                <w:rPrChange w:id="1742" w:author="2" w:date="2021-08-31T10:55:00Z">
                  <w:rPr/>
                </w:rPrChange>
              </w:rPr>
              <w:t>2 мОм, пронизывается однородным магнитным полем, линии индукции которого перпендикулярны к плоскости витка. Маг</w:t>
            </w:r>
            <w:r w:rsidRPr="00AC5F61">
              <w:rPr>
                <w:rFonts w:ascii="Times New Roman" w:hAnsi="Times New Roman"/>
                <w:sz w:val="20"/>
                <w:rPrChange w:id="1743" w:author="2" w:date="2021-08-31T10:55:00Z">
                  <w:rPr/>
                </w:rPrChange>
              </w:rPr>
              <w:softHyphen/>
              <w:t>нитная индукция изменяется со скоростью 0,04 Тл/с. Какое ко</w:t>
            </w:r>
            <w:r w:rsidRPr="00AC5F61">
              <w:rPr>
                <w:rFonts w:ascii="Times New Roman" w:hAnsi="Times New Roman"/>
                <w:sz w:val="20"/>
                <w:rPrChange w:id="1744" w:author="2" w:date="2021-08-31T10:55:00Z">
                  <w:rPr/>
                </w:rPrChange>
              </w:rPr>
              <w:softHyphen/>
              <w:t>личество теплоты выделится в витке за 2 минуты?</w:t>
            </w:r>
          </w:p>
          <w:p w14:paraId="0C557BBB" w14:textId="77777777" w:rsidR="00450F2B" w:rsidRPr="00AC5F61" w:rsidRDefault="00450F2B" w:rsidP="00450F2B">
            <w:pPr>
              <w:spacing w:after="120"/>
              <w:rPr>
                <w:rFonts w:ascii="Times New Roman" w:hAnsi="Times New Roman"/>
                <w:sz w:val="20"/>
                <w:rPrChange w:id="1745" w:author="2" w:date="2021-08-31T10:55:00Z">
                  <w:rPr>
                    <w:rFonts w:ascii="Times New Roman" w:hAnsi="Times New Roman" w:cs="Times New Roman"/>
                    <w:sz w:val="24"/>
                    <w:szCs w:val="24"/>
                  </w:rPr>
                </w:rPrChange>
              </w:rPr>
            </w:pPr>
          </w:p>
        </w:tc>
        <w:tc>
          <w:tcPr>
            <w:tcW w:w="4961" w:type="dxa"/>
            <w:gridSpan w:val="2"/>
            <w:tcPrChange w:id="1746" w:author="2" w:date="2021-08-31T10:55:00Z">
              <w:tcPr>
                <w:tcW w:w="4839" w:type="dxa"/>
              </w:tcPr>
            </w:tcPrChange>
          </w:tcPr>
          <w:p w14:paraId="2F94A8B7" w14:textId="77777777" w:rsidR="00C618A4" w:rsidRPr="006F33AA" w:rsidRDefault="00F36BD4" w:rsidP="00C618A4">
            <w:pPr>
              <w:pStyle w:val="a4"/>
              <w:numPr>
                <w:ilvl w:val="0"/>
                <w:numId w:val="206"/>
              </w:numPr>
              <w:spacing w:after="120" w:line="240" w:lineRule="auto"/>
              <w:rPr>
                <w:ins w:id="1747" w:author="2" w:date="2021-08-31T10:55:00Z"/>
                <w:rFonts w:ascii="Times New Roman" w:hAnsi="Times New Roman" w:cs="Times New Roman"/>
                <w:sz w:val="20"/>
                <w:szCs w:val="20"/>
              </w:rPr>
            </w:pPr>
            <w:ins w:id="1748" w:author="2" w:date="2021-08-31T10:55:00Z">
              <w:r w:rsidRPr="006F33AA">
                <w:rPr>
                  <w:rFonts w:ascii="Times New Roman" w:hAnsi="Times New Roman" w:cs="Times New Roman"/>
                  <w:sz w:val="20"/>
                  <w:szCs w:val="20"/>
                </w:rPr>
                <w:t>7,68 мкДж</w:t>
              </w:r>
            </w:ins>
          </w:p>
          <w:p w14:paraId="751931FE" w14:textId="77777777" w:rsidR="00C618A4" w:rsidRPr="006F33AA" w:rsidRDefault="00F36BD4" w:rsidP="00C618A4">
            <w:pPr>
              <w:pStyle w:val="a4"/>
              <w:numPr>
                <w:ilvl w:val="0"/>
                <w:numId w:val="206"/>
              </w:numPr>
              <w:spacing w:after="120" w:line="240" w:lineRule="auto"/>
              <w:rPr>
                <w:ins w:id="1749" w:author="2" w:date="2021-08-31T10:55:00Z"/>
                <w:rFonts w:ascii="Times New Roman" w:hAnsi="Times New Roman" w:cs="Times New Roman"/>
                <w:sz w:val="20"/>
                <w:szCs w:val="20"/>
              </w:rPr>
            </w:pPr>
            <w:ins w:id="1750" w:author="2" w:date="2021-08-31T10:55:00Z">
              <w:r w:rsidRPr="006F33AA">
                <w:rPr>
                  <w:rFonts w:ascii="Times New Roman" w:hAnsi="Times New Roman" w:cs="Times New Roman"/>
                  <w:sz w:val="20"/>
                  <w:szCs w:val="20"/>
                </w:rPr>
                <w:t>1,92мкДж</w:t>
              </w:r>
            </w:ins>
          </w:p>
          <w:p w14:paraId="629FE258" w14:textId="77777777" w:rsidR="00450F2B" w:rsidRPr="006F33AA" w:rsidRDefault="00C618A4" w:rsidP="00C618A4">
            <w:pPr>
              <w:pStyle w:val="a4"/>
              <w:numPr>
                <w:ilvl w:val="0"/>
                <w:numId w:val="206"/>
              </w:numPr>
              <w:spacing w:after="120" w:line="240" w:lineRule="auto"/>
              <w:rPr>
                <w:ins w:id="1751" w:author="2" w:date="2021-08-31T10:55:00Z"/>
                <w:rFonts w:ascii="Times New Roman" w:hAnsi="Times New Roman" w:cs="Times New Roman"/>
                <w:sz w:val="20"/>
                <w:szCs w:val="20"/>
              </w:rPr>
            </w:pPr>
            <w:ins w:id="1752" w:author="2" w:date="2021-08-31T10:55:00Z">
              <w:r w:rsidRPr="006F33AA">
                <w:rPr>
                  <w:rFonts w:ascii="Times New Roman" w:hAnsi="Times New Roman" w:cs="Times New Roman"/>
                  <w:sz w:val="20"/>
                  <w:szCs w:val="20"/>
                </w:rPr>
                <w:t>3,84мкДж</w:t>
              </w:r>
            </w:ins>
          </w:p>
          <w:p w14:paraId="46786B2E" w14:textId="2ABB3A96" w:rsidR="00450F2B" w:rsidRPr="006F33AA" w:rsidRDefault="00F36BD4" w:rsidP="00C618A4">
            <w:pPr>
              <w:pStyle w:val="a4"/>
              <w:numPr>
                <w:ilvl w:val="0"/>
                <w:numId w:val="206"/>
              </w:numPr>
              <w:spacing w:after="120" w:line="240" w:lineRule="auto"/>
              <w:rPr>
                <w:rFonts w:ascii="Times New Roman" w:hAnsi="Times New Roman"/>
                <w:sz w:val="20"/>
                <w:rPrChange w:id="1753" w:author="2" w:date="2021-08-31T10:55:00Z">
                  <w:rPr>
                    <w:rFonts w:ascii="Times New Roman" w:hAnsi="Times New Roman" w:cs="Times New Roman"/>
                    <w:sz w:val="24"/>
                    <w:szCs w:val="24"/>
                  </w:rPr>
                </w:rPrChange>
              </w:rPr>
              <w:pPrChange w:id="1754" w:author="2" w:date="2021-08-31T10:55:00Z">
                <w:pPr>
                  <w:framePr w:hSpace="180" w:wrap="around" w:hAnchor="margin" w:y="665"/>
                  <w:spacing w:after="120"/>
                  <w:ind w:left="343"/>
                </w:pPr>
              </w:pPrChange>
            </w:pPr>
            <w:ins w:id="1755" w:author="2" w:date="2021-08-31T10:55:00Z">
              <w:r w:rsidRPr="006F33AA">
                <w:rPr>
                  <w:rFonts w:ascii="Times New Roman" w:hAnsi="Times New Roman" w:cs="Times New Roman"/>
                  <w:sz w:val="20"/>
                  <w:szCs w:val="20"/>
                </w:rPr>
                <w:t>9,8 мкДж</w:t>
              </w:r>
            </w:ins>
          </w:p>
        </w:tc>
        <w:tc>
          <w:tcPr>
            <w:tcW w:w="567" w:type="dxa"/>
            <w:gridSpan w:val="2"/>
            <w:tcPrChange w:id="1756" w:author="2" w:date="2021-08-31T10:55:00Z">
              <w:tcPr>
                <w:tcW w:w="547" w:type="dxa"/>
              </w:tcPr>
            </w:tcPrChange>
          </w:tcPr>
          <w:p w14:paraId="0FD5193C" w14:textId="6BC3668E" w:rsidR="00450F2B" w:rsidRPr="004B35C4" w:rsidRDefault="00C618A4" w:rsidP="00450F2B">
            <w:pPr>
              <w:pStyle w:val="a4"/>
              <w:tabs>
                <w:tab w:val="left" w:pos="312"/>
                <w:tab w:val="left" w:pos="600"/>
              </w:tabs>
              <w:spacing w:after="0" w:line="245" w:lineRule="exact"/>
              <w:ind w:left="0" w:right="34"/>
              <w:rPr>
                <w:rFonts w:ascii="Times New Roman" w:eastAsia="Century Schoolbook" w:hAnsi="Times New Roman" w:cs="Times New Roman"/>
                <w:sz w:val="24"/>
                <w:szCs w:val="24"/>
                <w:lang w:val="ru" w:eastAsia="ru-RU"/>
              </w:rPr>
            </w:pPr>
            <w:ins w:id="1757" w:author="2" w:date="2021-08-31T10:55:00Z">
              <w:r>
                <w:rPr>
                  <w:rFonts w:ascii="Times New Roman" w:eastAsia="Century Schoolbook" w:hAnsi="Times New Roman" w:cs="Times New Roman"/>
                  <w:sz w:val="24"/>
                  <w:szCs w:val="24"/>
                  <w:lang w:val="ru" w:eastAsia="ru-RU"/>
                </w:rPr>
                <w:t>3</w:t>
              </w:r>
            </w:ins>
          </w:p>
        </w:tc>
      </w:tr>
      <w:tr w:rsidR="00450F2B" w14:paraId="687A0CFC" w14:textId="7D35C7EB" w:rsidTr="00911EF6">
        <w:tc>
          <w:tcPr>
            <w:tcW w:w="846" w:type="dxa"/>
            <w:tcPrChange w:id="1758" w:author="2" w:date="2021-08-31T10:55:00Z">
              <w:tcPr>
                <w:tcW w:w="846" w:type="dxa"/>
              </w:tcPr>
            </w:tcPrChange>
          </w:tcPr>
          <w:p w14:paraId="22B92F8C" w14:textId="77777777" w:rsidR="00450F2B" w:rsidRDefault="00450F2B" w:rsidP="00450F2B">
            <w:pPr>
              <w:spacing w:after="120"/>
              <w:rPr>
                <w:rFonts w:ascii="Times New Roman" w:hAnsi="Times New Roman" w:cs="Times New Roman"/>
                <w:sz w:val="24"/>
                <w:szCs w:val="24"/>
              </w:rPr>
            </w:pPr>
          </w:p>
        </w:tc>
        <w:tc>
          <w:tcPr>
            <w:tcW w:w="1843" w:type="dxa"/>
            <w:tcPrChange w:id="1759" w:author="2" w:date="2021-08-31T10:55:00Z">
              <w:tcPr>
                <w:tcW w:w="1843" w:type="dxa"/>
              </w:tcPr>
            </w:tcPrChange>
          </w:tcPr>
          <w:p w14:paraId="3561E201" w14:textId="77777777" w:rsidR="00450F2B" w:rsidRDefault="00450F2B" w:rsidP="00450F2B">
            <w:pPr>
              <w:spacing w:after="120"/>
              <w:rPr>
                <w:rFonts w:ascii="Times New Roman" w:hAnsi="Times New Roman" w:cs="Times New Roman"/>
                <w:sz w:val="24"/>
                <w:szCs w:val="24"/>
              </w:rPr>
            </w:pPr>
          </w:p>
        </w:tc>
        <w:tc>
          <w:tcPr>
            <w:tcW w:w="425" w:type="dxa"/>
            <w:tcPrChange w:id="1760" w:author="2" w:date="2021-08-31T10:55:00Z">
              <w:tcPr>
                <w:tcW w:w="425" w:type="dxa"/>
              </w:tcPr>
            </w:tcPrChange>
          </w:tcPr>
          <w:p w14:paraId="07281988" w14:textId="77777777" w:rsidR="00450F2B" w:rsidRDefault="00450F2B" w:rsidP="00450F2B">
            <w:pPr>
              <w:spacing w:after="120"/>
              <w:rPr>
                <w:rFonts w:ascii="Times New Roman" w:hAnsi="Times New Roman" w:cs="Times New Roman"/>
                <w:sz w:val="24"/>
                <w:szCs w:val="24"/>
              </w:rPr>
            </w:pPr>
          </w:p>
        </w:tc>
        <w:tc>
          <w:tcPr>
            <w:tcW w:w="392" w:type="dxa"/>
            <w:tcPrChange w:id="1761" w:author="2" w:date="2021-08-31T10:55:00Z">
              <w:tcPr>
                <w:tcW w:w="392" w:type="dxa"/>
              </w:tcPr>
            </w:tcPrChange>
          </w:tcPr>
          <w:p w14:paraId="28682FBA" w14:textId="77777777" w:rsidR="00450F2B" w:rsidRDefault="00450F2B" w:rsidP="00450F2B">
            <w:pPr>
              <w:spacing w:after="120"/>
              <w:rPr>
                <w:rFonts w:ascii="Times New Roman" w:hAnsi="Times New Roman" w:cs="Times New Roman"/>
                <w:sz w:val="24"/>
                <w:szCs w:val="24"/>
              </w:rPr>
            </w:pPr>
          </w:p>
        </w:tc>
        <w:tc>
          <w:tcPr>
            <w:tcW w:w="553" w:type="dxa"/>
            <w:tcPrChange w:id="1762" w:author="2" w:date="2021-08-31T10:55:00Z">
              <w:tcPr>
                <w:tcW w:w="553" w:type="dxa"/>
              </w:tcPr>
            </w:tcPrChange>
          </w:tcPr>
          <w:p w14:paraId="3FFBCAB0" w14:textId="6F6F849E"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1763" w:author="2" w:date="2021-08-31T10:55:00Z">
              <w:tcPr>
                <w:tcW w:w="6001" w:type="dxa"/>
              </w:tcPr>
            </w:tcPrChange>
          </w:tcPr>
          <w:p w14:paraId="2C17205D" w14:textId="7EE84C02" w:rsidR="00450F2B" w:rsidRPr="00AC5F61" w:rsidRDefault="00450F2B" w:rsidP="00450F2B">
            <w:pPr>
              <w:pStyle w:val="6"/>
              <w:shd w:val="clear" w:color="auto" w:fill="auto"/>
              <w:tabs>
                <w:tab w:val="left" w:pos="322"/>
              </w:tabs>
              <w:spacing w:before="0" w:line="235" w:lineRule="exact"/>
              <w:ind w:right="20" w:firstLine="0"/>
              <w:rPr>
                <w:rFonts w:ascii="Times New Roman" w:hAnsi="Times New Roman"/>
                <w:sz w:val="20"/>
                <w:rPrChange w:id="1764" w:author="2" w:date="2021-08-31T10:55:00Z">
                  <w:rPr/>
                </w:rPrChange>
              </w:rPr>
            </w:pPr>
            <w:r w:rsidRPr="00AC5F61">
              <w:rPr>
                <w:rFonts w:ascii="Times New Roman" w:hAnsi="Times New Roman"/>
                <w:sz w:val="20"/>
                <w:rPrChange w:id="1765" w:author="2" w:date="2021-08-31T10:55:00Z">
                  <w:rPr/>
                </w:rPrChange>
              </w:rPr>
              <w:t>В некоторой цепи имеется участок, состоящий из последова</w:t>
            </w:r>
            <w:r w:rsidRPr="00AC5F61">
              <w:rPr>
                <w:rFonts w:ascii="Times New Roman" w:hAnsi="Times New Roman"/>
                <w:sz w:val="20"/>
                <w:rPrChange w:id="1766" w:author="2" w:date="2021-08-31T10:55:00Z">
                  <w:rPr/>
                </w:rPrChange>
              </w:rPr>
              <w:softHyphen/>
              <w:t>тельно включенных резистора сопротивлением</w:t>
            </w:r>
            <w:r w:rsidRPr="00AC5F61">
              <w:rPr>
                <w:rStyle w:val="10pt1"/>
                <w:rFonts w:ascii="Times New Roman" w:hAnsi="Times New Roman"/>
                <w:lang w:val="ru"/>
                <w:rPrChange w:id="1767" w:author="2" w:date="2021-08-31T10:55:00Z">
                  <w:rPr>
                    <w:rStyle w:val="10pt1"/>
                    <w:lang w:val="ru"/>
                  </w:rPr>
                </w:rPrChange>
              </w:rPr>
              <w:t xml:space="preserve"> </w:t>
            </w:r>
            <w:r w:rsidRPr="00AC5F61">
              <w:rPr>
                <w:rStyle w:val="10pt1"/>
                <w:rFonts w:ascii="Times New Roman" w:hAnsi="Times New Roman"/>
                <w:rPrChange w:id="1768" w:author="2" w:date="2021-08-31T10:55:00Z">
                  <w:rPr>
                    <w:rStyle w:val="10pt1"/>
                  </w:rPr>
                </w:rPrChange>
              </w:rPr>
              <w:t>R</w:t>
            </w:r>
            <w:r w:rsidRPr="00AC5F61">
              <w:rPr>
                <w:rStyle w:val="10pt1"/>
                <w:rFonts w:ascii="Times New Roman" w:hAnsi="Times New Roman"/>
                <w:lang w:val="ru-RU"/>
                <w:rPrChange w:id="1769" w:author="2" w:date="2021-08-31T10:55:00Z">
                  <w:rPr>
                    <w:rStyle w:val="10pt1"/>
                    <w:lang w:val="ru-RU"/>
                  </w:rPr>
                </w:rPrChange>
              </w:rPr>
              <w:t xml:space="preserve"> </w:t>
            </w:r>
            <w:r w:rsidRPr="00AC5F61">
              <w:rPr>
                <w:rStyle w:val="10pt1"/>
                <w:rFonts w:ascii="Times New Roman" w:hAnsi="Times New Roman"/>
                <w:lang w:val="ru"/>
                <w:rPrChange w:id="1770" w:author="2" w:date="2021-08-31T10:55:00Z">
                  <w:rPr>
                    <w:rStyle w:val="10pt1"/>
                    <w:lang w:val="ru"/>
                  </w:rPr>
                </w:rPrChange>
              </w:rPr>
              <w:t>=</w:t>
            </w:r>
            <w:r w:rsidRPr="00AC5F61">
              <w:rPr>
                <w:rFonts w:ascii="Times New Roman" w:hAnsi="Times New Roman"/>
                <w:sz w:val="20"/>
                <w:rPrChange w:id="1771" w:author="2" w:date="2021-08-31T10:55:00Z">
                  <w:rPr/>
                </w:rPrChange>
              </w:rPr>
              <w:t xml:space="preserve"> 0,2 Ом и ка</w:t>
            </w:r>
            <w:r w:rsidRPr="00AC5F61">
              <w:rPr>
                <w:rFonts w:ascii="Times New Roman" w:hAnsi="Times New Roman"/>
                <w:sz w:val="20"/>
                <w:rPrChange w:id="1772" w:author="2" w:date="2021-08-31T10:55:00Z">
                  <w:rPr/>
                </w:rPrChange>
              </w:rPr>
              <w:softHyphen/>
              <w:t xml:space="preserve">тушкой с индуктивностью </w:t>
            </w:r>
            <w:r w:rsidRPr="00AC5F61">
              <w:rPr>
                <w:rFonts w:ascii="Times New Roman" w:hAnsi="Times New Roman"/>
                <w:sz w:val="20"/>
                <w:lang w:val="en-US"/>
                <w:rPrChange w:id="1773" w:author="2" w:date="2021-08-31T10:55:00Z">
                  <w:rPr>
                    <w:lang w:val="en-US"/>
                  </w:rPr>
                </w:rPrChange>
              </w:rPr>
              <w:t>L</w:t>
            </w:r>
            <w:r w:rsidRPr="00AC5F61">
              <w:rPr>
                <w:rFonts w:ascii="Times New Roman" w:hAnsi="Times New Roman"/>
                <w:sz w:val="20"/>
                <w:rPrChange w:id="1774" w:author="2" w:date="2021-08-31T10:55:00Z">
                  <w:rPr/>
                </w:rPrChange>
              </w:rPr>
              <w:t xml:space="preserve"> = 0,02 Гн. Сила тока изменяется по закону I =3</w:t>
            </w:r>
            <w:r w:rsidRPr="00AC5F61">
              <w:rPr>
                <w:rFonts w:ascii="Times New Roman" w:hAnsi="Times New Roman"/>
                <w:sz w:val="20"/>
                <w:lang w:val="en-US"/>
                <w:rPrChange w:id="1775" w:author="2" w:date="2021-08-31T10:55:00Z">
                  <w:rPr>
                    <w:lang w:val="en-US"/>
                  </w:rPr>
                </w:rPrChange>
              </w:rPr>
              <w:t>t</w:t>
            </w:r>
            <w:r w:rsidRPr="00AC5F61">
              <w:rPr>
                <w:rFonts w:ascii="Times New Roman" w:hAnsi="Times New Roman"/>
                <w:sz w:val="20"/>
                <w:rPrChange w:id="1776" w:author="2" w:date="2021-08-31T10:55:00Z">
                  <w:rPr/>
                </w:rPrChange>
              </w:rPr>
              <w:t>. Найти разность потенциалов на концах участка.</w:t>
            </w:r>
          </w:p>
          <w:p w14:paraId="399B8CCB" w14:textId="6D1C52C1" w:rsidR="00450F2B" w:rsidRPr="00AC5F61" w:rsidRDefault="00450F2B" w:rsidP="00450F2B">
            <w:pPr>
              <w:spacing w:after="120"/>
              <w:rPr>
                <w:rFonts w:ascii="Times New Roman" w:hAnsi="Times New Roman"/>
                <w:sz w:val="20"/>
                <w:rPrChange w:id="1777" w:author="2" w:date="2021-08-31T10:55:00Z">
                  <w:rPr>
                    <w:rFonts w:ascii="Times New Roman" w:hAnsi="Times New Roman" w:cs="Times New Roman"/>
                    <w:sz w:val="24"/>
                    <w:szCs w:val="24"/>
                  </w:rPr>
                </w:rPrChange>
              </w:rPr>
            </w:pPr>
          </w:p>
        </w:tc>
        <w:tc>
          <w:tcPr>
            <w:tcW w:w="4961" w:type="dxa"/>
            <w:gridSpan w:val="2"/>
            <w:tcPrChange w:id="1778" w:author="2" w:date="2021-08-31T10:55:00Z">
              <w:tcPr>
                <w:tcW w:w="4839" w:type="dxa"/>
              </w:tcPr>
            </w:tcPrChange>
          </w:tcPr>
          <w:p w14:paraId="42423C2A" w14:textId="77777777" w:rsidR="00450F2B" w:rsidRPr="006F33AA" w:rsidRDefault="00BD5172" w:rsidP="00BD5172">
            <w:pPr>
              <w:pStyle w:val="a4"/>
              <w:numPr>
                <w:ilvl w:val="0"/>
                <w:numId w:val="207"/>
              </w:numPr>
              <w:spacing w:after="0" w:line="240" w:lineRule="auto"/>
              <w:rPr>
                <w:ins w:id="1779" w:author="2" w:date="2021-08-31T10:55:00Z"/>
                <w:rFonts w:ascii="Times New Roman" w:hAnsi="Times New Roman" w:cs="Times New Roman"/>
                <w:sz w:val="20"/>
                <w:szCs w:val="20"/>
              </w:rPr>
            </w:pPr>
            <w:ins w:id="1780" w:author="2" w:date="2021-08-31T10:55:00Z">
              <w:r w:rsidRPr="006F33AA">
                <w:rPr>
                  <w:rFonts w:ascii="Times New Roman" w:hAnsi="Times New Roman" w:cs="Times New Roman"/>
                  <w:sz w:val="20"/>
                  <w:szCs w:val="20"/>
                  <w:lang w:val="en-US"/>
                </w:rPr>
                <w:t>U =  (0,6t +0,06),B</w:t>
              </w:r>
            </w:ins>
          </w:p>
          <w:p w14:paraId="020AE45D" w14:textId="77777777" w:rsidR="00F36BD4" w:rsidRPr="006F33AA" w:rsidRDefault="00F36BD4" w:rsidP="00BD5172">
            <w:pPr>
              <w:pStyle w:val="a4"/>
              <w:numPr>
                <w:ilvl w:val="0"/>
                <w:numId w:val="207"/>
              </w:numPr>
              <w:spacing w:after="0" w:line="240" w:lineRule="auto"/>
              <w:rPr>
                <w:ins w:id="1781" w:author="2" w:date="2021-08-31T10:55:00Z"/>
                <w:rFonts w:ascii="Times New Roman" w:hAnsi="Times New Roman" w:cs="Times New Roman"/>
                <w:sz w:val="20"/>
                <w:szCs w:val="20"/>
              </w:rPr>
            </w:pPr>
            <w:ins w:id="1782" w:author="2" w:date="2021-08-31T10:55:00Z">
              <w:r w:rsidRPr="006F33AA">
                <w:rPr>
                  <w:rFonts w:ascii="Times New Roman" w:hAnsi="Times New Roman" w:cs="Times New Roman"/>
                  <w:sz w:val="20"/>
                  <w:szCs w:val="20"/>
                  <w:lang w:val="en-US"/>
                </w:rPr>
                <w:t>U =  (0,6t ),B</w:t>
              </w:r>
            </w:ins>
          </w:p>
          <w:p w14:paraId="76E773BC" w14:textId="77777777" w:rsidR="00F36BD4" w:rsidRPr="006F33AA" w:rsidRDefault="00F36BD4" w:rsidP="00BD5172">
            <w:pPr>
              <w:pStyle w:val="a4"/>
              <w:numPr>
                <w:ilvl w:val="0"/>
                <w:numId w:val="207"/>
              </w:numPr>
              <w:spacing w:after="0" w:line="240" w:lineRule="auto"/>
              <w:rPr>
                <w:ins w:id="1783" w:author="2" w:date="2021-08-31T10:55:00Z"/>
                <w:rFonts w:ascii="Times New Roman" w:hAnsi="Times New Roman" w:cs="Times New Roman"/>
                <w:sz w:val="20"/>
                <w:szCs w:val="20"/>
              </w:rPr>
            </w:pPr>
            <w:ins w:id="1784" w:author="2" w:date="2021-08-31T10:55:00Z">
              <w:r w:rsidRPr="006F33AA">
                <w:rPr>
                  <w:rFonts w:ascii="Times New Roman" w:hAnsi="Times New Roman" w:cs="Times New Roman"/>
                  <w:sz w:val="20"/>
                  <w:szCs w:val="20"/>
                  <w:lang w:val="en-US"/>
                </w:rPr>
                <w:t>U =  (0,</w:t>
              </w:r>
              <w:r w:rsidRPr="006F33AA">
                <w:rPr>
                  <w:rFonts w:ascii="Times New Roman" w:hAnsi="Times New Roman" w:cs="Times New Roman"/>
                  <w:sz w:val="20"/>
                  <w:szCs w:val="20"/>
                </w:rPr>
                <w:t>0</w:t>
              </w:r>
              <w:r w:rsidRPr="006F33AA">
                <w:rPr>
                  <w:rFonts w:ascii="Times New Roman" w:hAnsi="Times New Roman" w:cs="Times New Roman"/>
                  <w:sz w:val="20"/>
                  <w:szCs w:val="20"/>
                  <w:lang w:val="en-US"/>
                </w:rPr>
                <w:t>6t +0,6),B</w:t>
              </w:r>
            </w:ins>
          </w:p>
          <w:p w14:paraId="1F750CD5" w14:textId="284FFD18" w:rsidR="00450F2B" w:rsidRPr="006F33AA" w:rsidRDefault="00F36BD4" w:rsidP="00BD5172">
            <w:pPr>
              <w:pStyle w:val="a4"/>
              <w:numPr>
                <w:ilvl w:val="0"/>
                <w:numId w:val="207"/>
              </w:numPr>
              <w:spacing w:after="0" w:line="240" w:lineRule="auto"/>
              <w:rPr>
                <w:rFonts w:ascii="Times New Roman" w:hAnsi="Times New Roman"/>
                <w:sz w:val="20"/>
                <w:rPrChange w:id="1785" w:author="2" w:date="2021-08-31T10:55:00Z">
                  <w:rPr>
                    <w:rFonts w:ascii="Times New Roman" w:hAnsi="Times New Roman" w:cs="Times New Roman"/>
                    <w:sz w:val="24"/>
                    <w:szCs w:val="24"/>
                  </w:rPr>
                </w:rPrChange>
              </w:rPr>
              <w:pPrChange w:id="1786" w:author="2" w:date="2021-08-31T10:55:00Z">
                <w:pPr>
                  <w:framePr w:hSpace="180" w:wrap="around" w:hAnchor="margin" w:y="665"/>
                  <w:ind w:left="360"/>
                </w:pPr>
              </w:pPrChange>
            </w:pPr>
            <w:ins w:id="1787" w:author="2" w:date="2021-08-31T10:55:00Z">
              <w:r w:rsidRPr="006F33AA">
                <w:rPr>
                  <w:rFonts w:ascii="Times New Roman" w:hAnsi="Times New Roman" w:cs="Times New Roman"/>
                  <w:sz w:val="20"/>
                  <w:szCs w:val="20"/>
                  <w:lang w:val="en-US"/>
                </w:rPr>
                <w:t>U =  (0,</w:t>
              </w:r>
              <w:r w:rsidRPr="006F33AA">
                <w:rPr>
                  <w:rFonts w:ascii="Times New Roman" w:hAnsi="Times New Roman" w:cs="Times New Roman"/>
                  <w:sz w:val="20"/>
                  <w:szCs w:val="20"/>
                </w:rPr>
                <w:t>0</w:t>
              </w:r>
              <w:r w:rsidRPr="006F33AA">
                <w:rPr>
                  <w:rFonts w:ascii="Times New Roman" w:hAnsi="Times New Roman" w:cs="Times New Roman"/>
                  <w:sz w:val="20"/>
                  <w:szCs w:val="20"/>
                  <w:lang w:val="en-US"/>
                </w:rPr>
                <w:t>6t +0,06),B</w:t>
              </w:r>
            </w:ins>
          </w:p>
        </w:tc>
        <w:tc>
          <w:tcPr>
            <w:tcW w:w="567" w:type="dxa"/>
            <w:gridSpan w:val="2"/>
            <w:tcPrChange w:id="1788" w:author="2" w:date="2021-08-31T10:55:00Z">
              <w:tcPr>
                <w:tcW w:w="547" w:type="dxa"/>
              </w:tcPr>
            </w:tcPrChange>
          </w:tcPr>
          <w:p w14:paraId="13437A42" w14:textId="1FAD4DA0" w:rsidR="00450F2B" w:rsidRPr="004B35C4" w:rsidRDefault="00BD5172" w:rsidP="00450F2B">
            <w:pPr>
              <w:pStyle w:val="a4"/>
              <w:tabs>
                <w:tab w:val="left" w:pos="600"/>
              </w:tabs>
              <w:spacing w:after="0" w:line="240" w:lineRule="auto"/>
              <w:ind w:left="0" w:right="34"/>
              <w:rPr>
                <w:rFonts w:ascii="Times New Roman" w:hAnsi="Times New Roman" w:cs="Times New Roman"/>
                <w:sz w:val="24"/>
                <w:szCs w:val="24"/>
                <w:lang w:val="ru"/>
              </w:rPr>
            </w:pPr>
            <w:ins w:id="1789" w:author="2" w:date="2021-08-31T10:55:00Z">
              <w:r>
                <w:rPr>
                  <w:rFonts w:ascii="Times New Roman" w:hAnsi="Times New Roman" w:cs="Times New Roman"/>
                  <w:sz w:val="24"/>
                  <w:szCs w:val="24"/>
                  <w:lang w:val="ru"/>
                </w:rPr>
                <w:t>1</w:t>
              </w:r>
            </w:ins>
          </w:p>
        </w:tc>
      </w:tr>
      <w:tr w:rsidR="00450F2B" w14:paraId="043256A7" w14:textId="1EB6016F" w:rsidTr="00911EF6">
        <w:tc>
          <w:tcPr>
            <w:tcW w:w="846" w:type="dxa"/>
            <w:tcPrChange w:id="1790" w:author="2" w:date="2021-08-31T10:55:00Z">
              <w:tcPr>
                <w:tcW w:w="846" w:type="dxa"/>
              </w:tcPr>
            </w:tcPrChange>
          </w:tcPr>
          <w:p w14:paraId="7B5A80FC" w14:textId="77777777" w:rsidR="00450F2B" w:rsidRDefault="00450F2B" w:rsidP="00450F2B">
            <w:pPr>
              <w:spacing w:after="120"/>
              <w:rPr>
                <w:rFonts w:ascii="Times New Roman" w:hAnsi="Times New Roman" w:cs="Times New Roman"/>
                <w:sz w:val="24"/>
                <w:szCs w:val="24"/>
              </w:rPr>
            </w:pPr>
          </w:p>
        </w:tc>
        <w:tc>
          <w:tcPr>
            <w:tcW w:w="1843" w:type="dxa"/>
            <w:tcPrChange w:id="1791" w:author="2" w:date="2021-08-31T10:55:00Z">
              <w:tcPr>
                <w:tcW w:w="1843" w:type="dxa"/>
              </w:tcPr>
            </w:tcPrChange>
          </w:tcPr>
          <w:p w14:paraId="5A13397C" w14:textId="243F8B33" w:rsidR="00450F2B" w:rsidRDefault="00450F2B" w:rsidP="00450F2B">
            <w:pPr>
              <w:spacing w:after="120"/>
              <w:rPr>
                <w:rFonts w:ascii="Times New Roman" w:hAnsi="Times New Roman" w:cs="Times New Roman"/>
                <w:sz w:val="24"/>
                <w:szCs w:val="24"/>
              </w:rPr>
            </w:pPr>
          </w:p>
        </w:tc>
        <w:tc>
          <w:tcPr>
            <w:tcW w:w="425" w:type="dxa"/>
            <w:tcPrChange w:id="1792" w:author="2" w:date="2021-08-31T10:55:00Z">
              <w:tcPr>
                <w:tcW w:w="425" w:type="dxa"/>
              </w:tcPr>
            </w:tcPrChange>
          </w:tcPr>
          <w:p w14:paraId="2E91204A" w14:textId="5CA3806A" w:rsidR="00450F2B" w:rsidRDefault="00450F2B" w:rsidP="00450F2B">
            <w:pPr>
              <w:spacing w:after="120"/>
              <w:rPr>
                <w:rFonts w:ascii="Times New Roman" w:hAnsi="Times New Roman" w:cs="Times New Roman"/>
                <w:sz w:val="24"/>
                <w:szCs w:val="24"/>
              </w:rPr>
            </w:pPr>
          </w:p>
        </w:tc>
        <w:tc>
          <w:tcPr>
            <w:tcW w:w="392" w:type="dxa"/>
            <w:tcPrChange w:id="1793" w:author="2" w:date="2021-08-31T10:55:00Z">
              <w:tcPr>
                <w:tcW w:w="392" w:type="dxa"/>
              </w:tcPr>
            </w:tcPrChange>
          </w:tcPr>
          <w:p w14:paraId="10909359" w14:textId="5610C6B2" w:rsidR="00450F2B" w:rsidRDefault="00450F2B" w:rsidP="00450F2B">
            <w:pPr>
              <w:spacing w:after="120"/>
              <w:rPr>
                <w:rFonts w:ascii="Times New Roman" w:hAnsi="Times New Roman" w:cs="Times New Roman"/>
                <w:sz w:val="24"/>
                <w:szCs w:val="24"/>
              </w:rPr>
            </w:pPr>
          </w:p>
        </w:tc>
        <w:tc>
          <w:tcPr>
            <w:tcW w:w="553" w:type="dxa"/>
            <w:tcPrChange w:id="1794" w:author="2" w:date="2021-08-31T10:55:00Z">
              <w:tcPr>
                <w:tcW w:w="553" w:type="dxa"/>
              </w:tcPr>
            </w:tcPrChange>
          </w:tcPr>
          <w:p w14:paraId="1571765B" w14:textId="75BB4827" w:rsidR="00450F2B" w:rsidRDefault="00450F2B" w:rsidP="00450F2B">
            <w:pPr>
              <w:spacing w:after="120"/>
              <w:rPr>
                <w:rFonts w:ascii="Times New Roman" w:hAnsi="Times New Roman" w:cs="Times New Roman"/>
                <w:sz w:val="24"/>
                <w:szCs w:val="24"/>
              </w:rPr>
            </w:pPr>
          </w:p>
        </w:tc>
        <w:tc>
          <w:tcPr>
            <w:tcW w:w="6001" w:type="dxa"/>
            <w:tcPrChange w:id="1795" w:author="2" w:date="2021-08-31T10:55:00Z">
              <w:tcPr>
                <w:tcW w:w="6001" w:type="dxa"/>
              </w:tcPr>
            </w:tcPrChange>
          </w:tcPr>
          <w:p w14:paraId="3CD63D4D" w14:textId="43939F44" w:rsidR="00450F2B" w:rsidRPr="00BD5172" w:rsidRDefault="00450F2B" w:rsidP="00450F2B">
            <w:pPr>
              <w:spacing w:after="120"/>
              <w:rPr>
                <w:rFonts w:ascii="Times New Roman" w:hAnsi="Times New Roman"/>
                <w:b/>
                <w:sz w:val="24"/>
                <w:rPrChange w:id="1796" w:author="2" w:date="2021-08-31T10:55:00Z">
                  <w:rPr>
                    <w:rFonts w:ascii="Times New Roman" w:hAnsi="Times New Roman" w:cs="Times New Roman"/>
                    <w:sz w:val="20"/>
                    <w:szCs w:val="20"/>
                  </w:rPr>
                </w:rPrChange>
              </w:rPr>
            </w:pPr>
            <w:r w:rsidRPr="00BD5172">
              <w:rPr>
                <w:rFonts w:ascii="Times New Roman" w:hAnsi="Times New Roman"/>
                <w:b/>
                <w:sz w:val="24"/>
                <w:rPrChange w:id="1797" w:author="2" w:date="2021-08-31T10:55:00Z">
                  <w:rPr>
                    <w:rFonts w:ascii="Times New Roman" w:hAnsi="Times New Roman" w:cs="Times New Roman"/>
                    <w:sz w:val="20"/>
                    <w:szCs w:val="20"/>
                  </w:rPr>
                </w:rPrChange>
              </w:rPr>
              <w:t>Тест « Колебания и волны»</w:t>
            </w:r>
          </w:p>
        </w:tc>
        <w:tc>
          <w:tcPr>
            <w:tcW w:w="4961" w:type="dxa"/>
            <w:gridSpan w:val="2"/>
            <w:tcPrChange w:id="1798" w:author="2" w:date="2021-08-31T10:55:00Z">
              <w:tcPr>
                <w:tcW w:w="4839" w:type="dxa"/>
              </w:tcPr>
            </w:tcPrChange>
          </w:tcPr>
          <w:p w14:paraId="01FA8E50" w14:textId="50A1EE1F" w:rsidR="00450F2B" w:rsidRPr="00247CE1" w:rsidRDefault="00450F2B" w:rsidP="00450F2B">
            <w:pPr>
              <w:tabs>
                <w:tab w:val="left" w:pos="318"/>
              </w:tabs>
              <w:spacing w:line="235" w:lineRule="exact"/>
              <w:ind w:left="360" w:right="40"/>
              <w:jc w:val="both"/>
              <w:rPr>
                <w:rFonts w:ascii="Times New Roman" w:hAnsi="Times New Roman" w:cs="Times New Roman"/>
                <w:sz w:val="20"/>
                <w:szCs w:val="20"/>
              </w:rPr>
            </w:pPr>
          </w:p>
        </w:tc>
        <w:tc>
          <w:tcPr>
            <w:tcW w:w="567" w:type="dxa"/>
            <w:gridSpan w:val="2"/>
            <w:tcPrChange w:id="1799" w:author="2" w:date="2021-08-31T10:55:00Z">
              <w:tcPr>
                <w:tcW w:w="547" w:type="dxa"/>
              </w:tcPr>
            </w:tcPrChange>
          </w:tcPr>
          <w:p w14:paraId="4761AF6E" w14:textId="72D781F8" w:rsidR="00450F2B" w:rsidRPr="004B35C4" w:rsidRDefault="00450F2B" w:rsidP="00450F2B">
            <w:pPr>
              <w:pStyle w:val="a4"/>
              <w:tabs>
                <w:tab w:val="left" w:pos="318"/>
                <w:tab w:val="left" w:pos="600"/>
              </w:tabs>
              <w:spacing w:after="0" w:line="235" w:lineRule="exact"/>
              <w:ind w:left="0" w:right="34"/>
              <w:rPr>
                <w:rFonts w:ascii="Times New Roman" w:eastAsia="Century Schoolbook" w:hAnsi="Times New Roman" w:cs="Times New Roman"/>
                <w:color w:val="000000"/>
                <w:sz w:val="24"/>
                <w:szCs w:val="24"/>
                <w:lang w:val="ru" w:eastAsia="ru-RU"/>
              </w:rPr>
            </w:pPr>
          </w:p>
        </w:tc>
      </w:tr>
      <w:tr w:rsidR="00450F2B" w14:paraId="6E785525" w14:textId="28483293" w:rsidTr="00911EF6">
        <w:tc>
          <w:tcPr>
            <w:tcW w:w="846" w:type="dxa"/>
            <w:tcPrChange w:id="1800" w:author="2" w:date="2021-08-31T10:55:00Z">
              <w:tcPr>
                <w:tcW w:w="846" w:type="dxa"/>
              </w:tcPr>
            </w:tcPrChange>
          </w:tcPr>
          <w:p w14:paraId="0C7E3257" w14:textId="77777777" w:rsidR="00450F2B" w:rsidRDefault="00450F2B" w:rsidP="00450F2B">
            <w:pPr>
              <w:spacing w:after="120"/>
              <w:rPr>
                <w:del w:id="1801" w:author="2" w:date="2021-08-31T10:55:00Z"/>
                <w:rFonts w:ascii="Times New Roman" w:hAnsi="Times New Roman" w:cs="Times New Roman"/>
                <w:sz w:val="24"/>
                <w:szCs w:val="24"/>
              </w:rPr>
            </w:pPr>
            <w:del w:id="1802" w:author="2" w:date="2021-08-31T10:55:00Z">
              <w:r>
                <w:rPr>
                  <w:rFonts w:ascii="Times New Roman" w:hAnsi="Times New Roman" w:cs="Times New Roman"/>
                  <w:sz w:val="24"/>
                  <w:szCs w:val="24"/>
                </w:rPr>
                <w:delText>1.1</w:delText>
              </w:r>
            </w:del>
          </w:p>
          <w:p w14:paraId="013AF9F6" w14:textId="77777777" w:rsidR="00450F2B" w:rsidRDefault="00450F2B" w:rsidP="00450F2B">
            <w:pPr>
              <w:spacing w:after="120"/>
              <w:rPr>
                <w:del w:id="1803" w:author="2" w:date="2021-08-31T10:55:00Z"/>
                <w:rFonts w:ascii="Times New Roman" w:hAnsi="Times New Roman" w:cs="Times New Roman"/>
                <w:sz w:val="24"/>
                <w:szCs w:val="24"/>
              </w:rPr>
            </w:pPr>
            <w:del w:id="1804" w:author="2" w:date="2021-08-31T10:55:00Z">
              <w:r>
                <w:rPr>
                  <w:rFonts w:ascii="Times New Roman" w:hAnsi="Times New Roman" w:cs="Times New Roman"/>
                  <w:sz w:val="24"/>
                  <w:szCs w:val="24"/>
                </w:rPr>
                <w:delText>1.4</w:delText>
              </w:r>
            </w:del>
          </w:p>
          <w:p w14:paraId="4DE515DA" w14:textId="042B0B07" w:rsidR="00450F2B" w:rsidRDefault="00450F2B" w:rsidP="00450F2B">
            <w:pPr>
              <w:spacing w:after="120"/>
              <w:rPr>
                <w:rFonts w:ascii="Times New Roman" w:hAnsi="Times New Roman" w:cs="Times New Roman"/>
                <w:sz w:val="24"/>
                <w:szCs w:val="24"/>
              </w:rPr>
            </w:pPr>
            <w:del w:id="1805" w:author="2" w:date="2021-08-31T10:55:00Z">
              <w:r>
                <w:rPr>
                  <w:rFonts w:ascii="Times New Roman" w:hAnsi="Times New Roman" w:cs="Times New Roman"/>
                  <w:sz w:val="24"/>
                  <w:szCs w:val="24"/>
                </w:rPr>
                <w:delText>2.1</w:delText>
              </w:r>
            </w:del>
          </w:p>
        </w:tc>
        <w:tc>
          <w:tcPr>
            <w:tcW w:w="1843" w:type="dxa"/>
            <w:tcPrChange w:id="1806" w:author="2" w:date="2021-08-31T10:55:00Z">
              <w:tcPr>
                <w:tcW w:w="1843" w:type="dxa"/>
              </w:tcPr>
            </w:tcPrChange>
          </w:tcPr>
          <w:p w14:paraId="4859A43C" w14:textId="77777777"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Колебания</w:t>
            </w:r>
          </w:p>
          <w:p w14:paraId="688428F4" w14:textId="31FE7F58"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механические</w:t>
            </w:r>
          </w:p>
        </w:tc>
        <w:tc>
          <w:tcPr>
            <w:tcW w:w="425" w:type="dxa"/>
            <w:tcPrChange w:id="1807" w:author="2" w:date="2021-08-31T10:55:00Z">
              <w:tcPr>
                <w:tcW w:w="425" w:type="dxa"/>
              </w:tcPr>
            </w:tcPrChange>
          </w:tcPr>
          <w:p w14:paraId="312413E6" w14:textId="5FEDFEED"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w:t>
            </w:r>
          </w:p>
        </w:tc>
        <w:tc>
          <w:tcPr>
            <w:tcW w:w="392" w:type="dxa"/>
            <w:tcPrChange w:id="1808" w:author="2" w:date="2021-08-31T10:55:00Z">
              <w:tcPr>
                <w:tcW w:w="392" w:type="dxa"/>
              </w:tcPr>
            </w:tcPrChange>
          </w:tcPr>
          <w:p w14:paraId="501C30AD" w14:textId="1151C095"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Б</w:t>
            </w:r>
          </w:p>
        </w:tc>
        <w:tc>
          <w:tcPr>
            <w:tcW w:w="553" w:type="dxa"/>
            <w:tcPrChange w:id="1809" w:author="2" w:date="2021-08-31T10:55:00Z">
              <w:tcPr>
                <w:tcW w:w="553" w:type="dxa"/>
              </w:tcPr>
            </w:tcPrChange>
          </w:tcPr>
          <w:p w14:paraId="648439AF" w14:textId="54E4B600"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1810" w:author="2" w:date="2021-08-31T10:55:00Z">
              <w:tcPr>
                <w:tcW w:w="6001" w:type="dxa"/>
              </w:tcPr>
            </w:tcPrChange>
          </w:tcPr>
          <w:p w14:paraId="3FA5CA70" w14:textId="64A7ACFD" w:rsidR="00450F2B" w:rsidRPr="00247CE1" w:rsidRDefault="00450F2B" w:rsidP="00450F2B">
            <w:pPr>
              <w:spacing w:after="120"/>
              <w:rPr>
                <w:rFonts w:ascii="Times New Roman" w:hAnsi="Times New Roman" w:cs="Times New Roman"/>
                <w:sz w:val="20"/>
                <w:szCs w:val="20"/>
              </w:rPr>
            </w:pPr>
            <w:r w:rsidRPr="00247CE1">
              <w:rPr>
                <w:rFonts w:ascii="Times New Roman" w:eastAsia="Century Schoolbook" w:hAnsi="Times New Roman" w:cs="Times New Roman"/>
                <w:color w:val="000000"/>
                <w:sz w:val="20"/>
                <w:szCs w:val="20"/>
                <w:lang w:val="ru" w:eastAsia="ru-RU"/>
              </w:rPr>
              <w:t>Какие из перечисленных ниже движений являются механическими колебаниями?</w:t>
            </w:r>
          </w:p>
        </w:tc>
        <w:tc>
          <w:tcPr>
            <w:tcW w:w="4961" w:type="dxa"/>
            <w:gridSpan w:val="2"/>
            <w:tcPrChange w:id="1811" w:author="2" w:date="2021-08-31T10:55:00Z">
              <w:tcPr>
                <w:tcW w:w="4839" w:type="dxa"/>
              </w:tcPr>
            </w:tcPrChange>
          </w:tcPr>
          <w:p w14:paraId="5065D62D" w14:textId="6FB37248" w:rsidR="00450F2B" w:rsidRPr="00247CE1" w:rsidRDefault="00450F2B" w:rsidP="0012270D">
            <w:pPr>
              <w:pStyle w:val="a4"/>
              <w:numPr>
                <w:ilvl w:val="0"/>
                <w:numId w:val="17"/>
              </w:numPr>
              <w:spacing w:after="0" w:line="230" w:lineRule="exact"/>
              <w:ind w:left="343" w:right="20"/>
              <w:jc w:val="both"/>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Движение бегуна на длинные дистанции по стадиону</w:t>
            </w:r>
          </w:p>
          <w:p w14:paraId="6DD668EB" w14:textId="77777777" w:rsidR="00450F2B" w:rsidRPr="00247CE1" w:rsidRDefault="00450F2B" w:rsidP="0012270D">
            <w:pPr>
              <w:pStyle w:val="a4"/>
              <w:numPr>
                <w:ilvl w:val="0"/>
                <w:numId w:val="17"/>
              </w:numPr>
              <w:spacing w:after="0" w:line="230" w:lineRule="exact"/>
              <w:ind w:left="343" w:right="20"/>
              <w:jc w:val="both"/>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Движение мяча, падающего на землю.</w:t>
            </w:r>
          </w:p>
          <w:p w14:paraId="5583E0C7" w14:textId="77777777" w:rsidR="00450F2B" w:rsidRPr="00247CE1" w:rsidRDefault="00450F2B" w:rsidP="0012270D">
            <w:pPr>
              <w:pStyle w:val="a4"/>
              <w:numPr>
                <w:ilvl w:val="0"/>
                <w:numId w:val="17"/>
              </w:numPr>
              <w:spacing w:after="0" w:line="230" w:lineRule="exact"/>
              <w:ind w:left="343" w:right="20"/>
              <w:jc w:val="both"/>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Движение звучащей струны гитары.</w:t>
            </w:r>
          </w:p>
          <w:p w14:paraId="3F53113A" w14:textId="2C5A1A0B" w:rsidR="00450F2B" w:rsidRPr="00247CE1" w:rsidRDefault="00450F2B" w:rsidP="0012270D">
            <w:pPr>
              <w:pStyle w:val="a4"/>
              <w:numPr>
                <w:ilvl w:val="0"/>
                <w:numId w:val="17"/>
              </w:numPr>
              <w:spacing w:after="0" w:line="230" w:lineRule="exact"/>
              <w:ind w:left="343" w:right="20"/>
              <w:jc w:val="both"/>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Движение эскалатора.</w:t>
            </w:r>
          </w:p>
          <w:p w14:paraId="5653F8B0" w14:textId="77777777" w:rsidR="00450F2B" w:rsidRPr="00247CE1" w:rsidRDefault="00450F2B" w:rsidP="00450F2B">
            <w:pPr>
              <w:spacing w:after="120"/>
              <w:rPr>
                <w:rFonts w:ascii="Times New Roman" w:hAnsi="Times New Roman" w:cs="Times New Roman"/>
                <w:sz w:val="20"/>
                <w:szCs w:val="20"/>
              </w:rPr>
            </w:pPr>
          </w:p>
        </w:tc>
        <w:tc>
          <w:tcPr>
            <w:tcW w:w="567" w:type="dxa"/>
            <w:gridSpan w:val="2"/>
            <w:tcPrChange w:id="1812" w:author="2" w:date="2021-08-31T10:55:00Z">
              <w:tcPr>
                <w:tcW w:w="547" w:type="dxa"/>
              </w:tcPr>
            </w:tcPrChange>
          </w:tcPr>
          <w:p w14:paraId="74C9035F" w14:textId="7BD104B9" w:rsidR="00450F2B" w:rsidRPr="004B35C4" w:rsidRDefault="00450F2B" w:rsidP="0012270D">
            <w:pPr>
              <w:pStyle w:val="a4"/>
              <w:numPr>
                <w:ilvl w:val="0"/>
                <w:numId w:val="17"/>
              </w:numPr>
              <w:tabs>
                <w:tab w:val="left" w:pos="600"/>
              </w:tabs>
              <w:spacing w:after="0" w:line="230" w:lineRule="exact"/>
              <w:ind w:left="0"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3</w:t>
            </w:r>
          </w:p>
        </w:tc>
      </w:tr>
      <w:tr w:rsidR="00450F2B" w14:paraId="62DE59A7" w14:textId="5E9348C6" w:rsidTr="00911EF6">
        <w:tc>
          <w:tcPr>
            <w:tcW w:w="846" w:type="dxa"/>
            <w:tcPrChange w:id="1813" w:author="2" w:date="2021-08-31T10:55:00Z">
              <w:tcPr>
                <w:tcW w:w="846" w:type="dxa"/>
              </w:tcPr>
            </w:tcPrChange>
          </w:tcPr>
          <w:p w14:paraId="374E3FC9" w14:textId="77777777" w:rsidR="00450F2B" w:rsidRDefault="00450F2B" w:rsidP="00450F2B">
            <w:pPr>
              <w:spacing w:after="120"/>
              <w:rPr>
                <w:rFonts w:ascii="Times New Roman" w:hAnsi="Times New Roman" w:cs="Times New Roman"/>
                <w:sz w:val="24"/>
                <w:szCs w:val="24"/>
              </w:rPr>
            </w:pPr>
          </w:p>
        </w:tc>
        <w:tc>
          <w:tcPr>
            <w:tcW w:w="1843" w:type="dxa"/>
            <w:tcPrChange w:id="1814" w:author="2" w:date="2021-08-31T10:55:00Z">
              <w:tcPr>
                <w:tcW w:w="1843" w:type="dxa"/>
              </w:tcPr>
            </w:tcPrChange>
          </w:tcPr>
          <w:p w14:paraId="4FF1C8E7" w14:textId="77777777" w:rsidR="00450F2B" w:rsidRDefault="00450F2B" w:rsidP="00450F2B">
            <w:pPr>
              <w:spacing w:after="120"/>
              <w:rPr>
                <w:rFonts w:ascii="Times New Roman" w:hAnsi="Times New Roman" w:cs="Times New Roman"/>
                <w:sz w:val="24"/>
                <w:szCs w:val="24"/>
              </w:rPr>
            </w:pPr>
          </w:p>
        </w:tc>
        <w:tc>
          <w:tcPr>
            <w:tcW w:w="425" w:type="dxa"/>
            <w:tcPrChange w:id="1815" w:author="2" w:date="2021-08-31T10:55:00Z">
              <w:tcPr>
                <w:tcW w:w="425" w:type="dxa"/>
              </w:tcPr>
            </w:tcPrChange>
          </w:tcPr>
          <w:p w14:paraId="09B51951" w14:textId="77777777" w:rsidR="00450F2B" w:rsidRDefault="00450F2B" w:rsidP="00450F2B">
            <w:pPr>
              <w:spacing w:after="120"/>
              <w:rPr>
                <w:rFonts w:ascii="Times New Roman" w:hAnsi="Times New Roman" w:cs="Times New Roman"/>
                <w:sz w:val="24"/>
                <w:szCs w:val="24"/>
              </w:rPr>
            </w:pPr>
          </w:p>
        </w:tc>
        <w:tc>
          <w:tcPr>
            <w:tcW w:w="392" w:type="dxa"/>
            <w:tcPrChange w:id="1816" w:author="2" w:date="2021-08-31T10:55:00Z">
              <w:tcPr>
                <w:tcW w:w="392" w:type="dxa"/>
              </w:tcPr>
            </w:tcPrChange>
          </w:tcPr>
          <w:p w14:paraId="0398F246" w14:textId="77777777" w:rsidR="00450F2B" w:rsidRDefault="00450F2B" w:rsidP="00450F2B">
            <w:pPr>
              <w:spacing w:after="120"/>
              <w:rPr>
                <w:rFonts w:ascii="Times New Roman" w:hAnsi="Times New Roman" w:cs="Times New Roman"/>
                <w:sz w:val="24"/>
                <w:szCs w:val="24"/>
              </w:rPr>
            </w:pPr>
          </w:p>
        </w:tc>
        <w:tc>
          <w:tcPr>
            <w:tcW w:w="553" w:type="dxa"/>
            <w:tcPrChange w:id="1817" w:author="2" w:date="2021-08-31T10:55:00Z">
              <w:tcPr>
                <w:tcW w:w="553" w:type="dxa"/>
              </w:tcPr>
            </w:tcPrChange>
          </w:tcPr>
          <w:p w14:paraId="1D932399" w14:textId="6527039A"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1818" w:author="2" w:date="2021-08-31T10:55:00Z">
              <w:tcPr>
                <w:tcW w:w="6001" w:type="dxa"/>
              </w:tcPr>
            </w:tcPrChange>
          </w:tcPr>
          <w:p w14:paraId="21CC16CA" w14:textId="77777777" w:rsidR="00450F2B" w:rsidRPr="00247CE1" w:rsidRDefault="00450F2B" w:rsidP="00450F2B">
            <w:pPr>
              <w:spacing w:line="230" w:lineRule="exact"/>
              <w:ind w:right="20"/>
              <w:jc w:val="both"/>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 xml:space="preserve">Какие из перечисленных ниже колебаний являются свободными? </w:t>
            </w:r>
          </w:p>
          <w:p w14:paraId="30C978F4" w14:textId="77777777" w:rsidR="00450F2B" w:rsidRPr="00247CE1" w:rsidRDefault="00450F2B" w:rsidP="00450F2B">
            <w:pPr>
              <w:spacing w:after="120"/>
              <w:rPr>
                <w:rFonts w:ascii="Times New Roman" w:hAnsi="Times New Roman" w:cs="Times New Roman"/>
                <w:sz w:val="20"/>
                <w:szCs w:val="20"/>
                <w:lang w:val="ru"/>
              </w:rPr>
            </w:pPr>
          </w:p>
        </w:tc>
        <w:tc>
          <w:tcPr>
            <w:tcW w:w="4961" w:type="dxa"/>
            <w:gridSpan w:val="2"/>
            <w:tcPrChange w:id="1819" w:author="2" w:date="2021-08-31T10:55:00Z">
              <w:tcPr>
                <w:tcW w:w="4839" w:type="dxa"/>
              </w:tcPr>
            </w:tcPrChange>
          </w:tcPr>
          <w:p w14:paraId="3CB7BD1A" w14:textId="72D02C89" w:rsidR="00450F2B" w:rsidRPr="00247CE1" w:rsidRDefault="00450F2B" w:rsidP="0012270D">
            <w:pPr>
              <w:pStyle w:val="a4"/>
              <w:numPr>
                <w:ilvl w:val="0"/>
                <w:numId w:val="18"/>
              </w:numPr>
              <w:spacing w:after="0" w:line="230" w:lineRule="exact"/>
              <w:ind w:left="343"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Колебания груза, подвешенного к пружине, после однократного его отклонения от положения равновесия.</w:t>
            </w:r>
          </w:p>
          <w:p w14:paraId="5E106F19" w14:textId="77777777" w:rsidR="00450F2B" w:rsidRPr="00247CE1" w:rsidRDefault="00450F2B" w:rsidP="0012270D">
            <w:pPr>
              <w:pStyle w:val="a4"/>
              <w:numPr>
                <w:ilvl w:val="0"/>
                <w:numId w:val="18"/>
              </w:numPr>
              <w:spacing w:after="0" w:line="230" w:lineRule="exact"/>
              <w:ind w:left="343"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Колебания диффузора громкоговорителя во время работы приемника.</w:t>
            </w:r>
          </w:p>
          <w:p w14:paraId="407EFF46" w14:textId="3D5ED695" w:rsidR="00450F2B" w:rsidRPr="00247CE1" w:rsidRDefault="00450F2B" w:rsidP="0012270D">
            <w:pPr>
              <w:pStyle w:val="a4"/>
              <w:numPr>
                <w:ilvl w:val="0"/>
                <w:numId w:val="18"/>
              </w:numPr>
              <w:spacing w:after="0" w:line="230" w:lineRule="exact"/>
              <w:ind w:left="343"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Колебания ветки дерева под действием ветра</w:t>
            </w:r>
          </w:p>
          <w:p w14:paraId="6313E716" w14:textId="34C204A1" w:rsidR="00450F2B" w:rsidRPr="00247CE1" w:rsidRDefault="00450F2B" w:rsidP="0012270D">
            <w:pPr>
              <w:pStyle w:val="a4"/>
              <w:numPr>
                <w:ilvl w:val="0"/>
                <w:numId w:val="18"/>
              </w:numPr>
              <w:spacing w:after="0" w:line="230" w:lineRule="exact"/>
              <w:ind w:left="343" w:right="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Вращение стрелки часов</w:t>
            </w:r>
          </w:p>
          <w:p w14:paraId="3C31F059" w14:textId="77777777" w:rsidR="00450F2B" w:rsidRPr="00247CE1" w:rsidRDefault="00450F2B" w:rsidP="00450F2B">
            <w:pPr>
              <w:spacing w:after="120"/>
              <w:rPr>
                <w:rFonts w:ascii="Times New Roman" w:hAnsi="Times New Roman" w:cs="Times New Roman"/>
                <w:sz w:val="20"/>
                <w:szCs w:val="20"/>
              </w:rPr>
            </w:pPr>
          </w:p>
        </w:tc>
        <w:tc>
          <w:tcPr>
            <w:tcW w:w="567" w:type="dxa"/>
            <w:gridSpan w:val="2"/>
            <w:tcPrChange w:id="1820" w:author="2" w:date="2021-08-31T10:55:00Z">
              <w:tcPr>
                <w:tcW w:w="547" w:type="dxa"/>
              </w:tcPr>
            </w:tcPrChange>
          </w:tcPr>
          <w:p w14:paraId="535BB81C" w14:textId="1CAF2C37" w:rsidR="00450F2B" w:rsidRPr="004B35C4" w:rsidRDefault="00450F2B" w:rsidP="0012270D">
            <w:pPr>
              <w:pStyle w:val="a4"/>
              <w:numPr>
                <w:ilvl w:val="0"/>
                <w:numId w:val="18"/>
              </w:numPr>
              <w:tabs>
                <w:tab w:val="left" w:pos="600"/>
              </w:tabs>
              <w:spacing w:after="0" w:line="230" w:lineRule="exact"/>
              <w:ind w:left="0"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1</w:t>
            </w:r>
          </w:p>
        </w:tc>
      </w:tr>
      <w:tr w:rsidR="00450F2B" w14:paraId="2A0EFE42" w14:textId="00B2DE65" w:rsidTr="00911EF6">
        <w:tc>
          <w:tcPr>
            <w:tcW w:w="846" w:type="dxa"/>
            <w:tcPrChange w:id="1821" w:author="2" w:date="2021-08-31T10:55:00Z">
              <w:tcPr>
                <w:tcW w:w="846" w:type="dxa"/>
              </w:tcPr>
            </w:tcPrChange>
          </w:tcPr>
          <w:p w14:paraId="38C447B0" w14:textId="77777777" w:rsidR="00450F2B" w:rsidRDefault="00450F2B" w:rsidP="00450F2B">
            <w:pPr>
              <w:spacing w:after="120"/>
              <w:rPr>
                <w:rFonts w:ascii="Times New Roman" w:hAnsi="Times New Roman" w:cs="Times New Roman"/>
                <w:sz w:val="24"/>
                <w:szCs w:val="24"/>
              </w:rPr>
            </w:pPr>
          </w:p>
        </w:tc>
        <w:tc>
          <w:tcPr>
            <w:tcW w:w="1843" w:type="dxa"/>
            <w:tcPrChange w:id="1822" w:author="2" w:date="2021-08-31T10:55:00Z">
              <w:tcPr>
                <w:tcW w:w="1843" w:type="dxa"/>
              </w:tcPr>
            </w:tcPrChange>
          </w:tcPr>
          <w:p w14:paraId="5CFEECCC" w14:textId="77777777" w:rsidR="00450F2B" w:rsidRDefault="00450F2B" w:rsidP="00450F2B">
            <w:pPr>
              <w:spacing w:after="120"/>
              <w:rPr>
                <w:rFonts w:ascii="Times New Roman" w:hAnsi="Times New Roman" w:cs="Times New Roman"/>
                <w:sz w:val="24"/>
                <w:szCs w:val="24"/>
              </w:rPr>
            </w:pPr>
          </w:p>
        </w:tc>
        <w:tc>
          <w:tcPr>
            <w:tcW w:w="425" w:type="dxa"/>
            <w:tcPrChange w:id="1823" w:author="2" w:date="2021-08-31T10:55:00Z">
              <w:tcPr>
                <w:tcW w:w="425" w:type="dxa"/>
              </w:tcPr>
            </w:tcPrChange>
          </w:tcPr>
          <w:p w14:paraId="3ACF415A" w14:textId="77777777" w:rsidR="00450F2B" w:rsidRDefault="00450F2B" w:rsidP="00450F2B">
            <w:pPr>
              <w:spacing w:after="120"/>
              <w:rPr>
                <w:rFonts w:ascii="Times New Roman" w:hAnsi="Times New Roman" w:cs="Times New Roman"/>
                <w:sz w:val="24"/>
                <w:szCs w:val="24"/>
              </w:rPr>
            </w:pPr>
          </w:p>
        </w:tc>
        <w:tc>
          <w:tcPr>
            <w:tcW w:w="392" w:type="dxa"/>
            <w:tcPrChange w:id="1824" w:author="2" w:date="2021-08-31T10:55:00Z">
              <w:tcPr>
                <w:tcW w:w="392" w:type="dxa"/>
              </w:tcPr>
            </w:tcPrChange>
          </w:tcPr>
          <w:p w14:paraId="3C0ADB1C" w14:textId="77777777" w:rsidR="00450F2B" w:rsidRDefault="00450F2B" w:rsidP="00450F2B">
            <w:pPr>
              <w:spacing w:after="120"/>
              <w:rPr>
                <w:rFonts w:ascii="Times New Roman" w:hAnsi="Times New Roman" w:cs="Times New Roman"/>
                <w:sz w:val="24"/>
                <w:szCs w:val="24"/>
              </w:rPr>
            </w:pPr>
          </w:p>
        </w:tc>
        <w:tc>
          <w:tcPr>
            <w:tcW w:w="553" w:type="dxa"/>
            <w:tcPrChange w:id="1825" w:author="2" w:date="2021-08-31T10:55:00Z">
              <w:tcPr>
                <w:tcW w:w="553" w:type="dxa"/>
              </w:tcPr>
            </w:tcPrChange>
          </w:tcPr>
          <w:p w14:paraId="07848A9B" w14:textId="2E89CB3C"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1826" w:author="2" w:date="2021-08-31T10:55:00Z">
              <w:tcPr>
                <w:tcW w:w="6001" w:type="dxa"/>
              </w:tcPr>
            </w:tcPrChange>
          </w:tcPr>
          <w:p w14:paraId="02C61017" w14:textId="6896F862" w:rsidR="00450F2B" w:rsidRPr="00247CE1" w:rsidRDefault="00450F2B" w:rsidP="00450F2B">
            <w:pPr>
              <w:spacing w:after="120"/>
              <w:rPr>
                <w:rFonts w:ascii="Times New Roman" w:hAnsi="Times New Roman" w:cs="Times New Roman"/>
                <w:sz w:val="20"/>
                <w:szCs w:val="20"/>
              </w:rPr>
            </w:pPr>
            <w:r w:rsidRPr="00247CE1">
              <w:rPr>
                <w:rFonts w:ascii="Times New Roman" w:eastAsia="Century Schoolbook" w:hAnsi="Times New Roman" w:cs="Times New Roman"/>
                <w:color w:val="000000"/>
                <w:sz w:val="20"/>
                <w:szCs w:val="20"/>
                <w:lang w:val="ru" w:eastAsia="ru-RU"/>
              </w:rPr>
              <w:t>Подвешенный на пружине груз совершает малые колебания в вертикальном направлении. Считая колебания незатухающими, укажите  правильное утверждение</w:t>
            </w:r>
          </w:p>
        </w:tc>
        <w:tc>
          <w:tcPr>
            <w:tcW w:w="4961" w:type="dxa"/>
            <w:gridSpan w:val="2"/>
            <w:tcPrChange w:id="1827" w:author="2" w:date="2021-08-31T10:55:00Z">
              <w:tcPr>
                <w:tcW w:w="4839" w:type="dxa"/>
              </w:tcPr>
            </w:tcPrChange>
          </w:tcPr>
          <w:p w14:paraId="0A9A9924" w14:textId="68B4D852" w:rsidR="00450F2B" w:rsidRPr="00247CE1" w:rsidRDefault="00450F2B" w:rsidP="0012270D">
            <w:pPr>
              <w:pStyle w:val="a4"/>
              <w:numPr>
                <w:ilvl w:val="0"/>
                <w:numId w:val="19"/>
              </w:numPr>
              <w:spacing w:after="0" w:line="230" w:lineRule="exact"/>
              <w:ind w:left="343" w:hanging="343"/>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Период колебаний не зависит от массы груза.</w:t>
            </w:r>
          </w:p>
          <w:p w14:paraId="67F1C2FB" w14:textId="77777777" w:rsidR="00450F2B" w:rsidRPr="00247CE1" w:rsidRDefault="00450F2B" w:rsidP="0012270D">
            <w:pPr>
              <w:pStyle w:val="a4"/>
              <w:numPr>
                <w:ilvl w:val="0"/>
                <w:numId w:val="19"/>
              </w:numPr>
              <w:spacing w:after="0" w:line="230" w:lineRule="exact"/>
              <w:ind w:left="343" w:right="20" w:hanging="343"/>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При прохождении грузом положения равновесия скорость груза максимальна.</w:t>
            </w:r>
          </w:p>
          <w:p w14:paraId="40D20D45" w14:textId="77777777" w:rsidR="00450F2B" w:rsidRPr="00247CE1" w:rsidRDefault="00450F2B" w:rsidP="0012270D">
            <w:pPr>
              <w:pStyle w:val="a4"/>
              <w:numPr>
                <w:ilvl w:val="0"/>
                <w:numId w:val="19"/>
              </w:numPr>
              <w:spacing w:after="0" w:line="230" w:lineRule="exact"/>
              <w:ind w:left="343" w:hanging="343"/>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Частота колебаний зависит от амплитуды.</w:t>
            </w:r>
          </w:p>
          <w:p w14:paraId="5553F418" w14:textId="1C7A0A53" w:rsidR="00450F2B" w:rsidRPr="00247CE1" w:rsidRDefault="00450F2B" w:rsidP="0012270D">
            <w:pPr>
              <w:pStyle w:val="a4"/>
              <w:numPr>
                <w:ilvl w:val="0"/>
                <w:numId w:val="19"/>
              </w:numPr>
              <w:spacing w:after="0" w:line="230" w:lineRule="exact"/>
              <w:ind w:left="343" w:hanging="343"/>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Амплитуда колебания зависит от жесткости пружины</w:t>
            </w:r>
          </w:p>
          <w:p w14:paraId="0363E32E" w14:textId="77777777" w:rsidR="00450F2B" w:rsidRPr="00247CE1" w:rsidRDefault="00450F2B" w:rsidP="00450F2B">
            <w:pPr>
              <w:spacing w:after="120"/>
              <w:rPr>
                <w:rFonts w:ascii="Times New Roman" w:hAnsi="Times New Roman" w:cs="Times New Roman"/>
                <w:sz w:val="20"/>
                <w:szCs w:val="20"/>
                <w:lang w:val="ru"/>
              </w:rPr>
            </w:pPr>
          </w:p>
        </w:tc>
        <w:tc>
          <w:tcPr>
            <w:tcW w:w="567" w:type="dxa"/>
            <w:gridSpan w:val="2"/>
            <w:tcPrChange w:id="1828" w:author="2" w:date="2021-08-31T10:55:00Z">
              <w:tcPr>
                <w:tcW w:w="547" w:type="dxa"/>
              </w:tcPr>
            </w:tcPrChange>
          </w:tcPr>
          <w:p w14:paraId="690A8275" w14:textId="073FE8F7" w:rsidR="00450F2B" w:rsidRPr="004B35C4" w:rsidRDefault="00450F2B" w:rsidP="0012270D">
            <w:pPr>
              <w:pStyle w:val="a4"/>
              <w:numPr>
                <w:ilvl w:val="0"/>
                <w:numId w:val="19"/>
              </w:numPr>
              <w:tabs>
                <w:tab w:val="left" w:pos="600"/>
              </w:tabs>
              <w:spacing w:after="0" w:line="230" w:lineRule="exact"/>
              <w:ind w:left="0" w:right="34" w:hanging="343"/>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2</w:t>
            </w:r>
          </w:p>
        </w:tc>
      </w:tr>
      <w:tr w:rsidR="00450F2B" w14:paraId="5F854BF5" w14:textId="533BC46E" w:rsidTr="00911EF6">
        <w:tc>
          <w:tcPr>
            <w:tcW w:w="846" w:type="dxa"/>
            <w:tcPrChange w:id="1829" w:author="2" w:date="2021-08-31T10:55:00Z">
              <w:tcPr>
                <w:tcW w:w="846" w:type="dxa"/>
              </w:tcPr>
            </w:tcPrChange>
          </w:tcPr>
          <w:p w14:paraId="027D896B" w14:textId="77777777" w:rsidR="00450F2B" w:rsidRDefault="00450F2B" w:rsidP="00450F2B">
            <w:pPr>
              <w:spacing w:after="120"/>
              <w:rPr>
                <w:rFonts w:ascii="Times New Roman" w:hAnsi="Times New Roman" w:cs="Times New Roman"/>
                <w:sz w:val="24"/>
                <w:szCs w:val="24"/>
              </w:rPr>
            </w:pPr>
          </w:p>
        </w:tc>
        <w:tc>
          <w:tcPr>
            <w:tcW w:w="1843" w:type="dxa"/>
            <w:tcPrChange w:id="1830" w:author="2" w:date="2021-08-31T10:55:00Z">
              <w:tcPr>
                <w:tcW w:w="1843" w:type="dxa"/>
              </w:tcPr>
            </w:tcPrChange>
          </w:tcPr>
          <w:p w14:paraId="250D870B" w14:textId="77777777" w:rsidR="00450F2B" w:rsidRDefault="00450F2B" w:rsidP="00450F2B">
            <w:pPr>
              <w:spacing w:after="120"/>
              <w:rPr>
                <w:rFonts w:ascii="Times New Roman" w:hAnsi="Times New Roman" w:cs="Times New Roman"/>
                <w:sz w:val="24"/>
                <w:szCs w:val="24"/>
              </w:rPr>
            </w:pPr>
          </w:p>
        </w:tc>
        <w:tc>
          <w:tcPr>
            <w:tcW w:w="425" w:type="dxa"/>
            <w:tcPrChange w:id="1831" w:author="2" w:date="2021-08-31T10:55:00Z">
              <w:tcPr>
                <w:tcW w:w="425" w:type="dxa"/>
              </w:tcPr>
            </w:tcPrChange>
          </w:tcPr>
          <w:p w14:paraId="13027B2E" w14:textId="77777777" w:rsidR="00450F2B" w:rsidRDefault="00450F2B" w:rsidP="00450F2B">
            <w:pPr>
              <w:spacing w:after="120"/>
              <w:rPr>
                <w:rFonts w:ascii="Times New Roman" w:hAnsi="Times New Roman" w:cs="Times New Roman"/>
                <w:sz w:val="24"/>
                <w:szCs w:val="24"/>
              </w:rPr>
            </w:pPr>
          </w:p>
        </w:tc>
        <w:tc>
          <w:tcPr>
            <w:tcW w:w="392" w:type="dxa"/>
            <w:tcPrChange w:id="1832" w:author="2" w:date="2021-08-31T10:55:00Z">
              <w:tcPr>
                <w:tcW w:w="392" w:type="dxa"/>
              </w:tcPr>
            </w:tcPrChange>
          </w:tcPr>
          <w:p w14:paraId="613C5772" w14:textId="77777777" w:rsidR="00450F2B" w:rsidRDefault="00450F2B" w:rsidP="00450F2B">
            <w:pPr>
              <w:spacing w:after="120"/>
              <w:rPr>
                <w:rFonts w:ascii="Times New Roman" w:hAnsi="Times New Roman" w:cs="Times New Roman"/>
                <w:sz w:val="24"/>
                <w:szCs w:val="24"/>
              </w:rPr>
            </w:pPr>
          </w:p>
        </w:tc>
        <w:tc>
          <w:tcPr>
            <w:tcW w:w="553" w:type="dxa"/>
            <w:tcPrChange w:id="1833" w:author="2" w:date="2021-08-31T10:55:00Z">
              <w:tcPr>
                <w:tcW w:w="553" w:type="dxa"/>
              </w:tcPr>
            </w:tcPrChange>
          </w:tcPr>
          <w:p w14:paraId="62F3920B" w14:textId="77468F84"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1834" w:author="2" w:date="2021-08-31T10:55:00Z">
              <w:tcPr>
                <w:tcW w:w="6001" w:type="dxa"/>
              </w:tcPr>
            </w:tcPrChange>
          </w:tcPr>
          <w:p w14:paraId="3536A3D6" w14:textId="4C6AFD69" w:rsidR="00450F2B" w:rsidRPr="00247CE1" w:rsidRDefault="00450F2B" w:rsidP="00450F2B">
            <w:pPr>
              <w:spacing w:after="120"/>
              <w:rPr>
                <w:rFonts w:ascii="Times New Roman" w:hAnsi="Times New Roman" w:cs="Times New Roman"/>
                <w:sz w:val="20"/>
                <w:szCs w:val="20"/>
              </w:rPr>
            </w:pPr>
            <w:r w:rsidRPr="00247CE1">
              <w:rPr>
                <w:rFonts w:ascii="Times New Roman" w:eastAsia="Century Schoolbook" w:hAnsi="Times New Roman" w:cs="Times New Roman"/>
                <w:color w:val="000000"/>
                <w:sz w:val="20"/>
                <w:szCs w:val="20"/>
                <w:lang w:val="ru" w:eastAsia="ru-RU"/>
              </w:rPr>
              <w:t>Подвешенный на нити груз совершает малые колебания. Считая колебания незатухающими, укажите  правильное утвержде</w:t>
            </w:r>
            <w:r w:rsidRPr="00247CE1">
              <w:rPr>
                <w:rFonts w:ascii="Times New Roman" w:eastAsia="Century Schoolbook" w:hAnsi="Times New Roman" w:cs="Times New Roman"/>
                <w:color w:val="000000"/>
                <w:sz w:val="20"/>
                <w:szCs w:val="20"/>
                <w:lang w:val="ru" w:eastAsia="ru-RU"/>
              </w:rPr>
              <w:softHyphen/>
              <w:t>ние</w:t>
            </w:r>
          </w:p>
        </w:tc>
        <w:tc>
          <w:tcPr>
            <w:tcW w:w="4961" w:type="dxa"/>
            <w:gridSpan w:val="2"/>
            <w:tcPrChange w:id="1835" w:author="2" w:date="2021-08-31T10:55:00Z">
              <w:tcPr>
                <w:tcW w:w="4839" w:type="dxa"/>
              </w:tcPr>
            </w:tcPrChange>
          </w:tcPr>
          <w:p w14:paraId="3A192378" w14:textId="77777777" w:rsidR="00450F2B" w:rsidRPr="00247CE1" w:rsidRDefault="00450F2B" w:rsidP="0012270D">
            <w:pPr>
              <w:pStyle w:val="a4"/>
              <w:numPr>
                <w:ilvl w:val="0"/>
                <w:numId w:val="20"/>
              </w:numPr>
              <w:spacing w:after="0" w:line="230" w:lineRule="exact"/>
              <w:ind w:left="485" w:right="20" w:hanging="425"/>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 xml:space="preserve">Чем длиннее нить, тем меньше период колебаний. </w:t>
            </w:r>
          </w:p>
          <w:p w14:paraId="71728D7B" w14:textId="77777777" w:rsidR="00450F2B" w:rsidRPr="00247CE1" w:rsidRDefault="00450F2B" w:rsidP="0012270D">
            <w:pPr>
              <w:pStyle w:val="a4"/>
              <w:numPr>
                <w:ilvl w:val="0"/>
                <w:numId w:val="20"/>
              </w:numPr>
              <w:spacing w:after="0" w:line="230" w:lineRule="exact"/>
              <w:ind w:left="485" w:right="20" w:hanging="425"/>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Частота колебаний зависит от массы груза.</w:t>
            </w:r>
          </w:p>
          <w:p w14:paraId="13DECB60" w14:textId="77777777" w:rsidR="00450F2B" w:rsidRPr="00247CE1" w:rsidRDefault="00450F2B" w:rsidP="0012270D">
            <w:pPr>
              <w:pStyle w:val="a4"/>
              <w:numPr>
                <w:ilvl w:val="0"/>
                <w:numId w:val="20"/>
              </w:numPr>
              <w:spacing w:after="120" w:line="240" w:lineRule="auto"/>
              <w:ind w:left="485" w:hanging="425"/>
              <w:rPr>
                <w:rFonts w:ascii="Times New Roman" w:hAnsi="Times New Roman" w:cs="Times New Roman"/>
                <w:sz w:val="20"/>
                <w:szCs w:val="20"/>
              </w:rPr>
            </w:pPr>
            <w:r w:rsidRPr="00247CE1">
              <w:rPr>
                <w:rFonts w:ascii="Times New Roman" w:eastAsia="Century Schoolbook" w:hAnsi="Times New Roman" w:cs="Times New Roman"/>
                <w:color w:val="000000"/>
                <w:sz w:val="20"/>
                <w:szCs w:val="20"/>
                <w:lang w:val="ru" w:eastAsia="ru-RU"/>
              </w:rPr>
              <w:t>Груз проходит положение равновесия через равные интер</w:t>
            </w:r>
            <w:r w:rsidRPr="00247CE1">
              <w:rPr>
                <w:rFonts w:ascii="Times New Roman" w:eastAsia="Century Schoolbook" w:hAnsi="Times New Roman" w:cs="Times New Roman"/>
                <w:color w:val="000000"/>
                <w:sz w:val="20"/>
                <w:szCs w:val="20"/>
                <w:lang w:val="ru" w:eastAsia="ru-RU"/>
              </w:rPr>
              <w:softHyphen/>
              <w:t>валы времени</w:t>
            </w:r>
          </w:p>
          <w:p w14:paraId="0C381B8B" w14:textId="677D1C28" w:rsidR="00450F2B" w:rsidRPr="00247CE1" w:rsidRDefault="00450F2B" w:rsidP="0012270D">
            <w:pPr>
              <w:pStyle w:val="a4"/>
              <w:numPr>
                <w:ilvl w:val="0"/>
                <w:numId w:val="20"/>
              </w:numPr>
              <w:spacing w:after="120" w:line="240" w:lineRule="auto"/>
              <w:ind w:left="485" w:hanging="425"/>
              <w:rPr>
                <w:rFonts w:ascii="Times New Roman" w:hAnsi="Times New Roman" w:cs="Times New Roman"/>
                <w:sz w:val="20"/>
                <w:szCs w:val="20"/>
              </w:rPr>
            </w:pPr>
            <w:r w:rsidRPr="00247CE1">
              <w:rPr>
                <w:rFonts w:ascii="Times New Roman" w:eastAsia="Century Schoolbook" w:hAnsi="Times New Roman" w:cs="Times New Roman"/>
                <w:color w:val="000000"/>
                <w:sz w:val="20"/>
                <w:szCs w:val="20"/>
                <w:lang w:val="ru" w:eastAsia="ru-RU"/>
              </w:rPr>
              <w:t>Амплитуда колебаний зависит от характеристик системы</w:t>
            </w:r>
          </w:p>
        </w:tc>
        <w:tc>
          <w:tcPr>
            <w:tcW w:w="567" w:type="dxa"/>
            <w:gridSpan w:val="2"/>
            <w:tcPrChange w:id="1836" w:author="2" w:date="2021-08-31T10:55:00Z">
              <w:tcPr>
                <w:tcW w:w="547" w:type="dxa"/>
              </w:tcPr>
            </w:tcPrChange>
          </w:tcPr>
          <w:p w14:paraId="36EB93EB" w14:textId="39D8FAF0" w:rsidR="00450F2B" w:rsidRPr="004B35C4" w:rsidRDefault="00450F2B" w:rsidP="0012270D">
            <w:pPr>
              <w:pStyle w:val="a4"/>
              <w:numPr>
                <w:ilvl w:val="0"/>
                <w:numId w:val="20"/>
              </w:numPr>
              <w:tabs>
                <w:tab w:val="left" w:pos="600"/>
              </w:tabs>
              <w:spacing w:after="0" w:line="230" w:lineRule="exact"/>
              <w:ind w:left="0" w:right="34" w:hanging="425"/>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3</w:t>
            </w:r>
          </w:p>
        </w:tc>
      </w:tr>
      <w:tr w:rsidR="00450F2B" w14:paraId="018907CE" w14:textId="06965DB0" w:rsidTr="00911EF6">
        <w:tc>
          <w:tcPr>
            <w:tcW w:w="846" w:type="dxa"/>
            <w:tcPrChange w:id="1837" w:author="2" w:date="2021-08-31T10:55:00Z">
              <w:tcPr>
                <w:tcW w:w="846" w:type="dxa"/>
              </w:tcPr>
            </w:tcPrChange>
          </w:tcPr>
          <w:p w14:paraId="68875A7B" w14:textId="77777777" w:rsidR="00450F2B" w:rsidRDefault="00450F2B" w:rsidP="00450F2B">
            <w:pPr>
              <w:spacing w:after="120"/>
              <w:rPr>
                <w:rFonts w:ascii="Times New Roman" w:hAnsi="Times New Roman" w:cs="Times New Roman"/>
                <w:sz w:val="24"/>
                <w:szCs w:val="24"/>
              </w:rPr>
            </w:pPr>
          </w:p>
        </w:tc>
        <w:tc>
          <w:tcPr>
            <w:tcW w:w="1843" w:type="dxa"/>
            <w:tcPrChange w:id="1838" w:author="2" w:date="2021-08-31T10:55:00Z">
              <w:tcPr>
                <w:tcW w:w="1843" w:type="dxa"/>
              </w:tcPr>
            </w:tcPrChange>
          </w:tcPr>
          <w:p w14:paraId="2BA70E28" w14:textId="77777777" w:rsidR="00450F2B" w:rsidRDefault="00450F2B" w:rsidP="00450F2B">
            <w:pPr>
              <w:spacing w:after="120"/>
              <w:rPr>
                <w:rFonts w:ascii="Times New Roman" w:hAnsi="Times New Roman" w:cs="Times New Roman"/>
                <w:sz w:val="24"/>
                <w:szCs w:val="24"/>
              </w:rPr>
            </w:pPr>
          </w:p>
        </w:tc>
        <w:tc>
          <w:tcPr>
            <w:tcW w:w="425" w:type="dxa"/>
            <w:tcPrChange w:id="1839" w:author="2" w:date="2021-08-31T10:55:00Z">
              <w:tcPr>
                <w:tcW w:w="425" w:type="dxa"/>
              </w:tcPr>
            </w:tcPrChange>
          </w:tcPr>
          <w:p w14:paraId="42D6D678" w14:textId="77777777" w:rsidR="00450F2B" w:rsidRDefault="00450F2B" w:rsidP="00450F2B">
            <w:pPr>
              <w:spacing w:after="120"/>
              <w:rPr>
                <w:rFonts w:ascii="Times New Roman" w:hAnsi="Times New Roman" w:cs="Times New Roman"/>
                <w:sz w:val="24"/>
                <w:szCs w:val="24"/>
              </w:rPr>
            </w:pPr>
          </w:p>
        </w:tc>
        <w:tc>
          <w:tcPr>
            <w:tcW w:w="392" w:type="dxa"/>
            <w:tcPrChange w:id="1840" w:author="2" w:date="2021-08-31T10:55:00Z">
              <w:tcPr>
                <w:tcW w:w="392" w:type="dxa"/>
              </w:tcPr>
            </w:tcPrChange>
          </w:tcPr>
          <w:p w14:paraId="46EE8D70" w14:textId="77777777" w:rsidR="00450F2B" w:rsidRDefault="00450F2B" w:rsidP="00450F2B">
            <w:pPr>
              <w:spacing w:after="120"/>
              <w:rPr>
                <w:rFonts w:ascii="Times New Roman" w:hAnsi="Times New Roman" w:cs="Times New Roman"/>
                <w:sz w:val="24"/>
                <w:szCs w:val="24"/>
              </w:rPr>
            </w:pPr>
          </w:p>
        </w:tc>
        <w:tc>
          <w:tcPr>
            <w:tcW w:w="553" w:type="dxa"/>
            <w:tcPrChange w:id="1841" w:author="2" w:date="2021-08-31T10:55:00Z">
              <w:tcPr>
                <w:tcW w:w="553" w:type="dxa"/>
              </w:tcPr>
            </w:tcPrChange>
          </w:tcPr>
          <w:p w14:paraId="48B4E558" w14:textId="68FCA92C"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1842" w:author="2" w:date="2021-08-31T10:55:00Z">
              <w:tcPr>
                <w:tcW w:w="6001" w:type="dxa"/>
              </w:tcPr>
            </w:tcPrChange>
          </w:tcPr>
          <w:p w14:paraId="5ECF2AC6" w14:textId="6B24C3EE" w:rsidR="00450F2B" w:rsidRPr="00247CE1" w:rsidRDefault="00450F2B" w:rsidP="00450F2B">
            <w:pPr>
              <w:spacing w:after="120"/>
              <w:rPr>
                <w:rFonts w:ascii="Times New Roman" w:hAnsi="Times New Roman" w:cs="Times New Roman"/>
                <w:sz w:val="20"/>
                <w:szCs w:val="20"/>
              </w:rPr>
            </w:pPr>
            <w:r w:rsidRPr="00247CE1">
              <w:rPr>
                <w:rFonts w:ascii="Times New Roman" w:eastAsia="Century Schoolbook" w:hAnsi="Times New Roman" w:cs="Times New Roman"/>
                <w:color w:val="000000"/>
                <w:sz w:val="20"/>
                <w:szCs w:val="20"/>
                <w:lang w:val="ru" w:eastAsia="ru-RU"/>
              </w:rPr>
              <w:t>Подвешенный на пружине груз совершает малые колебания в вертикальном направлении. Считая колебания незатухающими, укажите  правильное утверждение</w:t>
            </w:r>
          </w:p>
        </w:tc>
        <w:tc>
          <w:tcPr>
            <w:tcW w:w="4961" w:type="dxa"/>
            <w:gridSpan w:val="2"/>
            <w:tcPrChange w:id="1843" w:author="2" w:date="2021-08-31T10:55:00Z">
              <w:tcPr>
                <w:tcW w:w="4839" w:type="dxa"/>
              </w:tcPr>
            </w:tcPrChange>
          </w:tcPr>
          <w:p w14:paraId="52B76B39" w14:textId="77777777" w:rsidR="00450F2B" w:rsidRPr="00247CE1" w:rsidRDefault="00450F2B" w:rsidP="0012270D">
            <w:pPr>
              <w:pStyle w:val="a4"/>
              <w:numPr>
                <w:ilvl w:val="0"/>
                <w:numId w:val="21"/>
              </w:numPr>
              <w:spacing w:after="0" w:line="230" w:lineRule="exact"/>
              <w:ind w:left="627" w:right="20" w:hanging="567"/>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Чем больше жесткость пружины, тем больше период коле</w:t>
            </w:r>
            <w:r w:rsidRPr="00247CE1">
              <w:rPr>
                <w:rFonts w:ascii="Times New Roman" w:eastAsia="Century Schoolbook" w:hAnsi="Times New Roman" w:cs="Times New Roman"/>
                <w:color w:val="000000"/>
                <w:sz w:val="20"/>
                <w:szCs w:val="20"/>
                <w:lang w:val="ru" w:eastAsia="ru-RU"/>
              </w:rPr>
              <w:softHyphen/>
              <w:t>баний.</w:t>
            </w:r>
          </w:p>
          <w:p w14:paraId="61994831" w14:textId="77777777" w:rsidR="00450F2B" w:rsidRPr="00247CE1" w:rsidRDefault="00450F2B" w:rsidP="0012270D">
            <w:pPr>
              <w:pStyle w:val="a4"/>
              <w:numPr>
                <w:ilvl w:val="0"/>
                <w:numId w:val="21"/>
              </w:numPr>
              <w:spacing w:after="0" w:line="230" w:lineRule="exact"/>
              <w:ind w:left="627" w:hanging="567"/>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Период колебаний зависит от амплитуды.</w:t>
            </w:r>
          </w:p>
          <w:p w14:paraId="50735B83" w14:textId="77777777" w:rsidR="00450F2B" w:rsidRPr="00247CE1" w:rsidRDefault="00450F2B" w:rsidP="0012270D">
            <w:pPr>
              <w:pStyle w:val="a4"/>
              <w:numPr>
                <w:ilvl w:val="0"/>
                <w:numId w:val="21"/>
              </w:numPr>
              <w:spacing w:after="0" w:line="230" w:lineRule="exact"/>
              <w:ind w:left="627" w:hanging="567"/>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Чем больше масса тем меньше частота колебаний.</w:t>
            </w:r>
          </w:p>
          <w:p w14:paraId="748A9704" w14:textId="77777777" w:rsidR="00450F2B" w:rsidRPr="00247CE1" w:rsidRDefault="00450F2B" w:rsidP="0012270D">
            <w:pPr>
              <w:pStyle w:val="a4"/>
              <w:numPr>
                <w:ilvl w:val="0"/>
                <w:numId w:val="21"/>
              </w:numPr>
              <w:spacing w:after="0" w:line="230" w:lineRule="exact"/>
              <w:ind w:left="627" w:hanging="567"/>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Частота  зависит от амплитуды колебаний</w:t>
            </w:r>
          </w:p>
          <w:p w14:paraId="4CA8C48C" w14:textId="77777777" w:rsidR="00450F2B" w:rsidRPr="00247CE1" w:rsidRDefault="00450F2B" w:rsidP="00450F2B">
            <w:pPr>
              <w:spacing w:after="120"/>
              <w:ind w:left="627" w:hanging="567"/>
              <w:rPr>
                <w:rFonts w:ascii="Times New Roman" w:hAnsi="Times New Roman" w:cs="Times New Roman"/>
                <w:sz w:val="20"/>
                <w:szCs w:val="20"/>
              </w:rPr>
            </w:pPr>
          </w:p>
        </w:tc>
        <w:tc>
          <w:tcPr>
            <w:tcW w:w="567" w:type="dxa"/>
            <w:gridSpan w:val="2"/>
            <w:tcPrChange w:id="1844" w:author="2" w:date="2021-08-31T10:55:00Z">
              <w:tcPr>
                <w:tcW w:w="547" w:type="dxa"/>
              </w:tcPr>
            </w:tcPrChange>
          </w:tcPr>
          <w:p w14:paraId="5194EF12" w14:textId="541F8D4C" w:rsidR="00450F2B" w:rsidRPr="004B35C4" w:rsidRDefault="00450F2B" w:rsidP="0012270D">
            <w:pPr>
              <w:pStyle w:val="a4"/>
              <w:numPr>
                <w:ilvl w:val="0"/>
                <w:numId w:val="21"/>
              </w:numPr>
              <w:tabs>
                <w:tab w:val="left" w:pos="600"/>
              </w:tabs>
              <w:spacing w:after="0" w:line="230" w:lineRule="exact"/>
              <w:ind w:left="0" w:right="34" w:hanging="567"/>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lastRenderedPageBreak/>
              <w:t>3</w:t>
            </w:r>
          </w:p>
        </w:tc>
      </w:tr>
      <w:tr w:rsidR="00450F2B" w14:paraId="3FA691A6" w14:textId="59A45FFA" w:rsidTr="00911EF6">
        <w:tc>
          <w:tcPr>
            <w:tcW w:w="846" w:type="dxa"/>
            <w:tcPrChange w:id="1845" w:author="2" w:date="2021-08-31T10:55:00Z">
              <w:tcPr>
                <w:tcW w:w="846" w:type="dxa"/>
              </w:tcPr>
            </w:tcPrChange>
          </w:tcPr>
          <w:p w14:paraId="1A4CC80D" w14:textId="77777777" w:rsidR="00450F2B" w:rsidRDefault="00450F2B" w:rsidP="00450F2B">
            <w:pPr>
              <w:spacing w:after="120"/>
              <w:rPr>
                <w:rFonts w:ascii="Times New Roman" w:hAnsi="Times New Roman" w:cs="Times New Roman"/>
                <w:sz w:val="24"/>
                <w:szCs w:val="24"/>
              </w:rPr>
            </w:pPr>
          </w:p>
        </w:tc>
        <w:tc>
          <w:tcPr>
            <w:tcW w:w="1843" w:type="dxa"/>
            <w:tcPrChange w:id="1846" w:author="2" w:date="2021-08-31T10:55:00Z">
              <w:tcPr>
                <w:tcW w:w="1843" w:type="dxa"/>
              </w:tcPr>
            </w:tcPrChange>
          </w:tcPr>
          <w:p w14:paraId="0EA35924" w14:textId="77777777" w:rsidR="00450F2B" w:rsidRDefault="00450F2B" w:rsidP="00450F2B">
            <w:pPr>
              <w:spacing w:after="120"/>
              <w:rPr>
                <w:rFonts w:ascii="Times New Roman" w:hAnsi="Times New Roman" w:cs="Times New Roman"/>
                <w:sz w:val="24"/>
                <w:szCs w:val="24"/>
              </w:rPr>
            </w:pPr>
          </w:p>
        </w:tc>
        <w:tc>
          <w:tcPr>
            <w:tcW w:w="425" w:type="dxa"/>
            <w:tcPrChange w:id="1847" w:author="2" w:date="2021-08-31T10:55:00Z">
              <w:tcPr>
                <w:tcW w:w="425" w:type="dxa"/>
              </w:tcPr>
            </w:tcPrChange>
          </w:tcPr>
          <w:p w14:paraId="2B9F7952" w14:textId="77777777" w:rsidR="00450F2B" w:rsidRDefault="00450F2B" w:rsidP="00450F2B">
            <w:pPr>
              <w:spacing w:after="120"/>
              <w:rPr>
                <w:rFonts w:ascii="Times New Roman" w:hAnsi="Times New Roman" w:cs="Times New Roman"/>
                <w:sz w:val="24"/>
                <w:szCs w:val="24"/>
              </w:rPr>
            </w:pPr>
          </w:p>
        </w:tc>
        <w:tc>
          <w:tcPr>
            <w:tcW w:w="392" w:type="dxa"/>
            <w:tcPrChange w:id="1848" w:author="2" w:date="2021-08-31T10:55:00Z">
              <w:tcPr>
                <w:tcW w:w="392" w:type="dxa"/>
              </w:tcPr>
            </w:tcPrChange>
          </w:tcPr>
          <w:p w14:paraId="1FFDFDF5" w14:textId="77777777" w:rsidR="00450F2B" w:rsidRDefault="00450F2B" w:rsidP="00450F2B">
            <w:pPr>
              <w:spacing w:after="120"/>
              <w:rPr>
                <w:rFonts w:ascii="Times New Roman" w:hAnsi="Times New Roman" w:cs="Times New Roman"/>
                <w:sz w:val="24"/>
                <w:szCs w:val="24"/>
              </w:rPr>
            </w:pPr>
          </w:p>
        </w:tc>
        <w:tc>
          <w:tcPr>
            <w:tcW w:w="553" w:type="dxa"/>
            <w:tcPrChange w:id="1849" w:author="2" w:date="2021-08-31T10:55:00Z">
              <w:tcPr>
                <w:tcW w:w="553" w:type="dxa"/>
              </w:tcPr>
            </w:tcPrChange>
          </w:tcPr>
          <w:p w14:paraId="6E045833" w14:textId="3FF2DE51"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1850" w:author="2" w:date="2021-08-31T10:55:00Z">
              <w:tcPr>
                <w:tcW w:w="6001" w:type="dxa"/>
              </w:tcPr>
            </w:tcPrChange>
          </w:tcPr>
          <w:p w14:paraId="37B87F35" w14:textId="0CD72DED" w:rsidR="00450F2B" w:rsidRPr="00247CE1" w:rsidRDefault="00450F2B" w:rsidP="00450F2B">
            <w:pPr>
              <w:spacing w:after="120"/>
              <w:rPr>
                <w:rFonts w:ascii="Times New Roman" w:hAnsi="Times New Roman" w:cs="Times New Roman"/>
                <w:sz w:val="20"/>
                <w:szCs w:val="20"/>
              </w:rPr>
            </w:pPr>
            <w:r w:rsidRPr="00247CE1">
              <w:rPr>
                <w:rFonts w:ascii="Times New Roman" w:eastAsia="Century Schoolbook" w:hAnsi="Times New Roman" w:cs="Times New Roman"/>
                <w:color w:val="000000"/>
                <w:sz w:val="20"/>
                <w:szCs w:val="20"/>
                <w:lang w:val="ru" w:eastAsia="ru-RU"/>
              </w:rPr>
              <w:t>Подвешенный на нити груз совершает малые колебания. Считая колебания незатухающими, укажите  правильное утверждение</w:t>
            </w:r>
          </w:p>
        </w:tc>
        <w:tc>
          <w:tcPr>
            <w:tcW w:w="4961" w:type="dxa"/>
            <w:gridSpan w:val="2"/>
            <w:tcPrChange w:id="1851" w:author="2" w:date="2021-08-31T10:55:00Z">
              <w:tcPr>
                <w:tcW w:w="4839" w:type="dxa"/>
              </w:tcPr>
            </w:tcPrChange>
          </w:tcPr>
          <w:p w14:paraId="65A2A9B8" w14:textId="77777777" w:rsidR="00450F2B" w:rsidRPr="00247CE1" w:rsidRDefault="00450F2B" w:rsidP="0012270D">
            <w:pPr>
              <w:pStyle w:val="a4"/>
              <w:numPr>
                <w:ilvl w:val="0"/>
                <w:numId w:val="22"/>
              </w:numPr>
              <w:tabs>
                <w:tab w:val="left" w:pos="768"/>
              </w:tabs>
              <w:spacing w:after="0" w:line="230" w:lineRule="exact"/>
              <w:ind w:hanging="66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Чем длиннее нить, тем больше частота колебаний.</w:t>
            </w:r>
          </w:p>
          <w:p w14:paraId="2C55F20E" w14:textId="77777777" w:rsidR="00450F2B" w:rsidRPr="00247CE1" w:rsidRDefault="00450F2B" w:rsidP="0012270D">
            <w:pPr>
              <w:pStyle w:val="a4"/>
              <w:numPr>
                <w:ilvl w:val="0"/>
                <w:numId w:val="22"/>
              </w:numPr>
              <w:tabs>
                <w:tab w:val="left" w:pos="768"/>
              </w:tabs>
              <w:spacing w:after="0" w:line="230" w:lineRule="exact"/>
              <w:ind w:hanging="66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При прохождении грузом положения равновесия скорость груза максимальна.</w:t>
            </w:r>
          </w:p>
          <w:p w14:paraId="7833C060" w14:textId="77777777" w:rsidR="00450F2B" w:rsidRPr="00247CE1" w:rsidRDefault="00450F2B" w:rsidP="0012270D">
            <w:pPr>
              <w:pStyle w:val="a4"/>
              <w:numPr>
                <w:ilvl w:val="0"/>
                <w:numId w:val="22"/>
              </w:numPr>
              <w:tabs>
                <w:tab w:val="left" w:pos="768"/>
              </w:tabs>
              <w:spacing w:after="0" w:line="230" w:lineRule="exact"/>
              <w:ind w:hanging="66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Груз совершает  повторяющееся непериодическое движение.</w:t>
            </w:r>
          </w:p>
          <w:p w14:paraId="7468130A" w14:textId="77777777" w:rsidR="00450F2B" w:rsidRPr="00247CE1" w:rsidRDefault="00450F2B" w:rsidP="0012270D">
            <w:pPr>
              <w:pStyle w:val="a4"/>
              <w:numPr>
                <w:ilvl w:val="0"/>
                <w:numId w:val="22"/>
              </w:numPr>
              <w:tabs>
                <w:tab w:val="left" w:pos="768"/>
              </w:tabs>
              <w:spacing w:after="0" w:line="230" w:lineRule="exact"/>
              <w:ind w:hanging="66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Натяжение нити максимально в крайних точках траектории.</w:t>
            </w:r>
          </w:p>
          <w:p w14:paraId="3BF4F6A3" w14:textId="77777777" w:rsidR="00450F2B" w:rsidRPr="00247CE1" w:rsidRDefault="00450F2B" w:rsidP="00450F2B">
            <w:pPr>
              <w:spacing w:after="120"/>
              <w:rPr>
                <w:rFonts w:ascii="Times New Roman" w:hAnsi="Times New Roman" w:cs="Times New Roman"/>
                <w:sz w:val="20"/>
                <w:szCs w:val="20"/>
                <w:lang w:val="ru"/>
              </w:rPr>
            </w:pPr>
          </w:p>
        </w:tc>
        <w:tc>
          <w:tcPr>
            <w:tcW w:w="567" w:type="dxa"/>
            <w:gridSpan w:val="2"/>
            <w:tcPrChange w:id="1852" w:author="2" w:date="2021-08-31T10:55:00Z">
              <w:tcPr>
                <w:tcW w:w="547" w:type="dxa"/>
              </w:tcPr>
            </w:tcPrChange>
          </w:tcPr>
          <w:p w14:paraId="1202DCE1" w14:textId="597C7AB8" w:rsidR="00450F2B" w:rsidRPr="004B35C4" w:rsidRDefault="00450F2B" w:rsidP="0012270D">
            <w:pPr>
              <w:pStyle w:val="a4"/>
              <w:numPr>
                <w:ilvl w:val="0"/>
                <w:numId w:val="22"/>
              </w:numPr>
              <w:tabs>
                <w:tab w:val="left" w:pos="600"/>
              </w:tabs>
              <w:spacing w:after="0" w:line="230" w:lineRule="exact"/>
              <w:ind w:left="0" w:right="34" w:hanging="660"/>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2</w:t>
            </w:r>
          </w:p>
        </w:tc>
      </w:tr>
      <w:tr w:rsidR="00450F2B" w14:paraId="7CA727AF" w14:textId="12E05C2A" w:rsidTr="00911EF6">
        <w:tc>
          <w:tcPr>
            <w:tcW w:w="846" w:type="dxa"/>
            <w:tcPrChange w:id="1853" w:author="2" w:date="2021-08-31T10:55:00Z">
              <w:tcPr>
                <w:tcW w:w="846" w:type="dxa"/>
              </w:tcPr>
            </w:tcPrChange>
          </w:tcPr>
          <w:p w14:paraId="0FCA6A68" w14:textId="77777777" w:rsidR="00450F2B" w:rsidRDefault="00450F2B" w:rsidP="00450F2B">
            <w:pPr>
              <w:spacing w:after="120"/>
              <w:rPr>
                <w:rFonts w:ascii="Times New Roman" w:hAnsi="Times New Roman" w:cs="Times New Roman"/>
                <w:sz w:val="24"/>
                <w:szCs w:val="24"/>
              </w:rPr>
            </w:pPr>
          </w:p>
        </w:tc>
        <w:tc>
          <w:tcPr>
            <w:tcW w:w="1843" w:type="dxa"/>
            <w:tcPrChange w:id="1854" w:author="2" w:date="2021-08-31T10:55:00Z">
              <w:tcPr>
                <w:tcW w:w="1843" w:type="dxa"/>
              </w:tcPr>
            </w:tcPrChange>
          </w:tcPr>
          <w:p w14:paraId="6360DDB0" w14:textId="77777777" w:rsidR="00450F2B" w:rsidRDefault="00450F2B" w:rsidP="00450F2B">
            <w:pPr>
              <w:spacing w:after="120"/>
              <w:rPr>
                <w:rFonts w:ascii="Times New Roman" w:hAnsi="Times New Roman" w:cs="Times New Roman"/>
                <w:sz w:val="24"/>
                <w:szCs w:val="24"/>
              </w:rPr>
            </w:pPr>
          </w:p>
        </w:tc>
        <w:tc>
          <w:tcPr>
            <w:tcW w:w="425" w:type="dxa"/>
            <w:tcPrChange w:id="1855" w:author="2" w:date="2021-08-31T10:55:00Z">
              <w:tcPr>
                <w:tcW w:w="425" w:type="dxa"/>
              </w:tcPr>
            </w:tcPrChange>
          </w:tcPr>
          <w:p w14:paraId="162594D6" w14:textId="77777777" w:rsidR="00450F2B" w:rsidRDefault="00450F2B" w:rsidP="00450F2B">
            <w:pPr>
              <w:spacing w:after="120"/>
              <w:rPr>
                <w:rFonts w:ascii="Times New Roman" w:hAnsi="Times New Roman" w:cs="Times New Roman"/>
                <w:sz w:val="24"/>
                <w:szCs w:val="24"/>
              </w:rPr>
            </w:pPr>
          </w:p>
        </w:tc>
        <w:tc>
          <w:tcPr>
            <w:tcW w:w="392" w:type="dxa"/>
            <w:tcPrChange w:id="1856" w:author="2" w:date="2021-08-31T10:55:00Z">
              <w:tcPr>
                <w:tcW w:w="392" w:type="dxa"/>
              </w:tcPr>
            </w:tcPrChange>
          </w:tcPr>
          <w:p w14:paraId="3ACB9ECC" w14:textId="77777777" w:rsidR="00450F2B" w:rsidRDefault="00450F2B" w:rsidP="00450F2B">
            <w:pPr>
              <w:spacing w:after="120"/>
              <w:rPr>
                <w:rFonts w:ascii="Times New Roman" w:hAnsi="Times New Roman" w:cs="Times New Roman"/>
                <w:sz w:val="24"/>
                <w:szCs w:val="24"/>
              </w:rPr>
            </w:pPr>
          </w:p>
        </w:tc>
        <w:tc>
          <w:tcPr>
            <w:tcW w:w="553" w:type="dxa"/>
            <w:tcPrChange w:id="1857" w:author="2" w:date="2021-08-31T10:55:00Z">
              <w:tcPr>
                <w:tcW w:w="553" w:type="dxa"/>
              </w:tcPr>
            </w:tcPrChange>
          </w:tcPr>
          <w:p w14:paraId="3097D5C5" w14:textId="6E29F381"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1858" w:author="2" w:date="2021-08-31T10:55:00Z">
              <w:tcPr>
                <w:tcW w:w="6001" w:type="dxa"/>
              </w:tcPr>
            </w:tcPrChange>
          </w:tcPr>
          <w:p w14:paraId="4BF0C25A" w14:textId="11D049A3" w:rsidR="00450F2B" w:rsidRPr="00247CE1" w:rsidRDefault="00450F2B" w:rsidP="00450F2B">
            <w:pPr>
              <w:spacing w:after="120"/>
              <w:rPr>
                <w:rFonts w:ascii="Times New Roman" w:hAnsi="Times New Roman" w:cs="Times New Roman"/>
                <w:sz w:val="20"/>
                <w:szCs w:val="20"/>
              </w:rPr>
            </w:pPr>
            <w:r w:rsidRPr="00247CE1">
              <w:rPr>
                <w:rFonts w:ascii="Times New Roman" w:eastAsia="Century Schoolbook" w:hAnsi="Times New Roman" w:cs="Times New Roman"/>
                <w:color w:val="000000"/>
                <w:sz w:val="20"/>
                <w:szCs w:val="20"/>
                <w:lang w:val="ru" w:eastAsia="ru-RU"/>
              </w:rPr>
              <w:t>Подвешенный на пружине груз совершает малые колебания в вертикальном направлении. Считая колебания незатухающими, укажите  правильное утверждение</w:t>
            </w:r>
          </w:p>
        </w:tc>
        <w:tc>
          <w:tcPr>
            <w:tcW w:w="4961" w:type="dxa"/>
            <w:gridSpan w:val="2"/>
            <w:tcPrChange w:id="1859" w:author="2" w:date="2021-08-31T10:55:00Z">
              <w:tcPr>
                <w:tcW w:w="4839" w:type="dxa"/>
              </w:tcPr>
            </w:tcPrChange>
          </w:tcPr>
          <w:p w14:paraId="7EA59B32" w14:textId="2E75BBD1" w:rsidR="00450F2B" w:rsidRPr="00247CE1" w:rsidRDefault="00450F2B" w:rsidP="0012270D">
            <w:pPr>
              <w:pStyle w:val="a4"/>
              <w:numPr>
                <w:ilvl w:val="0"/>
                <w:numId w:val="90"/>
              </w:numPr>
              <w:spacing w:after="0" w:line="230" w:lineRule="exact"/>
              <w:ind w:right="20" w:hanging="66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Чем меньше жесткость пружины, тем больше период коле</w:t>
            </w:r>
            <w:r w:rsidRPr="00247CE1">
              <w:rPr>
                <w:rFonts w:ascii="Times New Roman" w:eastAsia="Century Schoolbook" w:hAnsi="Times New Roman" w:cs="Times New Roman"/>
                <w:color w:val="000000"/>
                <w:sz w:val="20"/>
                <w:szCs w:val="20"/>
                <w:lang w:val="ru" w:eastAsia="ru-RU"/>
              </w:rPr>
              <w:softHyphen/>
              <w:t>баний.</w:t>
            </w:r>
          </w:p>
          <w:p w14:paraId="323FDB14" w14:textId="77777777" w:rsidR="00450F2B" w:rsidRPr="00247CE1" w:rsidRDefault="00450F2B" w:rsidP="0012270D">
            <w:pPr>
              <w:pStyle w:val="a4"/>
              <w:numPr>
                <w:ilvl w:val="0"/>
                <w:numId w:val="90"/>
              </w:numPr>
              <w:spacing w:after="0" w:line="230" w:lineRule="exact"/>
              <w:ind w:left="627" w:hanging="567"/>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Период колебаний зависит от амплитуды.</w:t>
            </w:r>
          </w:p>
          <w:p w14:paraId="56C4694D" w14:textId="046BEFFD" w:rsidR="00450F2B" w:rsidRPr="00247CE1" w:rsidRDefault="00450F2B" w:rsidP="0012270D">
            <w:pPr>
              <w:pStyle w:val="a4"/>
              <w:numPr>
                <w:ilvl w:val="0"/>
                <w:numId w:val="90"/>
              </w:numPr>
              <w:spacing w:after="0" w:line="230" w:lineRule="exact"/>
              <w:ind w:left="627" w:hanging="567"/>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Чем меньше масса тем меньше частота колебаний.</w:t>
            </w:r>
          </w:p>
          <w:p w14:paraId="4808A369" w14:textId="77777777" w:rsidR="00450F2B" w:rsidRPr="00247CE1" w:rsidRDefault="00450F2B" w:rsidP="0012270D">
            <w:pPr>
              <w:pStyle w:val="a4"/>
              <w:numPr>
                <w:ilvl w:val="0"/>
                <w:numId w:val="90"/>
              </w:numPr>
              <w:spacing w:after="0" w:line="230" w:lineRule="exact"/>
              <w:ind w:left="627" w:hanging="567"/>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Частота  зависит от амплитуды колебаний</w:t>
            </w:r>
          </w:p>
          <w:p w14:paraId="6E5CE417" w14:textId="77777777" w:rsidR="00450F2B" w:rsidRPr="00247CE1" w:rsidRDefault="00450F2B" w:rsidP="00450F2B">
            <w:pPr>
              <w:spacing w:after="120"/>
              <w:rPr>
                <w:rFonts w:ascii="Times New Roman" w:hAnsi="Times New Roman" w:cs="Times New Roman"/>
                <w:sz w:val="20"/>
                <w:szCs w:val="20"/>
              </w:rPr>
            </w:pPr>
          </w:p>
        </w:tc>
        <w:tc>
          <w:tcPr>
            <w:tcW w:w="567" w:type="dxa"/>
            <w:gridSpan w:val="2"/>
            <w:tcPrChange w:id="1860" w:author="2" w:date="2021-08-31T10:55:00Z">
              <w:tcPr>
                <w:tcW w:w="547" w:type="dxa"/>
              </w:tcPr>
            </w:tcPrChange>
          </w:tcPr>
          <w:p w14:paraId="443C621E" w14:textId="177CC415" w:rsidR="00450F2B" w:rsidRPr="004B35C4" w:rsidRDefault="00450F2B" w:rsidP="0012270D">
            <w:pPr>
              <w:pStyle w:val="a4"/>
              <w:numPr>
                <w:ilvl w:val="0"/>
                <w:numId w:val="90"/>
              </w:numPr>
              <w:tabs>
                <w:tab w:val="left" w:pos="600"/>
              </w:tabs>
              <w:spacing w:after="0" w:line="230" w:lineRule="exact"/>
              <w:ind w:left="0" w:right="34" w:hanging="660"/>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1</w:t>
            </w:r>
          </w:p>
        </w:tc>
      </w:tr>
      <w:tr w:rsidR="00450F2B" w14:paraId="02662A64" w14:textId="5B8CEED7" w:rsidTr="00911EF6">
        <w:tc>
          <w:tcPr>
            <w:tcW w:w="846" w:type="dxa"/>
            <w:tcPrChange w:id="1861" w:author="2" w:date="2021-08-31T10:55:00Z">
              <w:tcPr>
                <w:tcW w:w="846" w:type="dxa"/>
              </w:tcPr>
            </w:tcPrChange>
          </w:tcPr>
          <w:p w14:paraId="21278010" w14:textId="77777777" w:rsidR="00450F2B" w:rsidRDefault="00450F2B" w:rsidP="00450F2B">
            <w:pPr>
              <w:spacing w:after="120"/>
              <w:rPr>
                <w:rFonts w:ascii="Times New Roman" w:hAnsi="Times New Roman" w:cs="Times New Roman"/>
                <w:sz w:val="24"/>
                <w:szCs w:val="24"/>
              </w:rPr>
            </w:pPr>
          </w:p>
        </w:tc>
        <w:tc>
          <w:tcPr>
            <w:tcW w:w="1843" w:type="dxa"/>
            <w:tcPrChange w:id="1862" w:author="2" w:date="2021-08-31T10:55:00Z">
              <w:tcPr>
                <w:tcW w:w="1843" w:type="dxa"/>
              </w:tcPr>
            </w:tcPrChange>
          </w:tcPr>
          <w:p w14:paraId="0368995E" w14:textId="77777777" w:rsidR="00450F2B" w:rsidRDefault="00450F2B" w:rsidP="00450F2B">
            <w:pPr>
              <w:spacing w:after="120"/>
              <w:rPr>
                <w:rFonts w:ascii="Times New Roman" w:hAnsi="Times New Roman" w:cs="Times New Roman"/>
                <w:sz w:val="24"/>
                <w:szCs w:val="24"/>
              </w:rPr>
            </w:pPr>
          </w:p>
        </w:tc>
        <w:tc>
          <w:tcPr>
            <w:tcW w:w="425" w:type="dxa"/>
            <w:tcPrChange w:id="1863" w:author="2" w:date="2021-08-31T10:55:00Z">
              <w:tcPr>
                <w:tcW w:w="425" w:type="dxa"/>
              </w:tcPr>
            </w:tcPrChange>
          </w:tcPr>
          <w:p w14:paraId="5ED05D6C" w14:textId="77777777" w:rsidR="00450F2B" w:rsidRDefault="00450F2B" w:rsidP="00450F2B">
            <w:pPr>
              <w:spacing w:after="120"/>
              <w:rPr>
                <w:rFonts w:ascii="Times New Roman" w:hAnsi="Times New Roman" w:cs="Times New Roman"/>
                <w:sz w:val="24"/>
                <w:szCs w:val="24"/>
              </w:rPr>
            </w:pPr>
          </w:p>
        </w:tc>
        <w:tc>
          <w:tcPr>
            <w:tcW w:w="392" w:type="dxa"/>
            <w:tcPrChange w:id="1864" w:author="2" w:date="2021-08-31T10:55:00Z">
              <w:tcPr>
                <w:tcW w:w="392" w:type="dxa"/>
              </w:tcPr>
            </w:tcPrChange>
          </w:tcPr>
          <w:p w14:paraId="7A9CF3DD" w14:textId="77777777" w:rsidR="00450F2B" w:rsidRDefault="00450F2B" w:rsidP="00450F2B">
            <w:pPr>
              <w:spacing w:after="120"/>
              <w:rPr>
                <w:rFonts w:ascii="Times New Roman" w:hAnsi="Times New Roman" w:cs="Times New Roman"/>
                <w:sz w:val="24"/>
                <w:szCs w:val="24"/>
              </w:rPr>
            </w:pPr>
          </w:p>
        </w:tc>
        <w:tc>
          <w:tcPr>
            <w:tcW w:w="553" w:type="dxa"/>
            <w:tcPrChange w:id="1865" w:author="2" w:date="2021-08-31T10:55:00Z">
              <w:tcPr>
                <w:tcW w:w="553" w:type="dxa"/>
              </w:tcPr>
            </w:tcPrChange>
          </w:tcPr>
          <w:p w14:paraId="72445A3F" w14:textId="5A6F9911"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1866" w:author="2" w:date="2021-08-31T10:55:00Z">
              <w:tcPr>
                <w:tcW w:w="6001" w:type="dxa"/>
              </w:tcPr>
            </w:tcPrChange>
          </w:tcPr>
          <w:p w14:paraId="4347118E" w14:textId="1CE97750" w:rsidR="00450F2B" w:rsidRPr="00247CE1" w:rsidRDefault="00450F2B" w:rsidP="00450F2B">
            <w:pPr>
              <w:spacing w:after="120"/>
              <w:rPr>
                <w:rFonts w:ascii="Times New Roman" w:hAnsi="Times New Roman" w:cs="Times New Roman"/>
                <w:sz w:val="20"/>
                <w:szCs w:val="20"/>
              </w:rPr>
            </w:pPr>
            <w:r w:rsidRPr="00247CE1">
              <w:rPr>
                <w:rFonts w:ascii="Times New Roman" w:eastAsia="Century Schoolbook" w:hAnsi="Times New Roman" w:cs="Times New Roman"/>
                <w:color w:val="000000"/>
                <w:sz w:val="20"/>
                <w:szCs w:val="20"/>
                <w:lang w:val="ru" w:eastAsia="ru-RU"/>
              </w:rPr>
              <w:t>Подвешенный на нити груз совершает малые колебания. Считая колебания незатухающими, укажите  правильное утверждение</w:t>
            </w:r>
          </w:p>
        </w:tc>
        <w:tc>
          <w:tcPr>
            <w:tcW w:w="4961" w:type="dxa"/>
            <w:gridSpan w:val="2"/>
            <w:tcPrChange w:id="1867" w:author="2" w:date="2021-08-31T10:55:00Z">
              <w:tcPr>
                <w:tcW w:w="4839" w:type="dxa"/>
              </w:tcPr>
            </w:tcPrChange>
          </w:tcPr>
          <w:p w14:paraId="4392E9F7" w14:textId="37800753" w:rsidR="00450F2B" w:rsidRPr="00247CE1" w:rsidRDefault="00450F2B" w:rsidP="0012270D">
            <w:pPr>
              <w:pStyle w:val="a4"/>
              <w:numPr>
                <w:ilvl w:val="0"/>
                <w:numId w:val="91"/>
              </w:numPr>
              <w:spacing w:after="0" w:line="230" w:lineRule="exact"/>
              <w:ind w:left="485" w:hanging="425"/>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Чем длиннее нить, тем меньше частота колебаний.</w:t>
            </w:r>
          </w:p>
          <w:p w14:paraId="76268184" w14:textId="744159B4" w:rsidR="00450F2B" w:rsidRPr="00247CE1" w:rsidRDefault="00450F2B" w:rsidP="0012270D">
            <w:pPr>
              <w:pStyle w:val="a4"/>
              <w:numPr>
                <w:ilvl w:val="0"/>
                <w:numId w:val="91"/>
              </w:numPr>
              <w:spacing w:after="0" w:line="230" w:lineRule="exact"/>
              <w:ind w:left="485" w:hanging="425"/>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При прохождении грузом положения равновесия скорость груза минимальная.</w:t>
            </w:r>
          </w:p>
          <w:p w14:paraId="3E43AE86" w14:textId="77777777" w:rsidR="00450F2B" w:rsidRPr="00247CE1" w:rsidRDefault="00450F2B" w:rsidP="0012270D">
            <w:pPr>
              <w:pStyle w:val="a4"/>
              <w:numPr>
                <w:ilvl w:val="0"/>
                <w:numId w:val="91"/>
              </w:numPr>
              <w:spacing w:after="0" w:line="230" w:lineRule="exact"/>
              <w:ind w:left="485" w:hanging="425"/>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Груз совершает  повторяющееся непериодическое движение.</w:t>
            </w:r>
          </w:p>
          <w:p w14:paraId="458B110A" w14:textId="77777777" w:rsidR="00450F2B" w:rsidRPr="00247CE1" w:rsidRDefault="00450F2B" w:rsidP="0012270D">
            <w:pPr>
              <w:pStyle w:val="a4"/>
              <w:numPr>
                <w:ilvl w:val="0"/>
                <w:numId w:val="91"/>
              </w:numPr>
              <w:spacing w:after="0" w:line="230" w:lineRule="exact"/>
              <w:ind w:left="485" w:hanging="425"/>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Натяжение нити максимально в крайних точках траектории.</w:t>
            </w:r>
          </w:p>
          <w:p w14:paraId="1879595E" w14:textId="77777777" w:rsidR="00450F2B" w:rsidRPr="00247CE1" w:rsidRDefault="00450F2B" w:rsidP="00450F2B">
            <w:pPr>
              <w:spacing w:after="120"/>
              <w:ind w:left="485" w:hanging="425"/>
              <w:rPr>
                <w:rFonts w:ascii="Times New Roman" w:hAnsi="Times New Roman" w:cs="Times New Roman"/>
                <w:sz w:val="20"/>
                <w:szCs w:val="20"/>
              </w:rPr>
            </w:pPr>
          </w:p>
        </w:tc>
        <w:tc>
          <w:tcPr>
            <w:tcW w:w="567" w:type="dxa"/>
            <w:gridSpan w:val="2"/>
            <w:tcPrChange w:id="1868" w:author="2" w:date="2021-08-31T10:55:00Z">
              <w:tcPr>
                <w:tcW w:w="547" w:type="dxa"/>
              </w:tcPr>
            </w:tcPrChange>
          </w:tcPr>
          <w:p w14:paraId="48B3950F" w14:textId="287B07F0" w:rsidR="00450F2B" w:rsidRPr="004B35C4" w:rsidRDefault="00450F2B" w:rsidP="0012270D">
            <w:pPr>
              <w:pStyle w:val="a4"/>
              <w:numPr>
                <w:ilvl w:val="0"/>
                <w:numId w:val="91"/>
              </w:numPr>
              <w:tabs>
                <w:tab w:val="left" w:pos="600"/>
              </w:tabs>
              <w:spacing w:after="0" w:line="230" w:lineRule="exact"/>
              <w:ind w:left="0" w:right="34" w:hanging="425"/>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1</w:t>
            </w:r>
          </w:p>
        </w:tc>
      </w:tr>
      <w:tr w:rsidR="00450F2B" w14:paraId="7276A956" w14:textId="2C6A29F5" w:rsidTr="00911EF6">
        <w:tc>
          <w:tcPr>
            <w:tcW w:w="846" w:type="dxa"/>
            <w:tcPrChange w:id="1869" w:author="2" w:date="2021-08-31T10:55:00Z">
              <w:tcPr>
                <w:tcW w:w="846" w:type="dxa"/>
              </w:tcPr>
            </w:tcPrChange>
          </w:tcPr>
          <w:p w14:paraId="1ED2B39F" w14:textId="77777777" w:rsidR="00450F2B" w:rsidRDefault="00450F2B" w:rsidP="00450F2B">
            <w:pPr>
              <w:spacing w:after="120"/>
              <w:rPr>
                <w:rFonts w:ascii="Times New Roman" w:hAnsi="Times New Roman" w:cs="Times New Roman"/>
                <w:sz w:val="24"/>
                <w:szCs w:val="24"/>
              </w:rPr>
            </w:pPr>
          </w:p>
        </w:tc>
        <w:tc>
          <w:tcPr>
            <w:tcW w:w="1843" w:type="dxa"/>
            <w:tcPrChange w:id="1870" w:author="2" w:date="2021-08-31T10:55:00Z">
              <w:tcPr>
                <w:tcW w:w="1843" w:type="dxa"/>
              </w:tcPr>
            </w:tcPrChange>
          </w:tcPr>
          <w:p w14:paraId="14418FD0" w14:textId="77777777" w:rsidR="00450F2B" w:rsidRDefault="00450F2B" w:rsidP="00450F2B">
            <w:pPr>
              <w:spacing w:after="120"/>
              <w:rPr>
                <w:rFonts w:ascii="Times New Roman" w:hAnsi="Times New Roman" w:cs="Times New Roman"/>
                <w:sz w:val="24"/>
                <w:szCs w:val="24"/>
              </w:rPr>
            </w:pPr>
          </w:p>
        </w:tc>
        <w:tc>
          <w:tcPr>
            <w:tcW w:w="425" w:type="dxa"/>
            <w:tcPrChange w:id="1871" w:author="2" w:date="2021-08-31T10:55:00Z">
              <w:tcPr>
                <w:tcW w:w="425" w:type="dxa"/>
              </w:tcPr>
            </w:tcPrChange>
          </w:tcPr>
          <w:p w14:paraId="3236E91E" w14:textId="77777777" w:rsidR="00450F2B" w:rsidRDefault="00450F2B" w:rsidP="00450F2B">
            <w:pPr>
              <w:spacing w:after="120"/>
              <w:rPr>
                <w:rFonts w:ascii="Times New Roman" w:hAnsi="Times New Roman" w:cs="Times New Roman"/>
                <w:sz w:val="24"/>
                <w:szCs w:val="24"/>
              </w:rPr>
            </w:pPr>
          </w:p>
        </w:tc>
        <w:tc>
          <w:tcPr>
            <w:tcW w:w="392" w:type="dxa"/>
            <w:tcPrChange w:id="1872" w:author="2" w:date="2021-08-31T10:55:00Z">
              <w:tcPr>
                <w:tcW w:w="392" w:type="dxa"/>
              </w:tcPr>
            </w:tcPrChange>
          </w:tcPr>
          <w:p w14:paraId="7F99F378" w14:textId="77777777" w:rsidR="00450F2B" w:rsidRDefault="00450F2B" w:rsidP="00450F2B">
            <w:pPr>
              <w:spacing w:after="120"/>
              <w:rPr>
                <w:rFonts w:ascii="Times New Roman" w:hAnsi="Times New Roman" w:cs="Times New Roman"/>
                <w:sz w:val="24"/>
                <w:szCs w:val="24"/>
              </w:rPr>
            </w:pPr>
          </w:p>
        </w:tc>
        <w:tc>
          <w:tcPr>
            <w:tcW w:w="553" w:type="dxa"/>
            <w:tcPrChange w:id="1873" w:author="2" w:date="2021-08-31T10:55:00Z">
              <w:tcPr>
                <w:tcW w:w="553" w:type="dxa"/>
              </w:tcPr>
            </w:tcPrChange>
          </w:tcPr>
          <w:p w14:paraId="501E3F0D" w14:textId="54FBA6D3"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1874" w:author="2" w:date="2021-08-31T10:55:00Z">
              <w:tcPr>
                <w:tcW w:w="6001" w:type="dxa"/>
              </w:tcPr>
            </w:tcPrChange>
          </w:tcPr>
          <w:p w14:paraId="3365A453" w14:textId="1D9F9F33" w:rsidR="00450F2B" w:rsidRPr="00247CE1" w:rsidRDefault="00450F2B" w:rsidP="00450F2B">
            <w:pPr>
              <w:spacing w:after="1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Подвешенный на нити груз совершает малые колебания. Считая колебания незатухающими, укажите  правильное утверждение</w:t>
            </w:r>
          </w:p>
        </w:tc>
        <w:tc>
          <w:tcPr>
            <w:tcW w:w="4961" w:type="dxa"/>
            <w:gridSpan w:val="2"/>
            <w:tcPrChange w:id="1875" w:author="2" w:date="2021-08-31T10:55:00Z">
              <w:tcPr>
                <w:tcW w:w="4839" w:type="dxa"/>
              </w:tcPr>
            </w:tcPrChange>
          </w:tcPr>
          <w:p w14:paraId="0FAB3C93" w14:textId="0E72467A" w:rsidR="00450F2B" w:rsidRPr="00247CE1" w:rsidRDefault="00450F2B" w:rsidP="0012270D">
            <w:pPr>
              <w:pStyle w:val="a4"/>
              <w:numPr>
                <w:ilvl w:val="0"/>
                <w:numId w:val="92"/>
              </w:numPr>
              <w:spacing w:after="0" w:line="230" w:lineRule="exact"/>
              <w:ind w:left="485" w:hanging="425"/>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Чем длиннее нить, тем большее частота колебаний.</w:t>
            </w:r>
          </w:p>
          <w:p w14:paraId="373F8D19" w14:textId="77777777" w:rsidR="00450F2B" w:rsidRPr="00247CE1" w:rsidRDefault="00450F2B" w:rsidP="0012270D">
            <w:pPr>
              <w:pStyle w:val="a4"/>
              <w:numPr>
                <w:ilvl w:val="0"/>
                <w:numId w:val="92"/>
              </w:numPr>
              <w:spacing w:after="0" w:line="230" w:lineRule="exact"/>
              <w:ind w:left="485" w:hanging="425"/>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При прохождении грузом положения равновесия скорость груза минимальная.</w:t>
            </w:r>
          </w:p>
          <w:p w14:paraId="1C14CCAE" w14:textId="77777777" w:rsidR="00450F2B" w:rsidRPr="00247CE1" w:rsidRDefault="00450F2B" w:rsidP="0012270D">
            <w:pPr>
              <w:pStyle w:val="a4"/>
              <w:numPr>
                <w:ilvl w:val="0"/>
                <w:numId w:val="92"/>
              </w:numPr>
              <w:spacing w:after="0" w:line="230" w:lineRule="exact"/>
              <w:ind w:left="485" w:hanging="425"/>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Груз совершает  повторяющееся непериодическое движение.</w:t>
            </w:r>
          </w:p>
          <w:p w14:paraId="64FCE575" w14:textId="3EA127A1" w:rsidR="00450F2B" w:rsidRPr="00247CE1" w:rsidRDefault="00450F2B" w:rsidP="0012270D">
            <w:pPr>
              <w:pStyle w:val="a4"/>
              <w:numPr>
                <w:ilvl w:val="0"/>
                <w:numId w:val="92"/>
              </w:numPr>
              <w:spacing w:after="0" w:line="230" w:lineRule="exact"/>
              <w:ind w:left="485" w:hanging="425"/>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Натяжение нити минимально в крайних точках траектории.</w:t>
            </w:r>
          </w:p>
          <w:p w14:paraId="5D5DCC62" w14:textId="77777777" w:rsidR="00450F2B" w:rsidRPr="00247CE1" w:rsidRDefault="00450F2B" w:rsidP="00450F2B">
            <w:pPr>
              <w:pStyle w:val="a4"/>
              <w:spacing w:after="0" w:line="230" w:lineRule="exact"/>
              <w:ind w:left="485" w:hanging="425"/>
              <w:rPr>
                <w:rFonts w:ascii="Times New Roman" w:eastAsia="Century Schoolbook" w:hAnsi="Times New Roman" w:cs="Times New Roman"/>
                <w:color w:val="000000"/>
                <w:sz w:val="20"/>
                <w:szCs w:val="20"/>
                <w:lang w:val="ru" w:eastAsia="ru-RU"/>
              </w:rPr>
            </w:pPr>
          </w:p>
        </w:tc>
        <w:tc>
          <w:tcPr>
            <w:tcW w:w="567" w:type="dxa"/>
            <w:gridSpan w:val="2"/>
            <w:tcPrChange w:id="1876" w:author="2" w:date="2021-08-31T10:55:00Z">
              <w:tcPr>
                <w:tcW w:w="547" w:type="dxa"/>
              </w:tcPr>
            </w:tcPrChange>
          </w:tcPr>
          <w:p w14:paraId="7FD856BE" w14:textId="12EC3F68" w:rsidR="00450F2B" w:rsidRPr="004B35C4" w:rsidRDefault="00450F2B" w:rsidP="0012270D">
            <w:pPr>
              <w:pStyle w:val="a4"/>
              <w:numPr>
                <w:ilvl w:val="0"/>
                <w:numId w:val="92"/>
              </w:numPr>
              <w:tabs>
                <w:tab w:val="left" w:pos="600"/>
              </w:tabs>
              <w:spacing w:after="0" w:line="230" w:lineRule="exact"/>
              <w:ind w:left="0" w:right="34" w:hanging="425"/>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4</w:t>
            </w:r>
          </w:p>
        </w:tc>
      </w:tr>
      <w:tr w:rsidR="00450F2B" w14:paraId="6532386E" w14:textId="2984C6D0" w:rsidTr="00911EF6">
        <w:tc>
          <w:tcPr>
            <w:tcW w:w="846" w:type="dxa"/>
            <w:tcPrChange w:id="1877" w:author="2" w:date="2021-08-31T10:55:00Z">
              <w:tcPr>
                <w:tcW w:w="846" w:type="dxa"/>
              </w:tcPr>
            </w:tcPrChange>
          </w:tcPr>
          <w:p w14:paraId="2291564A" w14:textId="77777777" w:rsidR="00450F2B" w:rsidRDefault="00450F2B" w:rsidP="00450F2B">
            <w:pPr>
              <w:spacing w:after="120"/>
              <w:rPr>
                <w:rFonts w:ascii="Times New Roman" w:hAnsi="Times New Roman" w:cs="Times New Roman"/>
                <w:sz w:val="24"/>
                <w:szCs w:val="24"/>
              </w:rPr>
            </w:pPr>
          </w:p>
        </w:tc>
        <w:tc>
          <w:tcPr>
            <w:tcW w:w="1843" w:type="dxa"/>
            <w:tcPrChange w:id="1878" w:author="2" w:date="2021-08-31T10:55:00Z">
              <w:tcPr>
                <w:tcW w:w="1843" w:type="dxa"/>
              </w:tcPr>
            </w:tcPrChange>
          </w:tcPr>
          <w:p w14:paraId="3CA8177F" w14:textId="77777777" w:rsidR="00450F2B" w:rsidRDefault="00450F2B" w:rsidP="00450F2B">
            <w:pPr>
              <w:spacing w:after="120"/>
              <w:rPr>
                <w:rFonts w:ascii="Times New Roman" w:hAnsi="Times New Roman" w:cs="Times New Roman"/>
                <w:sz w:val="24"/>
                <w:szCs w:val="24"/>
              </w:rPr>
            </w:pPr>
          </w:p>
        </w:tc>
        <w:tc>
          <w:tcPr>
            <w:tcW w:w="425" w:type="dxa"/>
            <w:tcPrChange w:id="1879" w:author="2" w:date="2021-08-31T10:55:00Z">
              <w:tcPr>
                <w:tcW w:w="425" w:type="dxa"/>
              </w:tcPr>
            </w:tcPrChange>
          </w:tcPr>
          <w:p w14:paraId="179A28F9" w14:textId="77777777" w:rsidR="00450F2B" w:rsidRDefault="00450F2B" w:rsidP="00450F2B">
            <w:pPr>
              <w:spacing w:after="120"/>
              <w:rPr>
                <w:rFonts w:ascii="Times New Roman" w:hAnsi="Times New Roman" w:cs="Times New Roman"/>
                <w:sz w:val="24"/>
                <w:szCs w:val="24"/>
              </w:rPr>
            </w:pPr>
          </w:p>
        </w:tc>
        <w:tc>
          <w:tcPr>
            <w:tcW w:w="392" w:type="dxa"/>
            <w:tcPrChange w:id="1880" w:author="2" w:date="2021-08-31T10:55:00Z">
              <w:tcPr>
                <w:tcW w:w="392" w:type="dxa"/>
              </w:tcPr>
            </w:tcPrChange>
          </w:tcPr>
          <w:p w14:paraId="10229707" w14:textId="77777777" w:rsidR="00450F2B" w:rsidRDefault="00450F2B" w:rsidP="00450F2B">
            <w:pPr>
              <w:spacing w:after="120"/>
              <w:rPr>
                <w:rFonts w:ascii="Times New Roman" w:hAnsi="Times New Roman" w:cs="Times New Roman"/>
                <w:sz w:val="24"/>
                <w:szCs w:val="24"/>
              </w:rPr>
            </w:pPr>
          </w:p>
        </w:tc>
        <w:tc>
          <w:tcPr>
            <w:tcW w:w="553" w:type="dxa"/>
            <w:tcPrChange w:id="1881" w:author="2" w:date="2021-08-31T10:55:00Z">
              <w:tcPr>
                <w:tcW w:w="553" w:type="dxa"/>
              </w:tcPr>
            </w:tcPrChange>
          </w:tcPr>
          <w:p w14:paraId="1A088E5C" w14:textId="714EC08A"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1882" w:author="2" w:date="2021-08-31T10:55:00Z">
              <w:tcPr>
                <w:tcW w:w="6001" w:type="dxa"/>
              </w:tcPr>
            </w:tcPrChange>
          </w:tcPr>
          <w:p w14:paraId="554A1658" w14:textId="395B197E" w:rsidR="00450F2B" w:rsidRPr="00247CE1" w:rsidRDefault="00450F2B" w:rsidP="00450F2B">
            <w:pPr>
              <w:spacing w:after="120"/>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Подвешенный на пружине груз совершает малые колебания в вертикальном направлении. Считая колебания незатухающими, укажите  правильное утверждение</w:t>
            </w:r>
          </w:p>
        </w:tc>
        <w:tc>
          <w:tcPr>
            <w:tcW w:w="4961" w:type="dxa"/>
            <w:gridSpan w:val="2"/>
            <w:tcPrChange w:id="1883" w:author="2" w:date="2021-08-31T10:55:00Z">
              <w:tcPr>
                <w:tcW w:w="4839" w:type="dxa"/>
              </w:tcPr>
            </w:tcPrChange>
          </w:tcPr>
          <w:p w14:paraId="76EDBC01" w14:textId="77777777" w:rsidR="00450F2B" w:rsidRPr="00247CE1" w:rsidRDefault="00450F2B" w:rsidP="0012270D">
            <w:pPr>
              <w:pStyle w:val="a4"/>
              <w:numPr>
                <w:ilvl w:val="0"/>
                <w:numId w:val="93"/>
              </w:numPr>
              <w:spacing w:after="0" w:line="230" w:lineRule="exact"/>
              <w:ind w:left="485" w:hanging="425"/>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Период колебаний не зависит от массы груза.</w:t>
            </w:r>
          </w:p>
          <w:p w14:paraId="19526C46" w14:textId="233D6E7B" w:rsidR="00450F2B" w:rsidRPr="00247CE1" w:rsidRDefault="00450F2B" w:rsidP="0012270D">
            <w:pPr>
              <w:pStyle w:val="a4"/>
              <w:numPr>
                <w:ilvl w:val="0"/>
                <w:numId w:val="93"/>
              </w:numPr>
              <w:spacing w:after="0" w:line="230" w:lineRule="exact"/>
              <w:ind w:left="485" w:right="20" w:hanging="425"/>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При прохождении грузом положения равновесия ускорение вдоль скорости груза максимально.</w:t>
            </w:r>
          </w:p>
          <w:p w14:paraId="0A10814A" w14:textId="77777777" w:rsidR="00450F2B" w:rsidRPr="00247CE1" w:rsidRDefault="00450F2B" w:rsidP="0012270D">
            <w:pPr>
              <w:pStyle w:val="a4"/>
              <w:numPr>
                <w:ilvl w:val="0"/>
                <w:numId w:val="93"/>
              </w:numPr>
              <w:spacing w:after="0" w:line="230" w:lineRule="exact"/>
              <w:ind w:left="485" w:hanging="425"/>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t>Частота колебаний зависит от амплитуды.</w:t>
            </w:r>
          </w:p>
          <w:p w14:paraId="363CAEC7" w14:textId="40F234F7" w:rsidR="00450F2B" w:rsidRPr="00247CE1" w:rsidRDefault="00450F2B" w:rsidP="0012270D">
            <w:pPr>
              <w:pStyle w:val="a4"/>
              <w:numPr>
                <w:ilvl w:val="0"/>
                <w:numId w:val="93"/>
              </w:numPr>
              <w:spacing w:after="0" w:line="230" w:lineRule="exact"/>
              <w:ind w:left="485" w:hanging="425"/>
              <w:rPr>
                <w:rFonts w:ascii="Times New Roman" w:eastAsia="Century Schoolbook" w:hAnsi="Times New Roman" w:cs="Times New Roman"/>
                <w:color w:val="000000"/>
                <w:sz w:val="20"/>
                <w:szCs w:val="20"/>
                <w:lang w:val="ru" w:eastAsia="ru-RU"/>
              </w:rPr>
            </w:pPr>
            <w:r w:rsidRPr="00247CE1">
              <w:rPr>
                <w:rFonts w:ascii="Times New Roman" w:eastAsia="Century Schoolbook" w:hAnsi="Times New Roman" w:cs="Times New Roman"/>
                <w:color w:val="000000"/>
                <w:sz w:val="20"/>
                <w:szCs w:val="20"/>
                <w:lang w:val="ru" w:eastAsia="ru-RU"/>
              </w:rPr>
              <w:lastRenderedPageBreak/>
              <w:t>Амплитуда колебания не зависит от жесткости пружины</w:t>
            </w:r>
          </w:p>
          <w:p w14:paraId="26E6CDDC" w14:textId="77777777" w:rsidR="00450F2B" w:rsidRPr="00247CE1" w:rsidRDefault="00450F2B" w:rsidP="00450F2B">
            <w:pPr>
              <w:pStyle w:val="a4"/>
              <w:spacing w:after="0" w:line="230" w:lineRule="exact"/>
              <w:ind w:left="485"/>
              <w:rPr>
                <w:rFonts w:ascii="Times New Roman" w:eastAsia="Century Schoolbook" w:hAnsi="Times New Roman" w:cs="Times New Roman"/>
                <w:color w:val="000000"/>
                <w:sz w:val="20"/>
                <w:szCs w:val="20"/>
                <w:lang w:val="ru" w:eastAsia="ru-RU"/>
              </w:rPr>
            </w:pPr>
          </w:p>
          <w:p w14:paraId="16480D48" w14:textId="77777777" w:rsidR="00450F2B" w:rsidRPr="00247CE1" w:rsidRDefault="00450F2B" w:rsidP="00450F2B">
            <w:pPr>
              <w:pStyle w:val="a4"/>
              <w:spacing w:after="0" w:line="230" w:lineRule="exact"/>
              <w:ind w:left="485" w:hanging="425"/>
              <w:rPr>
                <w:rFonts w:ascii="Times New Roman" w:eastAsia="Century Schoolbook" w:hAnsi="Times New Roman" w:cs="Times New Roman"/>
                <w:color w:val="000000"/>
                <w:sz w:val="20"/>
                <w:szCs w:val="20"/>
                <w:lang w:val="ru" w:eastAsia="ru-RU"/>
              </w:rPr>
            </w:pPr>
          </w:p>
        </w:tc>
        <w:tc>
          <w:tcPr>
            <w:tcW w:w="567" w:type="dxa"/>
            <w:gridSpan w:val="2"/>
            <w:tcPrChange w:id="1884" w:author="2" w:date="2021-08-31T10:55:00Z">
              <w:tcPr>
                <w:tcW w:w="547" w:type="dxa"/>
              </w:tcPr>
            </w:tcPrChange>
          </w:tcPr>
          <w:p w14:paraId="65CBE2EA" w14:textId="6469CECD" w:rsidR="00450F2B" w:rsidRPr="004B35C4" w:rsidRDefault="00450F2B" w:rsidP="0012270D">
            <w:pPr>
              <w:pStyle w:val="a4"/>
              <w:numPr>
                <w:ilvl w:val="0"/>
                <w:numId w:val="93"/>
              </w:numPr>
              <w:tabs>
                <w:tab w:val="left" w:pos="600"/>
              </w:tabs>
              <w:spacing w:after="0" w:line="230" w:lineRule="exact"/>
              <w:ind w:left="0" w:right="34" w:hanging="425"/>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lastRenderedPageBreak/>
              <w:t>4</w:t>
            </w:r>
          </w:p>
        </w:tc>
      </w:tr>
      <w:tr w:rsidR="00450F2B" w14:paraId="614AD2F3" w14:textId="59CD248A" w:rsidTr="00911EF6">
        <w:tc>
          <w:tcPr>
            <w:tcW w:w="846" w:type="dxa"/>
            <w:tcPrChange w:id="1885" w:author="2" w:date="2021-08-31T10:55:00Z">
              <w:tcPr>
                <w:tcW w:w="846" w:type="dxa"/>
              </w:tcPr>
            </w:tcPrChange>
          </w:tcPr>
          <w:p w14:paraId="51B31ED3" w14:textId="77777777" w:rsidR="00450F2B" w:rsidRDefault="00450F2B" w:rsidP="00450F2B">
            <w:pPr>
              <w:spacing w:after="120"/>
              <w:rPr>
                <w:rFonts w:ascii="Times New Roman" w:hAnsi="Times New Roman" w:cs="Times New Roman"/>
                <w:sz w:val="24"/>
                <w:szCs w:val="24"/>
              </w:rPr>
            </w:pPr>
          </w:p>
        </w:tc>
        <w:tc>
          <w:tcPr>
            <w:tcW w:w="1843" w:type="dxa"/>
            <w:tcPrChange w:id="1886" w:author="2" w:date="2021-08-31T10:55:00Z">
              <w:tcPr>
                <w:tcW w:w="1843" w:type="dxa"/>
              </w:tcPr>
            </w:tcPrChange>
          </w:tcPr>
          <w:p w14:paraId="5FB256EC" w14:textId="0B681BE1"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графики</w:t>
            </w:r>
          </w:p>
        </w:tc>
        <w:tc>
          <w:tcPr>
            <w:tcW w:w="425" w:type="dxa"/>
            <w:tcPrChange w:id="1887" w:author="2" w:date="2021-08-31T10:55:00Z">
              <w:tcPr>
                <w:tcW w:w="425" w:type="dxa"/>
              </w:tcPr>
            </w:tcPrChange>
          </w:tcPr>
          <w:p w14:paraId="57BD8682" w14:textId="0BFC025B"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2</w:t>
            </w:r>
          </w:p>
        </w:tc>
        <w:tc>
          <w:tcPr>
            <w:tcW w:w="392" w:type="dxa"/>
            <w:tcPrChange w:id="1888" w:author="2" w:date="2021-08-31T10:55:00Z">
              <w:tcPr>
                <w:tcW w:w="392" w:type="dxa"/>
              </w:tcPr>
            </w:tcPrChange>
          </w:tcPr>
          <w:p w14:paraId="1CDDFCD9" w14:textId="5DF32357"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Б</w:t>
            </w:r>
          </w:p>
        </w:tc>
        <w:tc>
          <w:tcPr>
            <w:tcW w:w="553" w:type="dxa"/>
            <w:tcPrChange w:id="1889" w:author="2" w:date="2021-08-31T10:55:00Z">
              <w:tcPr>
                <w:tcW w:w="553" w:type="dxa"/>
              </w:tcPr>
            </w:tcPrChange>
          </w:tcPr>
          <w:p w14:paraId="0B39DF96" w14:textId="37133D92"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1890" w:author="2" w:date="2021-08-31T10:55:00Z">
              <w:tcPr>
                <w:tcW w:w="6001" w:type="dxa"/>
              </w:tcPr>
            </w:tcPrChange>
          </w:tcPr>
          <w:p w14:paraId="0CCF824D" w14:textId="77777777" w:rsidR="00450F2B" w:rsidRPr="00247CE1" w:rsidRDefault="00450F2B" w:rsidP="00450F2B">
            <w:pPr>
              <w:rPr>
                <w:rFonts w:ascii="Times New Roman" w:eastAsia="Calibri" w:hAnsi="Times New Roman" w:cs="Times New Roman"/>
                <w:sz w:val="20"/>
                <w:szCs w:val="20"/>
                <w:lang w:val="ru"/>
              </w:rPr>
            </w:pPr>
            <w:r w:rsidRPr="00247CE1">
              <w:rPr>
                <w:rFonts w:ascii="Times New Roman" w:eastAsia="Century Schoolbook" w:hAnsi="Times New Roman" w:cs="Times New Roman"/>
                <w:color w:val="000000"/>
                <w:sz w:val="20"/>
                <w:szCs w:val="20"/>
                <w:lang w:val="ru" w:eastAsia="ru-RU"/>
              </w:rPr>
              <w:t>По графику, приведенному на рисунке, найти амплитуду, период и частоту колебаний (в  СИ)</w:t>
            </w:r>
          </w:p>
          <w:p w14:paraId="46432D4C" w14:textId="5B6F3DAA" w:rsidR="00450F2B" w:rsidRPr="00247CE1" w:rsidRDefault="00450F2B" w:rsidP="00450F2B">
            <w:pPr>
              <w:spacing w:after="120"/>
              <w:rPr>
                <w:rFonts w:ascii="Times New Roman" w:hAnsi="Times New Roman" w:cs="Times New Roman"/>
                <w:sz w:val="20"/>
                <w:szCs w:val="20"/>
                <w:lang w:val="ru"/>
              </w:rPr>
            </w:pPr>
            <w:r w:rsidRPr="00247CE1">
              <w:rPr>
                <w:rFonts w:ascii="Times New Roman" w:hAnsi="Times New Roman" w:cs="Times New Roman"/>
                <w:noProof/>
                <w:sz w:val="20"/>
                <w:szCs w:val="20"/>
                <w:lang w:eastAsia="ru-RU"/>
              </w:rPr>
              <w:drawing>
                <wp:inline distT="0" distB="0" distL="0" distR="0" wp14:anchorId="206B9DF6" wp14:editId="786525FC">
                  <wp:extent cx="1926590" cy="1292225"/>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6590" cy="1292225"/>
                          </a:xfrm>
                          <a:prstGeom prst="rect">
                            <a:avLst/>
                          </a:prstGeom>
                          <a:noFill/>
                        </pic:spPr>
                      </pic:pic>
                    </a:graphicData>
                  </a:graphic>
                </wp:inline>
              </w:drawing>
            </w:r>
          </w:p>
        </w:tc>
        <w:tc>
          <w:tcPr>
            <w:tcW w:w="4961" w:type="dxa"/>
            <w:gridSpan w:val="2"/>
            <w:tcPrChange w:id="1891" w:author="2" w:date="2021-08-31T10:55:00Z">
              <w:tcPr>
                <w:tcW w:w="4839" w:type="dxa"/>
              </w:tcPr>
            </w:tcPrChange>
          </w:tcPr>
          <w:p w14:paraId="2F6C5FF0" w14:textId="77777777" w:rsidR="00450F2B" w:rsidRPr="00247CE1" w:rsidRDefault="00450F2B" w:rsidP="0012270D">
            <w:pPr>
              <w:pStyle w:val="a4"/>
              <w:numPr>
                <w:ilvl w:val="6"/>
                <w:numId w:val="98"/>
              </w:numPr>
              <w:spacing w:after="0" w:line="240" w:lineRule="auto"/>
              <w:ind w:left="201"/>
              <w:rPr>
                <w:rFonts w:ascii="Times New Roman" w:hAnsi="Times New Roman" w:cs="Times New Roman"/>
                <w:sz w:val="20"/>
                <w:szCs w:val="20"/>
                <w:lang w:val="ru"/>
              </w:rPr>
            </w:pPr>
            <w:r w:rsidRPr="00247CE1">
              <w:rPr>
                <w:rFonts w:ascii="Times New Roman" w:hAnsi="Times New Roman" w:cs="Times New Roman"/>
                <w:sz w:val="20"/>
                <w:szCs w:val="20"/>
                <w:lang w:val="ru"/>
              </w:rPr>
              <w:t>10см; 4с; 0,25 Гц</w:t>
            </w:r>
          </w:p>
          <w:p w14:paraId="6BA9403E" w14:textId="77777777" w:rsidR="00450F2B" w:rsidRPr="00247CE1" w:rsidRDefault="00450F2B" w:rsidP="0012270D">
            <w:pPr>
              <w:pStyle w:val="a4"/>
              <w:numPr>
                <w:ilvl w:val="6"/>
                <w:numId w:val="98"/>
              </w:numPr>
              <w:spacing w:after="0" w:line="240" w:lineRule="auto"/>
              <w:ind w:left="201"/>
              <w:rPr>
                <w:rFonts w:ascii="Times New Roman" w:hAnsi="Times New Roman" w:cs="Times New Roman"/>
                <w:sz w:val="20"/>
                <w:szCs w:val="20"/>
                <w:lang w:val="ru"/>
              </w:rPr>
            </w:pPr>
            <w:r w:rsidRPr="00247CE1">
              <w:rPr>
                <w:rFonts w:ascii="Times New Roman" w:hAnsi="Times New Roman" w:cs="Times New Roman"/>
                <w:sz w:val="20"/>
                <w:szCs w:val="20"/>
                <w:lang w:val="ru"/>
              </w:rPr>
              <w:t xml:space="preserve"> - 10см; 2с; 0,5 Гц</w:t>
            </w:r>
          </w:p>
          <w:p w14:paraId="5712845B" w14:textId="77777777" w:rsidR="00450F2B" w:rsidRPr="00247CE1" w:rsidRDefault="00450F2B" w:rsidP="0012270D">
            <w:pPr>
              <w:pStyle w:val="a4"/>
              <w:numPr>
                <w:ilvl w:val="6"/>
                <w:numId w:val="98"/>
              </w:numPr>
              <w:spacing w:after="0" w:line="240" w:lineRule="auto"/>
              <w:ind w:left="201"/>
              <w:rPr>
                <w:rFonts w:ascii="Times New Roman" w:hAnsi="Times New Roman" w:cs="Times New Roman"/>
                <w:sz w:val="20"/>
                <w:szCs w:val="20"/>
                <w:lang w:val="ru"/>
              </w:rPr>
            </w:pPr>
            <w:r w:rsidRPr="00247CE1">
              <w:rPr>
                <w:rFonts w:ascii="Times New Roman" w:hAnsi="Times New Roman" w:cs="Times New Roman"/>
                <w:sz w:val="20"/>
                <w:szCs w:val="20"/>
                <w:lang w:val="ru"/>
              </w:rPr>
              <w:t>20см; 2с; 0,5 Гц</w:t>
            </w:r>
          </w:p>
          <w:p w14:paraId="7C6C7E62" w14:textId="77777777" w:rsidR="00450F2B" w:rsidRPr="00247CE1" w:rsidRDefault="00450F2B" w:rsidP="0012270D">
            <w:pPr>
              <w:pStyle w:val="a4"/>
              <w:numPr>
                <w:ilvl w:val="6"/>
                <w:numId w:val="98"/>
              </w:numPr>
              <w:spacing w:after="0" w:line="240" w:lineRule="auto"/>
              <w:ind w:left="201"/>
              <w:rPr>
                <w:rFonts w:ascii="Times New Roman" w:hAnsi="Times New Roman" w:cs="Times New Roman"/>
                <w:sz w:val="20"/>
                <w:szCs w:val="20"/>
                <w:lang w:val="ru"/>
              </w:rPr>
            </w:pPr>
            <w:r w:rsidRPr="00247CE1">
              <w:rPr>
                <w:rFonts w:ascii="Times New Roman" w:hAnsi="Times New Roman" w:cs="Times New Roman"/>
                <w:sz w:val="20"/>
                <w:szCs w:val="20"/>
                <w:lang w:val="ru"/>
              </w:rPr>
              <w:t>20см; 4с; 0,25 Гц</w:t>
            </w:r>
          </w:p>
          <w:p w14:paraId="1A2D921B" w14:textId="77777777" w:rsidR="00450F2B" w:rsidRPr="00247CE1" w:rsidRDefault="00450F2B" w:rsidP="00450F2B">
            <w:pPr>
              <w:spacing w:after="120"/>
              <w:rPr>
                <w:rFonts w:ascii="Times New Roman" w:hAnsi="Times New Roman" w:cs="Times New Roman"/>
                <w:sz w:val="20"/>
                <w:szCs w:val="20"/>
              </w:rPr>
            </w:pPr>
          </w:p>
        </w:tc>
        <w:tc>
          <w:tcPr>
            <w:tcW w:w="567" w:type="dxa"/>
            <w:gridSpan w:val="2"/>
            <w:tcPrChange w:id="1892" w:author="2" w:date="2021-08-31T10:55:00Z">
              <w:tcPr>
                <w:tcW w:w="547" w:type="dxa"/>
              </w:tcPr>
            </w:tcPrChange>
          </w:tcPr>
          <w:p w14:paraId="2DFFB3CD" w14:textId="4A2F87C8" w:rsidR="00450F2B" w:rsidRPr="004B35C4" w:rsidRDefault="00450F2B" w:rsidP="00450F2B">
            <w:pPr>
              <w:pStyle w:val="a4"/>
              <w:spacing w:after="0" w:line="240" w:lineRule="auto"/>
              <w:ind w:left="0" w:right="34"/>
              <w:rPr>
                <w:rFonts w:ascii="Times New Roman" w:hAnsi="Times New Roman" w:cs="Times New Roman"/>
                <w:sz w:val="24"/>
                <w:szCs w:val="24"/>
                <w:lang w:val="ru"/>
              </w:rPr>
            </w:pPr>
            <w:r w:rsidRPr="004B35C4">
              <w:rPr>
                <w:rFonts w:ascii="Times New Roman" w:hAnsi="Times New Roman" w:cs="Times New Roman"/>
                <w:sz w:val="24"/>
                <w:szCs w:val="24"/>
                <w:lang w:val="ru"/>
              </w:rPr>
              <w:t>1</w:t>
            </w:r>
          </w:p>
        </w:tc>
      </w:tr>
      <w:tr w:rsidR="00450F2B" w14:paraId="3BF1C639" w14:textId="45A18801" w:rsidTr="00911EF6">
        <w:tc>
          <w:tcPr>
            <w:tcW w:w="846" w:type="dxa"/>
            <w:tcPrChange w:id="1893" w:author="2" w:date="2021-08-31T10:55:00Z">
              <w:tcPr>
                <w:tcW w:w="846" w:type="dxa"/>
              </w:tcPr>
            </w:tcPrChange>
          </w:tcPr>
          <w:p w14:paraId="5019BF41" w14:textId="77777777" w:rsidR="00450F2B" w:rsidRDefault="00450F2B" w:rsidP="00450F2B">
            <w:pPr>
              <w:spacing w:after="120"/>
              <w:rPr>
                <w:rFonts w:ascii="Times New Roman" w:hAnsi="Times New Roman" w:cs="Times New Roman"/>
                <w:sz w:val="24"/>
                <w:szCs w:val="24"/>
              </w:rPr>
            </w:pPr>
          </w:p>
        </w:tc>
        <w:tc>
          <w:tcPr>
            <w:tcW w:w="1843" w:type="dxa"/>
            <w:tcPrChange w:id="1894" w:author="2" w:date="2021-08-31T10:55:00Z">
              <w:tcPr>
                <w:tcW w:w="1843" w:type="dxa"/>
              </w:tcPr>
            </w:tcPrChange>
          </w:tcPr>
          <w:p w14:paraId="06CAFEA7" w14:textId="77777777" w:rsidR="00450F2B" w:rsidRDefault="00450F2B" w:rsidP="00450F2B">
            <w:pPr>
              <w:spacing w:after="120"/>
              <w:rPr>
                <w:rFonts w:ascii="Times New Roman" w:hAnsi="Times New Roman" w:cs="Times New Roman"/>
                <w:sz w:val="24"/>
                <w:szCs w:val="24"/>
              </w:rPr>
            </w:pPr>
          </w:p>
        </w:tc>
        <w:tc>
          <w:tcPr>
            <w:tcW w:w="425" w:type="dxa"/>
            <w:tcPrChange w:id="1895" w:author="2" w:date="2021-08-31T10:55:00Z">
              <w:tcPr>
                <w:tcW w:w="425" w:type="dxa"/>
              </w:tcPr>
            </w:tcPrChange>
          </w:tcPr>
          <w:p w14:paraId="3497FE92" w14:textId="77777777" w:rsidR="00450F2B" w:rsidRDefault="00450F2B" w:rsidP="00450F2B">
            <w:pPr>
              <w:spacing w:after="120"/>
              <w:rPr>
                <w:rFonts w:ascii="Times New Roman" w:hAnsi="Times New Roman" w:cs="Times New Roman"/>
                <w:sz w:val="24"/>
                <w:szCs w:val="24"/>
              </w:rPr>
            </w:pPr>
          </w:p>
        </w:tc>
        <w:tc>
          <w:tcPr>
            <w:tcW w:w="392" w:type="dxa"/>
            <w:tcPrChange w:id="1896" w:author="2" w:date="2021-08-31T10:55:00Z">
              <w:tcPr>
                <w:tcW w:w="392" w:type="dxa"/>
              </w:tcPr>
            </w:tcPrChange>
          </w:tcPr>
          <w:p w14:paraId="460DFFD4" w14:textId="77777777" w:rsidR="00450F2B" w:rsidRDefault="00450F2B" w:rsidP="00450F2B">
            <w:pPr>
              <w:spacing w:after="120"/>
              <w:rPr>
                <w:rFonts w:ascii="Times New Roman" w:hAnsi="Times New Roman" w:cs="Times New Roman"/>
                <w:sz w:val="24"/>
                <w:szCs w:val="24"/>
              </w:rPr>
            </w:pPr>
          </w:p>
        </w:tc>
        <w:tc>
          <w:tcPr>
            <w:tcW w:w="553" w:type="dxa"/>
            <w:tcPrChange w:id="1897" w:author="2" w:date="2021-08-31T10:55:00Z">
              <w:tcPr>
                <w:tcW w:w="553" w:type="dxa"/>
              </w:tcPr>
            </w:tcPrChange>
          </w:tcPr>
          <w:p w14:paraId="221C4B39" w14:textId="0F954E11"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1898" w:author="2" w:date="2021-08-31T10:55:00Z">
              <w:tcPr>
                <w:tcW w:w="6001" w:type="dxa"/>
              </w:tcPr>
            </w:tcPrChange>
          </w:tcPr>
          <w:p w14:paraId="0FC67607" w14:textId="77777777" w:rsidR="00450F2B" w:rsidRPr="00247CE1" w:rsidRDefault="00450F2B" w:rsidP="00450F2B">
            <w:pPr>
              <w:rPr>
                <w:rFonts w:ascii="Times New Roman" w:eastAsia="Calibri" w:hAnsi="Times New Roman" w:cs="Times New Roman"/>
                <w:sz w:val="20"/>
                <w:szCs w:val="20"/>
                <w:lang w:val="ru"/>
              </w:rPr>
            </w:pPr>
            <w:r w:rsidRPr="00247CE1">
              <w:rPr>
                <w:rFonts w:ascii="Times New Roman" w:eastAsia="Century Schoolbook" w:hAnsi="Times New Roman" w:cs="Times New Roman"/>
                <w:color w:val="000000"/>
                <w:sz w:val="20"/>
                <w:szCs w:val="20"/>
                <w:lang w:val="ru" w:eastAsia="ru-RU"/>
              </w:rPr>
              <w:t>По графику, приведенному на рисунке, найти амплитуду, период и частоту колебаний (в  СИ)</w:t>
            </w:r>
          </w:p>
          <w:p w14:paraId="327E9011" w14:textId="61DDCF46" w:rsidR="00450F2B" w:rsidRPr="00247CE1" w:rsidRDefault="00450F2B" w:rsidP="00450F2B">
            <w:pPr>
              <w:spacing w:after="120"/>
              <w:rPr>
                <w:rFonts w:ascii="Times New Roman" w:hAnsi="Times New Roman" w:cs="Times New Roman"/>
                <w:sz w:val="20"/>
                <w:szCs w:val="20"/>
                <w:lang w:val="ru"/>
              </w:rPr>
            </w:pPr>
            <w:r w:rsidRPr="00247CE1">
              <w:rPr>
                <w:rFonts w:ascii="Times New Roman" w:hAnsi="Times New Roman" w:cs="Times New Roman"/>
                <w:noProof/>
                <w:sz w:val="20"/>
                <w:szCs w:val="20"/>
                <w:lang w:eastAsia="ru-RU"/>
              </w:rPr>
              <w:drawing>
                <wp:inline distT="0" distB="0" distL="0" distR="0" wp14:anchorId="0A1D9996" wp14:editId="66E7B37E">
                  <wp:extent cx="1926590" cy="132270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26590" cy="1322705"/>
                          </a:xfrm>
                          <a:prstGeom prst="rect">
                            <a:avLst/>
                          </a:prstGeom>
                          <a:noFill/>
                        </pic:spPr>
                      </pic:pic>
                    </a:graphicData>
                  </a:graphic>
                </wp:inline>
              </w:drawing>
            </w:r>
          </w:p>
        </w:tc>
        <w:tc>
          <w:tcPr>
            <w:tcW w:w="4961" w:type="dxa"/>
            <w:gridSpan w:val="2"/>
            <w:tcPrChange w:id="1899" w:author="2" w:date="2021-08-31T10:55:00Z">
              <w:tcPr>
                <w:tcW w:w="4839" w:type="dxa"/>
              </w:tcPr>
            </w:tcPrChange>
          </w:tcPr>
          <w:p w14:paraId="0E0E12E6" w14:textId="77777777" w:rsidR="00450F2B" w:rsidRPr="00247CE1" w:rsidRDefault="00450F2B" w:rsidP="0012270D">
            <w:pPr>
              <w:pStyle w:val="a4"/>
              <w:numPr>
                <w:ilvl w:val="6"/>
                <w:numId w:val="23"/>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6см; 0,4с; 2,5 Гц</w:t>
            </w:r>
          </w:p>
          <w:p w14:paraId="4CF7BF72" w14:textId="77777777" w:rsidR="00450F2B" w:rsidRPr="00247CE1" w:rsidRDefault="00450F2B" w:rsidP="0012270D">
            <w:pPr>
              <w:pStyle w:val="a4"/>
              <w:numPr>
                <w:ilvl w:val="6"/>
                <w:numId w:val="23"/>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12см; 0,4с; 25 Гц</w:t>
            </w:r>
          </w:p>
          <w:p w14:paraId="5778539A" w14:textId="77777777" w:rsidR="00450F2B" w:rsidRPr="00247CE1" w:rsidRDefault="00450F2B" w:rsidP="0012270D">
            <w:pPr>
              <w:pStyle w:val="a4"/>
              <w:numPr>
                <w:ilvl w:val="6"/>
                <w:numId w:val="24"/>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-6см; 0,2с; 5 Гц</w:t>
            </w:r>
          </w:p>
          <w:p w14:paraId="3E2C16F5" w14:textId="77777777" w:rsidR="00450F2B" w:rsidRPr="00247CE1" w:rsidRDefault="00450F2B" w:rsidP="0012270D">
            <w:pPr>
              <w:pStyle w:val="a4"/>
              <w:numPr>
                <w:ilvl w:val="6"/>
                <w:numId w:val="25"/>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6см; 0,2с; 5 Гц</w:t>
            </w:r>
          </w:p>
          <w:p w14:paraId="3C69A528" w14:textId="77777777" w:rsidR="00450F2B" w:rsidRPr="00247CE1" w:rsidRDefault="00450F2B" w:rsidP="00450F2B">
            <w:pPr>
              <w:spacing w:after="120"/>
              <w:rPr>
                <w:rFonts w:ascii="Times New Roman" w:hAnsi="Times New Roman" w:cs="Times New Roman"/>
                <w:sz w:val="20"/>
                <w:szCs w:val="20"/>
              </w:rPr>
            </w:pPr>
          </w:p>
        </w:tc>
        <w:tc>
          <w:tcPr>
            <w:tcW w:w="567" w:type="dxa"/>
            <w:gridSpan w:val="2"/>
            <w:tcPrChange w:id="1900" w:author="2" w:date="2021-08-31T10:55:00Z">
              <w:tcPr>
                <w:tcW w:w="547" w:type="dxa"/>
              </w:tcPr>
            </w:tcPrChange>
          </w:tcPr>
          <w:p w14:paraId="60EB619B" w14:textId="1C78E06C" w:rsidR="00450F2B" w:rsidRPr="004B35C4" w:rsidRDefault="00450F2B" w:rsidP="00450F2B">
            <w:pPr>
              <w:pStyle w:val="a4"/>
              <w:tabs>
                <w:tab w:val="left" w:pos="600"/>
              </w:tabs>
              <w:spacing w:after="0" w:line="240" w:lineRule="auto"/>
              <w:ind w:left="0" w:right="34"/>
              <w:rPr>
                <w:rFonts w:ascii="Times New Roman" w:hAnsi="Times New Roman" w:cs="Times New Roman"/>
                <w:sz w:val="24"/>
                <w:szCs w:val="24"/>
                <w:lang w:val="ru"/>
              </w:rPr>
            </w:pPr>
            <w:r w:rsidRPr="004B35C4">
              <w:rPr>
                <w:rFonts w:ascii="Times New Roman" w:hAnsi="Times New Roman" w:cs="Times New Roman"/>
                <w:sz w:val="24"/>
                <w:szCs w:val="24"/>
                <w:lang w:val="ru"/>
              </w:rPr>
              <w:t>2</w:t>
            </w:r>
          </w:p>
        </w:tc>
      </w:tr>
      <w:tr w:rsidR="00450F2B" w14:paraId="2FC64C8A" w14:textId="410C6FF2" w:rsidTr="00911EF6">
        <w:tc>
          <w:tcPr>
            <w:tcW w:w="846" w:type="dxa"/>
            <w:tcPrChange w:id="1901" w:author="2" w:date="2021-08-31T10:55:00Z">
              <w:tcPr>
                <w:tcW w:w="846" w:type="dxa"/>
              </w:tcPr>
            </w:tcPrChange>
          </w:tcPr>
          <w:p w14:paraId="26CBDDAA" w14:textId="77777777" w:rsidR="00450F2B" w:rsidRDefault="00450F2B" w:rsidP="00450F2B">
            <w:pPr>
              <w:spacing w:after="120"/>
              <w:rPr>
                <w:rFonts w:ascii="Times New Roman" w:hAnsi="Times New Roman" w:cs="Times New Roman"/>
                <w:sz w:val="24"/>
                <w:szCs w:val="24"/>
              </w:rPr>
            </w:pPr>
          </w:p>
        </w:tc>
        <w:tc>
          <w:tcPr>
            <w:tcW w:w="1843" w:type="dxa"/>
            <w:tcPrChange w:id="1902" w:author="2" w:date="2021-08-31T10:55:00Z">
              <w:tcPr>
                <w:tcW w:w="1843" w:type="dxa"/>
              </w:tcPr>
            </w:tcPrChange>
          </w:tcPr>
          <w:p w14:paraId="7603842B" w14:textId="77777777" w:rsidR="00450F2B" w:rsidRDefault="00450F2B" w:rsidP="00450F2B">
            <w:pPr>
              <w:spacing w:after="120"/>
              <w:rPr>
                <w:rFonts w:ascii="Times New Roman" w:hAnsi="Times New Roman" w:cs="Times New Roman"/>
                <w:sz w:val="24"/>
                <w:szCs w:val="24"/>
              </w:rPr>
            </w:pPr>
          </w:p>
        </w:tc>
        <w:tc>
          <w:tcPr>
            <w:tcW w:w="425" w:type="dxa"/>
            <w:tcPrChange w:id="1903" w:author="2" w:date="2021-08-31T10:55:00Z">
              <w:tcPr>
                <w:tcW w:w="425" w:type="dxa"/>
              </w:tcPr>
            </w:tcPrChange>
          </w:tcPr>
          <w:p w14:paraId="7FF25569" w14:textId="77777777" w:rsidR="00450F2B" w:rsidRDefault="00450F2B" w:rsidP="00450F2B">
            <w:pPr>
              <w:spacing w:after="120"/>
              <w:rPr>
                <w:rFonts w:ascii="Times New Roman" w:hAnsi="Times New Roman" w:cs="Times New Roman"/>
                <w:sz w:val="24"/>
                <w:szCs w:val="24"/>
              </w:rPr>
            </w:pPr>
          </w:p>
        </w:tc>
        <w:tc>
          <w:tcPr>
            <w:tcW w:w="392" w:type="dxa"/>
            <w:tcPrChange w:id="1904" w:author="2" w:date="2021-08-31T10:55:00Z">
              <w:tcPr>
                <w:tcW w:w="392" w:type="dxa"/>
              </w:tcPr>
            </w:tcPrChange>
          </w:tcPr>
          <w:p w14:paraId="0EC39DA6" w14:textId="77777777" w:rsidR="00450F2B" w:rsidRDefault="00450F2B" w:rsidP="00450F2B">
            <w:pPr>
              <w:spacing w:after="120"/>
              <w:rPr>
                <w:rFonts w:ascii="Times New Roman" w:hAnsi="Times New Roman" w:cs="Times New Roman"/>
                <w:sz w:val="24"/>
                <w:szCs w:val="24"/>
              </w:rPr>
            </w:pPr>
          </w:p>
        </w:tc>
        <w:tc>
          <w:tcPr>
            <w:tcW w:w="553" w:type="dxa"/>
            <w:tcPrChange w:id="1905" w:author="2" w:date="2021-08-31T10:55:00Z">
              <w:tcPr>
                <w:tcW w:w="553" w:type="dxa"/>
              </w:tcPr>
            </w:tcPrChange>
          </w:tcPr>
          <w:p w14:paraId="0183B091" w14:textId="3C245089"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1906" w:author="2" w:date="2021-08-31T10:55:00Z">
              <w:tcPr>
                <w:tcW w:w="6001" w:type="dxa"/>
              </w:tcPr>
            </w:tcPrChange>
          </w:tcPr>
          <w:p w14:paraId="3B66E71E" w14:textId="77777777" w:rsidR="00450F2B" w:rsidRPr="00247CE1" w:rsidRDefault="00450F2B" w:rsidP="00450F2B">
            <w:pPr>
              <w:rPr>
                <w:rFonts w:ascii="Times New Roman" w:eastAsia="Calibri" w:hAnsi="Times New Roman" w:cs="Times New Roman"/>
                <w:sz w:val="20"/>
                <w:szCs w:val="20"/>
                <w:lang w:val="ru"/>
              </w:rPr>
            </w:pPr>
            <w:r w:rsidRPr="00247CE1">
              <w:rPr>
                <w:rFonts w:ascii="Times New Roman" w:eastAsia="Century Schoolbook" w:hAnsi="Times New Roman" w:cs="Times New Roman"/>
                <w:color w:val="000000"/>
                <w:sz w:val="20"/>
                <w:szCs w:val="20"/>
                <w:lang w:val="ru" w:eastAsia="ru-RU"/>
              </w:rPr>
              <w:t>По графику, приведенному на рисунке, найти амплитуду, период и частоту колебаний (в  СИ)</w:t>
            </w:r>
          </w:p>
          <w:p w14:paraId="34195430" w14:textId="62CE02DA" w:rsidR="00450F2B" w:rsidRPr="00247CE1" w:rsidRDefault="00450F2B" w:rsidP="00450F2B">
            <w:pPr>
              <w:spacing w:after="120"/>
              <w:rPr>
                <w:rFonts w:ascii="Times New Roman" w:hAnsi="Times New Roman" w:cs="Times New Roman"/>
                <w:sz w:val="20"/>
                <w:szCs w:val="20"/>
                <w:lang w:val="ru"/>
              </w:rPr>
            </w:pPr>
            <w:r w:rsidRPr="00247CE1">
              <w:rPr>
                <w:rFonts w:ascii="Times New Roman" w:hAnsi="Times New Roman" w:cs="Times New Roman"/>
                <w:noProof/>
                <w:sz w:val="20"/>
                <w:szCs w:val="20"/>
                <w:lang w:eastAsia="ru-RU"/>
              </w:rPr>
              <w:drawing>
                <wp:inline distT="0" distB="0" distL="0" distR="0" wp14:anchorId="0A6D9AA8" wp14:editId="5FE80328">
                  <wp:extent cx="2091055" cy="1365885"/>
                  <wp:effectExtent l="0" t="0" r="4445"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91055" cy="1365885"/>
                          </a:xfrm>
                          <a:prstGeom prst="rect">
                            <a:avLst/>
                          </a:prstGeom>
                          <a:noFill/>
                        </pic:spPr>
                      </pic:pic>
                    </a:graphicData>
                  </a:graphic>
                </wp:inline>
              </w:drawing>
            </w:r>
          </w:p>
        </w:tc>
        <w:tc>
          <w:tcPr>
            <w:tcW w:w="4961" w:type="dxa"/>
            <w:gridSpan w:val="2"/>
            <w:tcPrChange w:id="1907" w:author="2" w:date="2021-08-31T10:55:00Z">
              <w:tcPr>
                <w:tcW w:w="4839" w:type="dxa"/>
              </w:tcPr>
            </w:tcPrChange>
          </w:tcPr>
          <w:p w14:paraId="6DB5DDB7" w14:textId="77777777" w:rsidR="00450F2B" w:rsidRPr="00247CE1" w:rsidRDefault="00450F2B" w:rsidP="0012270D">
            <w:pPr>
              <w:pStyle w:val="a4"/>
              <w:numPr>
                <w:ilvl w:val="0"/>
                <w:numId w:val="26"/>
              </w:numPr>
              <w:spacing w:after="0" w:line="240" w:lineRule="auto"/>
              <w:ind w:left="485"/>
              <w:rPr>
                <w:rFonts w:ascii="Times New Roman" w:hAnsi="Times New Roman" w:cs="Times New Roman"/>
                <w:sz w:val="20"/>
                <w:szCs w:val="20"/>
                <w:lang w:val="ru"/>
              </w:rPr>
            </w:pPr>
            <w:bookmarkStart w:id="1908" w:name="_Hlk60151850"/>
            <w:r w:rsidRPr="00247CE1">
              <w:rPr>
                <w:rFonts w:ascii="Times New Roman" w:hAnsi="Times New Roman" w:cs="Times New Roman"/>
                <w:sz w:val="20"/>
                <w:szCs w:val="20"/>
                <w:lang w:val="ru"/>
              </w:rPr>
              <w:t>15см;4с;0,25 Гц</w:t>
            </w:r>
          </w:p>
          <w:p w14:paraId="7507B84D" w14:textId="77777777" w:rsidR="00450F2B" w:rsidRPr="00247CE1" w:rsidRDefault="00450F2B" w:rsidP="0012270D">
            <w:pPr>
              <w:pStyle w:val="a4"/>
              <w:numPr>
                <w:ilvl w:val="0"/>
                <w:numId w:val="26"/>
              </w:numPr>
              <w:spacing w:after="0" w:line="240" w:lineRule="auto"/>
              <w:ind w:left="485"/>
              <w:rPr>
                <w:rFonts w:ascii="Times New Roman" w:hAnsi="Times New Roman" w:cs="Times New Roman"/>
                <w:sz w:val="20"/>
                <w:szCs w:val="20"/>
                <w:lang w:val="ru"/>
              </w:rPr>
            </w:pPr>
            <w:r w:rsidRPr="00247CE1">
              <w:rPr>
                <w:rFonts w:ascii="Times New Roman" w:hAnsi="Times New Roman" w:cs="Times New Roman"/>
                <w:sz w:val="20"/>
                <w:szCs w:val="20"/>
                <w:lang w:val="ru"/>
              </w:rPr>
              <w:t>-10см; 4с; 0,25 Гц</w:t>
            </w:r>
          </w:p>
          <w:p w14:paraId="443667DF" w14:textId="77777777" w:rsidR="00450F2B" w:rsidRPr="00247CE1" w:rsidRDefault="00450F2B" w:rsidP="0012270D">
            <w:pPr>
              <w:pStyle w:val="a4"/>
              <w:numPr>
                <w:ilvl w:val="0"/>
                <w:numId w:val="26"/>
              </w:numPr>
              <w:spacing w:after="0" w:line="240" w:lineRule="auto"/>
              <w:ind w:left="485"/>
              <w:rPr>
                <w:rFonts w:ascii="Times New Roman" w:hAnsi="Times New Roman" w:cs="Times New Roman"/>
                <w:sz w:val="20"/>
                <w:szCs w:val="20"/>
                <w:lang w:val="ru"/>
              </w:rPr>
            </w:pPr>
            <w:r w:rsidRPr="00247CE1">
              <w:rPr>
                <w:rFonts w:ascii="Times New Roman" w:hAnsi="Times New Roman" w:cs="Times New Roman"/>
                <w:sz w:val="20"/>
                <w:szCs w:val="20"/>
                <w:lang w:val="ru"/>
              </w:rPr>
              <w:t>-15см; 2с; 0,5 Гц</w:t>
            </w:r>
          </w:p>
          <w:p w14:paraId="763BA043" w14:textId="77777777" w:rsidR="00450F2B" w:rsidRPr="00247CE1" w:rsidRDefault="00450F2B" w:rsidP="0012270D">
            <w:pPr>
              <w:pStyle w:val="a4"/>
              <w:numPr>
                <w:ilvl w:val="0"/>
                <w:numId w:val="26"/>
              </w:numPr>
              <w:spacing w:after="0" w:line="240" w:lineRule="auto"/>
              <w:ind w:left="485"/>
              <w:rPr>
                <w:rFonts w:ascii="Times New Roman" w:hAnsi="Times New Roman" w:cs="Times New Roman"/>
                <w:sz w:val="20"/>
                <w:szCs w:val="20"/>
                <w:lang w:val="ru"/>
              </w:rPr>
            </w:pPr>
            <w:r w:rsidRPr="00247CE1">
              <w:rPr>
                <w:rFonts w:ascii="Times New Roman" w:hAnsi="Times New Roman" w:cs="Times New Roman"/>
                <w:sz w:val="20"/>
                <w:szCs w:val="20"/>
                <w:lang w:val="ru"/>
              </w:rPr>
              <w:t>30см; 2с;0,5Гц</w:t>
            </w:r>
            <w:bookmarkEnd w:id="1908"/>
          </w:p>
          <w:p w14:paraId="4ABF810A" w14:textId="77777777" w:rsidR="00450F2B" w:rsidRPr="00247CE1" w:rsidRDefault="00450F2B" w:rsidP="00450F2B">
            <w:pPr>
              <w:spacing w:after="120"/>
              <w:rPr>
                <w:rFonts w:ascii="Times New Roman" w:hAnsi="Times New Roman" w:cs="Times New Roman"/>
                <w:sz w:val="20"/>
                <w:szCs w:val="20"/>
              </w:rPr>
            </w:pPr>
          </w:p>
        </w:tc>
        <w:tc>
          <w:tcPr>
            <w:tcW w:w="567" w:type="dxa"/>
            <w:gridSpan w:val="2"/>
            <w:tcPrChange w:id="1909" w:author="2" w:date="2021-08-31T10:55:00Z">
              <w:tcPr>
                <w:tcW w:w="547" w:type="dxa"/>
              </w:tcPr>
            </w:tcPrChange>
          </w:tcPr>
          <w:p w14:paraId="152F5B54" w14:textId="64463DC3" w:rsidR="00450F2B" w:rsidRPr="004B35C4" w:rsidRDefault="00450F2B" w:rsidP="0012270D">
            <w:pPr>
              <w:pStyle w:val="a4"/>
              <w:numPr>
                <w:ilvl w:val="0"/>
                <w:numId w:val="26"/>
              </w:numPr>
              <w:tabs>
                <w:tab w:val="left" w:pos="600"/>
              </w:tabs>
              <w:spacing w:after="0" w:line="240" w:lineRule="auto"/>
              <w:ind w:left="0" w:right="34"/>
              <w:rPr>
                <w:rFonts w:ascii="Times New Roman" w:hAnsi="Times New Roman" w:cs="Times New Roman"/>
                <w:sz w:val="24"/>
                <w:szCs w:val="24"/>
                <w:lang w:val="ru"/>
              </w:rPr>
            </w:pPr>
            <w:r w:rsidRPr="004B35C4">
              <w:rPr>
                <w:rFonts w:ascii="Times New Roman" w:hAnsi="Times New Roman" w:cs="Times New Roman"/>
                <w:sz w:val="24"/>
                <w:szCs w:val="24"/>
                <w:lang w:val="ru"/>
              </w:rPr>
              <w:t>1</w:t>
            </w:r>
          </w:p>
        </w:tc>
      </w:tr>
      <w:tr w:rsidR="00450F2B" w14:paraId="31BB553B" w14:textId="54CF52C5" w:rsidTr="00911EF6">
        <w:tc>
          <w:tcPr>
            <w:tcW w:w="846" w:type="dxa"/>
            <w:tcPrChange w:id="1910" w:author="2" w:date="2021-08-31T10:55:00Z">
              <w:tcPr>
                <w:tcW w:w="846" w:type="dxa"/>
              </w:tcPr>
            </w:tcPrChange>
          </w:tcPr>
          <w:p w14:paraId="7010A385" w14:textId="77777777" w:rsidR="00450F2B" w:rsidRDefault="00450F2B" w:rsidP="00450F2B">
            <w:pPr>
              <w:spacing w:after="120"/>
              <w:rPr>
                <w:rFonts w:ascii="Times New Roman" w:hAnsi="Times New Roman" w:cs="Times New Roman"/>
                <w:sz w:val="24"/>
                <w:szCs w:val="24"/>
              </w:rPr>
            </w:pPr>
          </w:p>
        </w:tc>
        <w:tc>
          <w:tcPr>
            <w:tcW w:w="1843" w:type="dxa"/>
            <w:tcPrChange w:id="1911" w:author="2" w:date="2021-08-31T10:55:00Z">
              <w:tcPr>
                <w:tcW w:w="1843" w:type="dxa"/>
              </w:tcPr>
            </w:tcPrChange>
          </w:tcPr>
          <w:p w14:paraId="495E0CDE" w14:textId="77777777" w:rsidR="00450F2B" w:rsidRDefault="00450F2B" w:rsidP="00450F2B">
            <w:pPr>
              <w:spacing w:after="120"/>
              <w:rPr>
                <w:rFonts w:ascii="Times New Roman" w:hAnsi="Times New Roman" w:cs="Times New Roman"/>
                <w:sz w:val="24"/>
                <w:szCs w:val="24"/>
              </w:rPr>
            </w:pPr>
          </w:p>
        </w:tc>
        <w:tc>
          <w:tcPr>
            <w:tcW w:w="425" w:type="dxa"/>
            <w:tcPrChange w:id="1912" w:author="2" w:date="2021-08-31T10:55:00Z">
              <w:tcPr>
                <w:tcW w:w="425" w:type="dxa"/>
              </w:tcPr>
            </w:tcPrChange>
          </w:tcPr>
          <w:p w14:paraId="38207BB0" w14:textId="77777777" w:rsidR="00450F2B" w:rsidRDefault="00450F2B" w:rsidP="00450F2B">
            <w:pPr>
              <w:spacing w:after="120"/>
              <w:rPr>
                <w:rFonts w:ascii="Times New Roman" w:hAnsi="Times New Roman" w:cs="Times New Roman"/>
                <w:sz w:val="24"/>
                <w:szCs w:val="24"/>
              </w:rPr>
            </w:pPr>
          </w:p>
        </w:tc>
        <w:tc>
          <w:tcPr>
            <w:tcW w:w="392" w:type="dxa"/>
            <w:tcPrChange w:id="1913" w:author="2" w:date="2021-08-31T10:55:00Z">
              <w:tcPr>
                <w:tcW w:w="392" w:type="dxa"/>
              </w:tcPr>
            </w:tcPrChange>
          </w:tcPr>
          <w:p w14:paraId="5135DD03" w14:textId="77777777" w:rsidR="00450F2B" w:rsidRDefault="00450F2B" w:rsidP="00450F2B">
            <w:pPr>
              <w:spacing w:after="120"/>
              <w:rPr>
                <w:rFonts w:ascii="Times New Roman" w:hAnsi="Times New Roman" w:cs="Times New Roman"/>
                <w:sz w:val="24"/>
                <w:szCs w:val="24"/>
              </w:rPr>
            </w:pPr>
          </w:p>
        </w:tc>
        <w:tc>
          <w:tcPr>
            <w:tcW w:w="553" w:type="dxa"/>
            <w:tcPrChange w:id="1914" w:author="2" w:date="2021-08-31T10:55:00Z">
              <w:tcPr>
                <w:tcW w:w="553" w:type="dxa"/>
              </w:tcPr>
            </w:tcPrChange>
          </w:tcPr>
          <w:p w14:paraId="1A6CA046" w14:textId="58325C41"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1915" w:author="2" w:date="2021-08-31T10:55:00Z">
              <w:tcPr>
                <w:tcW w:w="6001" w:type="dxa"/>
              </w:tcPr>
            </w:tcPrChange>
          </w:tcPr>
          <w:p w14:paraId="042D8D9B" w14:textId="4F9CC7B7" w:rsidR="00450F2B" w:rsidRPr="00247CE1" w:rsidRDefault="00450F2B" w:rsidP="00450F2B">
            <w:pPr>
              <w:rPr>
                <w:rFonts w:ascii="Times New Roman" w:hAnsi="Times New Roman" w:cs="Times New Roman"/>
                <w:sz w:val="20"/>
                <w:szCs w:val="20"/>
                <w:lang w:val="ru"/>
              </w:rPr>
            </w:pPr>
            <w:r w:rsidRPr="00247CE1">
              <w:rPr>
                <w:rFonts w:ascii="Times New Roman" w:eastAsia="Century Schoolbook" w:hAnsi="Times New Roman" w:cs="Times New Roman"/>
                <w:color w:val="000000"/>
                <w:sz w:val="20"/>
                <w:szCs w:val="20"/>
                <w:lang w:val="ru" w:eastAsia="ru-RU"/>
              </w:rPr>
              <w:t>По графику, приведенному на рисунке, найти амплитуду, период и частоту колебаний (в  СИ)</w:t>
            </w:r>
            <w:r w:rsidRPr="00247CE1">
              <w:rPr>
                <w:rFonts w:ascii="Times New Roman" w:eastAsia="Century Schoolbook" w:hAnsi="Times New Roman" w:cs="Times New Roman"/>
                <w:noProof/>
                <w:color w:val="000000"/>
                <w:sz w:val="20"/>
                <w:szCs w:val="20"/>
                <w:lang w:eastAsia="ru-RU"/>
              </w:rPr>
              <w:drawing>
                <wp:inline distT="0" distB="0" distL="0" distR="0" wp14:anchorId="065C6628" wp14:editId="3A00E6A3">
                  <wp:extent cx="2097405" cy="13779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97405" cy="1377950"/>
                          </a:xfrm>
                          <a:prstGeom prst="rect">
                            <a:avLst/>
                          </a:prstGeom>
                          <a:noFill/>
                        </pic:spPr>
                      </pic:pic>
                    </a:graphicData>
                  </a:graphic>
                </wp:inline>
              </w:drawing>
            </w:r>
          </w:p>
          <w:p w14:paraId="544D4B49" w14:textId="77777777" w:rsidR="00450F2B" w:rsidRPr="00247CE1" w:rsidRDefault="00450F2B" w:rsidP="00450F2B">
            <w:pPr>
              <w:spacing w:after="120"/>
              <w:rPr>
                <w:rFonts w:ascii="Times New Roman" w:hAnsi="Times New Roman" w:cs="Times New Roman"/>
                <w:sz w:val="20"/>
                <w:szCs w:val="20"/>
                <w:lang w:val="ru"/>
              </w:rPr>
            </w:pPr>
          </w:p>
        </w:tc>
        <w:tc>
          <w:tcPr>
            <w:tcW w:w="4961" w:type="dxa"/>
            <w:gridSpan w:val="2"/>
            <w:tcPrChange w:id="1916" w:author="2" w:date="2021-08-31T10:55:00Z">
              <w:tcPr>
                <w:tcW w:w="4839" w:type="dxa"/>
              </w:tcPr>
            </w:tcPrChange>
          </w:tcPr>
          <w:p w14:paraId="20FE303E" w14:textId="77777777" w:rsidR="00450F2B" w:rsidRPr="00247CE1" w:rsidRDefault="00450F2B" w:rsidP="0012270D">
            <w:pPr>
              <w:pStyle w:val="a4"/>
              <w:numPr>
                <w:ilvl w:val="0"/>
                <w:numId w:val="27"/>
              </w:numPr>
              <w:spacing w:after="0" w:line="240" w:lineRule="auto"/>
              <w:ind w:left="768" w:hanging="708"/>
              <w:rPr>
                <w:rFonts w:ascii="Times New Roman" w:hAnsi="Times New Roman" w:cs="Times New Roman"/>
                <w:sz w:val="20"/>
                <w:szCs w:val="20"/>
                <w:lang w:val="ru"/>
              </w:rPr>
            </w:pPr>
            <w:r w:rsidRPr="00247CE1">
              <w:rPr>
                <w:rFonts w:ascii="Times New Roman" w:hAnsi="Times New Roman" w:cs="Times New Roman"/>
                <w:sz w:val="20"/>
                <w:szCs w:val="20"/>
                <w:lang w:val="ru"/>
              </w:rPr>
              <w:t>20см;8с;0,125 Гц</w:t>
            </w:r>
          </w:p>
          <w:p w14:paraId="528D8095" w14:textId="77777777" w:rsidR="00450F2B" w:rsidRPr="00247CE1" w:rsidRDefault="00450F2B" w:rsidP="00450F2B">
            <w:pPr>
              <w:ind w:left="768" w:hanging="708"/>
              <w:rPr>
                <w:rFonts w:ascii="Times New Roman" w:hAnsi="Times New Roman" w:cs="Times New Roman"/>
                <w:sz w:val="20"/>
                <w:szCs w:val="20"/>
                <w:lang w:val="ru"/>
              </w:rPr>
            </w:pPr>
            <w:r w:rsidRPr="00247CE1">
              <w:rPr>
                <w:rFonts w:ascii="Times New Roman" w:hAnsi="Times New Roman" w:cs="Times New Roman"/>
                <w:sz w:val="20"/>
                <w:szCs w:val="20"/>
                <w:lang w:val="ru"/>
              </w:rPr>
              <w:t>2.</w:t>
            </w:r>
            <w:r w:rsidRPr="00247CE1">
              <w:rPr>
                <w:rFonts w:ascii="Times New Roman" w:hAnsi="Times New Roman" w:cs="Times New Roman"/>
                <w:sz w:val="20"/>
                <w:szCs w:val="20"/>
                <w:lang w:val="ru"/>
              </w:rPr>
              <w:tab/>
              <w:t>-20см; 4с; 0,25 Гц</w:t>
            </w:r>
          </w:p>
          <w:p w14:paraId="198AA79A" w14:textId="77777777" w:rsidR="00450F2B" w:rsidRPr="00247CE1" w:rsidRDefault="00450F2B" w:rsidP="00450F2B">
            <w:pPr>
              <w:ind w:left="768" w:hanging="708"/>
              <w:rPr>
                <w:rFonts w:ascii="Times New Roman" w:hAnsi="Times New Roman" w:cs="Times New Roman"/>
                <w:sz w:val="20"/>
                <w:szCs w:val="20"/>
                <w:lang w:val="ru"/>
              </w:rPr>
            </w:pPr>
            <w:r w:rsidRPr="00247CE1">
              <w:rPr>
                <w:rFonts w:ascii="Times New Roman" w:hAnsi="Times New Roman" w:cs="Times New Roman"/>
                <w:sz w:val="20"/>
                <w:szCs w:val="20"/>
                <w:lang w:val="ru"/>
              </w:rPr>
              <w:t>3.</w:t>
            </w:r>
            <w:r w:rsidRPr="00247CE1">
              <w:rPr>
                <w:rFonts w:ascii="Times New Roman" w:hAnsi="Times New Roman" w:cs="Times New Roman"/>
                <w:sz w:val="20"/>
                <w:szCs w:val="20"/>
                <w:lang w:val="ru"/>
              </w:rPr>
              <w:tab/>
              <w:t>40см; 8с; 0,125 Гц</w:t>
            </w:r>
          </w:p>
          <w:p w14:paraId="774C7FC1" w14:textId="05CB904A" w:rsidR="00450F2B" w:rsidRPr="00247CE1" w:rsidRDefault="00450F2B" w:rsidP="00450F2B">
            <w:pPr>
              <w:ind w:left="768" w:hanging="708"/>
              <w:rPr>
                <w:rFonts w:ascii="Times New Roman" w:hAnsi="Times New Roman" w:cs="Times New Roman"/>
                <w:sz w:val="20"/>
                <w:szCs w:val="20"/>
                <w:lang w:val="ru"/>
              </w:rPr>
            </w:pPr>
            <w:r w:rsidRPr="00247CE1">
              <w:rPr>
                <w:rFonts w:ascii="Times New Roman" w:hAnsi="Times New Roman" w:cs="Times New Roman"/>
                <w:sz w:val="20"/>
                <w:szCs w:val="20"/>
                <w:lang w:val="ru"/>
              </w:rPr>
              <w:t xml:space="preserve">4.         20см; 4с;0,25Гц </w:t>
            </w:r>
          </w:p>
          <w:p w14:paraId="344E0FA7" w14:textId="77777777" w:rsidR="00450F2B" w:rsidRPr="00247CE1" w:rsidRDefault="00450F2B" w:rsidP="00450F2B">
            <w:pPr>
              <w:spacing w:after="120"/>
              <w:rPr>
                <w:rFonts w:ascii="Times New Roman" w:hAnsi="Times New Roman" w:cs="Times New Roman"/>
                <w:sz w:val="20"/>
                <w:szCs w:val="20"/>
              </w:rPr>
            </w:pPr>
          </w:p>
        </w:tc>
        <w:tc>
          <w:tcPr>
            <w:tcW w:w="567" w:type="dxa"/>
            <w:gridSpan w:val="2"/>
            <w:tcPrChange w:id="1917" w:author="2" w:date="2021-08-31T10:55:00Z">
              <w:tcPr>
                <w:tcW w:w="547" w:type="dxa"/>
              </w:tcPr>
            </w:tcPrChange>
          </w:tcPr>
          <w:p w14:paraId="30A744AE" w14:textId="75BC5A52" w:rsidR="00450F2B" w:rsidRPr="004B35C4" w:rsidRDefault="00450F2B" w:rsidP="0012270D">
            <w:pPr>
              <w:pStyle w:val="a4"/>
              <w:numPr>
                <w:ilvl w:val="0"/>
                <w:numId w:val="27"/>
              </w:numPr>
              <w:tabs>
                <w:tab w:val="left" w:pos="600"/>
              </w:tabs>
              <w:spacing w:after="0" w:line="240" w:lineRule="auto"/>
              <w:ind w:left="0" w:right="34" w:hanging="708"/>
              <w:rPr>
                <w:rFonts w:ascii="Times New Roman" w:hAnsi="Times New Roman" w:cs="Times New Roman"/>
                <w:sz w:val="24"/>
                <w:szCs w:val="24"/>
                <w:lang w:val="ru"/>
              </w:rPr>
            </w:pPr>
            <w:r w:rsidRPr="004B35C4">
              <w:rPr>
                <w:rFonts w:ascii="Times New Roman" w:hAnsi="Times New Roman" w:cs="Times New Roman"/>
                <w:sz w:val="24"/>
                <w:szCs w:val="24"/>
                <w:lang w:val="ru"/>
              </w:rPr>
              <w:t>1</w:t>
            </w:r>
          </w:p>
        </w:tc>
      </w:tr>
      <w:tr w:rsidR="00450F2B" w14:paraId="1C0F1AF2" w14:textId="1C029D62" w:rsidTr="00911EF6">
        <w:tc>
          <w:tcPr>
            <w:tcW w:w="846" w:type="dxa"/>
            <w:tcPrChange w:id="1918" w:author="2" w:date="2021-08-31T10:55:00Z">
              <w:tcPr>
                <w:tcW w:w="846" w:type="dxa"/>
              </w:tcPr>
            </w:tcPrChange>
          </w:tcPr>
          <w:p w14:paraId="407B75E7" w14:textId="77777777" w:rsidR="00450F2B" w:rsidRDefault="00450F2B" w:rsidP="00450F2B">
            <w:pPr>
              <w:spacing w:after="120"/>
              <w:rPr>
                <w:rFonts w:ascii="Times New Roman" w:hAnsi="Times New Roman" w:cs="Times New Roman"/>
                <w:sz w:val="24"/>
                <w:szCs w:val="24"/>
              </w:rPr>
            </w:pPr>
          </w:p>
        </w:tc>
        <w:tc>
          <w:tcPr>
            <w:tcW w:w="1843" w:type="dxa"/>
            <w:tcPrChange w:id="1919" w:author="2" w:date="2021-08-31T10:55:00Z">
              <w:tcPr>
                <w:tcW w:w="1843" w:type="dxa"/>
              </w:tcPr>
            </w:tcPrChange>
          </w:tcPr>
          <w:p w14:paraId="5B66ECFE" w14:textId="77777777" w:rsidR="00450F2B" w:rsidRDefault="00450F2B" w:rsidP="00450F2B">
            <w:pPr>
              <w:spacing w:after="120"/>
              <w:rPr>
                <w:rFonts w:ascii="Times New Roman" w:hAnsi="Times New Roman" w:cs="Times New Roman"/>
                <w:sz w:val="24"/>
                <w:szCs w:val="24"/>
              </w:rPr>
            </w:pPr>
          </w:p>
        </w:tc>
        <w:tc>
          <w:tcPr>
            <w:tcW w:w="425" w:type="dxa"/>
            <w:tcPrChange w:id="1920" w:author="2" w:date="2021-08-31T10:55:00Z">
              <w:tcPr>
                <w:tcW w:w="425" w:type="dxa"/>
              </w:tcPr>
            </w:tcPrChange>
          </w:tcPr>
          <w:p w14:paraId="169EB075" w14:textId="77777777" w:rsidR="00450F2B" w:rsidRDefault="00450F2B" w:rsidP="00450F2B">
            <w:pPr>
              <w:spacing w:after="120"/>
              <w:rPr>
                <w:rFonts w:ascii="Times New Roman" w:hAnsi="Times New Roman" w:cs="Times New Roman"/>
                <w:sz w:val="24"/>
                <w:szCs w:val="24"/>
              </w:rPr>
            </w:pPr>
          </w:p>
        </w:tc>
        <w:tc>
          <w:tcPr>
            <w:tcW w:w="392" w:type="dxa"/>
            <w:tcPrChange w:id="1921" w:author="2" w:date="2021-08-31T10:55:00Z">
              <w:tcPr>
                <w:tcW w:w="392" w:type="dxa"/>
              </w:tcPr>
            </w:tcPrChange>
          </w:tcPr>
          <w:p w14:paraId="60E4265C" w14:textId="77777777" w:rsidR="00450F2B" w:rsidRDefault="00450F2B" w:rsidP="00450F2B">
            <w:pPr>
              <w:spacing w:after="120"/>
              <w:rPr>
                <w:rFonts w:ascii="Times New Roman" w:hAnsi="Times New Roman" w:cs="Times New Roman"/>
                <w:sz w:val="24"/>
                <w:szCs w:val="24"/>
              </w:rPr>
            </w:pPr>
          </w:p>
        </w:tc>
        <w:tc>
          <w:tcPr>
            <w:tcW w:w="553" w:type="dxa"/>
            <w:tcPrChange w:id="1922" w:author="2" w:date="2021-08-31T10:55:00Z">
              <w:tcPr>
                <w:tcW w:w="553" w:type="dxa"/>
              </w:tcPr>
            </w:tcPrChange>
          </w:tcPr>
          <w:p w14:paraId="2BA0778E" w14:textId="1F0A0434"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1923" w:author="2" w:date="2021-08-31T10:55:00Z">
              <w:tcPr>
                <w:tcW w:w="6001" w:type="dxa"/>
              </w:tcPr>
            </w:tcPrChange>
          </w:tcPr>
          <w:p w14:paraId="629E194C" w14:textId="77777777" w:rsidR="00450F2B" w:rsidRPr="00247CE1" w:rsidRDefault="00450F2B" w:rsidP="00450F2B">
            <w:pPr>
              <w:rPr>
                <w:rFonts w:ascii="Times New Roman" w:hAnsi="Times New Roman" w:cs="Times New Roman"/>
                <w:sz w:val="20"/>
                <w:szCs w:val="20"/>
                <w:lang w:val="ru"/>
              </w:rPr>
            </w:pPr>
            <w:r w:rsidRPr="00247CE1">
              <w:rPr>
                <w:rFonts w:ascii="Times New Roman" w:eastAsia="Century Schoolbook" w:hAnsi="Times New Roman" w:cs="Times New Roman"/>
                <w:color w:val="000000"/>
                <w:sz w:val="20"/>
                <w:szCs w:val="20"/>
                <w:lang w:val="ru" w:eastAsia="ru-RU"/>
              </w:rPr>
              <w:t>По графику, приведенному на рисунке, найти амплитуду, период и частоту колебаний (в  СИ)</w:t>
            </w:r>
          </w:p>
          <w:p w14:paraId="46175E26" w14:textId="5C68287C" w:rsidR="00450F2B" w:rsidRPr="00247CE1" w:rsidRDefault="00450F2B" w:rsidP="00450F2B">
            <w:pPr>
              <w:spacing w:after="120"/>
              <w:rPr>
                <w:rFonts w:ascii="Times New Roman" w:hAnsi="Times New Roman" w:cs="Times New Roman"/>
                <w:sz w:val="20"/>
                <w:szCs w:val="20"/>
                <w:lang w:val="ru"/>
              </w:rPr>
            </w:pPr>
            <w:r w:rsidRPr="00247CE1">
              <w:rPr>
                <w:rFonts w:ascii="Times New Roman" w:hAnsi="Times New Roman" w:cs="Times New Roman"/>
                <w:noProof/>
                <w:sz w:val="20"/>
                <w:szCs w:val="20"/>
                <w:lang w:eastAsia="ru-RU"/>
              </w:rPr>
              <w:drawing>
                <wp:inline distT="0" distB="0" distL="0" distR="0" wp14:anchorId="51A01E7D" wp14:editId="02CF0E67">
                  <wp:extent cx="1914525" cy="1268095"/>
                  <wp:effectExtent l="0" t="0" r="952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14525" cy="1268095"/>
                          </a:xfrm>
                          <a:prstGeom prst="rect">
                            <a:avLst/>
                          </a:prstGeom>
                          <a:noFill/>
                        </pic:spPr>
                      </pic:pic>
                    </a:graphicData>
                  </a:graphic>
                </wp:inline>
              </w:drawing>
            </w:r>
          </w:p>
        </w:tc>
        <w:tc>
          <w:tcPr>
            <w:tcW w:w="4961" w:type="dxa"/>
            <w:gridSpan w:val="2"/>
            <w:tcPrChange w:id="1924" w:author="2" w:date="2021-08-31T10:55:00Z">
              <w:tcPr>
                <w:tcW w:w="4839" w:type="dxa"/>
              </w:tcPr>
            </w:tcPrChange>
          </w:tcPr>
          <w:p w14:paraId="23A0C5F8" w14:textId="77777777" w:rsidR="00450F2B" w:rsidRPr="00247CE1" w:rsidRDefault="00450F2B" w:rsidP="0012270D">
            <w:pPr>
              <w:pStyle w:val="a4"/>
              <w:numPr>
                <w:ilvl w:val="0"/>
                <w:numId w:val="28"/>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10см;0,2с;5 Гц</w:t>
            </w:r>
          </w:p>
          <w:p w14:paraId="69D77DA1" w14:textId="77777777" w:rsidR="00450F2B" w:rsidRPr="00247CE1" w:rsidRDefault="00450F2B" w:rsidP="0012270D">
            <w:pPr>
              <w:pStyle w:val="a4"/>
              <w:numPr>
                <w:ilvl w:val="0"/>
                <w:numId w:val="28"/>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5 см; 0,05с; 20 Гц</w:t>
            </w:r>
          </w:p>
          <w:p w14:paraId="0AFB6EB8" w14:textId="77777777" w:rsidR="00450F2B" w:rsidRPr="00247CE1" w:rsidRDefault="00450F2B" w:rsidP="0012270D">
            <w:pPr>
              <w:pStyle w:val="a4"/>
              <w:numPr>
                <w:ilvl w:val="0"/>
                <w:numId w:val="28"/>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10см;0,</w:t>
            </w:r>
            <w:r w:rsidRPr="00247CE1">
              <w:rPr>
                <w:rFonts w:ascii="Times New Roman" w:eastAsia="Segoe UI Emoji" w:hAnsi="Times New Roman" w:cs="Times New Roman"/>
                <w:sz w:val="20"/>
                <w:szCs w:val="20"/>
                <w:lang w:val="ru"/>
              </w:rPr>
              <w:t>1с; 10 Гц</w:t>
            </w:r>
          </w:p>
          <w:p w14:paraId="6AD34B87" w14:textId="77777777" w:rsidR="00450F2B" w:rsidRPr="00247CE1" w:rsidRDefault="00450F2B" w:rsidP="0012270D">
            <w:pPr>
              <w:pStyle w:val="a4"/>
              <w:numPr>
                <w:ilvl w:val="0"/>
                <w:numId w:val="28"/>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20см;0,</w:t>
            </w:r>
            <w:r w:rsidRPr="00247CE1">
              <w:rPr>
                <w:rFonts w:ascii="Times New Roman" w:eastAsia="Segoe UI Emoji" w:hAnsi="Times New Roman" w:cs="Times New Roman"/>
                <w:sz w:val="20"/>
                <w:szCs w:val="20"/>
                <w:lang w:val="ru"/>
              </w:rPr>
              <w:t>1с; 10 Гц</w:t>
            </w:r>
          </w:p>
          <w:p w14:paraId="0983B04C" w14:textId="77777777" w:rsidR="00450F2B" w:rsidRPr="00247CE1" w:rsidRDefault="00450F2B" w:rsidP="00450F2B">
            <w:pPr>
              <w:spacing w:after="120"/>
              <w:rPr>
                <w:rFonts w:ascii="Times New Roman" w:hAnsi="Times New Roman" w:cs="Times New Roman"/>
                <w:sz w:val="20"/>
                <w:szCs w:val="20"/>
              </w:rPr>
            </w:pPr>
          </w:p>
        </w:tc>
        <w:tc>
          <w:tcPr>
            <w:tcW w:w="567" w:type="dxa"/>
            <w:gridSpan w:val="2"/>
            <w:tcPrChange w:id="1925" w:author="2" w:date="2021-08-31T10:55:00Z">
              <w:tcPr>
                <w:tcW w:w="547" w:type="dxa"/>
              </w:tcPr>
            </w:tcPrChange>
          </w:tcPr>
          <w:p w14:paraId="2B5C67BC" w14:textId="55E1FEFD" w:rsidR="00450F2B" w:rsidRPr="004B35C4" w:rsidRDefault="00450F2B" w:rsidP="0012270D">
            <w:pPr>
              <w:pStyle w:val="a4"/>
              <w:numPr>
                <w:ilvl w:val="0"/>
                <w:numId w:val="28"/>
              </w:numPr>
              <w:tabs>
                <w:tab w:val="left" w:pos="600"/>
              </w:tabs>
              <w:spacing w:after="0" w:line="240" w:lineRule="auto"/>
              <w:ind w:left="0" w:right="34"/>
              <w:rPr>
                <w:rFonts w:ascii="Times New Roman" w:hAnsi="Times New Roman" w:cs="Times New Roman"/>
                <w:sz w:val="24"/>
                <w:szCs w:val="24"/>
                <w:lang w:val="ru"/>
              </w:rPr>
            </w:pPr>
            <w:r w:rsidRPr="004B35C4">
              <w:rPr>
                <w:rFonts w:ascii="Times New Roman" w:hAnsi="Times New Roman" w:cs="Times New Roman"/>
                <w:sz w:val="24"/>
                <w:szCs w:val="24"/>
                <w:lang w:val="ru"/>
              </w:rPr>
              <w:t>1</w:t>
            </w:r>
          </w:p>
        </w:tc>
      </w:tr>
      <w:tr w:rsidR="00450F2B" w14:paraId="4C0DA727" w14:textId="13045471" w:rsidTr="00911EF6">
        <w:tc>
          <w:tcPr>
            <w:tcW w:w="846" w:type="dxa"/>
            <w:tcPrChange w:id="1926" w:author="2" w:date="2021-08-31T10:55:00Z">
              <w:tcPr>
                <w:tcW w:w="846" w:type="dxa"/>
              </w:tcPr>
            </w:tcPrChange>
          </w:tcPr>
          <w:p w14:paraId="088F1394" w14:textId="77777777" w:rsidR="00450F2B" w:rsidRDefault="00450F2B" w:rsidP="00450F2B">
            <w:pPr>
              <w:spacing w:after="120"/>
              <w:rPr>
                <w:rFonts w:ascii="Times New Roman" w:hAnsi="Times New Roman" w:cs="Times New Roman"/>
                <w:sz w:val="24"/>
                <w:szCs w:val="24"/>
              </w:rPr>
            </w:pPr>
          </w:p>
        </w:tc>
        <w:tc>
          <w:tcPr>
            <w:tcW w:w="1843" w:type="dxa"/>
            <w:tcPrChange w:id="1927" w:author="2" w:date="2021-08-31T10:55:00Z">
              <w:tcPr>
                <w:tcW w:w="1843" w:type="dxa"/>
              </w:tcPr>
            </w:tcPrChange>
          </w:tcPr>
          <w:p w14:paraId="73EED49A" w14:textId="77777777" w:rsidR="00450F2B" w:rsidRDefault="00450F2B" w:rsidP="00450F2B">
            <w:pPr>
              <w:spacing w:after="120"/>
              <w:rPr>
                <w:rFonts w:ascii="Times New Roman" w:hAnsi="Times New Roman" w:cs="Times New Roman"/>
                <w:sz w:val="24"/>
                <w:szCs w:val="24"/>
              </w:rPr>
            </w:pPr>
          </w:p>
        </w:tc>
        <w:tc>
          <w:tcPr>
            <w:tcW w:w="425" w:type="dxa"/>
            <w:tcPrChange w:id="1928" w:author="2" w:date="2021-08-31T10:55:00Z">
              <w:tcPr>
                <w:tcW w:w="425" w:type="dxa"/>
              </w:tcPr>
            </w:tcPrChange>
          </w:tcPr>
          <w:p w14:paraId="2C5F0EDC" w14:textId="77777777" w:rsidR="00450F2B" w:rsidRDefault="00450F2B" w:rsidP="00450F2B">
            <w:pPr>
              <w:spacing w:after="120"/>
              <w:rPr>
                <w:rFonts w:ascii="Times New Roman" w:hAnsi="Times New Roman" w:cs="Times New Roman"/>
                <w:sz w:val="24"/>
                <w:szCs w:val="24"/>
              </w:rPr>
            </w:pPr>
          </w:p>
        </w:tc>
        <w:tc>
          <w:tcPr>
            <w:tcW w:w="392" w:type="dxa"/>
            <w:tcPrChange w:id="1929" w:author="2" w:date="2021-08-31T10:55:00Z">
              <w:tcPr>
                <w:tcW w:w="392" w:type="dxa"/>
              </w:tcPr>
            </w:tcPrChange>
          </w:tcPr>
          <w:p w14:paraId="55C9CB96" w14:textId="77777777" w:rsidR="00450F2B" w:rsidRDefault="00450F2B" w:rsidP="00450F2B">
            <w:pPr>
              <w:spacing w:after="120"/>
              <w:rPr>
                <w:rFonts w:ascii="Times New Roman" w:hAnsi="Times New Roman" w:cs="Times New Roman"/>
                <w:sz w:val="24"/>
                <w:szCs w:val="24"/>
              </w:rPr>
            </w:pPr>
          </w:p>
        </w:tc>
        <w:tc>
          <w:tcPr>
            <w:tcW w:w="553" w:type="dxa"/>
            <w:tcPrChange w:id="1930" w:author="2" w:date="2021-08-31T10:55:00Z">
              <w:tcPr>
                <w:tcW w:w="553" w:type="dxa"/>
              </w:tcPr>
            </w:tcPrChange>
          </w:tcPr>
          <w:p w14:paraId="39942624" w14:textId="5E500985"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1931" w:author="2" w:date="2021-08-31T10:55:00Z">
              <w:tcPr>
                <w:tcW w:w="6001" w:type="dxa"/>
              </w:tcPr>
            </w:tcPrChange>
          </w:tcPr>
          <w:p w14:paraId="663D55F8" w14:textId="77777777" w:rsidR="00450F2B" w:rsidRPr="00247CE1" w:rsidRDefault="00450F2B" w:rsidP="00450F2B">
            <w:pPr>
              <w:rPr>
                <w:rFonts w:ascii="Times New Roman" w:hAnsi="Times New Roman" w:cs="Times New Roman"/>
                <w:sz w:val="20"/>
                <w:szCs w:val="20"/>
                <w:lang w:val="ru"/>
              </w:rPr>
            </w:pPr>
            <w:r w:rsidRPr="00247CE1">
              <w:rPr>
                <w:rFonts w:ascii="Times New Roman" w:eastAsia="Century Schoolbook" w:hAnsi="Times New Roman" w:cs="Times New Roman"/>
                <w:color w:val="000000"/>
                <w:sz w:val="20"/>
                <w:szCs w:val="20"/>
                <w:lang w:val="ru" w:eastAsia="ru-RU"/>
              </w:rPr>
              <w:t>По графику, приведенному на рисунке, найти амплитуду, период и частоту колебаний (в  СИ)</w:t>
            </w:r>
          </w:p>
          <w:p w14:paraId="0387F518" w14:textId="4541B805" w:rsidR="00450F2B" w:rsidRPr="00247CE1" w:rsidRDefault="00450F2B" w:rsidP="00450F2B">
            <w:pPr>
              <w:spacing w:after="120"/>
              <w:rPr>
                <w:rFonts w:ascii="Times New Roman" w:hAnsi="Times New Roman" w:cs="Times New Roman"/>
                <w:sz w:val="20"/>
                <w:szCs w:val="20"/>
                <w:lang w:val="ru"/>
              </w:rPr>
            </w:pPr>
            <w:r w:rsidRPr="00247CE1">
              <w:rPr>
                <w:rFonts w:ascii="Times New Roman" w:hAnsi="Times New Roman" w:cs="Times New Roman"/>
                <w:noProof/>
                <w:sz w:val="20"/>
                <w:szCs w:val="20"/>
                <w:lang w:eastAsia="ru-RU"/>
              </w:rPr>
              <w:drawing>
                <wp:inline distT="0" distB="0" distL="0" distR="0" wp14:anchorId="38C5D108" wp14:editId="1AFF0A7A">
                  <wp:extent cx="1945005" cy="1085215"/>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45005" cy="1085215"/>
                          </a:xfrm>
                          <a:prstGeom prst="rect">
                            <a:avLst/>
                          </a:prstGeom>
                          <a:noFill/>
                        </pic:spPr>
                      </pic:pic>
                    </a:graphicData>
                  </a:graphic>
                </wp:inline>
              </w:drawing>
            </w:r>
          </w:p>
        </w:tc>
        <w:tc>
          <w:tcPr>
            <w:tcW w:w="4961" w:type="dxa"/>
            <w:gridSpan w:val="2"/>
            <w:tcPrChange w:id="1932" w:author="2" w:date="2021-08-31T10:55:00Z">
              <w:tcPr>
                <w:tcW w:w="4839" w:type="dxa"/>
              </w:tcPr>
            </w:tcPrChange>
          </w:tcPr>
          <w:p w14:paraId="4AEAF08B" w14:textId="7474B60E" w:rsidR="00450F2B" w:rsidRPr="00247CE1" w:rsidRDefault="00450F2B" w:rsidP="0012270D">
            <w:pPr>
              <w:pStyle w:val="a4"/>
              <w:numPr>
                <w:ilvl w:val="0"/>
                <w:numId w:val="29"/>
              </w:numPr>
              <w:spacing w:after="0" w:line="240" w:lineRule="auto"/>
              <w:rPr>
                <w:rFonts w:ascii="Times New Roman" w:hAnsi="Times New Roman" w:cs="Times New Roman"/>
                <w:sz w:val="20"/>
                <w:szCs w:val="20"/>
                <w:lang w:val="ru"/>
              </w:rPr>
            </w:pPr>
            <w:bookmarkStart w:id="1933" w:name="_Hlk60154874"/>
            <w:r w:rsidRPr="00247CE1">
              <w:rPr>
                <w:rFonts w:ascii="Times New Roman" w:hAnsi="Times New Roman" w:cs="Times New Roman"/>
                <w:sz w:val="20"/>
                <w:szCs w:val="20"/>
                <w:lang w:val="ru"/>
              </w:rPr>
              <w:t>6см; 20с;0,05Гц</w:t>
            </w:r>
          </w:p>
          <w:p w14:paraId="321AE947" w14:textId="50480F2E" w:rsidR="00450F2B" w:rsidRPr="00247CE1" w:rsidRDefault="00450F2B" w:rsidP="0012270D">
            <w:pPr>
              <w:pStyle w:val="a4"/>
              <w:numPr>
                <w:ilvl w:val="0"/>
                <w:numId w:val="29"/>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6см; 10с;0,1Гц</w:t>
            </w:r>
          </w:p>
          <w:p w14:paraId="4D740808" w14:textId="0F3DFD6D" w:rsidR="00450F2B" w:rsidRPr="00247CE1" w:rsidRDefault="00450F2B" w:rsidP="0012270D">
            <w:pPr>
              <w:pStyle w:val="a4"/>
              <w:numPr>
                <w:ilvl w:val="0"/>
                <w:numId w:val="29"/>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12см;10с;0,1Гц</w:t>
            </w:r>
          </w:p>
          <w:p w14:paraId="7765006E" w14:textId="7296DDD5" w:rsidR="00450F2B" w:rsidRPr="00247CE1" w:rsidRDefault="00450F2B" w:rsidP="0012270D">
            <w:pPr>
              <w:pStyle w:val="a4"/>
              <w:numPr>
                <w:ilvl w:val="0"/>
                <w:numId w:val="29"/>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12см;20с;0,05Гц</w:t>
            </w:r>
          </w:p>
          <w:bookmarkEnd w:id="1933"/>
          <w:p w14:paraId="11D24E2C" w14:textId="77777777" w:rsidR="00450F2B" w:rsidRPr="00247CE1" w:rsidRDefault="00450F2B" w:rsidP="00450F2B">
            <w:pPr>
              <w:spacing w:after="120"/>
              <w:rPr>
                <w:rFonts w:ascii="Times New Roman" w:hAnsi="Times New Roman" w:cs="Times New Roman"/>
                <w:sz w:val="20"/>
                <w:szCs w:val="20"/>
              </w:rPr>
            </w:pPr>
          </w:p>
        </w:tc>
        <w:tc>
          <w:tcPr>
            <w:tcW w:w="567" w:type="dxa"/>
            <w:gridSpan w:val="2"/>
            <w:tcPrChange w:id="1934" w:author="2" w:date="2021-08-31T10:55:00Z">
              <w:tcPr>
                <w:tcW w:w="547" w:type="dxa"/>
              </w:tcPr>
            </w:tcPrChange>
          </w:tcPr>
          <w:p w14:paraId="28282EEC" w14:textId="5A000BD9" w:rsidR="00450F2B" w:rsidRPr="004B35C4" w:rsidRDefault="00450F2B" w:rsidP="0012270D">
            <w:pPr>
              <w:pStyle w:val="a4"/>
              <w:numPr>
                <w:ilvl w:val="0"/>
                <w:numId w:val="29"/>
              </w:numPr>
              <w:tabs>
                <w:tab w:val="left" w:pos="600"/>
              </w:tabs>
              <w:spacing w:after="0" w:line="240" w:lineRule="auto"/>
              <w:ind w:left="0" w:right="34"/>
              <w:rPr>
                <w:rFonts w:ascii="Times New Roman" w:hAnsi="Times New Roman" w:cs="Times New Roman"/>
                <w:sz w:val="24"/>
                <w:szCs w:val="24"/>
                <w:lang w:val="ru"/>
              </w:rPr>
            </w:pPr>
            <w:r w:rsidRPr="004B35C4">
              <w:rPr>
                <w:rFonts w:ascii="Times New Roman" w:hAnsi="Times New Roman" w:cs="Times New Roman"/>
                <w:sz w:val="24"/>
                <w:szCs w:val="24"/>
                <w:lang w:val="ru"/>
              </w:rPr>
              <w:t>1</w:t>
            </w:r>
          </w:p>
        </w:tc>
      </w:tr>
      <w:tr w:rsidR="00450F2B" w14:paraId="1D9E7A24" w14:textId="289CCC3B" w:rsidTr="00911EF6">
        <w:tc>
          <w:tcPr>
            <w:tcW w:w="846" w:type="dxa"/>
            <w:tcPrChange w:id="1935" w:author="2" w:date="2021-08-31T10:55:00Z">
              <w:tcPr>
                <w:tcW w:w="846" w:type="dxa"/>
              </w:tcPr>
            </w:tcPrChange>
          </w:tcPr>
          <w:p w14:paraId="6A75F823" w14:textId="77777777" w:rsidR="00450F2B" w:rsidRDefault="00450F2B" w:rsidP="00450F2B">
            <w:pPr>
              <w:spacing w:after="120"/>
              <w:rPr>
                <w:rFonts w:ascii="Times New Roman" w:hAnsi="Times New Roman" w:cs="Times New Roman"/>
                <w:sz w:val="24"/>
                <w:szCs w:val="24"/>
              </w:rPr>
            </w:pPr>
          </w:p>
        </w:tc>
        <w:tc>
          <w:tcPr>
            <w:tcW w:w="1843" w:type="dxa"/>
            <w:tcPrChange w:id="1936" w:author="2" w:date="2021-08-31T10:55:00Z">
              <w:tcPr>
                <w:tcW w:w="1843" w:type="dxa"/>
              </w:tcPr>
            </w:tcPrChange>
          </w:tcPr>
          <w:p w14:paraId="4ABD5951" w14:textId="77777777" w:rsidR="00450F2B" w:rsidRDefault="00450F2B" w:rsidP="00450F2B">
            <w:pPr>
              <w:spacing w:after="120"/>
              <w:rPr>
                <w:rFonts w:ascii="Times New Roman" w:hAnsi="Times New Roman" w:cs="Times New Roman"/>
                <w:sz w:val="24"/>
                <w:szCs w:val="24"/>
              </w:rPr>
            </w:pPr>
          </w:p>
        </w:tc>
        <w:tc>
          <w:tcPr>
            <w:tcW w:w="425" w:type="dxa"/>
            <w:tcPrChange w:id="1937" w:author="2" w:date="2021-08-31T10:55:00Z">
              <w:tcPr>
                <w:tcW w:w="425" w:type="dxa"/>
              </w:tcPr>
            </w:tcPrChange>
          </w:tcPr>
          <w:p w14:paraId="5D1842E7" w14:textId="77777777" w:rsidR="00450F2B" w:rsidRDefault="00450F2B" w:rsidP="00450F2B">
            <w:pPr>
              <w:spacing w:after="120"/>
              <w:rPr>
                <w:rFonts w:ascii="Times New Roman" w:hAnsi="Times New Roman" w:cs="Times New Roman"/>
                <w:sz w:val="24"/>
                <w:szCs w:val="24"/>
              </w:rPr>
            </w:pPr>
          </w:p>
        </w:tc>
        <w:tc>
          <w:tcPr>
            <w:tcW w:w="392" w:type="dxa"/>
            <w:tcPrChange w:id="1938" w:author="2" w:date="2021-08-31T10:55:00Z">
              <w:tcPr>
                <w:tcW w:w="392" w:type="dxa"/>
              </w:tcPr>
            </w:tcPrChange>
          </w:tcPr>
          <w:p w14:paraId="06CB86E4" w14:textId="77777777" w:rsidR="00450F2B" w:rsidRDefault="00450F2B" w:rsidP="00450F2B">
            <w:pPr>
              <w:spacing w:after="120"/>
              <w:rPr>
                <w:rFonts w:ascii="Times New Roman" w:hAnsi="Times New Roman" w:cs="Times New Roman"/>
                <w:sz w:val="24"/>
                <w:szCs w:val="24"/>
              </w:rPr>
            </w:pPr>
          </w:p>
        </w:tc>
        <w:tc>
          <w:tcPr>
            <w:tcW w:w="553" w:type="dxa"/>
            <w:tcPrChange w:id="1939" w:author="2" w:date="2021-08-31T10:55:00Z">
              <w:tcPr>
                <w:tcW w:w="553" w:type="dxa"/>
              </w:tcPr>
            </w:tcPrChange>
          </w:tcPr>
          <w:p w14:paraId="49028CAE" w14:textId="1935CA5C"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1940" w:author="2" w:date="2021-08-31T10:55:00Z">
              <w:tcPr>
                <w:tcW w:w="6001" w:type="dxa"/>
              </w:tcPr>
            </w:tcPrChange>
          </w:tcPr>
          <w:p w14:paraId="149E0613" w14:textId="77777777" w:rsidR="00450F2B" w:rsidRPr="00247CE1" w:rsidRDefault="00450F2B" w:rsidP="00450F2B">
            <w:pPr>
              <w:rPr>
                <w:rFonts w:ascii="Times New Roman" w:hAnsi="Times New Roman" w:cs="Times New Roman"/>
                <w:sz w:val="20"/>
                <w:szCs w:val="20"/>
                <w:lang w:val="ru"/>
              </w:rPr>
            </w:pPr>
            <w:r w:rsidRPr="00247CE1">
              <w:rPr>
                <w:rFonts w:ascii="Times New Roman" w:eastAsia="Century Schoolbook" w:hAnsi="Times New Roman" w:cs="Times New Roman"/>
                <w:color w:val="000000"/>
                <w:sz w:val="20"/>
                <w:szCs w:val="20"/>
                <w:lang w:val="ru" w:eastAsia="ru-RU"/>
              </w:rPr>
              <w:t>По графику, приведенному на рисунке, найти амплитуду, период и частоту колебаний (в  СИ)</w:t>
            </w:r>
          </w:p>
          <w:p w14:paraId="5C032123" w14:textId="4E6040DC" w:rsidR="00450F2B" w:rsidRPr="00247CE1" w:rsidRDefault="00450F2B" w:rsidP="00450F2B">
            <w:pPr>
              <w:spacing w:after="120"/>
              <w:rPr>
                <w:rFonts w:ascii="Times New Roman" w:hAnsi="Times New Roman" w:cs="Times New Roman"/>
                <w:sz w:val="20"/>
                <w:szCs w:val="20"/>
                <w:lang w:val="ru"/>
              </w:rPr>
            </w:pPr>
            <w:r w:rsidRPr="00247CE1">
              <w:rPr>
                <w:rFonts w:ascii="Times New Roman" w:hAnsi="Times New Roman" w:cs="Times New Roman"/>
                <w:sz w:val="20"/>
                <w:szCs w:val="20"/>
              </w:rPr>
              <w:object w:dxaOrig="7332" w:dyaOrig="4104" w14:anchorId="5D56E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55pt;height:102.05pt" o:ole="">
                  <v:imagedata r:id="rId51" o:title=""/>
                </v:shape>
                <o:OLEObject Type="Embed" ProgID="PBrush" ShapeID="_x0000_i1025" DrawAspect="Content" ObjectID="_1691913043" r:id="rId52"/>
              </w:object>
            </w:r>
          </w:p>
          <w:p w14:paraId="01DBBD5E" w14:textId="48D6302E" w:rsidR="00450F2B" w:rsidRPr="00247CE1" w:rsidRDefault="00450F2B" w:rsidP="00450F2B">
            <w:pPr>
              <w:spacing w:after="120"/>
              <w:rPr>
                <w:rFonts w:ascii="Times New Roman" w:hAnsi="Times New Roman" w:cs="Times New Roman"/>
                <w:sz w:val="20"/>
                <w:szCs w:val="20"/>
                <w:lang w:val="ru"/>
              </w:rPr>
            </w:pPr>
          </w:p>
        </w:tc>
        <w:tc>
          <w:tcPr>
            <w:tcW w:w="4961" w:type="dxa"/>
            <w:gridSpan w:val="2"/>
            <w:tcPrChange w:id="1941" w:author="2" w:date="2021-08-31T10:55:00Z">
              <w:tcPr>
                <w:tcW w:w="4839" w:type="dxa"/>
              </w:tcPr>
            </w:tcPrChange>
          </w:tcPr>
          <w:p w14:paraId="254CB2C7" w14:textId="6482CECA" w:rsidR="00450F2B" w:rsidRPr="00247CE1" w:rsidRDefault="00450F2B" w:rsidP="0012270D">
            <w:pPr>
              <w:pStyle w:val="a4"/>
              <w:numPr>
                <w:ilvl w:val="0"/>
                <w:numId w:val="94"/>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lastRenderedPageBreak/>
              <w:t>12см; 2,1Гц;0,12с</w:t>
            </w:r>
          </w:p>
          <w:p w14:paraId="0A733731" w14:textId="0551EB77" w:rsidR="00450F2B" w:rsidRPr="00247CE1" w:rsidRDefault="00450F2B" w:rsidP="0012270D">
            <w:pPr>
              <w:pStyle w:val="a4"/>
              <w:numPr>
                <w:ilvl w:val="0"/>
                <w:numId w:val="94"/>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12см; 4.2Гц;0,24с</w:t>
            </w:r>
          </w:p>
          <w:p w14:paraId="0118FD70" w14:textId="3E620047" w:rsidR="00450F2B" w:rsidRPr="00247CE1" w:rsidRDefault="00450F2B" w:rsidP="0012270D">
            <w:pPr>
              <w:pStyle w:val="a4"/>
              <w:numPr>
                <w:ilvl w:val="0"/>
                <w:numId w:val="94"/>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24см;12,5Гц;0,08с</w:t>
            </w:r>
          </w:p>
          <w:p w14:paraId="36BF72BA" w14:textId="32E5B880" w:rsidR="00450F2B" w:rsidRPr="00247CE1" w:rsidRDefault="00450F2B" w:rsidP="0012270D">
            <w:pPr>
              <w:pStyle w:val="a4"/>
              <w:numPr>
                <w:ilvl w:val="0"/>
                <w:numId w:val="94"/>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24см;6,25Гц;0,16с</w:t>
            </w:r>
          </w:p>
          <w:p w14:paraId="65FC5D91" w14:textId="77777777" w:rsidR="00450F2B" w:rsidRPr="00247CE1" w:rsidRDefault="00450F2B" w:rsidP="00450F2B">
            <w:pPr>
              <w:spacing w:after="120"/>
              <w:rPr>
                <w:rFonts w:ascii="Times New Roman" w:hAnsi="Times New Roman" w:cs="Times New Roman"/>
                <w:sz w:val="20"/>
                <w:szCs w:val="20"/>
              </w:rPr>
            </w:pPr>
          </w:p>
        </w:tc>
        <w:tc>
          <w:tcPr>
            <w:tcW w:w="567" w:type="dxa"/>
            <w:gridSpan w:val="2"/>
            <w:tcPrChange w:id="1942" w:author="2" w:date="2021-08-31T10:55:00Z">
              <w:tcPr>
                <w:tcW w:w="547" w:type="dxa"/>
              </w:tcPr>
            </w:tcPrChange>
          </w:tcPr>
          <w:p w14:paraId="2253CBA0" w14:textId="4ED358CD" w:rsidR="00450F2B" w:rsidRPr="004B35C4" w:rsidRDefault="00450F2B" w:rsidP="0012270D">
            <w:pPr>
              <w:pStyle w:val="a4"/>
              <w:numPr>
                <w:ilvl w:val="0"/>
                <w:numId w:val="94"/>
              </w:numPr>
              <w:tabs>
                <w:tab w:val="left" w:pos="600"/>
              </w:tabs>
              <w:spacing w:after="0" w:line="240" w:lineRule="auto"/>
              <w:ind w:left="0" w:right="34"/>
              <w:rPr>
                <w:rFonts w:ascii="Times New Roman" w:hAnsi="Times New Roman" w:cs="Times New Roman"/>
                <w:sz w:val="24"/>
                <w:szCs w:val="24"/>
                <w:lang w:val="ru"/>
              </w:rPr>
            </w:pPr>
            <w:r w:rsidRPr="004B35C4">
              <w:rPr>
                <w:rFonts w:ascii="Times New Roman" w:hAnsi="Times New Roman" w:cs="Times New Roman"/>
                <w:sz w:val="24"/>
                <w:szCs w:val="24"/>
                <w:lang w:val="ru"/>
              </w:rPr>
              <w:t>4</w:t>
            </w:r>
          </w:p>
        </w:tc>
      </w:tr>
      <w:tr w:rsidR="00450F2B" w14:paraId="7DB77E4C" w14:textId="03B78AF3" w:rsidTr="00911EF6">
        <w:tc>
          <w:tcPr>
            <w:tcW w:w="846" w:type="dxa"/>
            <w:tcPrChange w:id="1943" w:author="2" w:date="2021-08-31T10:55:00Z">
              <w:tcPr>
                <w:tcW w:w="846" w:type="dxa"/>
              </w:tcPr>
            </w:tcPrChange>
          </w:tcPr>
          <w:p w14:paraId="452EDB1A" w14:textId="77777777" w:rsidR="00450F2B" w:rsidRDefault="00450F2B" w:rsidP="00450F2B">
            <w:pPr>
              <w:spacing w:after="120"/>
              <w:rPr>
                <w:rFonts w:ascii="Times New Roman" w:hAnsi="Times New Roman" w:cs="Times New Roman"/>
                <w:sz w:val="24"/>
                <w:szCs w:val="24"/>
              </w:rPr>
            </w:pPr>
          </w:p>
        </w:tc>
        <w:tc>
          <w:tcPr>
            <w:tcW w:w="1843" w:type="dxa"/>
            <w:tcPrChange w:id="1944" w:author="2" w:date="2021-08-31T10:55:00Z">
              <w:tcPr>
                <w:tcW w:w="1843" w:type="dxa"/>
              </w:tcPr>
            </w:tcPrChange>
          </w:tcPr>
          <w:p w14:paraId="31984EBC" w14:textId="77777777" w:rsidR="00450F2B" w:rsidRDefault="00450F2B" w:rsidP="00450F2B">
            <w:pPr>
              <w:spacing w:after="120"/>
              <w:rPr>
                <w:rFonts w:ascii="Times New Roman" w:hAnsi="Times New Roman" w:cs="Times New Roman"/>
                <w:sz w:val="24"/>
                <w:szCs w:val="24"/>
              </w:rPr>
            </w:pPr>
          </w:p>
        </w:tc>
        <w:tc>
          <w:tcPr>
            <w:tcW w:w="425" w:type="dxa"/>
            <w:tcPrChange w:id="1945" w:author="2" w:date="2021-08-31T10:55:00Z">
              <w:tcPr>
                <w:tcW w:w="425" w:type="dxa"/>
              </w:tcPr>
            </w:tcPrChange>
          </w:tcPr>
          <w:p w14:paraId="3B11576B" w14:textId="77777777" w:rsidR="00450F2B" w:rsidRDefault="00450F2B" w:rsidP="00450F2B">
            <w:pPr>
              <w:spacing w:after="120"/>
              <w:rPr>
                <w:rFonts w:ascii="Times New Roman" w:hAnsi="Times New Roman" w:cs="Times New Roman"/>
                <w:sz w:val="24"/>
                <w:szCs w:val="24"/>
              </w:rPr>
            </w:pPr>
          </w:p>
        </w:tc>
        <w:tc>
          <w:tcPr>
            <w:tcW w:w="392" w:type="dxa"/>
            <w:tcPrChange w:id="1946" w:author="2" w:date="2021-08-31T10:55:00Z">
              <w:tcPr>
                <w:tcW w:w="392" w:type="dxa"/>
              </w:tcPr>
            </w:tcPrChange>
          </w:tcPr>
          <w:p w14:paraId="23536489" w14:textId="77777777" w:rsidR="00450F2B" w:rsidRDefault="00450F2B" w:rsidP="00450F2B">
            <w:pPr>
              <w:spacing w:after="120"/>
              <w:rPr>
                <w:rFonts w:ascii="Times New Roman" w:hAnsi="Times New Roman" w:cs="Times New Roman"/>
                <w:sz w:val="24"/>
                <w:szCs w:val="24"/>
              </w:rPr>
            </w:pPr>
          </w:p>
        </w:tc>
        <w:tc>
          <w:tcPr>
            <w:tcW w:w="553" w:type="dxa"/>
            <w:tcPrChange w:id="1947" w:author="2" w:date="2021-08-31T10:55:00Z">
              <w:tcPr>
                <w:tcW w:w="553" w:type="dxa"/>
              </w:tcPr>
            </w:tcPrChange>
          </w:tcPr>
          <w:p w14:paraId="5144AC3E" w14:textId="03CC3C09"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1948" w:author="2" w:date="2021-08-31T10:55:00Z">
              <w:tcPr>
                <w:tcW w:w="6001" w:type="dxa"/>
              </w:tcPr>
            </w:tcPrChange>
          </w:tcPr>
          <w:p w14:paraId="33B90492" w14:textId="6FFC1FCA" w:rsidR="00450F2B" w:rsidRPr="00247CE1" w:rsidRDefault="00B5115D" w:rsidP="00450F2B">
            <w:pPr>
              <w:rPr>
                <w:rFonts w:ascii="Times New Roman" w:hAnsi="Times New Roman" w:cs="Times New Roman"/>
                <w:sz w:val="20"/>
                <w:szCs w:val="20"/>
                <w:lang w:val="ru"/>
              </w:rPr>
            </w:pPr>
            <w:ins w:id="1949" w:author="2" w:date="2021-08-31T10:55:00Z">
              <w:r>
                <w:rPr>
                  <w:rFonts w:ascii="Times New Roman" w:hAnsi="Times New Roman" w:cs="Times New Roman"/>
                  <w:noProof/>
                  <w:sz w:val="20"/>
                  <w:szCs w:val="20"/>
                </w:rPr>
                <w:object w:dxaOrig="1440" w:dyaOrig="1440" w14:anchorId="5687A6AD">
                  <v:shape id="_x0000_s1059" type="#_x0000_t75" style="position:absolute;margin-left:34.85pt;margin-top:38.65pt;width:149.4pt;height:106.85pt;z-index:252195840;mso-position-horizontal-relative:text;mso-position-vertical-relative:text" wrapcoords="-110 0 -110 21447 21600 21447 21600 0 -110 0">
                    <v:imagedata r:id="rId53" o:title=""/>
                    <w10:wrap type="tight"/>
                  </v:shape>
                  <o:OLEObject Type="Embed" ProgID="PBrush" ShapeID="_x0000_s1059" DrawAspect="Content" ObjectID="_1691913053" r:id="rId54"/>
                </w:object>
              </w:r>
            </w:ins>
            <w:del w:id="1950" w:author="2" w:date="2021-08-31T10:55:00Z">
              <w:r w:rsidR="00013783">
                <w:rPr>
                  <w:rFonts w:ascii="Times New Roman" w:hAnsi="Times New Roman" w:cs="Times New Roman"/>
                  <w:noProof/>
                  <w:sz w:val="20"/>
                  <w:szCs w:val="20"/>
                </w:rPr>
                <w:object w:dxaOrig="1440" w:dyaOrig="1440" w14:anchorId="13015716">
                  <v:shape id="_x0000_s1056" type="#_x0000_t75" style="position:absolute;margin-left:34.85pt;margin-top:38.65pt;width:149.4pt;height:106.85pt;z-index:252123136;mso-position-horizontal-relative:text;mso-position-vertical-relative:text" wrapcoords="-110 0 -110 21447 21600 21447 21600 0 -110 0">
                    <v:imagedata r:id="rId53" o:title=""/>
                    <w10:wrap type="tight"/>
                  </v:shape>
                  <o:OLEObject Type="Embed" ProgID="PBrush" ShapeID="_x0000_s1056" DrawAspect="Content" ObjectID="_1691913050" r:id="rId55"/>
                </w:object>
              </w:r>
            </w:del>
            <w:r w:rsidR="00450F2B" w:rsidRPr="00247CE1">
              <w:rPr>
                <w:rFonts w:ascii="Times New Roman" w:eastAsia="Century Schoolbook" w:hAnsi="Times New Roman" w:cs="Times New Roman"/>
                <w:color w:val="000000"/>
                <w:sz w:val="20"/>
                <w:szCs w:val="20"/>
                <w:lang w:val="ru" w:eastAsia="ru-RU"/>
              </w:rPr>
              <w:t>По графику, приведенному на рисунке, найти амплитуду, период и частоту колебаний (в  СИ)</w:t>
            </w:r>
            <w:r w:rsidR="00450F2B" w:rsidRPr="00247CE1">
              <w:rPr>
                <w:rFonts w:ascii="Times New Roman" w:hAnsi="Times New Roman" w:cs="Times New Roman"/>
                <w:sz w:val="20"/>
                <w:szCs w:val="20"/>
              </w:rPr>
              <w:t xml:space="preserve"> </w:t>
            </w:r>
          </w:p>
          <w:p w14:paraId="32685CE6" w14:textId="430381F2" w:rsidR="00450F2B" w:rsidRPr="00247CE1" w:rsidRDefault="00450F2B" w:rsidP="00450F2B">
            <w:pPr>
              <w:rPr>
                <w:rFonts w:ascii="Times New Roman" w:eastAsia="Century Schoolbook" w:hAnsi="Times New Roman" w:cs="Times New Roman"/>
                <w:color w:val="000000"/>
                <w:sz w:val="20"/>
                <w:szCs w:val="20"/>
                <w:lang w:val="ru" w:eastAsia="ru-RU"/>
              </w:rPr>
            </w:pPr>
          </w:p>
          <w:p w14:paraId="42CD38C8" w14:textId="77777777" w:rsidR="00450F2B" w:rsidRPr="00247CE1" w:rsidRDefault="00450F2B" w:rsidP="00450F2B">
            <w:pPr>
              <w:rPr>
                <w:rFonts w:ascii="Times New Roman" w:eastAsia="Century Schoolbook" w:hAnsi="Times New Roman" w:cs="Times New Roman"/>
                <w:color w:val="000000"/>
                <w:sz w:val="20"/>
                <w:szCs w:val="20"/>
                <w:lang w:val="ru" w:eastAsia="ru-RU"/>
              </w:rPr>
            </w:pPr>
          </w:p>
          <w:p w14:paraId="10F46B97" w14:textId="77777777" w:rsidR="00450F2B" w:rsidRPr="00247CE1" w:rsidRDefault="00450F2B" w:rsidP="00450F2B">
            <w:pPr>
              <w:rPr>
                <w:rFonts w:ascii="Times New Roman" w:eastAsia="Century Schoolbook" w:hAnsi="Times New Roman" w:cs="Times New Roman"/>
                <w:color w:val="000000"/>
                <w:sz w:val="20"/>
                <w:szCs w:val="20"/>
                <w:lang w:val="ru" w:eastAsia="ru-RU"/>
              </w:rPr>
            </w:pPr>
          </w:p>
          <w:p w14:paraId="4DD80F58" w14:textId="77777777" w:rsidR="00450F2B" w:rsidRPr="00247CE1" w:rsidRDefault="00450F2B" w:rsidP="00450F2B">
            <w:pPr>
              <w:rPr>
                <w:rFonts w:ascii="Times New Roman" w:eastAsia="Century Schoolbook" w:hAnsi="Times New Roman" w:cs="Times New Roman"/>
                <w:color w:val="000000"/>
                <w:sz w:val="20"/>
                <w:szCs w:val="20"/>
                <w:lang w:val="ru" w:eastAsia="ru-RU"/>
              </w:rPr>
            </w:pPr>
          </w:p>
          <w:p w14:paraId="22B6ADFF" w14:textId="77777777" w:rsidR="00450F2B" w:rsidRPr="00247CE1" w:rsidRDefault="00450F2B" w:rsidP="00450F2B">
            <w:pPr>
              <w:rPr>
                <w:rFonts w:ascii="Times New Roman" w:eastAsia="Century Schoolbook" w:hAnsi="Times New Roman" w:cs="Times New Roman"/>
                <w:color w:val="000000"/>
                <w:sz w:val="20"/>
                <w:szCs w:val="20"/>
                <w:lang w:val="ru" w:eastAsia="ru-RU"/>
              </w:rPr>
            </w:pPr>
          </w:p>
          <w:p w14:paraId="3EC07235" w14:textId="77777777" w:rsidR="00450F2B" w:rsidRPr="00247CE1" w:rsidRDefault="00450F2B" w:rsidP="00450F2B">
            <w:pPr>
              <w:rPr>
                <w:rFonts w:ascii="Times New Roman" w:eastAsia="Century Schoolbook" w:hAnsi="Times New Roman" w:cs="Times New Roman"/>
                <w:color w:val="000000"/>
                <w:sz w:val="20"/>
                <w:szCs w:val="20"/>
                <w:lang w:val="ru" w:eastAsia="ru-RU"/>
              </w:rPr>
            </w:pPr>
          </w:p>
          <w:p w14:paraId="6C4C0AAF" w14:textId="77777777" w:rsidR="00450F2B" w:rsidRPr="00247CE1" w:rsidRDefault="00450F2B" w:rsidP="00450F2B">
            <w:pPr>
              <w:rPr>
                <w:rFonts w:ascii="Times New Roman" w:eastAsia="Century Schoolbook" w:hAnsi="Times New Roman" w:cs="Times New Roman"/>
                <w:color w:val="000000"/>
                <w:sz w:val="20"/>
                <w:szCs w:val="20"/>
                <w:lang w:val="ru" w:eastAsia="ru-RU"/>
              </w:rPr>
            </w:pPr>
          </w:p>
          <w:p w14:paraId="5290A382" w14:textId="77EA22F5" w:rsidR="00450F2B" w:rsidRPr="00247CE1" w:rsidRDefault="00450F2B" w:rsidP="00450F2B">
            <w:pPr>
              <w:rPr>
                <w:rFonts w:ascii="Times New Roman" w:eastAsia="Century Schoolbook" w:hAnsi="Times New Roman" w:cs="Times New Roman"/>
                <w:color w:val="000000"/>
                <w:sz w:val="20"/>
                <w:szCs w:val="20"/>
                <w:lang w:val="ru" w:eastAsia="ru-RU"/>
              </w:rPr>
            </w:pPr>
          </w:p>
        </w:tc>
        <w:tc>
          <w:tcPr>
            <w:tcW w:w="4961" w:type="dxa"/>
            <w:gridSpan w:val="2"/>
            <w:tcPrChange w:id="1951" w:author="2" w:date="2021-08-31T10:55:00Z">
              <w:tcPr>
                <w:tcW w:w="4839" w:type="dxa"/>
              </w:tcPr>
            </w:tcPrChange>
          </w:tcPr>
          <w:p w14:paraId="7C8B7365" w14:textId="17DF7F4F" w:rsidR="00450F2B" w:rsidRPr="00247CE1" w:rsidRDefault="00450F2B" w:rsidP="0012270D">
            <w:pPr>
              <w:pStyle w:val="a4"/>
              <w:numPr>
                <w:ilvl w:val="0"/>
                <w:numId w:val="95"/>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2см; 0,05Гц;20с</w:t>
            </w:r>
          </w:p>
          <w:p w14:paraId="0CD6EFBE" w14:textId="3EC3512D" w:rsidR="00450F2B" w:rsidRPr="00247CE1" w:rsidRDefault="00450F2B" w:rsidP="0012270D">
            <w:pPr>
              <w:pStyle w:val="a4"/>
              <w:numPr>
                <w:ilvl w:val="0"/>
                <w:numId w:val="95"/>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6см; 0,625Гц;16с</w:t>
            </w:r>
          </w:p>
          <w:p w14:paraId="2CB7FDDA" w14:textId="27542D8C" w:rsidR="00450F2B" w:rsidRPr="00247CE1" w:rsidRDefault="00450F2B" w:rsidP="0012270D">
            <w:pPr>
              <w:pStyle w:val="a4"/>
              <w:numPr>
                <w:ilvl w:val="0"/>
                <w:numId w:val="95"/>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6см; 0,125Гц;8с</w:t>
            </w:r>
          </w:p>
          <w:p w14:paraId="29926605" w14:textId="5DF794ED" w:rsidR="00450F2B" w:rsidRPr="00247CE1" w:rsidRDefault="00450F2B" w:rsidP="0012270D">
            <w:pPr>
              <w:pStyle w:val="a4"/>
              <w:numPr>
                <w:ilvl w:val="0"/>
                <w:numId w:val="95"/>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8см; 0,25Гц;4с</w:t>
            </w:r>
          </w:p>
          <w:p w14:paraId="11DD9C07" w14:textId="77777777" w:rsidR="00450F2B" w:rsidRPr="00247CE1" w:rsidRDefault="00450F2B" w:rsidP="00450F2B">
            <w:pPr>
              <w:spacing w:after="120"/>
              <w:rPr>
                <w:rFonts w:ascii="Times New Roman" w:hAnsi="Times New Roman" w:cs="Times New Roman"/>
                <w:sz w:val="20"/>
                <w:szCs w:val="20"/>
              </w:rPr>
            </w:pPr>
          </w:p>
        </w:tc>
        <w:tc>
          <w:tcPr>
            <w:tcW w:w="567" w:type="dxa"/>
            <w:gridSpan w:val="2"/>
            <w:tcPrChange w:id="1952" w:author="2" w:date="2021-08-31T10:55:00Z">
              <w:tcPr>
                <w:tcW w:w="547" w:type="dxa"/>
              </w:tcPr>
            </w:tcPrChange>
          </w:tcPr>
          <w:p w14:paraId="335A4D3E" w14:textId="1D028991" w:rsidR="00450F2B" w:rsidRPr="004B35C4" w:rsidRDefault="00450F2B" w:rsidP="0012270D">
            <w:pPr>
              <w:pStyle w:val="a4"/>
              <w:numPr>
                <w:ilvl w:val="0"/>
                <w:numId w:val="95"/>
              </w:numPr>
              <w:tabs>
                <w:tab w:val="left" w:pos="600"/>
              </w:tabs>
              <w:spacing w:after="0" w:line="240" w:lineRule="auto"/>
              <w:ind w:left="0" w:right="34"/>
              <w:rPr>
                <w:rFonts w:ascii="Times New Roman" w:hAnsi="Times New Roman" w:cs="Times New Roman"/>
                <w:sz w:val="24"/>
                <w:szCs w:val="24"/>
                <w:lang w:val="ru"/>
              </w:rPr>
            </w:pPr>
            <w:r w:rsidRPr="004B35C4">
              <w:rPr>
                <w:rFonts w:ascii="Times New Roman" w:hAnsi="Times New Roman" w:cs="Times New Roman"/>
                <w:sz w:val="24"/>
                <w:szCs w:val="24"/>
                <w:lang w:val="ru"/>
              </w:rPr>
              <w:t>2</w:t>
            </w:r>
          </w:p>
        </w:tc>
      </w:tr>
      <w:tr w:rsidR="00450F2B" w14:paraId="445E2D87" w14:textId="2A520982" w:rsidTr="00911EF6">
        <w:tc>
          <w:tcPr>
            <w:tcW w:w="846" w:type="dxa"/>
            <w:tcPrChange w:id="1953" w:author="2" w:date="2021-08-31T10:55:00Z">
              <w:tcPr>
                <w:tcW w:w="846" w:type="dxa"/>
              </w:tcPr>
            </w:tcPrChange>
          </w:tcPr>
          <w:p w14:paraId="7F0ABAA5" w14:textId="77777777" w:rsidR="00450F2B" w:rsidRDefault="00450F2B" w:rsidP="00450F2B">
            <w:pPr>
              <w:spacing w:after="120"/>
              <w:rPr>
                <w:rFonts w:ascii="Times New Roman" w:hAnsi="Times New Roman" w:cs="Times New Roman"/>
                <w:sz w:val="24"/>
                <w:szCs w:val="24"/>
              </w:rPr>
            </w:pPr>
          </w:p>
        </w:tc>
        <w:tc>
          <w:tcPr>
            <w:tcW w:w="1843" w:type="dxa"/>
            <w:tcPrChange w:id="1954" w:author="2" w:date="2021-08-31T10:55:00Z">
              <w:tcPr>
                <w:tcW w:w="1843" w:type="dxa"/>
              </w:tcPr>
            </w:tcPrChange>
          </w:tcPr>
          <w:p w14:paraId="59A74DDE" w14:textId="77777777" w:rsidR="00450F2B" w:rsidRDefault="00450F2B" w:rsidP="00450F2B">
            <w:pPr>
              <w:spacing w:after="120"/>
              <w:rPr>
                <w:rFonts w:ascii="Times New Roman" w:hAnsi="Times New Roman" w:cs="Times New Roman"/>
                <w:sz w:val="24"/>
                <w:szCs w:val="24"/>
              </w:rPr>
            </w:pPr>
          </w:p>
        </w:tc>
        <w:tc>
          <w:tcPr>
            <w:tcW w:w="425" w:type="dxa"/>
            <w:tcPrChange w:id="1955" w:author="2" w:date="2021-08-31T10:55:00Z">
              <w:tcPr>
                <w:tcW w:w="425" w:type="dxa"/>
              </w:tcPr>
            </w:tcPrChange>
          </w:tcPr>
          <w:p w14:paraId="0263164B" w14:textId="77777777" w:rsidR="00450F2B" w:rsidRDefault="00450F2B" w:rsidP="00450F2B">
            <w:pPr>
              <w:spacing w:after="120"/>
              <w:rPr>
                <w:rFonts w:ascii="Times New Roman" w:hAnsi="Times New Roman" w:cs="Times New Roman"/>
                <w:sz w:val="24"/>
                <w:szCs w:val="24"/>
              </w:rPr>
            </w:pPr>
          </w:p>
        </w:tc>
        <w:tc>
          <w:tcPr>
            <w:tcW w:w="392" w:type="dxa"/>
            <w:tcPrChange w:id="1956" w:author="2" w:date="2021-08-31T10:55:00Z">
              <w:tcPr>
                <w:tcW w:w="392" w:type="dxa"/>
              </w:tcPr>
            </w:tcPrChange>
          </w:tcPr>
          <w:p w14:paraId="2E5AEA27" w14:textId="77777777" w:rsidR="00450F2B" w:rsidRDefault="00450F2B" w:rsidP="00450F2B">
            <w:pPr>
              <w:spacing w:after="120"/>
              <w:rPr>
                <w:rFonts w:ascii="Times New Roman" w:hAnsi="Times New Roman" w:cs="Times New Roman"/>
                <w:sz w:val="24"/>
                <w:szCs w:val="24"/>
              </w:rPr>
            </w:pPr>
          </w:p>
        </w:tc>
        <w:tc>
          <w:tcPr>
            <w:tcW w:w="553" w:type="dxa"/>
            <w:tcPrChange w:id="1957" w:author="2" w:date="2021-08-31T10:55:00Z">
              <w:tcPr>
                <w:tcW w:w="553" w:type="dxa"/>
              </w:tcPr>
            </w:tcPrChange>
          </w:tcPr>
          <w:p w14:paraId="70D5A8C4" w14:textId="4D27E914"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1958" w:author="2" w:date="2021-08-31T10:55:00Z">
              <w:tcPr>
                <w:tcW w:w="6001" w:type="dxa"/>
              </w:tcPr>
            </w:tcPrChange>
          </w:tcPr>
          <w:p w14:paraId="72E5B193" w14:textId="068C3A8E" w:rsidR="00450F2B" w:rsidRPr="00247CE1" w:rsidRDefault="00B5115D" w:rsidP="00450F2B">
            <w:pPr>
              <w:rPr>
                <w:rFonts w:ascii="Times New Roman" w:hAnsi="Times New Roman" w:cs="Times New Roman"/>
                <w:sz w:val="20"/>
                <w:szCs w:val="20"/>
                <w:lang w:val="ru"/>
              </w:rPr>
            </w:pPr>
            <w:ins w:id="1959" w:author="2" w:date="2021-08-31T10:55:00Z">
              <w:r>
                <w:rPr>
                  <w:rFonts w:ascii="Times New Roman" w:hAnsi="Times New Roman" w:cs="Times New Roman"/>
                  <w:noProof/>
                  <w:sz w:val="20"/>
                  <w:szCs w:val="20"/>
                </w:rPr>
                <w:object w:dxaOrig="1440" w:dyaOrig="1440" w14:anchorId="365C8C7B">
                  <v:shape id="_x0000_s1060" type="#_x0000_t75" style="position:absolute;margin-left:29.35pt;margin-top:47.8pt;width:192pt;height:107pt;z-index:252197888;mso-position-horizontal-relative:text;mso-position-vertical-relative:text" wrapcoords="-84 0 -84 21449 21600 21449 21600 0 -84 0">
                    <v:imagedata r:id="rId56" o:title=""/>
                    <w10:wrap type="tight"/>
                  </v:shape>
                  <o:OLEObject Type="Embed" ProgID="PBrush" ShapeID="_x0000_s1060" DrawAspect="Content" ObjectID="_1691913054" r:id="rId57"/>
                </w:object>
              </w:r>
            </w:ins>
            <w:del w:id="1960" w:author="2" w:date="2021-08-31T10:55:00Z">
              <w:r w:rsidR="00013783">
                <w:rPr>
                  <w:rFonts w:ascii="Times New Roman" w:hAnsi="Times New Roman" w:cs="Times New Roman"/>
                  <w:noProof/>
                  <w:sz w:val="20"/>
                  <w:szCs w:val="20"/>
                </w:rPr>
                <w:object w:dxaOrig="1440" w:dyaOrig="1440" w14:anchorId="686C965D">
                  <v:shape id="_x0000_s1057" type="#_x0000_t75" style="position:absolute;margin-left:29.35pt;margin-top:47.8pt;width:192pt;height:107pt;z-index:252124160;mso-position-horizontal-relative:text;mso-position-vertical-relative:text" wrapcoords="-84 0 -84 21449 21600 21449 21600 0 -84 0">
                    <v:imagedata r:id="rId56" o:title=""/>
                    <w10:wrap type="tight"/>
                  </v:shape>
                  <o:OLEObject Type="Embed" ProgID="PBrush" ShapeID="_x0000_s1057" DrawAspect="Content" ObjectID="_1691913051" r:id="rId58"/>
                </w:object>
              </w:r>
            </w:del>
            <w:r w:rsidR="00450F2B" w:rsidRPr="00247CE1">
              <w:rPr>
                <w:rFonts w:ascii="Times New Roman" w:eastAsia="Century Schoolbook" w:hAnsi="Times New Roman" w:cs="Times New Roman"/>
                <w:color w:val="000000"/>
                <w:sz w:val="20"/>
                <w:szCs w:val="20"/>
                <w:lang w:val="ru" w:eastAsia="ru-RU"/>
              </w:rPr>
              <w:t>По графику, приведенному на рисунке, найти амплитуду, период и частоту колебаний (в  СИ)</w:t>
            </w:r>
            <w:r w:rsidR="00450F2B" w:rsidRPr="00247CE1">
              <w:rPr>
                <w:rFonts w:ascii="Times New Roman" w:hAnsi="Times New Roman" w:cs="Times New Roman"/>
                <w:sz w:val="20"/>
                <w:szCs w:val="20"/>
              </w:rPr>
              <w:t xml:space="preserve"> </w:t>
            </w:r>
          </w:p>
          <w:p w14:paraId="7F49A7DF" w14:textId="77777777" w:rsidR="00450F2B" w:rsidRPr="00247CE1" w:rsidRDefault="00450F2B" w:rsidP="00450F2B">
            <w:pPr>
              <w:rPr>
                <w:rFonts w:ascii="Times New Roman" w:eastAsia="Century Schoolbook" w:hAnsi="Times New Roman" w:cs="Times New Roman"/>
                <w:color w:val="000000"/>
                <w:sz w:val="20"/>
                <w:szCs w:val="20"/>
                <w:lang w:val="ru" w:eastAsia="ru-RU"/>
              </w:rPr>
            </w:pPr>
          </w:p>
          <w:p w14:paraId="479FDCFD" w14:textId="77777777" w:rsidR="00450F2B" w:rsidRPr="00247CE1" w:rsidRDefault="00450F2B" w:rsidP="00450F2B">
            <w:pPr>
              <w:rPr>
                <w:rFonts w:ascii="Times New Roman" w:eastAsia="Century Schoolbook" w:hAnsi="Times New Roman" w:cs="Times New Roman"/>
                <w:color w:val="000000"/>
                <w:sz w:val="20"/>
                <w:szCs w:val="20"/>
                <w:lang w:val="ru" w:eastAsia="ru-RU"/>
              </w:rPr>
            </w:pPr>
          </w:p>
          <w:p w14:paraId="6A9914A3" w14:textId="77777777" w:rsidR="00450F2B" w:rsidRPr="00247CE1" w:rsidRDefault="00450F2B" w:rsidP="00450F2B">
            <w:pPr>
              <w:rPr>
                <w:rFonts w:ascii="Times New Roman" w:eastAsia="Century Schoolbook" w:hAnsi="Times New Roman" w:cs="Times New Roman"/>
                <w:color w:val="000000"/>
                <w:sz w:val="20"/>
                <w:szCs w:val="20"/>
                <w:lang w:val="ru" w:eastAsia="ru-RU"/>
              </w:rPr>
            </w:pPr>
          </w:p>
          <w:p w14:paraId="24D2EA55" w14:textId="77777777" w:rsidR="00450F2B" w:rsidRPr="00247CE1" w:rsidRDefault="00450F2B" w:rsidP="00450F2B">
            <w:pPr>
              <w:rPr>
                <w:rFonts w:ascii="Times New Roman" w:eastAsia="Century Schoolbook" w:hAnsi="Times New Roman" w:cs="Times New Roman"/>
                <w:color w:val="000000"/>
                <w:sz w:val="20"/>
                <w:szCs w:val="20"/>
                <w:lang w:val="ru" w:eastAsia="ru-RU"/>
              </w:rPr>
            </w:pPr>
          </w:p>
          <w:p w14:paraId="756A0425" w14:textId="77777777" w:rsidR="00450F2B" w:rsidRPr="00247CE1" w:rsidRDefault="00450F2B" w:rsidP="00450F2B">
            <w:pPr>
              <w:rPr>
                <w:rFonts w:ascii="Times New Roman" w:eastAsia="Century Schoolbook" w:hAnsi="Times New Roman" w:cs="Times New Roman"/>
                <w:color w:val="000000"/>
                <w:sz w:val="20"/>
                <w:szCs w:val="20"/>
                <w:lang w:val="ru" w:eastAsia="ru-RU"/>
              </w:rPr>
            </w:pPr>
          </w:p>
          <w:p w14:paraId="1ED57B62" w14:textId="77777777" w:rsidR="00450F2B" w:rsidRPr="00247CE1" w:rsidRDefault="00450F2B" w:rsidP="00450F2B">
            <w:pPr>
              <w:rPr>
                <w:rFonts w:ascii="Times New Roman" w:eastAsia="Century Schoolbook" w:hAnsi="Times New Roman" w:cs="Times New Roman"/>
                <w:color w:val="000000"/>
                <w:sz w:val="20"/>
                <w:szCs w:val="20"/>
                <w:lang w:val="ru" w:eastAsia="ru-RU"/>
              </w:rPr>
            </w:pPr>
          </w:p>
          <w:p w14:paraId="1D82BF86" w14:textId="77777777" w:rsidR="00450F2B" w:rsidRPr="00247CE1" w:rsidRDefault="00450F2B" w:rsidP="00450F2B">
            <w:pPr>
              <w:rPr>
                <w:rFonts w:ascii="Times New Roman" w:eastAsia="Century Schoolbook" w:hAnsi="Times New Roman" w:cs="Times New Roman"/>
                <w:color w:val="000000"/>
                <w:sz w:val="20"/>
                <w:szCs w:val="20"/>
                <w:lang w:val="ru" w:eastAsia="ru-RU"/>
              </w:rPr>
            </w:pPr>
          </w:p>
          <w:p w14:paraId="089860B9" w14:textId="77777777" w:rsidR="00450F2B" w:rsidRPr="00247CE1" w:rsidRDefault="00450F2B" w:rsidP="00450F2B">
            <w:pPr>
              <w:rPr>
                <w:rFonts w:ascii="Times New Roman" w:eastAsia="Century Schoolbook" w:hAnsi="Times New Roman" w:cs="Times New Roman"/>
                <w:color w:val="000000"/>
                <w:sz w:val="20"/>
                <w:szCs w:val="20"/>
                <w:lang w:val="ru" w:eastAsia="ru-RU"/>
              </w:rPr>
            </w:pPr>
          </w:p>
          <w:p w14:paraId="4FB86CCD" w14:textId="3BFA338C" w:rsidR="00450F2B" w:rsidRPr="00247CE1" w:rsidRDefault="00450F2B" w:rsidP="00450F2B">
            <w:pPr>
              <w:rPr>
                <w:rFonts w:ascii="Times New Roman" w:eastAsia="Century Schoolbook" w:hAnsi="Times New Roman" w:cs="Times New Roman"/>
                <w:color w:val="000000"/>
                <w:sz w:val="20"/>
                <w:szCs w:val="20"/>
                <w:lang w:val="ru" w:eastAsia="ru-RU"/>
              </w:rPr>
            </w:pPr>
          </w:p>
        </w:tc>
        <w:tc>
          <w:tcPr>
            <w:tcW w:w="4961" w:type="dxa"/>
            <w:gridSpan w:val="2"/>
            <w:tcPrChange w:id="1961" w:author="2" w:date="2021-08-31T10:55:00Z">
              <w:tcPr>
                <w:tcW w:w="4839" w:type="dxa"/>
              </w:tcPr>
            </w:tcPrChange>
          </w:tcPr>
          <w:p w14:paraId="2500D50D" w14:textId="6C6E723F" w:rsidR="00450F2B" w:rsidRPr="00247CE1" w:rsidRDefault="00450F2B" w:rsidP="0012270D">
            <w:pPr>
              <w:pStyle w:val="a4"/>
              <w:numPr>
                <w:ilvl w:val="0"/>
                <w:numId w:val="96"/>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0,4см; 0,017Гц;60с</w:t>
            </w:r>
          </w:p>
          <w:p w14:paraId="2BFA1416" w14:textId="2F5FCC44" w:rsidR="00450F2B" w:rsidRPr="00247CE1" w:rsidRDefault="00450F2B" w:rsidP="0012270D">
            <w:pPr>
              <w:pStyle w:val="a4"/>
              <w:numPr>
                <w:ilvl w:val="0"/>
                <w:numId w:val="96"/>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-0,4см; 0,025Гц;40с</w:t>
            </w:r>
          </w:p>
          <w:p w14:paraId="33E16AF5" w14:textId="394F83FD" w:rsidR="00450F2B" w:rsidRPr="00247CE1" w:rsidRDefault="00450F2B" w:rsidP="0012270D">
            <w:pPr>
              <w:pStyle w:val="a4"/>
              <w:numPr>
                <w:ilvl w:val="0"/>
                <w:numId w:val="96"/>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-0,8см;0,05Гц;20с</w:t>
            </w:r>
          </w:p>
          <w:p w14:paraId="69D1001C" w14:textId="4B9CF74E" w:rsidR="00450F2B" w:rsidRPr="00247CE1" w:rsidRDefault="00450F2B" w:rsidP="0012270D">
            <w:pPr>
              <w:pStyle w:val="a4"/>
              <w:numPr>
                <w:ilvl w:val="0"/>
                <w:numId w:val="96"/>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 xml:space="preserve"> 0,8;0,025Гц;40с</w:t>
            </w:r>
          </w:p>
          <w:p w14:paraId="7132C937" w14:textId="77777777" w:rsidR="00450F2B" w:rsidRPr="00247CE1" w:rsidRDefault="00450F2B" w:rsidP="00450F2B">
            <w:pPr>
              <w:spacing w:after="120"/>
              <w:rPr>
                <w:rFonts w:ascii="Times New Roman" w:hAnsi="Times New Roman" w:cs="Times New Roman"/>
                <w:sz w:val="20"/>
                <w:szCs w:val="20"/>
              </w:rPr>
            </w:pPr>
          </w:p>
        </w:tc>
        <w:tc>
          <w:tcPr>
            <w:tcW w:w="567" w:type="dxa"/>
            <w:gridSpan w:val="2"/>
            <w:tcPrChange w:id="1962" w:author="2" w:date="2021-08-31T10:55:00Z">
              <w:tcPr>
                <w:tcW w:w="547" w:type="dxa"/>
              </w:tcPr>
            </w:tcPrChange>
          </w:tcPr>
          <w:p w14:paraId="28438CBB" w14:textId="05643208" w:rsidR="00450F2B" w:rsidRPr="004B35C4" w:rsidRDefault="00450F2B" w:rsidP="0012270D">
            <w:pPr>
              <w:pStyle w:val="a4"/>
              <w:numPr>
                <w:ilvl w:val="0"/>
                <w:numId w:val="96"/>
              </w:numPr>
              <w:tabs>
                <w:tab w:val="left" w:pos="600"/>
              </w:tabs>
              <w:spacing w:after="0" w:line="240" w:lineRule="auto"/>
              <w:ind w:left="0" w:right="34"/>
              <w:rPr>
                <w:rFonts w:ascii="Times New Roman" w:hAnsi="Times New Roman" w:cs="Times New Roman"/>
                <w:sz w:val="24"/>
                <w:szCs w:val="24"/>
                <w:lang w:val="ru"/>
              </w:rPr>
            </w:pPr>
            <w:r w:rsidRPr="004B35C4">
              <w:rPr>
                <w:rFonts w:ascii="Times New Roman" w:hAnsi="Times New Roman" w:cs="Times New Roman"/>
                <w:sz w:val="24"/>
                <w:szCs w:val="24"/>
                <w:lang w:val="ru"/>
              </w:rPr>
              <w:t>4</w:t>
            </w:r>
          </w:p>
        </w:tc>
      </w:tr>
      <w:tr w:rsidR="00450F2B" w14:paraId="71D6CD8A" w14:textId="427AA6DE" w:rsidTr="00911EF6">
        <w:tc>
          <w:tcPr>
            <w:tcW w:w="846" w:type="dxa"/>
            <w:tcPrChange w:id="1963" w:author="2" w:date="2021-08-31T10:55:00Z">
              <w:tcPr>
                <w:tcW w:w="846" w:type="dxa"/>
              </w:tcPr>
            </w:tcPrChange>
          </w:tcPr>
          <w:p w14:paraId="28662125" w14:textId="77777777" w:rsidR="00450F2B" w:rsidRDefault="00450F2B" w:rsidP="00450F2B">
            <w:pPr>
              <w:spacing w:after="120"/>
              <w:rPr>
                <w:rFonts w:ascii="Times New Roman" w:hAnsi="Times New Roman" w:cs="Times New Roman"/>
                <w:sz w:val="24"/>
                <w:szCs w:val="24"/>
              </w:rPr>
            </w:pPr>
          </w:p>
        </w:tc>
        <w:tc>
          <w:tcPr>
            <w:tcW w:w="1843" w:type="dxa"/>
            <w:tcPrChange w:id="1964" w:author="2" w:date="2021-08-31T10:55:00Z">
              <w:tcPr>
                <w:tcW w:w="1843" w:type="dxa"/>
              </w:tcPr>
            </w:tcPrChange>
          </w:tcPr>
          <w:p w14:paraId="71126114" w14:textId="77777777" w:rsidR="00450F2B" w:rsidRDefault="00450F2B" w:rsidP="00450F2B">
            <w:pPr>
              <w:spacing w:after="120"/>
              <w:rPr>
                <w:rFonts w:ascii="Times New Roman" w:hAnsi="Times New Roman" w:cs="Times New Roman"/>
                <w:sz w:val="24"/>
                <w:szCs w:val="24"/>
              </w:rPr>
            </w:pPr>
          </w:p>
        </w:tc>
        <w:tc>
          <w:tcPr>
            <w:tcW w:w="425" w:type="dxa"/>
            <w:tcPrChange w:id="1965" w:author="2" w:date="2021-08-31T10:55:00Z">
              <w:tcPr>
                <w:tcW w:w="425" w:type="dxa"/>
              </w:tcPr>
            </w:tcPrChange>
          </w:tcPr>
          <w:p w14:paraId="692337E5" w14:textId="77777777" w:rsidR="00450F2B" w:rsidRDefault="00450F2B" w:rsidP="00450F2B">
            <w:pPr>
              <w:spacing w:after="120"/>
              <w:rPr>
                <w:rFonts w:ascii="Times New Roman" w:hAnsi="Times New Roman" w:cs="Times New Roman"/>
                <w:sz w:val="24"/>
                <w:szCs w:val="24"/>
              </w:rPr>
            </w:pPr>
          </w:p>
        </w:tc>
        <w:tc>
          <w:tcPr>
            <w:tcW w:w="392" w:type="dxa"/>
            <w:tcPrChange w:id="1966" w:author="2" w:date="2021-08-31T10:55:00Z">
              <w:tcPr>
                <w:tcW w:w="392" w:type="dxa"/>
              </w:tcPr>
            </w:tcPrChange>
          </w:tcPr>
          <w:p w14:paraId="0724414F" w14:textId="77777777" w:rsidR="00450F2B" w:rsidRDefault="00450F2B" w:rsidP="00450F2B">
            <w:pPr>
              <w:spacing w:after="120"/>
              <w:rPr>
                <w:rFonts w:ascii="Times New Roman" w:hAnsi="Times New Roman" w:cs="Times New Roman"/>
                <w:sz w:val="24"/>
                <w:szCs w:val="24"/>
              </w:rPr>
            </w:pPr>
          </w:p>
        </w:tc>
        <w:tc>
          <w:tcPr>
            <w:tcW w:w="553" w:type="dxa"/>
            <w:tcPrChange w:id="1967" w:author="2" w:date="2021-08-31T10:55:00Z">
              <w:tcPr>
                <w:tcW w:w="553" w:type="dxa"/>
              </w:tcPr>
            </w:tcPrChange>
          </w:tcPr>
          <w:p w14:paraId="14EA2382" w14:textId="2E99EA01"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1968" w:author="2" w:date="2021-08-31T10:55:00Z">
              <w:tcPr>
                <w:tcW w:w="6001" w:type="dxa"/>
              </w:tcPr>
            </w:tcPrChange>
          </w:tcPr>
          <w:p w14:paraId="07AA11B4" w14:textId="77777777" w:rsidR="00450F2B" w:rsidRPr="00247CE1" w:rsidRDefault="00450F2B" w:rsidP="00450F2B">
            <w:pPr>
              <w:rPr>
                <w:rFonts w:ascii="Times New Roman" w:hAnsi="Times New Roman" w:cs="Times New Roman"/>
                <w:sz w:val="20"/>
                <w:szCs w:val="20"/>
                <w:lang w:val="ru"/>
              </w:rPr>
            </w:pPr>
            <w:r w:rsidRPr="00247CE1">
              <w:rPr>
                <w:rFonts w:ascii="Times New Roman" w:eastAsia="Century Schoolbook" w:hAnsi="Times New Roman" w:cs="Times New Roman"/>
                <w:color w:val="000000"/>
                <w:sz w:val="20"/>
                <w:szCs w:val="20"/>
                <w:lang w:val="ru" w:eastAsia="ru-RU"/>
              </w:rPr>
              <w:t>По графику, приведенному на рисунке, найти амплитуду, период и частоту колебаний (в  СИ)</w:t>
            </w:r>
          </w:p>
          <w:p w14:paraId="7560E15B" w14:textId="2A71E882" w:rsidR="00450F2B" w:rsidRPr="00247CE1" w:rsidRDefault="00450F2B" w:rsidP="00450F2B">
            <w:pPr>
              <w:rPr>
                <w:rFonts w:ascii="Times New Roman" w:eastAsia="Century Schoolbook" w:hAnsi="Times New Roman" w:cs="Times New Roman"/>
                <w:color w:val="000000"/>
                <w:sz w:val="20"/>
                <w:szCs w:val="20"/>
                <w:lang w:val="ru" w:eastAsia="ru-RU"/>
              </w:rPr>
            </w:pPr>
            <w:r w:rsidRPr="00247CE1">
              <w:rPr>
                <w:rFonts w:ascii="Times New Roman" w:hAnsi="Times New Roman" w:cs="Times New Roman"/>
                <w:sz w:val="20"/>
                <w:szCs w:val="20"/>
              </w:rPr>
              <w:object w:dxaOrig="6240" w:dyaOrig="4272" w14:anchorId="73ADFEA1">
                <v:shape id="_x0000_i1026" type="#_x0000_t75" style="width:216.65pt;height:149pt" o:ole="">
                  <v:imagedata r:id="rId59" o:title=""/>
                </v:shape>
                <o:OLEObject Type="Embed" ProgID="PBrush" ShapeID="_x0000_i1026" DrawAspect="Content" ObjectID="_1691913044" r:id="rId60"/>
              </w:object>
            </w:r>
          </w:p>
        </w:tc>
        <w:tc>
          <w:tcPr>
            <w:tcW w:w="4961" w:type="dxa"/>
            <w:gridSpan w:val="2"/>
            <w:tcPrChange w:id="1969" w:author="2" w:date="2021-08-31T10:55:00Z">
              <w:tcPr>
                <w:tcW w:w="4839" w:type="dxa"/>
              </w:tcPr>
            </w:tcPrChange>
          </w:tcPr>
          <w:p w14:paraId="5D2CD9E8" w14:textId="6C43B458" w:rsidR="00450F2B" w:rsidRPr="00247CE1" w:rsidRDefault="00450F2B" w:rsidP="0012270D">
            <w:pPr>
              <w:pStyle w:val="a4"/>
              <w:numPr>
                <w:ilvl w:val="0"/>
                <w:numId w:val="97"/>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lastRenderedPageBreak/>
              <w:t>18см; 0,04Гц; 25с</w:t>
            </w:r>
          </w:p>
          <w:p w14:paraId="1CB08E3F" w14:textId="661F8DE8" w:rsidR="00450F2B" w:rsidRPr="00247CE1" w:rsidRDefault="00450F2B" w:rsidP="0012270D">
            <w:pPr>
              <w:pStyle w:val="a4"/>
              <w:numPr>
                <w:ilvl w:val="0"/>
                <w:numId w:val="97"/>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6см; 0,05Гц; 20с</w:t>
            </w:r>
          </w:p>
          <w:p w14:paraId="3C4DCF1E" w14:textId="4363064E" w:rsidR="00450F2B" w:rsidRPr="00247CE1" w:rsidRDefault="00450F2B" w:rsidP="0012270D">
            <w:pPr>
              <w:pStyle w:val="a4"/>
              <w:numPr>
                <w:ilvl w:val="0"/>
                <w:numId w:val="97"/>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-18см; 0,1Гц; 10с</w:t>
            </w:r>
          </w:p>
          <w:p w14:paraId="100F8FA3" w14:textId="6393DF36" w:rsidR="00450F2B" w:rsidRPr="00247CE1" w:rsidRDefault="00450F2B" w:rsidP="0012270D">
            <w:pPr>
              <w:pStyle w:val="a4"/>
              <w:numPr>
                <w:ilvl w:val="0"/>
                <w:numId w:val="97"/>
              </w:numPr>
              <w:spacing w:after="0" w:line="240" w:lineRule="auto"/>
              <w:rPr>
                <w:rFonts w:ascii="Times New Roman" w:hAnsi="Times New Roman" w:cs="Times New Roman"/>
                <w:sz w:val="20"/>
                <w:szCs w:val="20"/>
                <w:lang w:val="ru"/>
              </w:rPr>
            </w:pPr>
            <w:r w:rsidRPr="00247CE1">
              <w:rPr>
                <w:rFonts w:ascii="Times New Roman" w:hAnsi="Times New Roman" w:cs="Times New Roman"/>
                <w:sz w:val="20"/>
                <w:szCs w:val="20"/>
                <w:lang w:val="ru"/>
              </w:rPr>
              <w:t>-6см; 0,2Гц ;5с</w:t>
            </w:r>
          </w:p>
          <w:p w14:paraId="20B24391" w14:textId="77777777" w:rsidR="00450F2B" w:rsidRPr="00247CE1" w:rsidRDefault="00450F2B" w:rsidP="00450F2B">
            <w:pPr>
              <w:spacing w:after="120"/>
              <w:rPr>
                <w:rFonts w:ascii="Times New Roman" w:hAnsi="Times New Roman" w:cs="Times New Roman"/>
                <w:sz w:val="20"/>
                <w:szCs w:val="20"/>
              </w:rPr>
            </w:pPr>
          </w:p>
        </w:tc>
        <w:tc>
          <w:tcPr>
            <w:tcW w:w="567" w:type="dxa"/>
            <w:gridSpan w:val="2"/>
            <w:tcPrChange w:id="1970" w:author="2" w:date="2021-08-31T10:55:00Z">
              <w:tcPr>
                <w:tcW w:w="547" w:type="dxa"/>
              </w:tcPr>
            </w:tcPrChange>
          </w:tcPr>
          <w:p w14:paraId="766070AE" w14:textId="6FE012C7" w:rsidR="00450F2B" w:rsidRPr="004B35C4" w:rsidRDefault="00450F2B" w:rsidP="0012270D">
            <w:pPr>
              <w:pStyle w:val="a4"/>
              <w:numPr>
                <w:ilvl w:val="0"/>
                <w:numId w:val="97"/>
              </w:numPr>
              <w:tabs>
                <w:tab w:val="left" w:pos="600"/>
              </w:tabs>
              <w:spacing w:after="0" w:line="240" w:lineRule="auto"/>
              <w:ind w:left="0" w:right="34"/>
              <w:rPr>
                <w:rFonts w:ascii="Times New Roman" w:hAnsi="Times New Roman" w:cs="Times New Roman"/>
                <w:sz w:val="24"/>
                <w:szCs w:val="24"/>
                <w:lang w:val="ru"/>
              </w:rPr>
            </w:pPr>
            <w:r w:rsidRPr="004B35C4">
              <w:rPr>
                <w:rFonts w:ascii="Times New Roman" w:hAnsi="Times New Roman" w:cs="Times New Roman"/>
                <w:sz w:val="24"/>
                <w:szCs w:val="24"/>
                <w:lang w:val="ru"/>
              </w:rPr>
              <w:t>2</w:t>
            </w:r>
          </w:p>
        </w:tc>
      </w:tr>
      <w:tr w:rsidR="00450F2B" w14:paraId="54EE5EC8" w14:textId="6CCFC1D6" w:rsidTr="00911EF6">
        <w:tc>
          <w:tcPr>
            <w:tcW w:w="846" w:type="dxa"/>
            <w:tcPrChange w:id="1971" w:author="2" w:date="2021-08-31T10:55:00Z">
              <w:tcPr>
                <w:tcW w:w="846" w:type="dxa"/>
              </w:tcPr>
            </w:tcPrChange>
          </w:tcPr>
          <w:p w14:paraId="117B1220" w14:textId="77777777" w:rsidR="00450F2B" w:rsidRDefault="00450F2B" w:rsidP="00450F2B">
            <w:pPr>
              <w:spacing w:after="120"/>
              <w:rPr>
                <w:rFonts w:ascii="Times New Roman" w:hAnsi="Times New Roman" w:cs="Times New Roman"/>
                <w:sz w:val="24"/>
                <w:szCs w:val="24"/>
              </w:rPr>
            </w:pPr>
          </w:p>
        </w:tc>
        <w:tc>
          <w:tcPr>
            <w:tcW w:w="1843" w:type="dxa"/>
            <w:tcPrChange w:id="1972" w:author="2" w:date="2021-08-31T10:55:00Z">
              <w:tcPr>
                <w:tcW w:w="1843" w:type="dxa"/>
              </w:tcPr>
            </w:tcPrChange>
          </w:tcPr>
          <w:p w14:paraId="39731251" w14:textId="4CBF172A" w:rsidR="00450F2B" w:rsidRPr="00450F2B" w:rsidRDefault="00450F2B" w:rsidP="00450F2B">
            <w:pPr>
              <w:spacing w:after="120"/>
              <w:rPr>
                <w:rFonts w:ascii="Times New Roman" w:hAnsi="Times New Roman" w:cs="Times New Roman"/>
                <w:b/>
                <w:sz w:val="20"/>
                <w:szCs w:val="20"/>
              </w:rPr>
            </w:pPr>
            <w:r w:rsidRPr="00450F2B">
              <w:rPr>
                <w:rFonts w:ascii="Times New Roman" w:hAnsi="Times New Roman" w:cs="Times New Roman"/>
                <w:b/>
                <w:sz w:val="20"/>
                <w:szCs w:val="20"/>
              </w:rPr>
              <w:t>Характеристики колебательной системы</w:t>
            </w:r>
          </w:p>
        </w:tc>
        <w:tc>
          <w:tcPr>
            <w:tcW w:w="425" w:type="dxa"/>
            <w:tcPrChange w:id="1973" w:author="2" w:date="2021-08-31T10:55:00Z">
              <w:tcPr>
                <w:tcW w:w="425" w:type="dxa"/>
              </w:tcPr>
            </w:tcPrChange>
          </w:tcPr>
          <w:p w14:paraId="0E928C37" w14:textId="2F227FFF"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3</w:t>
            </w:r>
          </w:p>
        </w:tc>
        <w:tc>
          <w:tcPr>
            <w:tcW w:w="392" w:type="dxa"/>
            <w:tcPrChange w:id="1974" w:author="2" w:date="2021-08-31T10:55:00Z">
              <w:tcPr>
                <w:tcW w:w="392" w:type="dxa"/>
              </w:tcPr>
            </w:tcPrChange>
          </w:tcPr>
          <w:p w14:paraId="2719C4D7" w14:textId="7ABDD10A"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Б</w:t>
            </w:r>
          </w:p>
        </w:tc>
        <w:tc>
          <w:tcPr>
            <w:tcW w:w="553" w:type="dxa"/>
            <w:tcPrChange w:id="1975" w:author="2" w:date="2021-08-31T10:55:00Z">
              <w:tcPr>
                <w:tcW w:w="553" w:type="dxa"/>
              </w:tcPr>
            </w:tcPrChange>
          </w:tcPr>
          <w:p w14:paraId="22A1420D" w14:textId="31C01922"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1976" w:author="2" w:date="2021-08-31T10:55:00Z">
              <w:tcPr>
                <w:tcW w:w="6001" w:type="dxa"/>
              </w:tcPr>
            </w:tcPrChange>
          </w:tcPr>
          <w:p w14:paraId="59475C4A" w14:textId="77777777" w:rsidR="00450F2B" w:rsidRPr="00247CE1" w:rsidRDefault="00450F2B" w:rsidP="0012270D">
            <w:pPr>
              <w:pStyle w:val="6"/>
              <w:numPr>
                <w:ilvl w:val="9"/>
                <w:numId w:val="95"/>
              </w:numPr>
              <w:shd w:val="clear" w:color="auto" w:fill="auto"/>
              <w:spacing w:before="0" w:line="276" w:lineRule="auto"/>
              <w:ind w:left="400" w:hanging="380"/>
              <w:jc w:val="left"/>
              <w:rPr>
                <w:rFonts w:ascii="Times New Roman" w:hAnsi="Times New Roman" w:cs="Times New Roman"/>
                <w:sz w:val="20"/>
                <w:szCs w:val="20"/>
              </w:rPr>
            </w:pPr>
            <w:r w:rsidRPr="00247CE1">
              <w:rPr>
                <w:rFonts w:ascii="Times New Roman" w:hAnsi="Times New Roman" w:cs="Times New Roman"/>
                <w:sz w:val="20"/>
                <w:szCs w:val="20"/>
              </w:rPr>
              <w:t>Частота колебаний тела 2000 Гц. Чему равен период колебаний?</w:t>
            </w:r>
          </w:p>
          <w:p w14:paraId="1F6FAD50" w14:textId="77777777" w:rsidR="00450F2B" w:rsidRPr="00247CE1" w:rsidRDefault="00450F2B" w:rsidP="00450F2B">
            <w:pPr>
              <w:spacing w:after="120"/>
              <w:rPr>
                <w:rFonts w:ascii="Times New Roman" w:hAnsi="Times New Roman" w:cs="Times New Roman"/>
                <w:sz w:val="20"/>
                <w:szCs w:val="20"/>
              </w:rPr>
            </w:pPr>
          </w:p>
        </w:tc>
        <w:tc>
          <w:tcPr>
            <w:tcW w:w="4961" w:type="dxa"/>
            <w:gridSpan w:val="2"/>
            <w:tcPrChange w:id="1977" w:author="2" w:date="2021-08-31T10:55:00Z">
              <w:tcPr>
                <w:tcW w:w="4839" w:type="dxa"/>
              </w:tcPr>
            </w:tcPrChange>
          </w:tcPr>
          <w:p w14:paraId="62206EA6" w14:textId="77777777" w:rsidR="00450F2B" w:rsidRPr="00247CE1" w:rsidRDefault="00450F2B" w:rsidP="0012270D">
            <w:pPr>
              <w:pStyle w:val="6"/>
              <w:numPr>
                <w:ilvl w:val="0"/>
                <w:numId w:val="37"/>
              </w:numPr>
              <w:shd w:val="clear" w:color="auto" w:fill="auto"/>
              <w:spacing w:before="0" w:line="276" w:lineRule="auto"/>
              <w:ind w:left="343" w:firstLine="0"/>
              <w:rPr>
                <w:rFonts w:ascii="Times New Roman" w:hAnsi="Times New Roman" w:cs="Times New Roman"/>
                <w:sz w:val="20"/>
                <w:szCs w:val="20"/>
              </w:rPr>
            </w:pPr>
            <w:r w:rsidRPr="00247CE1">
              <w:rPr>
                <w:rFonts w:ascii="Times New Roman" w:hAnsi="Times New Roman" w:cs="Times New Roman"/>
                <w:sz w:val="20"/>
                <w:szCs w:val="20"/>
              </w:rPr>
              <w:t>0,2с</w:t>
            </w:r>
          </w:p>
          <w:p w14:paraId="1141C294" w14:textId="77777777" w:rsidR="00450F2B" w:rsidRPr="00247CE1" w:rsidRDefault="00450F2B" w:rsidP="0012270D">
            <w:pPr>
              <w:pStyle w:val="6"/>
              <w:numPr>
                <w:ilvl w:val="0"/>
                <w:numId w:val="37"/>
              </w:numPr>
              <w:shd w:val="clear" w:color="auto" w:fill="auto"/>
              <w:spacing w:before="0" w:line="276" w:lineRule="auto"/>
              <w:ind w:left="343" w:firstLine="0"/>
              <w:rPr>
                <w:rFonts w:ascii="Times New Roman" w:hAnsi="Times New Roman" w:cs="Times New Roman"/>
                <w:sz w:val="20"/>
                <w:szCs w:val="20"/>
              </w:rPr>
            </w:pPr>
            <w:r w:rsidRPr="00247CE1">
              <w:rPr>
                <w:rFonts w:ascii="Times New Roman" w:hAnsi="Times New Roman" w:cs="Times New Roman"/>
                <w:sz w:val="20"/>
                <w:szCs w:val="20"/>
              </w:rPr>
              <w:t>0,5мс</w:t>
            </w:r>
          </w:p>
          <w:p w14:paraId="22D26D4D" w14:textId="77777777" w:rsidR="00450F2B" w:rsidRPr="00247CE1" w:rsidRDefault="00450F2B" w:rsidP="0012270D">
            <w:pPr>
              <w:pStyle w:val="6"/>
              <w:numPr>
                <w:ilvl w:val="0"/>
                <w:numId w:val="37"/>
              </w:numPr>
              <w:shd w:val="clear" w:color="auto" w:fill="auto"/>
              <w:spacing w:before="0" w:line="276" w:lineRule="auto"/>
              <w:ind w:left="343" w:firstLine="0"/>
              <w:rPr>
                <w:rFonts w:ascii="Times New Roman" w:hAnsi="Times New Roman" w:cs="Times New Roman"/>
                <w:sz w:val="20"/>
                <w:szCs w:val="20"/>
              </w:rPr>
            </w:pPr>
            <w:r w:rsidRPr="00247CE1">
              <w:rPr>
                <w:rFonts w:ascii="Times New Roman" w:hAnsi="Times New Roman" w:cs="Times New Roman"/>
                <w:sz w:val="20"/>
                <w:szCs w:val="20"/>
              </w:rPr>
              <w:t>0,05с</w:t>
            </w:r>
          </w:p>
          <w:p w14:paraId="7DB7EC06" w14:textId="77777777" w:rsidR="00450F2B" w:rsidRPr="00247CE1" w:rsidRDefault="00450F2B" w:rsidP="0012270D">
            <w:pPr>
              <w:pStyle w:val="6"/>
              <w:numPr>
                <w:ilvl w:val="0"/>
                <w:numId w:val="37"/>
              </w:numPr>
              <w:shd w:val="clear" w:color="auto" w:fill="auto"/>
              <w:spacing w:before="0" w:line="276" w:lineRule="auto"/>
              <w:ind w:left="343" w:firstLine="0"/>
              <w:rPr>
                <w:rFonts w:ascii="Times New Roman" w:hAnsi="Times New Roman" w:cs="Times New Roman"/>
                <w:sz w:val="20"/>
                <w:szCs w:val="20"/>
              </w:rPr>
            </w:pPr>
            <w:r w:rsidRPr="00247CE1">
              <w:rPr>
                <w:rFonts w:ascii="Times New Roman" w:hAnsi="Times New Roman" w:cs="Times New Roman"/>
                <w:sz w:val="20"/>
                <w:szCs w:val="20"/>
              </w:rPr>
              <w:t>20с</w:t>
            </w:r>
          </w:p>
          <w:p w14:paraId="1A589F92" w14:textId="77777777" w:rsidR="00450F2B" w:rsidRPr="00247CE1" w:rsidRDefault="00450F2B" w:rsidP="00450F2B">
            <w:pPr>
              <w:spacing w:after="120"/>
              <w:ind w:left="343"/>
              <w:rPr>
                <w:rFonts w:ascii="Times New Roman" w:hAnsi="Times New Roman" w:cs="Times New Roman"/>
                <w:sz w:val="20"/>
                <w:szCs w:val="20"/>
              </w:rPr>
            </w:pPr>
          </w:p>
        </w:tc>
        <w:tc>
          <w:tcPr>
            <w:tcW w:w="567" w:type="dxa"/>
            <w:gridSpan w:val="2"/>
            <w:tcPrChange w:id="1978" w:author="2" w:date="2021-08-31T10:55:00Z">
              <w:tcPr>
                <w:tcW w:w="547" w:type="dxa"/>
              </w:tcPr>
            </w:tcPrChange>
          </w:tcPr>
          <w:p w14:paraId="794C2E0B" w14:textId="0037FA5B" w:rsidR="00450F2B" w:rsidRPr="004B35C4" w:rsidRDefault="00450F2B" w:rsidP="00450F2B">
            <w:pPr>
              <w:pStyle w:val="6"/>
              <w:shd w:val="clear" w:color="auto" w:fill="auto"/>
              <w:tabs>
                <w:tab w:val="left" w:pos="600"/>
              </w:tabs>
              <w:spacing w:before="0" w:line="276" w:lineRule="auto"/>
              <w:ind w:right="34" w:firstLine="0"/>
              <w:jc w:val="left"/>
              <w:rPr>
                <w:rFonts w:ascii="Times New Roman" w:hAnsi="Times New Roman" w:cs="Times New Roman"/>
                <w:sz w:val="24"/>
                <w:szCs w:val="24"/>
              </w:rPr>
            </w:pPr>
            <w:r w:rsidRPr="004B35C4">
              <w:rPr>
                <w:rFonts w:ascii="Times New Roman" w:hAnsi="Times New Roman" w:cs="Times New Roman"/>
                <w:sz w:val="24"/>
                <w:szCs w:val="24"/>
              </w:rPr>
              <w:t>2</w:t>
            </w:r>
          </w:p>
        </w:tc>
      </w:tr>
      <w:tr w:rsidR="00450F2B" w14:paraId="54FFFDAE" w14:textId="7A8F4D36" w:rsidTr="00911EF6">
        <w:tc>
          <w:tcPr>
            <w:tcW w:w="846" w:type="dxa"/>
            <w:tcPrChange w:id="1979" w:author="2" w:date="2021-08-31T10:55:00Z">
              <w:tcPr>
                <w:tcW w:w="846" w:type="dxa"/>
              </w:tcPr>
            </w:tcPrChange>
          </w:tcPr>
          <w:p w14:paraId="04278A98" w14:textId="77777777" w:rsidR="00450F2B" w:rsidRDefault="00450F2B" w:rsidP="00450F2B">
            <w:pPr>
              <w:spacing w:after="120"/>
              <w:rPr>
                <w:rFonts w:ascii="Times New Roman" w:hAnsi="Times New Roman" w:cs="Times New Roman"/>
                <w:sz w:val="24"/>
                <w:szCs w:val="24"/>
              </w:rPr>
            </w:pPr>
          </w:p>
        </w:tc>
        <w:tc>
          <w:tcPr>
            <w:tcW w:w="1843" w:type="dxa"/>
            <w:tcPrChange w:id="1980" w:author="2" w:date="2021-08-31T10:55:00Z">
              <w:tcPr>
                <w:tcW w:w="1843" w:type="dxa"/>
              </w:tcPr>
            </w:tcPrChange>
          </w:tcPr>
          <w:p w14:paraId="7BFCA455" w14:textId="77777777" w:rsidR="00450F2B" w:rsidRDefault="00450F2B" w:rsidP="00450F2B">
            <w:pPr>
              <w:spacing w:after="120"/>
              <w:rPr>
                <w:rFonts w:ascii="Times New Roman" w:hAnsi="Times New Roman" w:cs="Times New Roman"/>
                <w:sz w:val="24"/>
                <w:szCs w:val="24"/>
              </w:rPr>
            </w:pPr>
          </w:p>
        </w:tc>
        <w:tc>
          <w:tcPr>
            <w:tcW w:w="425" w:type="dxa"/>
            <w:tcPrChange w:id="1981" w:author="2" w:date="2021-08-31T10:55:00Z">
              <w:tcPr>
                <w:tcW w:w="425" w:type="dxa"/>
              </w:tcPr>
            </w:tcPrChange>
          </w:tcPr>
          <w:p w14:paraId="26395D26" w14:textId="77777777" w:rsidR="00450F2B" w:rsidRDefault="00450F2B" w:rsidP="00450F2B">
            <w:pPr>
              <w:spacing w:after="120"/>
              <w:rPr>
                <w:rFonts w:ascii="Times New Roman" w:hAnsi="Times New Roman" w:cs="Times New Roman"/>
                <w:sz w:val="24"/>
                <w:szCs w:val="24"/>
              </w:rPr>
            </w:pPr>
          </w:p>
        </w:tc>
        <w:tc>
          <w:tcPr>
            <w:tcW w:w="392" w:type="dxa"/>
            <w:tcPrChange w:id="1982" w:author="2" w:date="2021-08-31T10:55:00Z">
              <w:tcPr>
                <w:tcW w:w="392" w:type="dxa"/>
              </w:tcPr>
            </w:tcPrChange>
          </w:tcPr>
          <w:p w14:paraId="01B72F7C" w14:textId="77777777" w:rsidR="00450F2B" w:rsidRDefault="00450F2B" w:rsidP="00450F2B">
            <w:pPr>
              <w:spacing w:after="120"/>
              <w:rPr>
                <w:rFonts w:ascii="Times New Roman" w:hAnsi="Times New Roman" w:cs="Times New Roman"/>
                <w:sz w:val="24"/>
                <w:szCs w:val="24"/>
              </w:rPr>
            </w:pPr>
          </w:p>
        </w:tc>
        <w:tc>
          <w:tcPr>
            <w:tcW w:w="553" w:type="dxa"/>
            <w:tcPrChange w:id="1983" w:author="2" w:date="2021-08-31T10:55:00Z">
              <w:tcPr>
                <w:tcW w:w="553" w:type="dxa"/>
              </w:tcPr>
            </w:tcPrChange>
          </w:tcPr>
          <w:p w14:paraId="6BA54FC2" w14:textId="3190F702"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1984" w:author="2" w:date="2021-08-31T10:55:00Z">
              <w:tcPr>
                <w:tcW w:w="6001" w:type="dxa"/>
              </w:tcPr>
            </w:tcPrChange>
          </w:tcPr>
          <w:p w14:paraId="34A7AC56" w14:textId="77777777" w:rsidR="00450F2B" w:rsidRPr="00247CE1" w:rsidRDefault="00450F2B" w:rsidP="0012270D">
            <w:pPr>
              <w:pStyle w:val="6"/>
              <w:numPr>
                <w:ilvl w:val="9"/>
                <w:numId w:val="37"/>
              </w:numPr>
              <w:shd w:val="clear" w:color="auto" w:fill="auto"/>
              <w:tabs>
                <w:tab w:val="left" w:pos="322"/>
              </w:tabs>
              <w:spacing w:before="0" w:line="276" w:lineRule="auto"/>
              <w:ind w:left="400" w:hanging="380"/>
              <w:rPr>
                <w:rFonts w:ascii="Times New Roman" w:hAnsi="Times New Roman" w:cs="Times New Roman"/>
                <w:sz w:val="20"/>
                <w:szCs w:val="20"/>
              </w:rPr>
            </w:pPr>
            <w:r w:rsidRPr="00247CE1">
              <w:rPr>
                <w:rFonts w:ascii="Times New Roman" w:hAnsi="Times New Roman" w:cs="Times New Roman"/>
                <w:sz w:val="20"/>
                <w:szCs w:val="20"/>
              </w:rPr>
              <w:t>Период колебаний тела 10</w:t>
            </w:r>
            <w:r w:rsidRPr="00247CE1">
              <w:rPr>
                <w:rFonts w:ascii="Times New Roman" w:hAnsi="Times New Roman" w:cs="Times New Roman"/>
                <w:sz w:val="20"/>
                <w:szCs w:val="20"/>
                <w:vertAlign w:val="superscript"/>
              </w:rPr>
              <w:t>-2</w:t>
            </w:r>
            <w:r w:rsidRPr="00247CE1">
              <w:rPr>
                <w:rFonts w:ascii="Times New Roman" w:hAnsi="Times New Roman" w:cs="Times New Roman"/>
                <w:sz w:val="20"/>
                <w:szCs w:val="20"/>
              </w:rPr>
              <w:t xml:space="preserve"> с. Чему равна частота колебаний? </w:t>
            </w:r>
          </w:p>
          <w:p w14:paraId="3FF1A9A9" w14:textId="7E7B5D5E" w:rsidR="00450F2B" w:rsidRPr="00247CE1" w:rsidRDefault="00450F2B" w:rsidP="00450F2B">
            <w:pPr>
              <w:pStyle w:val="6"/>
              <w:shd w:val="clear" w:color="auto" w:fill="auto"/>
              <w:tabs>
                <w:tab w:val="left" w:pos="322"/>
              </w:tabs>
              <w:spacing w:before="0" w:line="276" w:lineRule="auto"/>
              <w:ind w:firstLine="0"/>
              <w:rPr>
                <w:rFonts w:ascii="Times New Roman" w:hAnsi="Times New Roman" w:cs="Times New Roman"/>
                <w:sz w:val="20"/>
                <w:szCs w:val="20"/>
              </w:rPr>
            </w:pPr>
          </w:p>
        </w:tc>
        <w:tc>
          <w:tcPr>
            <w:tcW w:w="4961" w:type="dxa"/>
            <w:gridSpan w:val="2"/>
            <w:tcPrChange w:id="1985" w:author="2" w:date="2021-08-31T10:55:00Z">
              <w:tcPr>
                <w:tcW w:w="4839" w:type="dxa"/>
              </w:tcPr>
            </w:tcPrChange>
          </w:tcPr>
          <w:p w14:paraId="4F7099A9" w14:textId="77777777" w:rsidR="00450F2B" w:rsidRPr="00247CE1" w:rsidRDefault="00450F2B" w:rsidP="0012270D">
            <w:pPr>
              <w:pStyle w:val="6"/>
              <w:numPr>
                <w:ilvl w:val="0"/>
                <w:numId w:val="36"/>
              </w:numPr>
              <w:shd w:val="clear" w:color="auto" w:fill="auto"/>
              <w:tabs>
                <w:tab w:val="left" w:pos="322"/>
              </w:tabs>
              <w:spacing w:before="0" w:line="276" w:lineRule="auto"/>
              <w:rPr>
                <w:rFonts w:ascii="Times New Roman" w:hAnsi="Times New Roman" w:cs="Times New Roman"/>
                <w:sz w:val="20"/>
                <w:szCs w:val="20"/>
              </w:rPr>
            </w:pPr>
            <w:r w:rsidRPr="00247CE1">
              <w:rPr>
                <w:rFonts w:ascii="Times New Roman" w:hAnsi="Times New Roman" w:cs="Times New Roman"/>
                <w:sz w:val="20"/>
                <w:szCs w:val="20"/>
              </w:rPr>
              <w:t>100с</w:t>
            </w:r>
          </w:p>
          <w:p w14:paraId="2DC3D737" w14:textId="77777777" w:rsidR="00450F2B" w:rsidRPr="00247CE1" w:rsidRDefault="00450F2B" w:rsidP="0012270D">
            <w:pPr>
              <w:pStyle w:val="6"/>
              <w:numPr>
                <w:ilvl w:val="0"/>
                <w:numId w:val="36"/>
              </w:numPr>
              <w:shd w:val="clear" w:color="auto" w:fill="auto"/>
              <w:tabs>
                <w:tab w:val="left" w:pos="322"/>
              </w:tabs>
              <w:spacing w:before="0" w:line="276" w:lineRule="auto"/>
              <w:rPr>
                <w:rFonts w:ascii="Times New Roman" w:hAnsi="Times New Roman" w:cs="Times New Roman"/>
                <w:sz w:val="20"/>
                <w:szCs w:val="20"/>
              </w:rPr>
            </w:pPr>
            <w:r w:rsidRPr="00247CE1">
              <w:rPr>
                <w:rFonts w:ascii="Times New Roman" w:hAnsi="Times New Roman" w:cs="Times New Roman"/>
                <w:sz w:val="20"/>
                <w:szCs w:val="20"/>
              </w:rPr>
              <w:t>0,1с</w:t>
            </w:r>
          </w:p>
          <w:p w14:paraId="4D242542" w14:textId="77777777" w:rsidR="00450F2B" w:rsidRPr="00247CE1" w:rsidRDefault="00450F2B" w:rsidP="0012270D">
            <w:pPr>
              <w:pStyle w:val="6"/>
              <w:numPr>
                <w:ilvl w:val="0"/>
                <w:numId w:val="36"/>
              </w:numPr>
              <w:shd w:val="clear" w:color="auto" w:fill="auto"/>
              <w:tabs>
                <w:tab w:val="left" w:pos="322"/>
              </w:tabs>
              <w:spacing w:before="0" w:line="276" w:lineRule="auto"/>
              <w:rPr>
                <w:rFonts w:ascii="Times New Roman" w:hAnsi="Times New Roman" w:cs="Times New Roman"/>
                <w:sz w:val="20"/>
                <w:szCs w:val="20"/>
              </w:rPr>
            </w:pPr>
            <w:r w:rsidRPr="00247CE1">
              <w:rPr>
                <w:rFonts w:ascii="Times New Roman" w:hAnsi="Times New Roman" w:cs="Times New Roman"/>
                <w:sz w:val="20"/>
                <w:szCs w:val="20"/>
              </w:rPr>
              <w:t>0,01с</w:t>
            </w:r>
          </w:p>
          <w:p w14:paraId="7EB62B5E" w14:textId="77777777" w:rsidR="00450F2B" w:rsidRPr="00247CE1" w:rsidRDefault="00450F2B" w:rsidP="0012270D">
            <w:pPr>
              <w:pStyle w:val="6"/>
              <w:numPr>
                <w:ilvl w:val="0"/>
                <w:numId w:val="36"/>
              </w:numPr>
              <w:shd w:val="clear" w:color="auto" w:fill="auto"/>
              <w:tabs>
                <w:tab w:val="left" w:pos="322"/>
              </w:tabs>
              <w:spacing w:before="0" w:line="276" w:lineRule="auto"/>
              <w:rPr>
                <w:rFonts w:ascii="Times New Roman" w:hAnsi="Times New Roman" w:cs="Times New Roman"/>
                <w:sz w:val="20"/>
                <w:szCs w:val="20"/>
              </w:rPr>
            </w:pPr>
            <w:r w:rsidRPr="00247CE1">
              <w:rPr>
                <w:rFonts w:ascii="Times New Roman" w:hAnsi="Times New Roman" w:cs="Times New Roman"/>
                <w:sz w:val="20"/>
                <w:szCs w:val="20"/>
              </w:rPr>
              <w:t>50с</w:t>
            </w:r>
          </w:p>
          <w:p w14:paraId="35067D41" w14:textId="77777777" w:rsidR="00450F2B" w:rsidRPr="00247CE1" w:rsidRDefault="00450F2B" w:rsidP="00450F2B">
            <w:pPr>
              <w:spacing w:after="120"/>
              <w:rPr>
                <w:rFonts w:ascii="Times New Roman" w:hAnsi="Times New Roman" w:cs="Times New Roman"/>
                <w:sz w:val="20"/>
                <w:szCs w:val="20"/>
              </w:rPr>
            </w:pPr>
          </w:p>
        </w:tc>
        <w:tc>
          <w:tcPr>
            <w:tcW w:w="567" w:type="dxa"/>
            <w:gridSpan w:val="2"/>
            <w:tcPrChange w:id="1986" w:author="2" w:date="2021-08-31T10:55:00Z">
              <w:tcPr>
                <w:tcW w:w="547" w:type="dxa"/>
              </w:tcPr>
            </w:tcPrChange>
          </w:tcPr>
          <w:p w14:paraId="6691FC23" w14:textId="7E8C138D" w:rsidR="00450F2B" w:rsidRPr="004B35C4" w:rsidRDefault="00450F2B" w:rsidP="0012270D">
            <w:pPr>
              <w:pStyle w:val="6"/>
              <w:numPr>
                <w:ilvl w:val="0"/>
                <w:numId w:val="36"/>
              </w:numPr>
              <w:shd w:val="clear" w:color="auto" w:fill="auto"/>
              <w:tabs>
                <w:tab w:val="left" w:pos="322"/>
                <w:tab w:val="left" w:pos="600"/>
              </w:tabs>
              <w:spacing w:before="0" w:line="276" w:lineRule="auto"/>
              <w:ind w:left="0" w:right="34"/>
              <w:jc w:val="left"/>
              <w:rPr>
                <w:rFonts w:ascii="Times New Roman" w:hAnsi="Times New Roman" w:cs="Times New Roman"/>
                <w:sz w:val="24"/>
                <w:szCs w:val="24"/>
              </w:rPr>
            </w:pPr>
            <w:r w:rsidRPr="004B35C4">
              <w:rPr>
                <w:rFonts w:ascii="Times New Roman" w:hAnsi="Times New Roman" w:cs="Times New Roman"/>
                <w:sz w:val="24"/>
                <w:szCs w:val="24"/>
              </w:rPr>
              <w:t>1</w:t>
            </w:r>
          </w:p>
        </w:tc>
      </w:tr>
      <w:tr w:rsidR="00450F2B" w14:paraId="5EB9413C" w14:textId="0982BDBC" w:rsidTr="00911EF6">
        <w:tc>
          <w:tcPr>
            <w:tcW w:w="846" w:type="dxa"/>
            <w:tcPrChange w:id="1987" w:author="2" w:date="2021-08-31T10:55:00Z">
              <w:tcPr>
                <w:tcW w:w="846" w:type="dxa"/>
              </w:tcPr>
            </w:tcPrChange>
          </w:tcPr>
          <w:p w14:paraId="1253B6DC" w14:textId="77777777" w:rsidR="00450F2B" w:rsidRDefault="00450F2B" w:rsidP="00450F2B">
            <w:pPr>
              <w:spacing w:after="120"/>
              <w:rPr>
                <w:rFonts w:ascii="Times New Roman" w:hAnsi="Times New Roman" w:cs="Times New Roman"/>
                <w:sz w:val="24"/>
                <w:szCs w:val="24"/>
              </w:rPr>
            </w:pPr>
          </w:p>
        </w:tc>
        <w:tc>
          <w:tcPr>
            <w:tcW w:w="1843" w:type="dxa"/>
            <w:tcPrChange w:id="1988" w:author="2" w:date="2021-08-31T10:55:00Z">
              <w:tcPr>
                <w:tcW w:w="1843" w:type="dxa"/>
              </w:tcPr>
            </w:tcPrChange>
          </w:tcPr>
          <w:p w14:paraId="309ADFBA" w14:textId="77777777" w:rsidR="00450F2B" w:rsidRDefault="00450F2B" w:rsidP="00450F2B">
            <w:pPr>
              <w:spacing w:after="120"/>
              <w:rPr>
                <w:rFonts w:ascii="Times New Roman" w:hAnsi="Times New Roman" w:cs="Times New Roman"/>
                <w:sz w:val="24"/>
                <w:szCs w:val="24"/>
              </w:rPr>
            </w:pPr>
          </w:p>
        </w:tc>
        <w:tc>
          <w:tcPr>
            <w:tcW w:w="425" w:type="dxa"/>
            <w:tcPrChange w:id="1989" w:author="2" w:date="2021-08-31T10:55:00Z">
              <w:tcPr>
                <w:tcW w:w="425" w:type="dxa"/>
              </w:tcPr>
            </w:tcPrChange>
          </w:tcPr>
          <w:p w14:paraId="4085B930" w14:textId="77777777" w:rsidR="00450F2B" w:rsidRDefault="00450F2B" w:rsidP="00450F2B">
            <w:pPr>
              <w:spacing w:after="120"/>
              <w:rPr>
                <w:rFonts w:ascii="Times New Roman" w:hAnsi="Times New Roman" w:cs="Times New Roman"/>
                <w:sz w:val="24"/>
                <w:szCs w:val="24"/>
              </w:rPr>
            </w:pPr>
          </w:p>
        </w:tc>
        <w:tc>
          <w:tcPr>
            <w:tcW w:w="392" w:type="dxa"/>
            <w:tcPrChange w:id="1990" w:author="2" w:date="2021-08-31T10:55:00Z">
              <w:tcPr>
                <w:tcW w:w="392" w:type="dxa"/>
              </w:tcPr>
            </w:tcPrChange>
          </w:tcPr>
          <w:p w14:paraId="651E3F60" w14:textId="77777777" w:rsidR="00450F2B" w:rsidRDefault="00450F2B" w:rsidP="00450F2B">
            <w:pPr>
              <w:spacing w:after="120"/>
              <w:rPr>
                <w:rFonts w:ascii="Times New Roman" w:hAnsi="Times New Roman" w:cs="Times New Roman"/>
                <w:sz w:val="24"/>
                <w:szCs w:val="24"/>
              </w:rPr>
            </w:pPr>
          </w:p>
        </w:tc>
        <w:tc>
          <w:tcPr>
            <w:tcW w:w="553" w:type="dxa"/>
            <w:tcPrChange w:id="1991" w:author="2" w:date="2021-08-31T10:55:00Z">
              <w:tcPr>
                <w:tcW w:w="553" w:type="dxa"/>
              </w:tcPr>
            </w:tcPrChange>
          </w:tcPr>
          <w:p w14:paraId="54723704" w14:textId="2160D069"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1992" w:author="2" w:date="2021-08-31T10:55:00Z">
              <w:tcPr>
                <w:tcW w:w="6001" w:type="dxa"/>
              </w:tcPr>
            </w:tcPrChange>
          </w:tcPr>
          <w:p w14:paraId="6DF9C5B4" w14:textId="77777777" w:rsidR="00450F2B" w:rsidRPr="00247CE1" w:rsidRDefault="00450F2B" w:rsidP="00450F2B">
            <w:pPr>
              <w:pStyle w:val="6"/>
              <w:shd w:val="clear" w:color="auto" w:fill="auto"/>
              <w:tabs>
                <w:tab w:val="left" w:pos="327"/>
              </w:tabs>
              <w:spacing w:before="0" w:line="276" w:lineRule="auto"/>
              <w:ind w:right="60" w:firstLine="0"/>
              <w:rPr>
                <w:rFonts w:ascii="Times New Roman" w:hAnsi="Times New Roman" w:cs="Times New Roman"/>
                <w:sz w:val="20"/>
                <w:szCs w:val="20"/>
              </w:rPr>
            </w:pPr>
            <w:r w:rsidRPr="00247CE1">
              <w:rPr>
                <w:rFonts w:ascii="Times New Roman" w:hAnsi="Times New Roman" w:cs="Times New Roman"/>
                <w:sz w:val="20"/>
                <w:szCs w:val="20"/>
              </w:rPr>
              <w:t>Период колебаний крыльев шмеля 5 мс. Частота колебаний крыльев комара 600 Гц. Какое из насекомых сделает больше взмахов крыльями за 1 мин и на сколько?</w:t>
            </w:r>
          </w:p>
          <w:p w14:paraId="3CB578EF" w14:textId="77777777" w:rsidR="00450F2B" w:rsidRPr="00247CE1" w:rsidRDefault="00450F2B" w:rsidP="00450F2B">
            <w:pPr>
              <w:spacing w:after="120"/>
              <w:rPr>
                <w:rFonts w:ascii="Times New Roman" w:hAnsi="Times New Roman" w:cs="Times New Roman"/>
                <w:sz w:val="20"/>
                <w:szCs w:val="20"/>
              </w:rPr>
            </w:pPr>
          </w:p>
        </w:tc>
        <w:tc>
          <w:tcPr>
            <w:tcW w:w="4961" w:type="dxa"/>
            <w:gridSpan w:val="2"/>
            <w:tcPrChange w:id="1993" w:author="2" w:date="2021-08-31T10:55:00Z">
              <w:tcPr>
                <w:tcW w:w="4839" w:type="dxa"/>
              </w:tcPr>
            </w:tcPrChange>
          </w:tcPr>
          <w:p w14:paraId="048F4CA4" w14:textId="77777777" w:rsidR="00450F2B" w:rsidRPr="00247CE1" w:rsidRDefault="00450F2B" w:rsidP="0012270D">
            <w:pPr>
              <w:pStyle w:val="6"/>
              <w:numPr>
                <w:ilvl w:val="0"/>
                <w:numId w:val="31"/>
              </w:numPr>
              <w:shd w:val="clear" w:color="auto" w:fill="auto"/>
              <w:tabs>
                <w:tab w:val="left" w:pos="327"/>
              </w:tabs>
              <w:spacing w:before="0" w:line="276" w:lineRule="auto"/>
              <w:ind w:left="485" w:right="60" w:hanging="425"/>
              <w:rPr>
                <w:rFonts w:ascii="Times New Roman" w:hAnsi="Times New Roman" w:cs="Times New Roman"/>
                <w:sz w:val="20"/>
                <w:szCs w:val="20"/>
              </w:rPr>
            </w:pPr>
            <w:r w:rsidRPr="00247CE1">
              <w:rPr>
                <w:rFonts w:ascii="Times New Roman" w:hAnsi="Times New Roman" w:cs="Times New Roman"/>
                <w:sz w:val="20"/>
                <w:szCs w:val="20"/>
              </w:rPr>
              <w:t xml:space="preserve">Комар сделает на 600 больше взмахов </w:t>
            </w:r>
          </w:p>
          <w:p w14:paraId="087BCF80" w14:textId="77777777" w:rsidR="00450F2B" w:rsidRPr="00247CE1" w:rsidRDefault="00450F2B" w:rsidP="0012270D">
            <w:pPr>
              <w:pStyle w:val="6"/>
              <w:numPr>
                <w:ilvl w:val="0"/>
                <w:numId w:val="31"/>
              </w:numPr>
              <w:shd w:val="clear" w:color="auto" w:fill="auto"/>
              <w:tabs>
                <w:tab w:val="left" w:pos="327"/>
              </w:tabs>
              <w:spacing w:before="0" w:line="276" w:lineRule="auto"/>
              <w:ind w:left="485" w:right="60" w:hanging="425"/>
              <w:rPr>
                <w:rFonts w:ascii="Times New Roman" w:hAnsi="Times New Roman" w:cs="Times New Roman"/>
                <w:sz w:val="20"/>
                <w:szCs w:val="20"/>
              </w:rPr>
            </w:pPr>
            <w:r w:rsidRPr="00247CE1">
              <w:rPr>
                <w:rFonts w:ascii="Times New Roman" w:hAnsi="Times New Roman" w:cs="Times New Roman"/>
                <w:sz w:val="20"/>
                <w:szCs w:val="20"/>
              </w:rPr>
              <w:t>Шмель  на 2400  больше взмахов</w:t>
            </w:r>
          </w:p>
          <w:p w14:paraId="10D42384" w14:textId="77777777" w:rsidR="00450F2B" w:rsidRPr="00247CE1" w:rsidRDefault="00450F2B" w:rsidP="0012270D">
            <w:pPr>
              <w:pStyle w:val="6"/>
              <w:numPr>
                <w:ilvl w:val="0"/>
                <w:numId w:val="31"/>
              </w:numPr>
              <w:shd w:val="clear" w:color="auto" w:fill="auto"/>
              <w:tabs>
                <w:tab w:val="left" w:pos="327"/>
              </w:tabs>
              <w:spacing w:before="0" w:line="276" w:lineRule="auto"/>
              <w:ind w:left="485" w:right="60" w:hanging="425"/>
              <w:rPr>
                <w:rFonts w:ascii="Times New Roman" w:hAnsi="Times New Roman" w:cs="Times New Roman"/>
                <w:sz w:val="20"/>
                <w:szCs w:val="20"/>
              </w:rPr>
            </w:pPr>
            <w:r w:rsidRPr="00247CE1">
              <w:rPr>
                <w:rFonts w:ascii="Times New Roman" w:hAnsi="Times New Roman" w:cs="Times New Roman"/>
                <w:sz w:val="20"/>
                <w:szCs w:val="20"/>
              </w:rPr>
              <w:t>Шмель сделает на 400 меньше взмахов</w:t>
            </w:r>
          </w:p>
          <w:p w14:paraId="35633367" w14:textId="77777777" w:rsidR="00450F2B" w:rsidRPr="00247CE1" w:rsidRDefault="00450F2B" w:rsidP="0012270D">
            <w:pPr>
              <w:pStyle w:val="6"/>
              <w:numPr>
                <w:ilvl w:val="0"/>
                <w:numId w:val="31"/>
              </w:numPr>
              <w:shd w:val="clear" w:color="auto" w:fill="auto"/>
              <w:tabs>
                <w:tab w:val="left" w:pos="327"/>
              </w:tabs>
              <w:spacing w:before="0" w:line="276" w:lineRule="auto"/>
              <w:ind w:left="485" w:right="60" w:hanging="425"/>
              <w:rPr>
                <w:rFonts w:ascii="Times New Roman" w:hAnsi="Times New Roman" w:cs="Times New Roman"/>
                <w:sz w:val="20"/>
                <w:szCs w:val="20"/>
              </w:rPr>
            </w:pPr>
            <w:r w:rsidRPr="00247CE1">
              <w:rPr>
                <w:rFonts w:ascii="Times New Roman" w:hAnsi="Times New Roman" w:cs="Times New Roman"/>
                <w:sz w:val="20"/>
                <w:szCs w:val="20"/>
              </w:rPr>
              <w:t>Комар сделает на 24000 больше взмахов</w:t>
            </w:r>
          </w:p>
          <w:p w14:paraId="18ED328E" w14:textId="77777777" w:rsidR="00450F2B" w:rsidRPr="00247CE1" w:rsidRDefault="00450F2B" w:rsidP="00450F2B">
            <w:pPr>
              <w:spacing w:after="120"/>
              <w:rPr>
                <w:rFonts w:ascii="Times New Roman" w:hAnsi="Times New Roman" w:cs="Times New Roman"/>
                <w:sz w:val="20"/>
                <w:szCs w:val="20"/>
              </w:rPr>
            </w:pPr>
          </w:p>
        </w:tc>
        <w:tc>
          <w:tcPr>
            <w:tcW w:w="567" w:type="dxa"/>
            <w:gridSpan w:val="2"/>
            <w:tcPrChange w:id="1994" w:author="2" w:date="2021-08-31T10:55:00Z">
              <w:tcPr>
                <w:tcW w:w="547" w:type="dxa"/>
              </w:tcPr>
            </w:tcPrChange>
          </w:tcPr>
          <w:p w14:paraId="77B581CD" w14:textId="5ED705A7" w:rsidR="00450F2B" w:rsidRPr="004B35C4" w:rsidRDefault="00450F2B" w:rsidP="0012270D">
            <w:pPr>
              <w:pStyle w:val="6"/>
              <w:numPr>
                <w:ilvl w:val="0"/>
                <w:numId w:val="31"/>
              </w:numPr>
              <w:shd w:val="clear" w:color="auto" w:fill="auto"/>
              <w:tabs>
                <w:tab w:val="left" w:pos="327"/>
                <w:tab w:val="left" w:pos="600"/>
              </w:tabs>
              <w:spacing w:before="0" w:line="276" w:lineRule="auto"/>
              <w:ind w:left="0" w:right="34" w:hanging="425"/>
              <w:jc w:val="left"/>
              <w:rPr>
                <w:rFonts w:ascii="Times New Roman" w:hAnsi="Times New Roman" w:cs="Times New Roman"/>
                <w:sz w:val="24"/>
                <w:szCs w:val="24"/>
              </w:rPr>
            </w:pPr>
            <w:r w:rsidRPr="004B35C4">
              <w:rPr>
                <w:rFonts w:ascii="Times New Roman" w:hAnsi="Times New Roman" w:cs="Times New Roman"/>
                <w:sz w:val="24"/>
                <w:szCs w:val="24"/>
              </w:rPr>
              <w:t>4</w:t>
            </w:r>
          </w:p>
        </w:tc>
      </w:tr>
      <w:tr w:rsidR="00450F2B" w14:paraId="72C1DAEE" w14:textId="094191A2" w:rsidTr="00911EF6">
        <w:tc>
          <w:tcPr>
            <w:tcW w:w="846" w:type="dxa"/>
            <w:tcPrChange w:id="1995" w:author="2" w:date="2021-08-31T10:55:00Z">
              <w:tcPr>
                <w:tcW w:w="846" w:type="dxa"/>
              </w:tcPr>
            </w:tcPrChange>
          </w:tcPr>
          <w:p w14:paraId="560E67AC" w14:textId="77777777" w:rsidR="00450F2B" w:rsidRDefault="00450F2B" w:rsidP="00450F2B">
            <w:pPr>
              <w:spacing w:after="120"/>
              <w:rPr>
                <w:rFonts w:ascii="Times New Roman" w:hAnsi="Times New Roman" w:cs="Times New Roman"/>
                <w:sz w:val="24"/>
                <w:szCs w:val="24"/>
              </w:rPr>
            </w:pPr>
          </w:p>
        </w:tc>
        <w:tc>
          <w:tcPr>
            <w:tcW w:w="1843" w:type="dxa"/>
            <w:tcPrChange w:id="1996" w:author="2" w:date="2021-08-31T10:55:00Z">
              <w:tcPr>
                <w:tcW w:w="1843" w:type="dxa"/>
              </w:tcPr>
            </w:tcPrChange>
          </w:tcPr>
          <w:p w14:paraId="01AC179E" w14:textId="77777777" w:rsidR="00450F2B" w:rsidRDefault="00450F2B" w:rsidP="00450F2B">
            <w:pPr>
              <w:spacing w:after="120"/>
              <w:rPr>
                <w:rFonts w:ascii="Times New Roman" w:hAnsi="Times New Roman" w:cs="Times New Roman"/>
                <w:sz w:val="24"/>
                <w:szCs w:val="24"/>
              </w:rPr>
            </w:pPr>
          </w:p>
        </w:tc>
        <w:tc>
          <w:tcPr>
            <w:tcW w:w="425" w:type="dxa"/>
            <w:tcPrChange w:id="1997" w:author="2" w:date="2021-08-31T10:55:00Z">
              <w:tcPr>
                <w:tcW w:w="425" w:type="dxa"/>
              </w:tcPr>
            </w:tcPrChange>
          </w:tcPr>
          <w:p w14:paraId="4212AB9D" w14:textId="77777777" w:rsidR="00450F2B" w:rsidRDefault="00450F2B" w:rsidP="00450F2B">
            <w:pPr>
              <w:spacing w:after="120"/>
              <w:rPr>
                <w:rFonts w:ascii="Times New Roman" w:hAnsi="Times New Roman" w:cs="Times New Roman"/>
                <w:sz w:val="24"/>
                <w:szCs w:val="24"/>
              </w:rPr>
            </w:pPr>
          </w:p>
        </w:tc>
        <w:tc>
          <w:tcPr>
            <w:tcW w:w="392" w:type="dxa"/>
            <w:tcPrChange w:id="1998" w:author="2" w:date="2021-08-31T10:55:00Z">
              <w:tcPr>
                <w:tcW w:w="392" w:type="dxa"/>
              </w:tcPr>
            </w:tcPrChange>
          </w:tcPr>
          <w:p w14:paraId="614E8E1C" w14:textId="77777777" w:rsidR="00450F2B" w:rsidRDefault="00450F2B" w:rsidP="00450F2B">
            <w:pPr>
              <w:spacing w:after="120"/>
              <w:rPr>
                <w:rFonts w:ascii="Times New Roman" w:hAnsi="Times New Roman" w:cs="Times New Roman"/>
                <w:sz w:val="24"/>
                <w:szCs w:val="24"/>
              </w:rPr>
            </w:pPr>
          </w:p>
        </w:tc>
        <w:tc>
          <w:tcPr>
            <w:tcW w:w="553" w:type="dxa"/>
            <w:tcPrChange w:id="1999" w:author="2" w:date="2021-08-31T10:55:00Z">
              <w:tcPr>
                <w:tcW w:w="553" w:type="dxa"/>
              </w:tcPr>
            </w:tcPrChange>
          </w:tcPr>
          <w:p w14:paraId="1DAEC47B" w14:textId="1A2806F7"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2000" w:author="2" w:date="2021-08-31T10:55:00Z">
              <w:tcPr>
                <w:tcW w:w="6001" w:type="dxa"/>
              </w:tcPr>
            </w:tcPrChange>
          </w:tcPr>
          <w:p w14:paraId="1D0F0AFA" w14:textId="77777777" w:rsidR="00450F2B" w:rsidRPr="00247CE1" w:rsidRDefault="00450F2B" w:rsidP="00450F2B">
            <w:pPr>
              <w:pStyle w:val="6"/>
              <w:shd w:val="clear" w:color="auto" w:fill="auto"/>
              <w:tabs>
                <w:tab w:val="left" w:pos="322"/>
              </w:tabs>
              <w:spacing w:before="0" w:line="276" w:lineRule="auto"/>
              <w:ind w:right="60" w:firstLine="0"/>
              <w:rPr>
                <w:rFonts w:ascii="Times New Roman" w:hAnsi="Times New Roman" w:cs="Times New Roman"/>
                <w:sz w:val="20"/>
                <w:szCs w:val="20"/>
              </w:rPr>
            </w:pPr>
            <w:r w:rsidRPr="00247CE1">
              <w:rPr>
                <w:rFonts w:ascii="Times New Roman" w:hAnsi="Times New Roman" w:cs="Times New Roman"/>
                <w:sz w:val="20"/>
                <w:szCs w:val="20"/>
              </w:rPr>
              <w:t>Материальная точка колеблется с частотой 10 кГц. Определить период колебаний и число колебаний в минуту.</w:t>
            </w:r>
          </w:p>
          <w:p w14:paraId="54B46345" w14:textId="77777777" w:rsidR="00450F2B" w:rsidRPr="00247CE1" w:rsidRDefault="00450F2B" w:rsidP="00450F2B">
            <w:pPr>
              <w:spacing w:after="120"/>
              <w:rPr>
                <w:rFonts w:ascii="Times New Roman" w:hAnsi="Times New Roman" w:cs="Times New Roman"/>
                <w:sz w:val="20"/>
                <w:szCs w:val="20"/>
              </w:rPr>
            </w:pPr>
          </w:p>
        </w:tc>
        <w:tc>
          <w:tcPr>
            <w:tcW w:w="4961" w:type="dxa"/>
            <w:gridSpan w:val="2"/>
            <w:tcPrChange w:id="2001" w:author="2" w:date="2021-08-31T10:55:00Z">
              <w:tcPr>
                <w:tcW w:w="4839" w:type="dxa"/>
              </w:tcPr>
            </w:tcPrChange>
          </w:tcPr>
          <w:p w14:paraId="678F19D1" w14:textId="77777777" w:rsidR="00450F2B" w:rsidRPr="00247CE1" w:rsidRDefault="00450F2B" w:rsidP="0012270D">
            <w:pPr>
              <w:pStyle w:val="6"/>
              <w:numPr>
                <w:ilvl w:val="0"/>
                <w:numId w:val="30"/>
              </w:numPr>
              <w:shd w:val="clear" w:color="auto" w:fill="auto"/>
              <w:tabs>
                <w:tab w:val="left" w:pos="322"/>
              </w:tabs>
              <w:spacing w:before="0" w:line="276" w:lineRule="auto"/>
              <w:ind w:right="60"/>
              <w:rPr>
                <w:rFonts w:ascii="Times New Roman" w:hAnsi="Times New Roman" w:cs="Times New Roman"/>
                <w:sz w:val="20"/>
                <w:szCs w:val="20"/>
              </w:rPr>
            </w:pPr>
            <w:bookmarkStart w:id="2002" w:name="_Hlk60150507"/>
            <w:r w:rsidRPr="00247CE1">
              <w:rPr>
                <w:rFonts w:ascii="Times New Roman" w:hAnsi="Times New Roman" w:cs="Times New Roman"/>
                <w:sz w:val="20"/>
                <w:szCs w:val="20"/>
              </w:rPr>
              <w:t>0,1мс; 600000</w:t>
            </w:r>
          </w:p>
          <w:bookmarkEnd w:id="2002"/>
          <w:p w14:paraId="77DE57EA" w14:textId="77777777" w:rsidR="00450F2B" w:rsidRPr="00247CE1" w:rsidRDefault="00450F2B" w:rsidP="0012270D">
            <w:pPr>
              <w:pStyle w:val="6"/>
              <w:numPr>
                <w:ilvl w:val="0"/>
                <w:numId w:val="30"/>
              </w:numPr>
              <w:shd w:val="clear" w:color="auto" w:fill="auto"/>
              <w:tabs>
                <w:tab w:val="left" w:pos="322"/>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10мс; 6000</w:t>
            </w:r>
          </w:p>
          <w:p w14:paraId="27DFA8EA" w14:textId="77777777" w:rsidR="00450F2B" w:rsidRPr="00247CE1" w:rsidRDefault="00450F2B" w:rsidP="0012270D">
            <w:pPr>
              <w:pStyle w:val="6"/>
              <w:numPr>
                <w:ilvl w:val="0"/>
                <w:numId w:val="30"/>
              </w:numPr>
              <w:shd w:val="clear" w:color="auto" w:fill="auto"/>
              <w:tabs>
                <w:tab w:val="left" w:pos="322"/>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1мс; 60000</w:t>
            </w:r>
          </w:p>
          <w:p w14:paraId="4A5FEB0E" w14:textId="77777777" w:rsidR="00450F2B" w:rsidRPr="00247CE1" w:rsidRDefault="00450F2B" w:rsidP="0012270D">
            <w:pPr>
              <w:pStyle w:val="6"/>
              <w:numPr>
                <w:ilvl w:val="0"/>
                <w:numId w:val="30"/>
              </w:numPr>
              <w:shd w:val="clear" w:color="auto" w:fill="auto"/>
              <w:tabs>
                <w:tab w:val="left" w:pos="322"/>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10мс; 600</w:t>
            </w:r>
          </w:p>
          <w:p w14:paraId="5CC94DF4" w14:textId="77777777" w:rsidR="00450F2B" w:rsidRPr="00247CE1" w:rsidRDefault="00450F2B" w:rsidP="00450F2B">
            <w:pPr>
              <w:pStyle w:val="6"/>
              <w:shd w:val="clear" w:color="auto" w:fill="auto"/>
              <w:tabs>
                <w:tab w:val="left" w:pos="322"/>
              </w:tabs>
              <w:spacing w:before="0" w:line="276" w:lineRule="auto"/>
              <w:ind w:left="1287" w:right="60" w:firstLine="0"/>
              <w:rPr>
                <w:rFonts w:ascii="Times New Roman" w:hAnsi="Times New Roman" w:cs="Times New Roman"/>
                <w:sz w:val="20"/>
                <w:szCs w:val="20"/>
              </w:rPr>
            </w:pPr>
          </w:p>
          <w:p w14:paraId="27513DF0" w14:textId="77777777" w:rsidR="00450F2B" w:rsidRPr="00247CE1" w:rsidRDefault="00450F2B" w:rsidP="00450F2B">
            <w:pPr>
              <w:spacing w:after="120"/>
              <w:rPr>
                <w:rFonts w:ascii="Times New Roman" w:hAnsi="Times New Roman" w:cs="Times New Roman"/>
                <w:sz w:val="20"/>
                <w:szCs w:val="20"/>
              </w:rPr>
            </w:pPr>
          </w:p>
        </w:tc>
        <w:tc>
          <w:tcPr>
            <w:tcW w:w="567" w:type="dxa"/>
            <w:gridSpan w:val="2"/>
            <w:tcPrChange w:id="2003" w:author="2" w:date="2021-08-31T10:55:00Z">
              <w:tcPr>
                <w:tcW w:w="547" w:type="dxa"/>
              </w:tcPr>
            </w:tcPrChange>
          </w:tcPr>
          <w:p w14:paraId="337CA694" w14:textId="7A00C270" w:rsidR="00450F2B" w:rsidRPr="004B35C4" w:rsidRDefault="00450F2B" w:rsidP="0012270D">
            <w:pPr>
              <w:pStyle w:val="6"/>
              <w:numPr>
                <w:ilvl w:val="0"/>
                <w:numId w:val="30"/>
              </w:numPr>
              <w:shd w:val="clear" w:color="auto" w:fill="auto"/>
              <w:tabs>
                <w:tab w:val="left" w:pos="322"/>
                <w:tab w:val="left" w:pos="600"/>
              </w:tabs>
              <w:spacing w:before="0" w:line="276" w:lineRule="auto"/>
              <w:ind w:left="0" w:right="34"/>
              <w:jc w:val="left"/>
              <w:rPr>
                <w:rFonts w:ascii="Times New Roman" w:hAnsi="Times New Roman" w:cs="Times New Roman"/>
                <w:sz w:val="24"/>
                <w:szCs w:val="24"/>
              </w:rPr>
            </w:pPr>
            <w:r w:rsidRPr="004B35C4">
              <w:rPr>
                <w:rFonts w:ascii="Times New Roman" w:hAnsi="Times New Roman" w:cs="Times New Roman"/>
                <w:sz w:val="24"/>
                <w:szCs w:val="24"/>
              </w:rPr>
              <w:t>1</w:t>
            </w:r>
          </w:p>
        </w:tc>
      </w:tr>
      <w:tr w:rsidR="00450F2B" w14:paraId="524616F6" w14:textId="500F547B" w:rsidTr="00911EF6">
        <w:tc>
          <w:tcPr>
            <w:tcW w:w="846" w:type="dxa"/>
            <w:tcPrChange w:id="2004" w:author="2" w:date="2021-08-31T10:55:00Z">
              <w:tcPr>
                <w:tcW w:w="846" w:type="dxa"/>
              </w:tcPr>
            </w:tcPrChange>
          </w:tcPr>
          <w:p w14:paraId="06ED04D5" w14:textId="77777777" w:rsidR="00450F2B" w:rsidRDefault="00450F2B" w:rsidP="00450F2B">
            <w:pPr>
              <w:spacing w:after="120"/>
              <w:rPr>
                <w:rFonts w:ascii="Times New Roman" w:hAnsi="Times New Roman" w:cs="Times New Roman"/>
                <w:sz w:val="24"/>
                <w:szCs w:val="24"/>
              </w:rPr>
            </w:pPr>
          </w:p>
        </w:tc>
        <w:tc>
          <w:tcPr>
            <w:tcW w:w="1843" w:type="dxa"/>
            <w:tcPrChange w:id="2005" w:author="2" w:date="2021-08-31T10:55:00Z">
              <w:tcPr>
                <w:tcW w:w="1843" w:type="dxa"/>
              </w:tcPr>
            </w:tcPrChange>
          </w:tcPr>
          <w:p w14:paraId="4DDF0F7B" w14:textId="77777777" w:rsidR="00450F2B" w:rsidRDefault="00450F2B" w:rsidP="00450F2B">
            <w:pPr>
              <w:spacing w:after="120"/>
              <w:rPr>
                <w:rFonts w:ascii="Times New Roman" w:hAnsi="Times New Roman" w:cs="Times New Roman"/>
                <w:sz w:val="24"/>
                <w:szCs w:val="24"/>
              </w:rPr>
            </w:pPr>
          </w:p>
        </w:tc>
        <w:tc>
          <w:tcPr>
            <w:tcW w:w="425" w:type="dxa"/>
            <w:tcPrChange w:id="2006" w:author="2" w:date="2021-08-31T10:55:00Z">
              <w:tcPr>
                <w:tcW w:w="425" w:type="dxa"/>
              </w:tcPr>
            </w:tcPrChange>
          </w:tcPr>
          <w:p w14:paraId="0161D30E" w14:textId="77777777" w:rsidR="00450F2B" w:rsidRDefault="00450F2B" w:rsidP="00450F2B">
            <w:pPr>
              <w:spacing w:after="120"/>
              <w:rPr>
                <w:rFonts w:ascii="Times New Roman" w:hAnsi="Times New Roman" w:cs="Times New Roman"/>
                <w:sz w:val="24"/>
                <w:szCs w:val="24"/>
              </w:rPr>
            </w:pPr>
          </w:p>
        </w:tc>
        <w:tc>
          <w:tcPr>
            <w:tcW w:w="392" w:type="dxa"/>
            <w:tcPrChange w:id="2007" w:author="2" w:date="2021-08-31T10:55:00Z">
              <w:tcPr>
                <w:tcW w:w="392" w:type="dxa"/>
              </w:tcPr>
            </w:tcPrChange>
          </w:tcPr>
          <w:p w14:paraId="20EA6CBF" w14:textId="77777777" w:rsidR="00450F2B" w:rsidRDefault="00450F2B" w:rsidP="00450F2B">
            <w:pPr>
              <w:spacing w:after="120"/>
              <w:rPr>
                <w:rFonts w:ascii="Times New Roman" w:hAnsi="Times New Roman" w:cs="Times New Roman"/>
                <w:sz w:val="24"/>
                <w:szCs w:val="24"/>
              </w:rPr>
            </w:pPr>
          </w:p>
        </w:tc>
        <w:tc>
          <w:tcPr>
            <w:tcW w:w="553" w:type="dxa"/>
            <w:tcPrChange w:id="2008" w:author="2" w:date="2021-08-31T10:55:00Z">
              <w:tcPr>
                <w:tcW w:w="553" w:type="dxa"/>
              </w:tcPr>
            </w:tcPrChange>
          </w:tcPr>
          <w:p w14:paraId="5C5A98C1" w14:textId="0C9FFBC3"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2009" w:author="2" w:date="2021-08-31T10:55:00Z">
              <w:tcPr>
                <w:tcW w:w="6001" w:type="dxa"/>
              </w:tcPr>
            </w:tcPrChange>
          </w:tcPr>
          <w:p w14:paraId="79FA02E2" w14:textId="77777777" w:rsidR="00450F2B" w:rsidRPr="00247CE1" w:rsidRDefault="00450F2B" w:rsidP="00450F2B">
            <w:pPr>
              <w:pStyle w:val="6"/>
              <w:shd w:val="clear" w:color="auto" w:fill="auto"/>
              <w:tabs>
                <w:tab w:val="left" w:pos="327"/>
              </w:tabs>
              <w:spacing w:before="0" w:line="276" w:lineRule="auto"/>
              <w:ind w:right="60" w:firstLine="0"/>
              <w:rPr>
                <w:rFonts w:ascii="Times New Roman" w:hAnsi="Times New Roman" w:cs="Times New Roman"/>
                <w:sz w:val="20"/>
                <w:szCs w:val="20"/>
              </w:rPr>
            </w:pPr>
            <w:r w:rsidRPr="00247CE1">
              <w:rPr>
                <w:rFonts w:ascii="Times New Roman" w:hAnsi="Times New Roman" w:cs="Times New Roman"/>
                <w:sz w:val="20"/>
                <w:szCs w:val="20"/>
              </w:rPr>
              <w:t>Грузик, колеблющийся на пружине, за 8 с совершил 32 колебания. Найти период и частоту колебаний.</w:t>
            </w:r>
          </w:p>
          <w:p w14:paraId="1AA30064" w14:textId="77777777" w:rsidR="00450F2B" w:rsidRPr="00247CE1" w:rsidRDefault="00450F2B" w:rsidP="00450F2B">
            <w:pPr>
              <w:spacing w:after="120"/>
              <w:rPr>
                <w:rFonts w:ascii="Times New Roman" w:hAnsi="Times New Roman" w:cs="Times New Roman"/>
                <w:sz w:val="20"/>
                <w:szCs w:val="20"/>
              </w:rPr>
            </w:pPr>
          </w:p>
        </w:tc>
        <w:tc>
          <w:tcPr>
            <w:tcW w:w="4961" w:type="dxa"/>
            <w:gridSpan w:val="2"/>
            <w:tcPrChange w:id="2010" w:author="2" w:date="2021-08-31T10:55:00Z">
              <w:tcPr>
                <w:tcW w:w="4839" w:type="dxa"/>
              </w:tcPr>
            </w:tcPrChange>
          </w:tcPr>
          <w:p w14:paraId="79B95591" w14:textId="77777777" w:rsidR="00450F2B" w:rsidRPr="00247CE1" w:rsidRDefault="00450F2B" w:rsidP="0012270D">
            <w:pPr>
              <w:pStyle w:val="6"/>
              <w:numPr>
                <w:ilvl w:val="0"/>
                <w:numId w:val="33"/>
              </w:numPr>
              <w:shd w:val="clear" w:color="auto" w:fill="auto"/>
              <w:tabs>
                <w:tab w:val="left" w:pos="327"/>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0,25 с; 4 Гц</w:t>
            </w:r>
          </w:p>
          <w:p w14:paraId="56148B2B" w14:textId="77777777" w:rsidR="00450F2B" w:rsidRPr="00247CE1" w:rsidRDefault="00450F2B" w:rsidP="0012270D">
            <w:pPr>
              <w:pStyle w:val="6"/>
              <w:numPr>
                <w:ilvl w:val="0"/>
                <w:numId w:val="33"/>
              </w:numPr>
              <w:shd w:val="clear" w:color="auto" w:fill="auto"/>
              <w:tabs>
                <w:tab w:val="left" w:pos="327"/>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256с; 0,004 Гц</w:t>
            </w:r>
          </w:p>
          <w:p w14:paraId="6D2BD53F" w14:textId="77777777" w:rsidR="00450F2B" w:rsidRPr="00247CE1" w:rsidRDefault="00450F2B" w:rsidP="0012270D">
            <w:pPr>
              <w:pStyle w:val="6"/>
              <w:numPr>
                <w:ilvl w:val="0"/>
                <w:numId w:val="33"/>
              </w:numPr>
              <w:shd w:val="clear" w:color="auto" w:fill="auto"/>
              <w:tabs>
                <w:tab w:val="left" w:pos="327"/>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4с; 0,25 Гц</w:t>
            </w:r>
          </w:p>
          <w:p w14:paraId="45A0CFEB" w14:textId="77777777" w:rsidR="00450F2B" w:rsidRPr="00247CE1" w:rsidRDefault="00450F2B" w:rsidP="0012270D">
            <w:pPr>
              <w:pStyle w:val="6"/>
              <w:numPr>
                <w:ilvl w:val="0"/>
                <w:numId w:val="33"/>
              </w:numPr>
              <w:shd w:val="clear" w:color="auto" w:fill="auto"/>
              <w:tabs>
                <w:tab w:val="left" w:pos="327"/>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lastRenderedPageBreak/>
              <w:t>2с; 0,5 Гц</w:t>
            </w:r>
          </w:p>
          <w:p w14:paraId="7A52B712" w14:textId="77777777" w:rsidR="00450F2B" w:rsidRPr="00247CE1" w:rsidRDefault="00450F2B" w:rsidP="00450F2B">
            <w:pPr>
              <w:spacing w:after="120"/>
              <w:rPr>
                <w:rFonts w:ascii="Times New Roman" w:hAnsi="Times New Roman" w:cs="Times New Roman"/>
                <w:sz w:val="20"/>
                <w:szCs w:val="20"/>
              </w:rPr>
            </w:pPr>
          </w:p>
        </w:tc>
        <w:tc>
          <w:tcPr>
            <w:tcW w:w="567" w:type="dxa"/>
            <w:gridSpan w:val="2"/>
            <w:tcPrChange w:id="2011" w:author="2" w:date="2021-08-31T10:55:00Z">
              <w:tcPr>
                <w:tcW w:w="547" w:type="dxa"/>
              </w:tcPr>
            </w:tcPrChange>
          </w:tcPr>
          <w:p w14:paraId="7728CEEB" w14:textId="0A303CAD" w:rsidR="00450F2B" w:rsidRPr="004B35C4" w:rsidRDefault="00450F2B" w:rsidP="0012270D">
            <w:pPr>
              <w:pStyle w:val="6"/>
              <w:numPr>
                <w:ilvl w:val="0"/>
                <w:numId w:val="33"/>
              </w:numPr>
              <w:shd w:val="clear" w:color="auto" w:fill="auto"/>
              <w:tabs>
                <w:tab w:val="left" w:pos="327"/>
                <w:tab w:val="left" w:pos="600"/>
              </w:tabs>
              <w:spacing w:before="0" w:line="276" w:lineRule="auto"/>
              <w:ind w:left="0" w:right="34"/>
              <w:jc w:val="left"/>
              <w:rPr>
                <w:rFonts w:ascii="Times New Roman" w:hAnsi="Times New Roman" w:cs="Times New Roman"/>
                <w:sz w:val="24"/>
                <w:szCs w:val="24"/>
              </w:rPr>
            </w:pPr>
            <w:r w:rsidRPr="004B35C4">
              <w:rPr>
                <w:rFonts w:ascii="Times New Roman" w:hAnsi="Times New Roman" w:cs="Times New Roman"/>
                <w:sz w:val="24"/>
                <w:szCs w:val="24"/>
              </w:rPr>
              <w:lastRenderedPageBreak/>
              <w:t>4</w:t>
            </w:r>
          </w:p>
        </w:tc>
      </w:tr>
      <w:tr w:rsidR="00450F2B" w14:paraId="5A6CDB4B" w14:textId="7396FE36" w:rsidTr="00911EF6">
        <w:tc>
          <w:tcPr>
            <w:tcW w:w="846" w:type="dxa"/>
            <w:tcPrChange w:id="2012" w:author="2" w:date="2021-08-31T10:55:00Z">
              <w:tcPr>
                <w:tcW w:w="846" w:type="dxa"/>
              </w:tcPr>
            </w:tcPrChange>
          </w:tcPr>
          <w:p w14:paraId="2898630B" w14:textId="77777777" w:rsidR="00450F2B" w:rsidRDefault="00450F2B" w:rsidP="00450F2B">
            <w:pPr>
              <w:spacing w:after="120"/>
              <w:rPr>
                <w:rFonts w:ascii="Times New Roman" w:hAnsi="Times New Roman" w:cs="Times New Roman"/>
                <w:sz w:val="24"/>
                <w:szCs w:val="24"/>
              </w:rPr>
            </w:pPr>
          </w:p>
        </w:tc>
        <w:tc>
          <w:tcPr>
            <w:tcW w:w="1843" w:type="dxa"/>
            <w:tcPrChange w:id="2013" w:author="2" w:date="2021-08-31T10:55:00Z">
              <w:tcPr>
                <w:tcW w:w="1843" w:type="dxa"/>
              </w:tcPr>
            </w:tcPrChange>
          </w:tcPr>
          <w:p w14:paraId="791C6380" w14:textId="77777777" w:rsidR="00450F2B" w:rsidRDefault="00450F2B" w:rsidP="00450F2B">
            <w:pPr>
              <w:spacing w:after="120"/>
              <w:rPr>
                <w:rFonts w:ascii="Times New Roman" w:hAnsi="Times New Roman" w:cs="Times New Roman"/>
                <w:sz w:val="24"/>
                <w:szCs w:val="24"/>
              </w:rPr>
            </w:pPr>
          </w:p>
        </w:tc>
        <w:tc>
          <w:tcPr>
            <w:tcW w:w="425" w:type="dxa"/>
            <w:tcPrChange w:id="2014" w:author="2" w:date="2021-08-31T10:55:00Z">
              <w:tcPr>
                <w:tcW w:w="425" w:type="dxa"/>
              </w:tcPr>
            </w:tcPrChange>
          </w:tcPr>
          <w:p w14:paraId="512222C8" w14:textId="77777777" w:rsidR="00450F2B" w:rsidRDefault="00450F2B" w:rsidP="00450F2B">
            <w:pPr>
              <w:spacing w:after="120"/>
              <w:rPr>
                <w:rFonts w:ascii="Times New Roman" w:hAnsi="Times New Roman" w:cs="Times New Roman"/>
                <w:sz w:val="24"/>
                <w:szCs w:val="24"/>
              </w:rPr>
            </w:pPr>
          </w:p>
        </w:tc>
        <w:tc>
          <w:tcPr>
            <w:tcW w:w="392" w:type="dxa"/>
            <w:tcPrChange w:id="2015" w:author="2" w:date="2021-08-31T10:55:00Z">
              <w:tcPr>
                <w:tcW w:w="392" w:type="dxa"/>
              </w:tcPr>
            </w:tcPrChange>
          </w:tcPr>
          <w:p w14:paraId="259D211C" w14:textId="77777777" w:rsidR="00450F2B" w:rsidRDefault="00450F2B" w:rsidP="00450F2B">
            <w:pPr>
              <w:spacing w:after="120"/>
              <w:rPr>
                <w:rFonts w:ascii="Times New Roman" w:hAnsi="Times New Roman" w:cs="Times New Roman"/>
                <w:sz w:val="24"/>
                <w:szCs w:val="24"/>
              </w:rPr>
            </w:pPr>
          </w:p>
        </w:tc>
        <w:tc>
          <w:tcPr>
            <w:tcW w:w="553" w:type="dxa"/>
            <w:tcPrChange w:id="2016" w:author="2" w:date="2021-08-31T10:55:00Z">
              <w:tcPr>
                <w:tcW w:w="553" w:type="dxa"/>
              </w:tcPr>
            </w:tcPrChange>
          </w:tcPr>
          <w:p w14:paraId="180BE978" w14:textId="708A2CFF"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2017" w:author="2" w:date="2021-08-31T10:55:00Z">
              <w:tcPr>
                <w:tcW w:w="6001" w:type="dxa"/>
              </w:tcPr>
            </w:tcPrChange>
          </w:tcPr>
          <w:p w14:paraId="1C086036" w14:textId="0BFC2754" w:rsidR="00450F2B" w:rsidRPr="00247CE1" w:rsidRDefault="00450F2B" w:rsidP="00450F2B">
            <w:pPr>
              <w:spacing w:after="120"/>
              <w:rPr>
                <w:rFonts w:ascii="Times New Roman" w:hAnsi="Times New Roman" w:cs="Times New Roman"/>
                <w:sz w:val="20"/>
                <w:szCs w:val="20"/>
              </w:rPr>
            </w:pPr>
            <w:r w:rsidRPr="00247CE1">
              <w:rPr>
                <w:rFonts w:ascii="Times New Roman" w:hAnsi="Times New Roman" w:cs="Times New Roman"/>
                <w:sz w:val="20"/>
                <w:szCs w:val="20"/>
              </w:rPr>
              <w:t>Материальная точка за 1 мин совершила 300 колебаний. Опре</w:t>
            </w:r>
            <w:r w:rsidRPr="00247CE1">
              <w:rPr>
                <w:rFonts w:ascii="Times New Roman" w:hAnsi="Times New Roman" w:cs="Times New Roman"/>
                <w:sz w:val="20"/>
                <w:szCs w:val="20"/>
              </w:rPr>
              <w:softHyphen/>
              <w:t>делить период и частоту колебаний</w:t>
            </w:r>
          </w:p>
        </w:tc>
        <w:tc>
          <w:tcPr>
            <w:tcW w:w="4961" w:type="dxa"/>
            <w:gridSpan w:val="2"/>
            <w:tcPrChange w:id="2018" w:author="2" w:date="2021-08-31T10:55:00Z">
              <w:tcPr>
                <w:tcW w:w="4839" w:type="dxa"/>
              </w:tcPr>
            </w:tcPrChange>
          </w:tcPr>
          <w:p w14:paraId="6922F786" w14:textId="77777777" w:rsidR="00450F2B" w:rsidRPr="00247CE1" w:rsidRDefault="00450F2B" w:rsidP="0012270D">
            <w:pPr>
              <w:pStyle w:val="6"/>
              <w:numPr>
                <w:ilvl w:val="0"/>
                <w:numId w:val="32"/>
              </w:numPr>
              <w:shd w:val="clear" w:color="auto" w:fill="auto"/>
              <w:tabs>
                <w:tab w:val="left" w:pos="322"/>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60с, 300 Гц</w:t>
            </w:r>
          </w:p>
          <w:p w14:paraId="7D7EB847" w14:textId="77777777" w:rsidR="00450F2B" w:rsidRPr="00247CE1" w:rsidRDefault="00450F2B" w:rsidP="0012270D">
            <w:pPr>
              <w:pStyle w:val="6"/>
              <w:numPr>
                <w:ilvl w:val="0"/>
                <w:numId w:val="32"/>
              </w:numPr>
              <w:shd w:val="clear" w:color="auto" w:fill="auto"/>
              <w:tabs>
                <w:tab w:val="left" w:pos="322"/>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0,2с, 5Гц</w:t>
            </w:r>
          </w:p>
          <w:p w14:paraId="01706B84" w14:textId="77777777" w:rsidR="00450F2B" w:rsidRPr="00247CE1" w:rsidRDefault="00450F2B" w:rsidP="0012270D">
            <w:pPr>
              <w:pStyle w:val="6"/>
              <w:numPr>
                <w:ilvl w:val="0"/>
                <w:numId w:val="32"/>
              </w:numPr>
              <w:shd w:val="clear" w:color="auto" w:fill="auto"/>
              <w:tabs>
                <w:tab w:val="left" w:pos="322"/>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40с,12 Гц</w:t>
            </w:r>
          </w:p>
          <w:p w14:paraId="50D953D6" w14:textId="77777777" w:rsidR="00450F2B" w:rsidRPr="00247CE1" w:rsidRDefault="00450F2B" w:rsidP="0012270D">
            <w:pPr>
              <w:pStyle w:val="6"/>
              <w:numPr>
                <w:ilvl w:val="0"/>
                <w:numId w:val="32"/>
              </w:numPr>
              <w:shd w:val="clear" w:color="auto" w:fill="auto"/>
              <w:tabs>
                <w:tab w:val="left" w:pos="322"/>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1мин,5Гц</w:t>
            </w:r>
          </w:p>
          <w:p w14:paraId="085FB344" w14:textId="77777777" w:rsidR="00450F2B" w:rsidRPr="00247CE1" w:rsidRDefault="00450F2B" w:rsidP="00450F2B">
            <w:pPr>
              <w:spacing w:after="120"/>
              <w:rPr>
                <w:rFonts w:ascii="Times New Roman" w:hAnsi="Times New Roman" w:cs="Times New Roman"/>
                <w:sz w:val="20"/>
                <w:szCs w:val="20"/>
              </w:rPr>
            </w:pPr>
          </w:p>
        </w:tc>
        <w:tc>
          <w:tcPr>
            <w:tcW w:w="567" w:type="dxa"/>
            <w:gridSpan w:val="2"/>
            <w:tcPrChange w:id="2019" w:author="2" w:date="2021-08-31T10:55:00Z">
              <w:tcPr>
                <w:tcW w:w="547" w:type="dxa"/>
              </w:tcPr>
            </w:tcPrChange>
          </w:tcPr>
          <w:p w14:paraId="02A34CBD" w14:textId="7794613B" w:rsidR="00450F2B" w:rsidRPr="004B35C4" w:rsidRDefault="00450F2B" w:rsidP="0012270D">
            <w:pPr>
              <w:pStyle w:val="6"/>
              <w:numPr>
                <w:ilvl w:val="0"/>
                <w:numId w:val="32"/>
              </w:numPr>
              <w:shd w:val="clear" w:color="auto" w:fill="auto"/>
              <w:tabs>
                <w:tab w:val="left" w:pos="322"/>
                <w:tab w:val="left" w:pos="600"/>
              </w:tabs>
              <w:spacing w:before="0" w:line="276" w:lineRule="auto"/>
              <w:ind w:left="0" w:right="34"/>
              <w:jc w:val="left"/>
              <w:rPr>
                <w:rFonts w:ascii="Times New Roman" w:hAnsi="Times New Roman" w:cs="Times New Roman"/>
                <w:sz w:val="24"/>
                <w:szCs w:val="24"/>
              </w:rPr>
            </w:pPr>
            <w:r w:rsidRPr="004B35C4">
              <w:rPr>
                <w:rFonts w:ascii="Times New Roman" w:hAnsi="Times New Roman" w:cs="Times New Roman"/>
                <w:sz w:val="24"/>
                <w:szCs w:val="24"/>
              </w:rPr>
              <w:t>2</w:t>
            </w:r>
          </w:p>
        </w:tc>
      </w:tr>
      <w:tr w:rsidR="00450F2B" w14:paraId="07E164A3" w14:textId="4DC3B086" w:rsidTr="00911EF6">
        <w:tc>
          <w:tcPr>
            <w:tcW w:w="846" w:type="dxa"/>
            <w:tcPrChange w:id="2020" w:author="2" w:date="2021-08-31T10:55:00Z">
              <w:tcPr>
                <w:tcW w:w="846" w:type="dxa"/>
              </w:tcPr>
            </w:tcPrChange>
          </w:tcPr>
          <w:p w14:paraId="5E557F6A" w14:textId="77777777" w:rsidR="00450F2B" w:rsidRDefault="00450F2B" w:rsidP="00450F2B">
            <w:pPr>
              <w:spacing w:after="120"/>
              <w:rPr>
                <w:rFonts w:ascii="Times New Roman" w:hAnsi="Times New Roman" w:cs="Times New Roman"/>
                <w:sz w:val="24"/>
                <w:szCs w:val="24"/>
              </w:rPr>
            </w:pPr>
          </w:p>
        </w:tc>
        <w:tc>
          <w:tcPr>
            <w:tcW w:w="1843" w:type="dxa"/>
            <w:tcPrChange w:id="2021" w:author="2" w:date="2021-08-31T10:55:00Z">
              <w:tcPr>
                <w:tcW w:w="1843" w:type="dxa"/>
              </w:tcPr>
            </w:tcPrChange>
          </w:tcPr>
          <w:p w14:paraId="1105FCB9" w14:textId="77777777" w:rsidR="00450F2B" w:rsidRDefault="00450F2B" w:rsidP="00450F2B">
            <w:pPr>
              <w:spacing w:after="120"/>
              <w:rPr>
                <w:rFonts w:ascii="Times New Roman" w:hAnsi="Times New Roman" w:cs="Times New Roman"/>
                <w:sz w:val="24"/>
                <w:szCs w:val="24"/>
              </w:rPr>
            </w:pPr>
          </w:p>
        </w:tc>
        <w:tc>
          <w:tcPr>
            <w:tcW w:w="425" w:type="dxa"/>
            <w:tcPrChange w:id="2022" w:author="2" w:date="2021-08-31T10:55:00Z">
              <w:tcPr>
                <w:tcW w:w="425" w:type="dxa"/>
              </w:tcPr>
            </w:tcPrChange>
          </w:tcPr>
          <w:p w14:paraId="2DBCF84F" w14:textId="77777777" w:rsidR="00450F2B" w:rsidRDefault="00450F2B" w:rsidP="00450F2B">
            <w:pPr>
              <w:spacing w:after="120"/>
              <w:rPr>
                <w:rFonts w:ascii="Times New Roman" w:hAnsi="Times New Roman" w:cs="Times New Roman"/>
                <w:sz w:val="24"/>
                <w:szCs w:val="24"/>
              </w:rPr>
            </w:pPr>
          </w:p>
        </w:tc>
        <w:tc>
          <w:tcPr>
            <w:tcW w:w="392" w:type="dxa"/>
            <w:tcPrChange w:id="2023" w:author="2" w:date="2021-08-31T10:55:00Z">
              <w:tcPr>
                <w:tcW w:w="392" w:type="dxa"/>
              </w:tcPr>
            </w:tcPrChange>
          </w:tcPr>
          <w:p w14:paraId="458EC3E5" w14:textId="77777777" w:rsidR="00450F2B" w:rsidRDefault="00450F2B" w:rsidP="00450F2B">
            <w:pPr>
              <w:spacing w:after="120"/>
              <w:rPr>
                <w:rFonts w:ascii="Times New Roman" w:hAnsi="Times New Roman" w:cs="Times New Roman"/>
                <w:sz w:val="24"/>
                <w:szCs w:val="24"/>
              </w:rPr>
            </w:pPr>
          </w:p>
        </w:tc>
        <w:tc>
          <w:tcPr>
            <w:tcW w:w="553" w:type="dxa"/>
            <w:tcPrChange w:id="2024" w:author="2" w:date="2021-08-31T10:55:00Z">
              <w:tcPr>
                <w:tcW w:w="553" w:type="dxa"/>
              </w:tcPr>
            </w:tcPrChange>
          </w:tcPr>
          <w:p w14:paraId="10FDEFD3" w14:textId="7FED2593"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2025" w:author="2" w:date="2021-08-31T10:55:00Z">
              <w:tcPr>
                <w:tcW w:w="6001" w:type="dxa"/>
              </w:tcPr>
            </w:tcPrChange>
          </w:tcPr>
          <w:p w14:paraId="78E63E00" w14:textId="79771DAC" w:rsidR="00450F2B" w:rsidRPr="00247CE1" w:rsidRDefault="00450F2B" w:rsidP="00450F2B">
            <w:pPr>
              <w:spacing w:after="120"/>
              <w:rPr>
                <w:rFonts w:ascii="Times New Roman" w:hAnsi="Times New Roman" w:cs="Times New Roman"/>
                <w:sz w:val="20"/>
                <w:szCs w:val="20"/>
              </w:rPr>
            </w:pPr>
            <w:r w:rsidRPr="00247CE1">
              <w:rPr>
                <w:rFonts w:ascii="Times New Roman" w:hAnsi="Times New Roman" w:cs="Times New Roman"/>
                <w:sz w:val="20"/>
                <w:szCs w:val="20"/>
              </w:rPr>
              <w:t>Определить период колебаний материальной точки, совершив</w:t>
            </w:r>
            <w:r w:rsidRPr="00247CE1">
              <w:rPr>
                <w:rFonts w:ascii="Times New Roman" w:hAnsi="Times New Roman" w:cs="Times New Roman"/>
                <w:sz w:val="20"/>
                <w:szCs w:val="20"/>
              </w:rPr>
              <w:softHyphen/>
              <w:t>шей 50 полных колебаний за 20 с</w:t>
            </w:r>
          </w:p>
        </w:tc>
        <w:tc>
          <w:tcPr>
            <w:tcW w:w="4961" w:type="dxa"/>
            <w:gridSpan w:val="2"/>
            <w:tcPrChange w:id="2026" w:author="2" w:date="2021-08-31T10:55:00Z">
              <w:tcPr>
                <w:tcW w:w="4839" w:type="dxa"/>
              </w:tcPr>
            </w:tcPrChange>
          </w:tcPr>
          <w:p w14:paraId="11718F9D" w14:textId="77777777" w:rsidR="00450F2B" w:rsidRPr="00247CE1" w:rsidRDefault="00450F2B" w:rsidP="0012270D">
            <w:pPr>
              <w:pStyle w:val="6"/>
              <w:numPr>
                <w:ilvl w:val="0"/>
                <w:numId w:val="34"/>
              </w:numPr>
              <w:shd w:val="clear" w:color="auto" w:fill="auto"/>
              <w:tabs>
                <w:tab w:val="left" w:pos="327"/>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2,5с</w:t>
            </w:r>
          </w:p>
          <w:p w14:paraId="4C9F2F02" w14:textId="77777777" w:rsidR="00450F2B" w:rsidRPr="00247CE1" w:rsidRDefault="00450F2B" w:rsidP="0012270D">
            <w:pPr>
              <w:pStyle w:val="6"/>
              <w:numPr>
                <w:ilvl w:val="0"/>
                <w:numId w:val="34"/>
              </w:numPr>
              <w:shd w:val="clear" w:color="auto" w:fill="auto"/>
              <w:tabs>
                <w:tab w:val="left" w:pos="327"/>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0,4с</w:t>
            </w:r>
          </w:p>
          <w:p w14:paraId="11DB49AE" w14:textId="77777777" w:rsidR="00450F2B" w:rsidRPr="00247CE1" w:rsidRDefault="00450F2B" w:rsidP="0012270D">
            <w:pPr>
              <w:pStyle w:val="6"/>
              <w:numPr>
                <w:ilvl w:val="0"/>
                <w:numId w:val="34"/>
              </w:numPr>
              <w:shd w:val="clear" w:color="auto" w:fill="auto"/>
              <w:tabs>
                <w:tab w:val="left" w:pos="327"/>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1,25с</w:t>
            </w:r>
          </w:p>
          <w:p w14:paraId="24A6458B" w14:textId="77777777" w:rsidR="00450F2B" w:rsidRPr="00247CE1" w:rsidRDefault="00450F2B" w:rsidP="0012270D">
            <w:pPr>
              <w:pStyle w:val="6"/>
              <w:numPr>
                <w:ilvl w:val="0"/>
                <w:numId w:val="34"/>
              </w:numPr>
              <w:shd w:val="clear" w:color="auto" w:fill="auto"/>
              <w:tabs>
                <w:tab w:val="left" w:pos="327"/>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5с</w:t>
            </w:r>
          </w:p>
          <w:p w14:paraId="33E589BA" w14:textId="77777777" w:rsidR="00450F2B" w:rsidRPr="00247CE1" w:rsidRDefault="00450F2B" w:rsidP="00450F2B">
            <w:pPr>
              <w:spacing w:after="120"/>
              <w:rPr>
                <w:rFonts w:ascii="Times New Roman" w:hAnsi="Times New Roman" w:cs="Times New Roman"/>
                <w:sz w:val="20"/>
                <w:szCs w:val="20"/>
              </w:rPr>
            </w:pPr>
          </w:p>
        </w:tc>
        <w:tc>
          <w:tcPr>
            <w:tcW w:w="567" w:type="dxa"/>
            <w:gridSpan w:val="2"/>
            <w:tcPrChange w:id="2027" w:author="2" w:date="2021-08-31T10:55:00Z">
              <w:tcPr>
                <w:tcW w:w="547" w:type="dxa"/>
              </w:tcPr>
            </w:tcPrChange>
          </w:tcPr>
          <w:p w14:paraId="6757D18E" w14:textId="126310F8" w:rsidR="00450F2B" w:rsidRPr="004B35C4" w:rsidRDefault="00450F2B" w:rsidP="0012270D">
            <w:pPr>
              <w:pStyle w:val="6"/>
              <w:numPr>
                <w:ilvl w:val="0"/>
                <w:numId w:val="34"/>
              </w:numPr>
              <w:shd w:val="clear" w:color="auto" w:fill="auto"/>
              <w:tabs>
                <w:tab w:val="left" w:pos="327"/>
                <w:tab w:val="left" w:pos="600"/>
              </w:tabs>
              <w:spacing w:before="0" w:line="276" w:lineRule="auto"/>
              <w:ind w:left="0" w:right="34"/>
              <w:jc w:val="left"/>
              <w:rPr>
                <w:rFonts w:ascii="Times New Roman" w:hAnsi="Times New Roman" w:cs="Times New Roman"/>
                <w:sz w:val="24"/>
                <w:szCs w:val="24"/>
              </w:rPr>
            </w:pPr>
            <w:r w:rsidRPr="004B35C4">
              <w:rPr>
                <w:rFonts w:ascii="Times New Roman" w:hAnsi="Times New Roman" w:cs="Times New Roman"/>
                <w:sz w:val="24"/>
                <w:szCs w:val="24"/>
              </w:rPr>
              <w:t>1</w:t>
            </w:r>
          </w:p>
        </w:tc>
      </w:tr>
      <w:tr w:rsidR="00450F2B" w14:paraId="5AC0BD92" w14:textId="2F0F335E" w:rsidTr="00911EF6">
        <w:tc>
          <w:tcPr>
            <w:tcW w:w="846" w:type="dxa"/>
            <w:tcPrChange w:id="2028" w:author="2" w:date="2021-08-31T10:55:00Z">
              <w:tcPr>
                <w:tcW w:w="846" w:type="dxa"/>
              </w:tcPr>
            </w:tcPrChange>
          </w:tcPr>
          <w:p w14:paraId="5A9C14A7" w14:textId="77777777" w:rsidR="00450F2B" w:rsidRDefault="00450F2B" w:rsidP="00450F2B">
            <w:pPr>
              <w:spacing w:after="120"/>
              <w:rPr>
                <w:rFonts w:ascii="Times New Roman" w:hAnsi="Times New Roman" w:cs="Times New Roman"/>
                <w:sz w:val="24"/>
                <w:szCs w:val="24"/>
              </w:rPr>
            </w:pPr>
          </w:p>
        </w:tc>
        <w:tc>
          <w:tcPr>
            <w:tcW w:w="1843" w:type="dxa"/>
            <w:tcPrChange w:id="2029" w:author="2" w:date="2021-08-31T10:55:00Z">
              <w:tcPr>
                <w:tcW w:w="1843" w:type="dxa"/>
              </w:tcPr>
            </w:tcPrChange>
          </w:tcPr>
          <w:p w14:paraId="30D13657" w14:textId="77777777" w:rsidR="00450F2B" w:rsidRDefault="00450F2B" w:rsidP="00450F2B">
            <w:pPr>
              <w:spacing w:after="120"/>
              <w:rPr>
                <w:rFonts w:ascii="Times New Roman" w:hAnsi="Times New Roman" w:cs="Times New Roman"/>
                <w:sz w:val="24"/>
                <w:szCs w:val="24"/>
              </w:rPr>
            </w:pPr>
          </w:p>
        </w:tc>
        <w:tc>
          <w:tcPr>
            <w:tcW w:w="425" w:type="dxa"/>
            <w:tcPrChange w:id="2030" w:author="2" w:date="2021-08-31T10:55:00Z">
              <w:tcPr>
                <w:tcW w:w="425" w:type="dxa"/>
              </w:tcPr>
            </w:tcPrChange>
          </w:tcPr>
          <w:p w14:paraId="651E821E" w14:textId="77777777" w:rsidR="00450F2B" w:rsidRDefault="00450F2B" w:rsidP="00450F2B">
            <w:pPr>
              <w:spacing w:after="120"/>
              <w:rPr>
                <w:rFonts w:ascii="Times New Roman" w:hAnsi="Times New Roman" w:cs="Times New Roman"/>
                <w:sz w:val="24"/>
                <w:szCs w:val="24"/>
              </w:rPr>
            </w:pPr>
          </w:p>
        </w:tc>
        <w:tc>
          <w:tcPr>
            <w:tcW w:w="392" w:type="dxa"/>
            <w:tcPrChange w:id="2031" w:author="2" w:date="2021-08-31T10:55:00Z">
              <w:tcPr>
                <w:tcW w:w="392" w:type="dxa"/>
              </w:tcPr>
            </w:tcPrChange>
          </w:tcPr>
          <w:p w14:paraId="5E72A2EC" w14:textId="77777777" w:rsidR="00450F2B" w:rsidRDefault="00450F2B" w:rsidP="00450F2B">
            <w:pPr>
              <w:spacing w:after="120"/>
              <w:rPr>
                <w:rFonts w:ascii="Times New Roman" w:hAnsi="Times New Roman" w:cs="Times New Roman"/>
                <w:sz w:val="24"/>
                <w:szCs w:val="24"/>
              </w:rPr>
            </w:pPr>
          </w:p>
        </w:tc>
        <w:tc>
          <w:tcPr>
            <w:tcW w:w="553" w:type="dxa"/>
            <w:tcPrChange w:id="2032" w:author="2" w:date="2021-08-31T10:55:00Z">
              <w:tcPr>
                <w:tcW w:w="553" w:type="dxa"/>
              </w:tcPr>
            </w:tcPrChange>
          </w:tcPr>
          <w:p w14:paraId="6EE11265" w14:textId="47C76AD1"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2033" w:author="2" w:date="2021-08-31T10:55:00Z">
              <w:tcPr>
                <w:tcW w:w="6001" w:type="dxa"/>
              </w:tcPr>
            </w:tcPrChange>
          </w:tcPr>
          <w:p w14:paraId="64450184" w14:textId="77777777" w:rsidR="00450F2B" w:rsidRPr="00247CE1" w:rsidRDefault="00450F2B" w:rsidP="00450F2B">
            <w:pPr>
              <w:pStyle w:val="6"/>
              <w:shd w:val="clear" w:color="auto" w:fill="auto"/>
              <w:tabs>
                <w:tab w:val="left" w:pos="322"/>
              </w:tabs>
              <w:spacing w:before="0" w:line="276" w:lineRule="auto"/>
              <w:ind w:right="60" w:firstLine="0"/>
              <w:rPr>
                <w:rFonts w:ascii="Times New Roman" w:hAnsi="Times New Roman" w:cs="Times New Roman"/>
                <w:sz w:val="20"/>
                <w:szCs w:val="20"/>
              </w:rPr>
            </w:pPr>
            <w:r w:rsidRPr="00247CE1">
              <w:rPr>
                <w:rFonts w:ascii="Times New Roman" w:hAnsi="Times New Roman" w:cs="Times New Roman"/>
                <w:sz w:val="20"/>
                <w:szCs w:val="20"/>
              </w:rPr>
              <w:t>Сколько колебаний совершит материальная точка за 5 с при ча</w:t>
            </w:r>
            <w:r w:rsidRPr="00247CE1">
              <w:rPr>
                <w:rFonts w:ascii="Times New Roman" w:hAnsi="Times New Roman" w:cs="Times New Roman"/>
                <w:sz w:val="20"/>
                <w:szCs w:val="20"/>
              </w:rPr>
              <w:softHyphen/>
              <w:t>стоте колебаний 440 Гц?</w:t>
            </w:r>
          </w:p>
          <w:p w14:paraId="4B8BA4A7" w14:textId="77777777" w:rsidR="00450F2B" w:rsidRPr="00247CE1" w:rsidRDefault="00450F2B" w:rsidP="00450F2B">
            <w:pPr>
              <w:spacing w:after="120"/>
              <w:rPr>
                <w:rFonts w:ascii="Times New Roman" w:hAnsi="Times New Roman" w:cs="Times New Roman"/>
                <w:sz w:val="20"/>
                <w:szCs w:val="20"/>
              </w:rPr>
            </w:pPr>
          </w:p>
        </w:tc>
        <w:tc>
          <w:tcPr>
            <w:tcW w:w="4961" w:type="dxa"/>
            <w:gridSpan w:val="2"/>
            <w:tcPrChange w:id="2034" w:author="2" w:date="2021-08-31T10:55:00Z">
              <w:tcPr>
                <w:tcW w:w="4839" w:type="dxa"/>
              </w:tcPr>
            </w:tcPrChange>
          </w:tcPr>
          <w:p w14:paraId="3B8D7CE5" w14:textId="77777777" w:rsidR="00450F2B" w:rsidRPr="00247CE1" w:rsidRDefault="00450F2B" w:rsidP="0012270D">
            <w:pPr>
              <w:pStyle w:val="6"/>
              <w:numPr>
                <w:ilvl w:val="0"/>
                <w:numId w:val="35"/>
              </w:numPr>
              <w:shd w:val="clear" w:color="auto" w:fill="auto"/>
              <w:tabs>
                <w:tab w:val="left" w:pos="322"/>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2200</w:t>
            </w:r>
          </w:p>
          <w:p w14:paraId="3DFD426C" w14:textId="77777777" w:rsidR="00450F2B" w:rsidRPr="00247CE1" w:rsidRDefault="00450F2B" w:rsidP="0012270D">
            <w:pPr>
              <w:pStyle w:val="6"/>
              <w:numPr>
                <w:ilvl w:val="0"/>
                <w:numId w:val="35"/>
              </w:numPr>
              <w:shd w:val="clear" w:color="auto" w:fill="auto"/>
              <w:tabs>
                <w:tab w:val="left" w:pos="322"/>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1100</w:t>
            </w:r>
          </w:p>
          <w:p w14:paraId="37E9EBEC" w14:textId="77777777" w:rsidR="00450F2B" w:rsidRPr="00247CE1" w:rsidRDefault="00450F2B" w:rsidP="0012270D">
            <w:pPr>
              <w:pStyle w:val="6"/>
              <w:numPr>
                <w:ilvl w:val="0"/>
                <w:numId w:val="35"/>
              </w:numPr>
              <w:shd w:val="clear" w:color="auto" w:fill="auto"/>
              <w:tabs>
                <w:tab w:val="left" w:pos="322"/>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80</w:t>
            </w:r>
          </w:p>
          <w:p w14:paraId="240C898A" w14:textId="77777777" w:rsidR="00450F2B" w:rsidRPr="00247CE1" w:rsidRDefault="00450F2B" w:rsidP="0012270D">
            <w:pPr>
              <w:pStyle w:val="6"/>
              <w:numPr>
                <w:ilvl w:val="0"/>
                <w:numId w:val="35"/>
              </w:numPr>
              <w:shd w:val="clear" w:color="auto" w:fill="auto"/>
              <w:tabs>
                <w:tab w:val="left" w:pos="322"/>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880</w:t>
            </w:r>
          </w:p>
          <w:p w14:paraId="47386D2A" w14:textId="77777777" w:rsidR="00450F2B" w:rsidRPr="00247CE1" w:rsidRDefault="00450F2B" w:rsidP="00450F2B">
            <w:pPr>
              <w:spacing w:after="120"/>
              <w:rPr>
                <w:rFonts w:ascii="Times New Roman" w:hAnsi="Times New Roman" w:cs="Times New Roman"/>
                <w:sz w:val="20"/>
                <w:szCs w:val="20"/>
              </w:rPr>
            </w:pPr>
          </w:p>
        </w:tc>
        <w:tc>
          <w:tcPr>
            <w:tcW w:w="567" w:type="dxa"/>
            <w:gridSpan w:val="2"/>
            <w:tcPrChange w:id="2035" w:author="2" w:date="2021-08-31T10:55:00Z">
              <w:tcPr>
                <w:tcW w:w="547" w:type="dxa"/>
              </w:tcPr>
            </w:tcPrChange>
          </w:tcPr>
          <w:p w14:paraId="75325D82" w14:textId="7D8EA95F" w:rsidR="00450F2B" w:rsidRPr="004B35C4" w:rsidRDefault="00450F2B" w:rsidP="0012270D">
            <w:pPr>
              <w:pStyle w:val="6"/>
              <w:numPr>
                <w:ilvl w:val="0"/>
                <w:numId w:val="35"/>
              </w:numPr>
              <w:shd w:val="clear" w:color="auto" w:fill="auto"/>
              <w:tabs>
                <w:tab w:val="left" w:pos="322"/>
                <w:tab w:val="left" w:pos="600"/>
              </w:tabs>
              <w:spacing w:before="0" w:line="276" w:lineRule="auto"/>
              <w:ind w:left="0" w:right="34"/>
              <w:jc w:val="left"/>
              <w:rPr>
                <w:rFonts w:ascii="Times New Roman" w:hAnsi="Times New Roman" w:cs="Times New Roman"/>
                <w:sz w:val="24"/>
                <w:szCs w:val="24"/>
              </w:rPr>
            </w:pPr>
            <w:r w:rsidRPr="004B35C4">
              <w:rPr>
                <w:rFonts w:ascii="Times New Roman" w:hAnsi="Times New Roman" w:cs="Times New Roman"/>
                <w:sz w:val="24"/>
                <w:szCs w:val="24"/>
              </w:rPr>
              <w:t>1</w:t>
            </w:r>
          </w:p>
        </w:tc>
      </w:tr>
      <w:tr w:rsidR="00450F2B" w14:paraId="60BABF17" w14:textId="283A458E" w:rsidTr="00911EF6">
        <w:tc>
          <w:tcPr>
            <w:tcW w:w="846" w:type="dxa"/>
            <w:tcPrChange w:id="2036" w:author="2" w:date="2021-08-31T10:55:00Z">
              <w:tcPr>
                <w:tcW w:w="846" w:type="dxa"/>
              </w:tcPr>
            </w:tcPrChange>
          </w:tcPr>
          <w:p w14:paraId="62468427" w14:textId="77777777" w:rsidR="00450F2B" w:rsidRDefault="00450F2B" w:rsidP="00450F2B">
            <w:pPr>
              <w:spacing w:after="120"/>
              <w:rPr>
                <w:rFonts w:ascii="Times New Roman" w:hAnsi="Times New Roman" w:cs="Times New Roman"/>
                <w:sz w:val="24"/>
                <w:szCs w:val="24"/>
              </w:rPr>
            </w:pPr>
          </w:p>
        </w:tc>
        <w:tc>
          <w:tcPr>
            <w:tcW w:w="1843" w:type="dxa"/>
            <w:tcPrChange w:id="2037" w:author="2" w:date="2021-08-31T10:55:00Z">
              <w:tcPr>
                <w:tcW w:w="1843" w:type="dxa"/>
              </w:tcPr>
            </w:tcPrChange>
          </w:tcPr>
          <w:p w14:paraId="4648ADF3" w14:textId="77777777" w:rsidR="00450F2B" w:rsidRDefault="00450F2B" w:rsidP="00450F2B">
            <w:pPr>
              <w:spacing w:after="120"/>
              <w:rPr>
                <w:rFonts w:ascii="Times New Roman" w:hAnsi="Times New Roman" w:cs="Times New Roman"/>
                <w:sz w:val="24"/>
                <w:szCs w:val="24"/>
              </w:rPr>
            </w:pPr>
          </w:p>
        </w:tc>
        <w:tc>
          <w:tcPr>
            <w:tcW w:w="425" w:type="dxa"/>
            <w:tcPrChange w:id="2038" w:author="2" w:date="2021-08-31T10:55:00Z">
              <w:tcPr>
                <w:tcW w:w="425" w:type="dxa"/>
              </w:tcPr>
            </w:tcPrChange>
          </w:tcPr>
          <w:p w14:paraId="6D461EB0" w14:textId="77777777" w:rsidR="00450F2B" w:rsidRDefault="00450F2B" w:rsidP="00450F2B">
            <w:pPr>
              <w:spacing w:after="120"/>
              <w:rPr>
                <w:rFonts w:ascii="Times New Roman" w:hAnsi="Times New Roman" w:cs="Times New Roman"/>
                <w:sz w:val="24"/>
                <w:szCs w:val="24"/>
              </w:rPr>
            </w:pPr>
          </w:p>
        </w:tc>
        <w:tc>
          <w:tcPr>
            <w:tcW w:w="392" w:type="dxa"/>
            <w:tcPrChange w:id="2039" w:author="2" w:date="2021-08-31T10:55:00Z">
              <w:tcPr>
                <w:tcW w:w="392" w:type="dxa"/>
              </w:tcPr>
            </w:tcPrChange>
          </w:tcPr>
          <w:p w14:paraId="361436DB" w14:textId="77777777" w:rsidR="00450F2B" w:rsidRDefault="00450F2B" w:rsidP="00450F2B">
            <w:pPr>
              <w:spacing w:after="120"/>
              <w:rPr>
                <w:rFonts w:ascii="Times New Roman" w:hAnsi="Times New Roman" w:cs="Times New Roman"/>
                <w:sz w:val="24"/>
                <w:szCs w:val="24"/>
              </w:rPr>
            </w:pPr>
          </w:p>
        </w:tc>
        <w:tc>
          <w:tcPr>
            <w:tcW w:w="553" w:type="dxa"/>
            <w:tcPrChange w:id="2040" w:author="2" w:date="2021-08-31T10:55:00Z">
              <w:tcPr>
                <w:tcW w:w="553" w:type="dxa"/>
              </w:tcPr>
            </w:tcPrChange>
          </w:tcPr>
          <w:p w14:paraId="40893F35" w14:textId="05A8CE44"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2041" w:author="2" w:date="2021-08-31T10:55:00Z">
              <w:tcPr>
                <w:tcW w:w="6001" w:type="dxa"/>
              </w:tcPr>
            </w:tcPrChange>
          </w:tcPr>
          <w:p w14:paraId="6C4AB150" w14:textId="2AD62A61" w:rsidR="00450F2B" w:rsidRPr="00247CE1" w:rsidRDefault="00450F2B" w:rsidP="00450F2B">
            <w:pPr>
              <w:pStyle w:val="6"/>
              <w:shd w:val="clear" w:color="auto" w:fill="auto"/>
              <w:tabs>
                <w:tab w:val="left" w:pos="322"/>
              </w:tabs>
              <w:spacing w:before="0" w:line="276" w:lineRule="auto"/>
              <w:ind w:right="60" w:firstLine="0"/>
              <w:rPr>
                <w:rFonts w:ascii="Times New Roman" w:hAnsi="Times New Roman" w:cs="Times New Roman"/>
                <w:sz w:val="20"/>
                <w:szCs w:val="20"/>
              </w:rPr>
            </w:pPr>
            <w:r w:rsidRPr="00247CE1">
              <w:rPr>
                <w:rFonts w:ascii="Times New Roman" w:hAnsi="Times New Roman" w:cs="Times New Roman"/>
                <w:sz w:val="20"/>
                <w:szCs w:val="20"/>
              </w:rPr>
              <w:t>Материальная точка за 5мин совершила 300 колебаний. Опре</w:t>
            </w:r>
            <w:r w:rsidRPr="00247CE1">
              <w:rPr>
                <w:rFonts w:ascii="Times New Roman" w:hAnsi="Times New Roman" w:cs="Times New Roman"/>
                <w:sz w:val="20"/>
                <w:szCs w:val="20"/>
              </w:rPr>
              <w:softHyphen/>
              <w:t>делить период и частоту колебаний</w:t>
            </w:r>
          </w:p>
        </w:tc>
        <w:tc>
          <w:tcPr>
            <w:tcW w:w="4961" w:type="dxa"/>
            <w:gridSpan w:val="2"/>
            <w:tcPrChange w:id="2042" w:author="2" w:date="2021-08-31T10:55:00Z">
              <w:tcPr>
                <w:tcW w:w="4839" w:type="dxa"/>
              </w:tcPr>
            </w:tcPrChange>
          </w:tcPr>
          <w:p w14:paraId="672F1BDA" w14:textId="77777777" w:rsidR="00450F2B" w:rsidRPr="00247CE1" w:rsidRDefault="00450F2B" w:rsidP="0012270D">
            <w:pPr>
              <w:pStyle w:val="6"/>
              <w:numPr>
                <w:ilvl w:val="0"/>
                <w:numId w:val="32"/>
              </w:numPr>
              <w:shd w:val="clear" w:color="auto" w:fill="auto"/>
              <w:tabs>
                <w:tab w:val="left" w:pos="322"/>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60с, 300 Гц</w:t>
            </w:r>
          </w:p>
          <w:p w14:paraId="154C56BC" w14:textId="77777777" w:rsidR="00450F2B" w:rsidRPr="00247CE1" w:rsidRDefault="00450F2B" w:rsidP="0012270D">
            <w:pPr>
              <w:pStyle w:val="6"/>
              <w:numPr>
                <w:ilvl w:val="0"/>
                <w:numId w:val="32"/>
              </w:numPr>
              <w:shd w:val="clear" w:color="auto" w:fill="auto"/>
              <w:tabs>
                <w:tab w:val="left" w:pos="322"/>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0,2с, 5Гц</w:t>
            </w:r>
          </w:p>
          <w:p w14:paraId="2CA82A4A" w14:textId="77777777" w:rsidR="00450F2B" w:rsidRPr="00247CE1" w:rsidRDefault="00450F2B" w:rsidP="0012270D">
            <w:pPr>
              <w:pStyle w:val="6"/>
              <w:numPr>
                <w:ilvl w:val="0"/>
                <w:numId w:val="32"/>
              </w:numPr>
              <w:shd w:val="clear" w:color="auto" w:fill="auto"/>
              <w:tabs>
                <w:tab w:val="left" w:pos="322"/>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40с,12 Гц</w:t>
            </w:r>
          </w:p>
          <w:p w14:paraId="4A6B1101" w14:textId="465282B9" w:rsidR="00450F2B" w:rsidRPr="00247CE1" w:rsidRDefault="00450F2B" w:rsidP="0012270D">
            <w:pPr>
              <w:pStyle w:val="6"/>
              <w:numPr>
                <w:ilvl w:val="0"/>
                <w:numId w:val="32"/>
              </w:numPr>
              <w:shd w:val="clear" w:color="auto" w:fill="auto"/>
              <w:tabs>
                <w:tab w:val="left" w:pos="322"/>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1с,1Гц</w:t>
            </w:r>
          </w:p>
          <w:p w14:paraId="08813AD5" w14:textId="77777777" w:rsidR="00450F2B" w:rsidRPr="00247CE1" w:rsidRDefault="00450F2B" w:rsidP="00450F2B">
            <w:pPr>
              <w:pStyle w:val="6"/>
              <w:shd w:val="clear" w:color="auto" w:fill="auto"/>
              <w:tabs>
                <w:tab w:val="left" w:pos="322"/>
              </w:tabs>
              <w:spacing w:before="0" w:line="276" w:lineRule="auto"/>
              <w:ind w:left="1287" w:right="60" w:firstLine="0"/>
              <w:rPr>
                <w:rFonts w:ascii="Times New Roman" w:hAnsi="Times New Roman" w:cs="Times New Roman"/>
                <w:sz w:val="20"/>
                <w:szCs w:val="20"/>
              </w:rPr>
            </w:pPr>
          </w:p>
        </w:tc>
        <w:tc>
          <w:tcPr>
            <w:tcW w:w="567" w:type="dxa"/>
            <w:gridSpan w:val="2"/>
            <w:tcPrChange w:id="2043" w:author="2" w:date="2021-08-31T10:55:00Z">
              <w:tcPr>
                <w:tcW w:w="547" w:type="dxa"/>
              </w:tcPr>
            </w:tcPrChange>
          </w:tcPr>
          <w:p w14:paraId="5E8B1FD7" w14:textId="650492F4" w:rsidR="00450F2B" w:rsidRPr="004B35C4" w:rsidRDefault="00450F2B" w:rsidP="0012270D">
            <w:pPr>
              <w:pStyle w:val="6"/>
              <w:numPr>
                <w:ilvl w:val="0"/>
                <w:numId w:val="32"/>
              </w:numPr>
              <w:shd w:val="clear" w:color="auto" w:fill="auto"/>
              <w:tabs>
                <w:tab w:val="left" w:pos="322"/>
                <w:tab w:val="left" w:pos="600"/>
              </w:tabs>
              <w:spacing w:before="0" w:line="276" w:lineRule="auto"/>
              <w:ind w:left="0" w:right="34"/>
              <w:jc w:val="left"/>
              <w:rPr>
                <w:rFonts w:ascii="Times New Roman" w:hAnsi="Times New Roman" w:cs="Times New Roman"/>
                <w:sz w:val="24"/>
                <w:szCs w:val="24"/>
              </w:rPr>
            </w:pPr>
            <w:r w:rsidRPr="004B35C4">
              <w:rPr>
                <w:rFonts w:ascii="Times New Roman" w:hAnsi="Times New Roman" w:cs="Times New Roman"/>
                <w:sz w:val="24"/>
                <w:szCs w:val="24"/>
              </w:rPr>
              <w:t>4</w:t>
            </w:r>
          </w:p>
        </w:tc>
      </w:tr>
      <w:tr w:rsidR="00450F2B" w14:paraId="67B317DF" w14:textId="1A517158" w:rsidTr="00911EF6">
        <w:tc>
          <w:tcPr>
            <w:tcW w:w="846" w:type="dxa"/>
            <w:tcPrChange w:id="2044" w:author="2" w:date="2021-08-31T10:55:00Z">
              <w:tcPr>
                <w:tcW w:w="846" w:type="dxa"/>
              </w:tcPr>
            </w:tcPrChange>
          </w:tcPr>
          <w:p w14:paraId="272896A7" w14:textId="77777777" w:rsidR="00450F2B" w:rsidRDefault="00450F2B" w:rsidP="00450F2B">
            <w:pPr>
              <w:spacing w:after="120"/>
              <w:rPr>
                <w:rFonts w:ascii="Times New Roman" w:hAnsi="Times New Roman" w:cs="Times New Roman"/>
                <w:sz w:val="24"/>
                <w:szCs w:val="24"/>
              </w:rPr>
            </w:pPr>
          </w:p>
        </w:tc>
        <w:tc>
          <w:tcPr>
            <w:tcW w:w="1843" w:type="dxa"/>
            <w:tcPrChange w:id="2045" w:author="2" w:date="2021-08-31T10:55:00Z">
              <w:tcPr>
                <w:tcW w:w="1843" w:type="dxa"/>
              </w:tcPr>
            </w:tcPrChange>
          </w:tcPr>
          <w:p w14:paraId="5B283A17" w14:textId="77777777" w:rsidR="00450F2B" w:rsidRDefault="00450F2B" w:rsidP="00450F2B">
            <w:pPr>
              <w:spacing w:after="120"/>
              <w:rPr>
                <w:rFonts w:ascii="Times New Roman" w:hAnsi="Times New Roman" w:cs="Times New Roman"/>
                <w:sz w:val="24"/>
                <w:szCs w:val="24"/>
              </w:rPr>
            </w:pPr>
          </w:p>
        </w:tc>
        <w:tc>
          <w:tcPr>
            <w:tcW w:w="425" w:type="dxa"/>
            <w:tcPrChange w:id="2046" w:author="2" w:date="2021-08-31T10:55:00Z">
              <w:tcPr>
                <w:tcW w:w="425" w:type="dxa"/>
              </w:tcPr>
            </w:tcPrChange>
          </w:tcPr>
          <w:p w14:paraId="314971C1" w14:textId="77777777" w:rsidR="00450F2B" w:rsidRDefault="00450F2B" w:rsidP="00450F2B">
            <w:pPr>
              <w:spacing w:after="120"/>
              <w:rPr>
                <w:rFonts w:ascii="Times New Roman" w:hAnsi="Times New Roman" w:cs="Times New Roman"/>
                <w:sz w:val="24"/>
                <w:szCs w:val="24"/>
              </w:rPr>
            </w:pPr>
          </w:p>
        </w:tc>
        <w:tc>
          <w:tcPr>
            <w:tcW w:w="392" w:type="dxa"/>
            <w:tcPrChange w:id="2047" w:author="2" w:date="2021-08-31T10:55:00Z">
              <w:tcPr>
                <w:tcW w:w="392" w:type="dxa"/>
              </w:tcPr>
            </w:tcPrChange>
          </w:tcPr>
          <w:p w14:paraId="699DB414" w14:textId="77777777" w:rsidR="00450F2B" w:rsidRDefault="00450F2B" w:rsidP="00450F2B">
            <w:pPr>
              <w:spacing w:after="120"/>
              <w:rPr>
                <w:rFonts w:ascii="Times New Roman" w:hAnsi="Times New Roman" w:cs="Times New Roman"/>
                <w:sz w:val="24"/>
                <w:szCs w:val="24"/>
              </w:rPr>
            </w:pPr>
          </w:p>
        </w:tc>
        <w:tc>
          <w:tcPr>
            <w:tcW w:w="553" w:type="dxa"/>
            <w:tcPrChange w:id="2048" w:author="2" w:date="2021-08-31T10:55:00Z">
              <w:tcPr>
                <w:tcW w:w="553" w:type="dxa"/>
              </w:tcPr>
            </w:tcPrChange>
          </w:tcPr>
          <w:p w14:paraId="62126198" w14:textId="1ABCD551"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2049" w:author="2" w:date="2021-08-31T10:55:00Z">
              <w:tcPr>
                <w:tcW w:w="6001" w:type="dxa"/>
              </w:tcPr>
            </w:tcPrChange>
          </w:tcPr>
          <w:p w14:paraId="3EF422B3" w14:textId="5A4CBD35" w:rsidR="00450F2B" w:rsidRPr="00247CE1" w:rsidRDefault="00450F2B" w:rsidP="00450F2B">
            <w:pPr>
              <w:pStyle w:val="6"/>
              <w:shd w:val="clear" w:color="auto" w:fill="auto"/>
              <w:tabs>
                <w:tab w:val="left" w:pos="327"/>
              </w:tabs>
              <w:spacing w:before="0" w:line="276" w:lineRule="auto"/>
              <w:ind w:right="60" w:firstLine="0"/>
              <w:rPr>
                <w:rFonts w:ascii="Times New Roman" w:hAnsi="Times New Roman" w:cs="Times New Roman"/>
                <w:sz w:val="20"/>
                <w:szCs w:val="20"/>
              </w:rPr>
            </w:pPr>
            <w:r w:rsidRPr="00247CE1">
              <w:rPr>
                <w:rFonts w:ascii="Times New Roman" w:hAnsi="Times New Roman" w:cs="Times New Roman"/>
                <w:sz w:val="20"/>
                <w:szCs w:val="20"/>
              </w:rPr>
              <w:t>Грузик, колеблющийся на пружине, за 10 с совершил 25 колебания. Найти период и частоту колебаний.</w:t>
            </w:r>
          </w:p>
          <w:p w14:paraId="7636E77F" w14:textId="77777777" w:rsidR="00450F2B" w:rsidRPr="00247CE1" w:rsidRDefault="00450F2B" w:rsidP="00450F2B">
            <w:pPr>
              <w:pStyle w:val="6"/>
              <w:shd w:val="clear" w:color="auto" w:fill="auto"/>
              <w:tabs>
                <w:tab w:val="left" w:pos="322"/>
              </w:tabs>
              <w:spacing w:before="0" w:line="276" w:lineRule="auto"/>
              <w:ind w:right="60" w:firstLine="0"/>
              <w:rPr>
                <w:rFonts w:ascii="Times New Roman" w:hAnsi="Times New Roman" w:cs="Times New Roman"/>
                <w:sz w:val="20"/>
                <w:szCs w:val="20"/>
              </w:rPr>
            </w:pPr>
          </w:p>
        </w:tc>
        <w:tc>
          <w:tcPr>
            <w:tcW w:w="4961" w:type="dxa"/>
            <w:gridSpan w:val="2"/>
            <w:tcPrChange w:id="2050" w:author="2" w:date="2021-08-31T10:55:00Z">
              <w:tcPr>
                <w:tcW w:w="4839" w:type="dxa"/>
              </w:tcPr>
            </w:tcPrChange>
          </w:tcPr>
          <w:p w14:paraId="36E4078B" w14:textId="77777777" w:rsidR="00450F2B" w:rsidRPr="00247CE1" w:rsidRDefault="00450F2B" w:rsidP="0012270D">
            <w:pPr>
              <w:pStyle w:val="6"/>
              <w:numPr>
                <w:ilvl w:val="0"/>
                <w:numId w:val="33"/>
              </w:numPr>
              <w:shd w:val="clear" w:color="auto" w:fill="auto"/>
              <w:tabs>
                <w:tab w:val="left" w:pos="327"/>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0,25 с; 4 Гц</w:t>
            </w:r>
          </w:p>
          <w:p w14:paraId="65022328" w14:textId="77777777" w:rsidR="00450F2B" w:rsidRPr="00247CE1" w:rsidRDefault="00450F2B" w:rsidP="0012270D">
            <w:pPr>
              <w:pStyle w:val="6"/>
              <w:numPr>
                <w:ilvl w:val="0"/>
                <w:numId w:val="33"/>
              </w:numPr>
              <w:shd w:val="clear" w:color="auto" w:fill="auto"/>
              <w:tabs>
                <w:tab w:val="left" w:pos="327"/>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256с; 0,004 Гц</w:t>
            </w:r>
          </w:p>
          <w:p w14:paraId="1E0B9032" w14:textId="77777777" w:rsidR="00450F2B" w:rsidRPr="00247CE1" w:rsidRDefault="00450F2B" w:rsidP="0012270D">
            <w:pPr>
              <w:pStyle w:val="6"/>
              <w:numPr>
                <w:ilvl w:val="0"/>
                <w:numId w:val="33"/>
              </w:numPr>
              <w:shd w:val="clear" w:color="auto" w:fill="auto"/>
              <w:tabs>
                <w:tab w:val="left" w:pos="327"/>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4с; 0,25 Гц</w:t>
            </w:r>
          </w:p>
          <w:p w14:paraId="3CA79FC3" w14:textId="6F377F7A" w:rsidR="00450F2B" w:rsidRPr="00247CE1" w:rsidRDefault="00450F2B" w:rsidP="0012270D">
            <w:pPr>
              <w:pStyle w:val="6"/>
              <w:numPr>
                <w:ilvl w:val="0"/>
                <w:numId w:val="33"/>
              </w:numPr>
              <w:shd w:val="clear" w:color="auto" w:fill="auto"/>
              <w:tabs>
                <w:tab w:val="left" w:pos="327"/>
              </w:tabs>
              <w:spacing w:before="0" w:line="276" w:lineRule="auto"/>
              <w:ind w:right="60"/>
              <w:rPr>
                <w:rFonts w:ascii="Times New Roman" w:hAnsi="Times New Roman" w:cs="Times New Roman"/>
                <w:sz w:val="20"/>
                <w:szCs w:val="20"/>
              </w:rPr>
            </w:pPr>
            <w:r w:rsidRPr="00247CE1">
              <w:rPr>
                <w:rFonts w:ascii="Times New Roman" w:hAnsi="Times New Roman" w:cs="Times New Roman"/>
                <w:sz w:val="20"/>
                <w:szCs w:val="20"/>
              </w:rPr>
              <w:t>0,4с; 2,5 Гц</w:t>
            </w:r>
          </w:p>
          <w:p w14:paraId="335BE6D4" w14:textId="77777777" w:rsidR="00450F2B" w:rsidRPr="00247CE1" w:rsidRDefault="00450F2B" w:rsidP="00450F2B">
            <w:pPr>
              <w:pStyle w:val="6"/>
              <w:shd w:val="clear" w:color="auto" w:fill="auto"/>
              <w:tabs>
                <w:tab w:val="left" w:pos="322"/>
              </w:tabs>
              <w:spacing w:before="0" w:line="276" w:lineRule="auto"/>
              <w:ind w:left="1287" w:right="60" w:firstLine="0"/>
              <w:rPr>
                <w:rFonts w:ascii="Times New Roman" w:hAnsi="Times New Roman" w:cs="Times New Roman"/>
                <w:sz w:val="20"/>
                <w:szCs w:val="20"/>
              </w:rPr>
            </w:pPr>
          </w:p>
        </w:tc>
        <w:tc>
          <w:tcPr>
            <w:tcW w:w="567" w:type="dxa"/>
            <w:gridSpan w:val="2"/>
            <w:tcPrChange w:id="2051" w:author="2" w:date="2021-08-31T10:55:00Z">
              <w:tcPr>
                <w:tcW w:w="547" w:type="dxa"/>
              </w:tcPr>
            </w:tcPrChange>
          </w:tcPr>
          <w:p w14:paraId="41760892" w14:textId="7B8674C7" w:rsidR="00450F2B" w:rsidRPr="004B35C4" w:rsidRDefault="00450F2B" w:rsidP="0012270D">
            <w:pPr>
              <w:pStyle w:val="6"/>
              <w:numPr>
                <w:ilvl w:val="0"/>
                <w:numId w:val="33"/>
              </w:numPr>
              <w:shd w:val="clear" w:color="auto" w:fill="auto"/>
              <w:tabs>
                <w:tab w:val="left" w:pos="327"/>
                <w:tab w:val="left" w:pos="600"/>
              </w:tabs>
              <w:spacing w:before="0" w:line="276" w:lineRule="auto"/>
              <w:ind w:left="0" w:right="34"/>
              <w:jc w:val="left"/>
              <w:rPr>
                <w:rFonts w:ascii="Times New Roman" w:hAnsi="Times New Roman" w:cs="Times New Roman"/>
                <w:sz w:val="24"/>
                <w:szCs w:val="24"/>
              </w:rPr>
            </w:pPr>
            <w:r w:rsidRPr="004B35C4">
              <w:rPr>
                <w:rFonts w:ascii="Times New Roman" w:hAnsi="Times New Roman" w:cs="Times New Roman"/>
                <w:sz w:val="24"/>
                <w:szCs w:val="24"/>
              </w:rPr>
              <w:t>4</w:t>
            </w:r>
          </w:p>
        </w:tc>
      </w:tr>
      <w:tr w:rsidR="00450F2B" w14:paraId="2FC6C52C" w14:textId="6D46DF1D" w:rsidTr="00911EF6">
        <w:tc>
          <w:tcPr>
            <w:tcW w:w="846" w:type="dxa"/>
            <w:tcPrChange w:id="2052" w:author="2" w:date="2021-08-31T10:55:00Z">
              <w:tcPr>
                <w:tcW w:w="846" w:type="dxa"/>
              </w:tcPr>
            </w:tcPrChange>
          </w:tcPr>
          <w:p w14:paraId="70011014" w14:textId="3402301A" w:rsidR="00450F2B" w:rsidRDefault="00450F2B" w:rsidP="00450F2B">
            <w:pPr>
              <w:spacing w:after="120"/>
              <w:rPr>
                <w:rFonts w:ascii="Times New Roman" w:hAnsi="Times New Roman" w:cs="Times New Roman"/>
                <w:sz w:val="24"/>
                <w:szCs w:val="24"/>
              </w:rPr>
            </w:pPr>
          </w:p>
        </w:tc>
        <w:tc>
          <w:tcPr>
            <w:tcW w:w="1843" w:type="dxa"/>
            <w:tcPrChange w:id="2053" w:author="2" w:date="2021-08-31T10:55:00Z">
              <w:tcPr>
                <w:tcW w:w="1843" w:type="dxa"/>
              </w:tcPr>
            </w:tcPrChange>
          </w:tcPr>
          <w:p w14:paraId="73D2D5AF" w14:textId="23879B61" w:rsidR="00450F2B" w:rsidRPr="00450F2B" w:rsidRDefault="00450F2B" w:rsidP="00450F2B">
            <w:pPr>
              <w:spacing w:after="120"/>
              <w:rPr>
                <w:rFonts w:ascii="Times New Roman" w:hAnsi="Times New Roman" w:cs="Times New Roman"/>
                <w:b/>
                <w:sz w:val="24"/>
                <w:szCs w:val="24"/>
              </w:rPr>
            </w:pPr>
            <w:r w:rsidRPr="00450F2B">
              <w:rPr>
                <w:rFonts w:ascii="Times New Roman" w:hAnsi="Times New Roman" w:cs="Times New Roman"/>
                <w:b/>
                <w:sz w:val="24"/>
                <w:szCs w:val="24"/>
              </w:rPr>
              <w:t>Математический маятник</w:t>
            </w:r>
          </w:p>
        </w:tc>
        <w:tc>
          <w:tcPr>
            <w:tcW w:w="425" w:type="dxa"/>
            <w:tcPrChange w:id="2054" w:author="2" w:date="2021-08-31T10:55:00Z">
              <w:tcPr>
                <w:tcW w:w="425" w:type="dxa"/>
              </w:tcPr>
            </w:tcPrChange>
          </w:tcPr>
          <w:p w14:paraId="7A5C95AE" w14:textId="262F3E64"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4</w:t>
            </w:r>
          </w:p>
        </w:tc>
        <w:tc>
          <w:tcPr>
            <w:tcW w:w="392" w:type="dxa"/>
            <w:tcPrChange w:id="2055" w:author="2" w:date="2021-08-31T10:55:00Z">
              <w:tcPr>
                <w:tcW w:w="392" w:type="dxa"/>
              </w:tcPr>
            </w:tcPrChange>
          </w:tcPr>
          <w:p w14:paraId="4CE71ED5" w14:textId="7D795592"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П</w:t>
            </w:r>
          </w:p>
        </w:tc>
        <w:tc>
          <w:tcPr>
            <w:tcW w:w="553" w:type="dxa"/>
            <w:tcPrChange w:id="2056" w:author="2" w:date="2021-08-31T10:55:00Z">
              <w:tcPr>
                <w:tcW w:w="553" w:type="dxa"/>
              </w:tcPr>
            </w:tcPrChange>
          </w:tcPr>
          <w:p w14:paraId="5996BD80" w14:textId="49D38D18"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2057" w:author="2" w:date="2021-08-31T10:55:00Z">
              <w:tcPr>
                <w:tcW w:w="6001" w:type="dxa"/>
              </w:tcPr>
            </w:tcPrChange>
          </w:tcPr>
          <w:p w14:paraId="11B1A5C6" w14:textId="77777777" w:rsidR="00450F2B" w:rsidRPr="00247CE1" w:rsidRDefault="00450F2B" w:rsidP="00450F2B">
            <w:pPr>
              <w:pStyle w:val="6"/>
              <w:shd w:val="clear" w:color="auto" w:fill="auto"/>
              <w:tabs>
                <w:tab w:val="left" w:pos="342"/>
              </w:tabs>
              <w:spacing w:before="0" w:line="230" w:lineRule="exact"/>
              <w:ind w:right="40" w:firstLine="0"/>
              <w:rPr>
                <w:rFonts w:ascii="Times New Roman" w:hAnsi="Times New Roman" w:cs="Times New Roman"/>
                <w:sz w:val="20"/>
                <w:szCs w:val="20"/>
              </w:rPr>
            </w:pPr>
            <w:r w:rsidRPr="00247CE1">
              <w:rPr>
                <w:rFonts w:ascii="Times New Roman" w:hAnsi="Times New Roman" w:cs="Times New Roman"/>
                <w:sz w:val="20"/>
                <w:szCs w:val="20"/>
              </w:rPr>
              <w:t>Математический маятник длиной 99,5 см за одну минуту совер</w:t>
            </w:r>
            <w:r w:rsidRPr="00247CE1">
              <w:rPr>
                <w:rFonts w:ascii="Times New Roman" w:hAnsi="Times New Roman" w:cs="Times New Roman"/>
                <w:sz w:val="20"/>
                <w:szCs w:val="20"/>
              </w:rPr>
              <w:softHyphen/>
              <w:t>шал 30 полных колебаний. Определить период колебания маят</w:t>
            </w:r>
            <w:r w:rsidRPr="00247CE1">
              <w:rPr>
                <w:rFonts w:ascii="Times New Roman" w:hAnsi="Times New Roman" w:cs="Times New Roman"/>
                <w:sz w:val="20"/>
                <w:szCs w:val="20"/>
              </w:rPr>
              <w:softHyphen/>
              <w:t>ника и ускорение свободного падения в том месте, где находится маятник.</w:t>
            </w:r>
          </w:p>
          <w:p w14:paraId="06F0B577" w14:textId="5B1DC076" w:rsidR="00450F2B" w:rsidRPr="00247CE1" w:rsidRDefault="00450F2B" w:rsidP="00450F2B">
            <w:pPr>
              <w:spacing w:after="120"/>
              <w:jc w:val="center"/>
              <w:rPr>
                <w:rFonts w:ascii="Times New Roman" w:hAnsi="Times New Roman" w:cs="Times New Roman"/>
                <w:sz w:val="20"/>
                <w:szCs w:val="20"/>
              </w:rPr>
            </w:pPr>
          </w:p>
        </w:tc>
        <w:tc>
          <w:tcPr>
            <w:tcW w:w="4961" w:type="dxa"/>
            <w:gridSpan w:val="2"/>
            <w:tcPrChange w:id="2058" w:author="2" w:date="2021-08-31T10:55:00Z">
              <w:tcPr>
                <w:tcW w:w="4839" w:type="dxa"/>
              </w:tcPr>
            </w:tcPrChange>
          </w:tcPr>
          <w:p w14:paraId="4CAEFE60" w14:textId="77777777" w:rsidR="00BD5172" w:rsidRPr="006F33AA" w:rsidRDefault="00F36BD4" w:rsidP="00BD5172">
            <w:pPr>
              <w:pStyle w:val="a4"/>
              <w:numPr>
                <w:ilvl w:val="7"/>
                <w:numId w:val="25"/>
              </w:numPr>
              <w:spacing w:after="120" w:line="240" w:lineRule="auto"/>
              <w:rPr>
                <w:ins w:id="2059" w:author="2" w:date="2021-08-31T10:55:00Z"/>
                <w:rFonts w:ascii="Times New Roman" w:hAnsi="Times New Roman" w:cs="Times New Roman"/>
                <w:sz w:val="20"/>
                <w:szCs w:val="20"/>
              </w:rPr>
            </w:pPr>
            <w:ins w:id="2060" w:author="2" w:date="2021-08-31T10:55:00Z">
              <w:r w:rsidRPr="006F33AA">
                <w:rPr>
                  <w:rFonts w:ascii="Times New Roman" w:hAnsi="Times New Roman" w:cs="Times New Roman"/>
                  <w:sz w:val="20"/>
                  <w:szCs w:val="20"/>
                </w:rPr>
                <w:t>4с; 8,84м/с</w:t>
              </w:r>
              <w:r w:rsidRPr="006F33AA">
                <w:rPr>
                  <w:rFonts w:ascii="Times New Roman" w:hAnsi="Times New Roman" w:cs="Times New Roman"/>
                  <w:sz w:val="20"/>
                  <w:szCs w:val="20"/>
                  <w:vertAlign w:val="superscript"/>
                </w:rPr>
                <w:t>2</w:t>
              </w:r>
            </w:ins>
          </w:p>
          <w:p w14:paraId="706189D4" w14:textId="77777777" w:rsidR="00450F2B" w:rsidRPr="006F33AA" w:rsidRDefault="00BD5172" w:rsidP="00BD5172">
            <w:pPr>
              <w:pStyle w:val="a4"/>
              <w:numPr>
                <w:ilvl w:val="7"/>
                <w:numId w:val="25"/>
              </w:numPr>
              <w:spacing w:after="120" w:line="240" w:lineRule="auto"/>
              <w:rPr>
                <w:ins w:id="2061" w:author="2" w:date="2021-08-31T10:55:00Z"/>
                <w:rFonts w:ascii="Times New Roman" w:hAnsi="Times New Roman" w:cs="Times New Roman"/>
                <w:sz w:val="20"/>
                <w:szCs w:val="20"/>
              </w:rPr>
            </w:pPr>
            <w:ins w:id="2062" w:author="2" w:date="2021-08-31T10:55:00Z">
              <w:r w:rsidRPr="006F33AA">
                <w:rPr>
                  <w:rFonts w:ascii="Times New Roman" w:hAnsi="Times New Roman" w:cs="Times New Roman"/>
                  <w:sz w:val="20"/>
                  <w:szCs w:val="20"/>
                </w:rPr>
                <w:t>2с; 9,81м/с</w:t>
              </w:r>
              <w:r w:rsidRPr="006F33AA">
                <w:rPr>
                  <w:rFonts w:ascii="Times New Roman" w:hAnsi="Times New Roman" w:cs="Times New Roman"/>
                  <w:sz w:val="20"/>
                  <w:szCs w:val="20"/>
                  <w:vertAlign w:val="superscript"/>
                </w:rPr>
                <w:t>2</w:t>
              </w:r>
            </w:ins>
          </w:p>
          <w:p w14:paraId="68F18BDD" w14:textId="77777777" w:rsidR="00F36BD4" w:rsidRPr="006F33AA" w:rsidRDefault="00F36BD4" w:rsidP="00BD5172">
            <w:pPr>
              <w:pStyle w:val="a4"/>
              <w:numPr>
                <w:ilvl w:val="7"/>
                <w:numId w:val="25"/>
              </w:numPr>
              <w:spacing w:after="120" w:line="240" w:lineRule="auto"/>
              <w:rPr>
                <w:ins w:id="2063" w:author="2" w:date="2021-08-31T10:55:00Z"/>
                <w:rFonts w:ascii="Times New Roman" w:hAnsi="Times New Roman" w:cs="Times New Roman"/>
                <w:sz w:val="20"/>
                <w:szCs w:val="20"/>
              </w:rPr>
            </w:pPr>
            <w:ins w:id="2064" w:author="2" w:date="2021-08-31T10:55:00Z">
              <w:r w:rsidRPr="006F33AA">
                <w:rPr>
                  <w:rFonts w:ascii="Times New Roman" w:hAnsi="Times New Roman" w:cs="Times New Roman"/>
                  <w:sz w:val="20"/>
                  <w:szCs w:val="20"/>
                </w:rPr>
                <w:t>1с; 9,74м/с</w:t>
              </w:r>
              <w:r w:rsidRPr="006F33AA">
                <w:rPr>
                  <w:rFonts w:ascii="Times New Roman" w:hAnsi="Times New Roman" w:cs="Times New Roman"/>
                  <w:sz w:val="20"/>
                  <w:szCs w:val="20"/>
                  <w:vertAlign w:val="superscript"/>
                </w:rPr>
                <w:t>2</w:t>
              </w:r>
            </w:ins>
          </w:p>
          <w:p w14:paraId="5B6E412A" w14:textId="158F9540" w:rsidR="00450F2B" w:rsidRPr="00247CE1" w:rsidRDefault="00F36BD4" w:rsidP="00BD5172">
            <w:pPr>
              <w:pStyle w:val="a4"/>
              <w:numPr>
                <w:ilvl w:val="7"/>
                <w:numId w:val="25"/>
              </w:numPr>
              <w:spacing w:after="120" w:line="240" w:lineRule="auto"/>
              <w:rPr>
                <w:rFonts w:ascii="Times New Roman" w:hAnsi="Times New Roman" w:cs="Times New Roman"/>
                <w:sz w:val="20"/>
                <w:szCs w:val="20"/>
              </w:rPr>
              <w:pPrChange w:id="2065" w:author="2" w:date="2021-08-31T10:55:00Z">
                <w:pPr>
                  <w:pStyle w:val="a4"/>
                  <w:framePr w:hSpace="180" w:wrap="around" w:hAnchor="margin" w:y="665"/>
                  <w:spacing w:after="120" w:line="240" w:lineRule="auto"/>
                  <w:ind w:left="768"/>
                </w:pPr>
              </w:pPrChange>
            </w:pPr>
            <w:ins w:id="2066" w:author="2" w:date="2021-08-31T10:55:00Z">
              <w:r w:rsidRPr="006F33AA">
                <w:rPr>
                  <w:rFonts w:ascii="Times New Roman" w:hAnsi="Times New Roman" w:cs="Times New Roman"/>
                  <w:sz w:val="20"/>
                  <w:szCs w:val="20"/>
                </w:rPr>
                <w:t>1,8с; 8,9м/с</w:t>
              </w:r>
              <w:r w:rsidRPr="006F33AA">
                <w:rPr>
                  <w:rFonts w:ascii="Times New Roman" w:hAnsi="Times New Roman" w:cs="Times New Roman"/>
                  <w:sz w:val="20"/>
                  <w:szCs w:val="20"/>
                  <w:vertAlign w:val="superscript"/>
                </w:rPr>
                <w:t>2</w:t>
              </w:r>
            </w:ins>
          </w:p>
        </w:tc>
        <w:tc>
          <w:tcPr>
            <w:tcW w:w="567" w:type="dxa"/>
            <w:gridSpan w:val="2"/>
            <w:tcPrChange w:id="2067" w:author="2" w:date="2021-08-31T10:55:00Z">
              <w:tcPr>
                <w:tcW w:w="547" w:type="dxa"/>
              </w:tcPr>
            </w:tcPrChange>
          </w:tcPr>
          <w:p w14:paraId="52EA5E95" w14:textId="4F0B5077" w:rsidR="00450F2B" w:rsidRPr="004B35C4" w:rsidRDefault="00450F2B" w:rsidP="00450F2B">
            <w:pPr>
              <w:pStyle w:val="a4"/>
              <w:tabs>
                <w:tab w:val="left" w:pos="600"/>
              </w:tabs>
              <w:spacing w:after="0" w:line="273" w:lineRule="exact"/>
              <w:ind w:left="0"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2</w:t>
            </w:r>
          </w:p>
        </w:tc>
      </w:tr>
      <w:tr w:rsidR="00450F2B" w14:paraId="058CFEBB" w14:textId="043B6E7F" w:rsidTr="00911EF6">
        <w:trPr>
          <w:trHeight w:val="959"/>
          <w:trPrChange w:id="2068" w:author="2" w:date="2021-08-31T10:55:00Z">
            <w:trPr>
              <w:trHeight w:val="959"/>
            </w:trPr>
          </w:trPrChange>
        </w:trPr>
        <w:tc>
          <w:tcPr>
            <w:tcW w:w="846" w:type="dxa"/>
            <w:tcPrChange w:id="2069" w:author="2" w:date="2021-08-31T10:55:00Z">
              <w:tcPr>
                <w:tcW w:w="846" w:type="dxa"/>
              </w:tcPr>
            </w:tcPrChange>
          </w:tcPr>
          <w:p w14:paraId="74FB7CF0" w14:textId="77777777" w:rsidR="00450F2B" w:rsidRDefault="00450F2B" w:rsidP="00450F2B">
            <w:pPr>
              <w:spacing w:after="120"/>
              <w:rPr>
                <w:rFonts w:ascii="Times New Roman" w:hAnsi="Times New Roman" w:cs="Times New Roman"/>
                <w:sz w:val="24"/>
                <w:szCs w:val="24"/>
              </w:rPr>
            </w:pPr>
          </w:p>
        </w:tc>
        <w:tc>
          <w:tcPr>
            <w:tcW w:w="1843" w:type="dxa"/>
            <w:tcPrChange w:id="2070" w:author="2" w:date="2021-08-31T10:55:00Z">
              <w:tcPr>
                <w:tcW w:w="1843" w:type="dxa"/>
              </w:tcPr>
            </w:tcPrChange>
          </w:tcPr>
          <w:p w14:paraId="6EF4F620" w14:textId="77777777" w:rsidR="00450F2B" w:rsidRDefault="00450F2B" w:rsidP="00450F2B">
            <w:pPr>
              <w:spacing w:after="120"/>
              <w:rPr>
                <w:rFonts w:ascii="Times New Roman" w:hAnsi="Times New Roman" w:cs="Times New Roman"/>
                <w:sz w:val="24"/>
                <w:szCs w:val="24"/>
              </w:rPr>
            </w:pPr>
          </w:p>
        </w:tc>
        <w:tc>
          <w:tcPr>
            <w:tcW w:w="425" w:type="dxa"/>
            <w:tcPrChange w:id="2071" w:author="2" w:date="2021-08-31T10:55:00Z">
              <w:tcPr>
                <w:tcW w:w="425" w:type="dxa"/>
              </w:tcPr>
            </w:tcPrChange>
          </w:tcPr>
          <w:p w14:paraId="46931C0A" w14:textId="77777777" w:rsidR="00450F2B" w:rsidRDefault="00450F2B" w:rsidP="00450F2B">
            <w:pPr>
              <w:spacing w:after="120"/>
              <w:rPr>
                <w:rFonts w:ascii="Times New Roman" w:hAnsi="Times New Roman" w:cs="Times New Roman"/>
                <w:sz w:val="24"/>
                <w:szCs w:val="24"/>
              </w:rPr>
            </w:pPr>
          </w:p>
        </w:tc>
        <w:tc>
          <w:tcPr>
            <w:tcW w:w="392" w:type="dxa"/>
            <w:tcPrChange w:id="2072" w:author="2" w:date="2021-08-31T10:55:00Z">
              <w:tcPr>
                <w:tcW w:w="392" w:type="dxa"/>
              </w:tcPr>
            </w:tcPrChange>
          </w:tcPr>
          <w:p w14:paraId="14A79390" w14:textId="77777777" w:rsidR="00450F2B" w:rsidRDefault="00450F2B" w:rsidP="00450F2B">
            <w:pPr>
              <w:spacing w:after="120"/>
              <w:rPr>
                <w:rFonts w:ascii="Times New Roman" w:hAnsi="Times New Roman" w:cs="Times New Roman"/>
                <w:sz w:val="24"/>
                <w:szCs w:val="24"/>
              </w:rPr>
            </w:pPr>
          </w:p>
        </w:tc>
        <w:tc>
          <w:tcPr>
            <w:tcW w:w="553" w:type="dxa"/>
            <w:tcPrChange w:id="2073" w:author="2" w:date="2021-08-31T10:55:00Z">
              <w:tcPr>
                <w:tcW w:w="553" w:type="dxa"/>
              </w:tcPr>
            </w:tcPrChange>
          </w:tcPr>
          <w:p w14:paraId="7BD4AC50" w14:textId="10D3430E"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2074" w:author="2" w:date="2021-08-31T10:55:00Z">
              <w:tcPr>
                <w:tcW w:w="6001" w:type="dxa"/>
              </w:tcPr>
            </w:tcPrChange>
          </w:tcPr>
          <w:p w14:paraId="28E37153" w14:textId="5817FF24" w:rsidR="00450F2B" w:rsidRPr="00247CE1" w:rsidRDefault="00450F2B" w:rsidP="00450F2B">
            <w:pPr>
              <w:pStyle w:val="6"/>
              <w:shd w:val="clear" w:color="auto" w:fill="auto"/>
              <w:tabs>
                <w:tab w:val="left" w:pos="347"/>
              </w:tabs>
              <w:spacing w:before="0" w:line="230" w:lineRule="exact"/>
              <w:ind w:right="40" w:firstLine="0"/>
              <w:rPr>
                <w:rFonts w:ascii="Times New Roman" w:hAnsi="Times New Roman" w:cs="Times New Roman"/>
                <w:sz w:val="20"/>
                <w:szCs w:val="20"/>
              </w:rPr>
            </w:pPr>
            <w:r w:rsidRPr="00247CE1">
              <w:rPr>
                <w:rFonts w:ascii="Times New Roman" w:hAnsi="Times New Roman" w:cs="Times New Roman"/>
                <w:sz w:val="20"/>
                <w:szCs w:val="20"/>
              </w:rPr>
              <w:t>Ускорение свободного падения на поверхности Луны равно 1,6 м/с</w:t>
            </w:r>
            <w:r w:rsidRPr="00247CE1">
              <w:rPr>
                <w:rFonts w:ascii="Times New Roman" w:hAnsi="Times New Roman" w:cs="Times New Roman"/>
                <w:sz w:val="20"/>
                <w:szCs w:val="20"/>
                <w:vertAlign w:val="superscript"/>
              </w:rPr>
              <w:t>2</w:t>
            </w:r>
            <w:r w:rsidRPr="00247CE1">
              <w:rPr>
                <w:rFonts w:ascii="Times New Roman" w:hAnsi="Times New Roman" w:cs="Times New Roman"/>
                <w:sz w:val="20"/>
                <w:szCs w:val="20"/>
              </w:rPr>
              <w:t xml:space="preserve">. Какой длины должен быть математический маятник, чтобы его период колебания на Луне был равен 4,9 с? </w:t>
            </w:r>
          </w:p>
        </w:tc>
        <w:tc>
          <w:tcPr>
            <w:tcW w:w="4961" w:type="dxa"/>
            <w:gridSpan w:val="2"/>
            <w:tcPrChange w:id="2075" w:author="2" w:date="2021-08-31T10:55:00Z">
              <w:tcPr>
                <w:tcW w:w="4839" w:type="dxa"/>
              </w:tcPr>
            </w:tcPrChange>
          </w:tcPr>
          <w:p w14:paraId="405D644F" w14:textId="77777777" w:rsidR="00BD5172" w:rsidRPr="006F33AA" w:rsidRDefault="00F36BD4" w:rsidP="00BD5172">
            <w:pPr>
              <w:pStyle w:val="a4"/>
              <w:numPr>
                <w:ilvl w:val="7"/>
                <w:numId w:val="24"/>
              </w:numPr>
              <w:spacing w:after="120" w:line="240" w:lineRule="auto"/>
              <w:rPr>
                <w:ins w:id="2076" w:author="2" w:date="2021-08-31T10:55:00Z"/>
                <w:rFonts w:ascii="Times New Roman" w:hAnsi="Times New Roman" w:cs="Times New Roman"/>
                <w:sz w:val="20"/>
                <w:szCs w:val="20"/>
              </w:rPr>
            </w:pPr>
            <w:ins w:id="2077" w:author="2" w:date="2021-08-31T10:55:00Z">
              <w:r w:rsidRPr="006F33AA">
                <w:rPr>
                  <w:rFonts w:ascii="Times New Roman" w:hAnsi="Times New Roman" w:cs="Times New Roman"/>
                  <w:sz w:val="20"/>
                  <w:szCs w:val="20"/>
                </w:rPr>
                <w:t>0,46м</w:t>
              </w:r>
            </w:ins>
          </w:p>
          <w:p w14:paraId="59DDFD0B" w14:textId="77777777" w:rsidR="00450F2B" w:rsidRPr="006F33AA" w:rsidRDefault="00BD5172" w:rsidP="00BD5172">
            <w:pPr>
              <w:pStyle w:val="a4"/>
              <w:numPr>
                <w:ilvl w:val="7"/>
                <w:numId w:val="24"/>
              </w:numPr>
              <w:spacing w:after="120" w:line="240" w:lineRule="auto"/>
              <w:rPr>
                <w:ins w:id="2078" w:author="2" w:date="2021-08-31T10:55:00Z"/>
                <w:rFonts w:ascii="Times New Roman" w:hAnsi="Times New Roman" w:cs="Times New Roman"/>
                <w:sz w:val="20"/>
                <w:szCs w:val="20"/>
              </w:rPr>
            </w:pPr>
            <w:ins w:id="2079" w:author="2" w:date="2021-08-31T10:55:00Z">
              <w:r w:rsidRPr="006F33AA">
                <w:rPr>
                  <w:rFonts w:ascii="Times New Roman" w:hAnsi="Times New Roman" w:cs="Times New Roman"/>
                  <w:sz w:val="20"/>
                  <w:szCs w:val="20"/>
                </w:rPr>
                <w:t>0,98м</w:t>
              </w:r>
            </w:ins>
          </w:p>
          <w:p w14:paraId="344180BD" w14:textId="77777777" w:rsidR="00F36BD4" w:rsidRPr="006F33AA" w:rsidRDefault="00F36BD4" w:rsidP="00BD5172">
            <w:pPr>
              <w:pStyle w:val="a4"/>
              <w:numPr>
                <w:ilvl w:val="7"/>
                <w:numId w:val="24"/>
              </w:numPr>
              <w:spacing w:after="120" w:line="240" w:lineRule="auto"/>
              <w:rPr>
                <w:ins w:id="2080" w:author="2" w:date="2021-08-31T10:55:00Z"/>
                <w:rFonts w:ascii="Times New Roman" w:hAnsi="Times New Roman" w:cs="Times New Roman"/>
                <w:sz w:val="20"/>
                <w:szCs w:val="20"/>
              </w:rPr>
            </w:pPr>
            <w:ins w:id="2081" w:author="2" w:date="2021-08-31T10:55:00Z">
              <w:r w:rsidRPr="006F33AA">
                <w:rPr>
                  <w:rFonts w:ascii="Times New Roman" w:hAnsi="Times New Roman" w:cs="Times New Roman"/>
                  <w:sz w:val="20"/>
                  <w:szCs w:val="20"/>
                </w:rPr>
                <w:t>1,24м</w:t>
              </w:r>
            </w:ins>
          </w:p>
          <w:p w14:paraId="387F4529" w14:textId="4FF4A229" w:rsidR="00450F2B" w:rsidRPr="00247CE1" w:rsidRDefault="00F36BD4" w:rsidP="00BD5172">
            <w:pPr>
              <w:pStyle w:val="a4"/>
              <w:numPr>
                <w:ilvl w:val="7"/>
                <w:numId w:val="24"/>
              </w:numPr>
              <w:spacing w:after="120" w:line="240" w:lineRule="auto"/>
              <w:rPr>
                <w:rFonts w:ascii="Times New Roman" w:hAnsi="Times New Roman" w:cs="Times New Roman"/>
                <w:sz w:val="20"/>
                <w:szCs w:val="20"/>
              </w:rPr>
              <w:pPrChange w:id="2082" w:author="2" w:date="2021-08-31T10:55:00Z">
                <w:pPr>
                  <w:framePr w:hSpace="180" w:wrap="around" w:hAnchor="margin" w:y="665"/>
                  <w:spacing w:after="120"/>
                </w:pPr>
              </w:pPrChange>
            </w:pPr>
            <w:ins w:id="2083" w:author="2" w:date="2021-08-31T10:55:00Z">
              <w:r w:rsidRPr="006F33AA">
                <w:rPr>
                  <w:rFonts w:ascii="Times New Roman" w:hAnsi="Times New Roman" w:cs="Times New Roman"/>
                  <w:sz w:val="20"/>
                  <w:szCs w:val="20"/>
                </w:rPr>
                <w:t>0,28м</w:t>
              </w:r>
            </w:ins>
          </w:p>
        </w:tc>
        <w:tc>
          <w:tcPr>
            <w:tcW w:w="567" w:type="dxa"/>
            <w:gridSpan w:val="2"/>
            <w:tcPrChange w:id="2084" w:author="2" w:date="2021-08-31T10:55:00Z">
              <w:tcPr>
                <w:tcW w:w="547" w:type="dxa"/>
              </w:tcPr>
            </w:tcPrChange>
          </w:tcPr>
          <w:p w14:paraId="770AB4FB" w14:textId="001AD4A7" w:rsidR="00450F2B" w:rsidRPr="004B35C4" w:rsidRDefault="00450F2B" w:rsidP="0012270D">
            <w:pPr>
              <w:pStyle w:val="a4"/>
              <w:numPr>
                <w:ilvl w:val="0"/>
                <w:numId w:val="39"/>
              </w:numPr>
              <w:tabs>
                <w:tab w:val="left" w:pos="600"/>
                <w:tab w:val="left" w:pos="1032"/>
              </w:tabs>
              <w:spacing w:after="0" w:line="268" w:lineRule="exact"/>
              <w:ind w:left="0"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2</w:t>
            </w:r>
          </w:p>
        </w:tc>
      </w:tr>
      <w:tr w:rsidR="00450F2B" w14:paraId="73851A0D" w14:textId="70CDFFE2" w:rsidTr="00911EF6">
        <w:tc>
          <w:tcPr>
            <w:tcW w:w="846" w:type="dxa"/>
            <w:tcPrChange w:id="2085" w:author="2" w:date="2021-08-31T10:55:00Z">
              <w:tcPr>
                <w:tcW w:w="846" w:type="dxa"/>
              </w:tcPr>
            </w:tcPrChange>
          </w:tcPr>
          <w:p w14:paraId="2AA7C959" w14:textId="77777777" w:rsidR="00450F2B" w:rsidRDefault="00450F2B" w:rsidP="00450F2B">
            <w:pPr>
              <w:spacing w:after="120"/>
              <w:rPr>
                <w:rFonts w:ascii="Times New Roman" w:hAnsi="Times New Roman" w:cs="Times New Roman"/>
                <w:sz w:val="24"/>
                <w:szCs w:val="24"/>
              </w:rPr>
            </w:pPr>
          </w:p>
        </w:tc>
        <w:tc>
          <w:tcPr>
            <w:tcW w:w="1843" w:type="dxa"/>
            <w:tcPrChange w:id="2086" w:author="2" w:date="2021-08-31T10:55:00Z">
              <w:tcPr>
                <w:tcW w:w="1843" w:type="dxa"/>
              </w:tcPr>
            </w:tcPrChange>
          </w:tcPr>
          <w:p w14:paraId="01E43480" w14:textId="77777777" w:rsidR="00450F2B" w:rsidRDefault="00450F2B" w:rsidP="00450F2B">
            <w:pPr>
              <w:spacing w:after="120"/>
              <w:rPr>
                <w:rFonts w:ascii="Times New Roman" w:hAnsi="Times New Roman" w:cs="Times New Roman"/>
                <w:sz w:val="24"/>
                <w:szCs w:val="24"/>
              </w:rPr>
            </w:pPr>
          </w:p>
        </w:tc>
        <w:tc>
          <w:tcPr>
            <w:tcW w:w="425" w:type="dxa"/>
            <w:tcPrChange w:id="2087" w:author="2" w:date="2021-08-31T10:55:00Z">
              <w:tcPr>
                <w:tcW w:w="425" w:type="dxa"/>
              </w:tcPr>
            </w:tcPrChange>
          </w:tcPr>
          <w:p w14:paraId="2ABECBD2" w14:textId="77777777" w:rsidR="00450F2B" w:rsidRDefault="00450F2B" w:rsidP="00450F2B">
            <w:pPr>
              <w:spacing w:after="120"/>
              <w:rPr>
                <w:rFonts w:ascii="Times New Roman" w:hAnsi="Times New Roman" w:cs="Times New Roman"/>
                <w:sz w:val="24"/>
                <w:szCs w:val="24"/>
              </w:rPr>
            </w:pPr>
          </w:p>
        </w:tc>
        <w:tc>
          <w:tcPr>
            <w:tcW w:w="392" w:type="dxa"/>
            <w:tcPrChange w:id="2088" w:author="2" w:date="2021-08-31T10:55:00Z">
              <w:tcPr>
                <w:tcW w:w="392" w:type="dxa"/>
              </w:tcPr>
            </w:tcPrChange>
          </w:tcPr>
          <w:p w14:paraId="749E0F67" w14:textId="77777777" w:rsidR="00450F2B" w:rsidRDefault="00450F2B" w:rsidP="00450F2B">
            <w:pPr>
              <w:spacing w:after="120"/>
              <w:rPr>
                <w:rFonts w:ascii="Times New Roman" w:hAnsi="Times New Roman" w:cs="Times New Roman"/>
                <w:sz w:val="24"/>
                <w:szCs w:val="24"/>
              </w:rPr>
            </w:pPr>
          </w:p>
        </w:tc>
        <w:tc>
          <w:tcPr>
            <w:tcW w:w="553" w:type="dxa"/>
            <w:tcPrChange w:id="2089" w:author="2" w:date="2021-08-31T10:55:00Z">
              <w:tcPr>
                <w:tcW w:w="553" w:type="dxa"/>
              </w:tcPr>
            </w:tcPrChange>
          </w:tcPr>
          <w:p w14:paraId="6EC1EAA3" w14:textId="13C02956"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2090" w:author="2" w:date="2021-08-31T10:55:00Z">
              <w:tcPr>
                <w:tcW w:w="6001" w:type="dxa"/>
              </w:tcPr>
            </w:tcPrChange>
          </w:tcPr>
          <w:p w14:paraId="205351BF" w14:textId="4B290D09" w:rsidR="00450F2B" w:rsidRPr="00247CE1" w:rsidRDefault="00450F2B" w:rsidP="00450F2B">
            <w:pPr>
              <w:pStyle w:val="6"/>
              <w:shd w:val="clear" w:color="auto" w:fill="auto"/>
              <w:tabs>
                <w:tab w:val="left" w:pos="308"/>
              </w:tabs>
              <w:spacing w:before="0" w:line="216" w:lineRule="exact"/>
              <w:ind w:right="40" w:firstLine="0"/>
              <w:rPr>
                <w:rFonts w:ascii="Times New Roman" w:hAnsi="Times New Roman" w:cs="Times New Roman"/>
                <w:sz w:val="20"/>
                <w:szCs w:val="20"/>
              </w:rPr>
            </w:pPr>
            <w:r w:rsidRPr="00247CE1">
              <w:rPr>
                <w:rFonts w:ascii="Times New Roman" w:hAnsi="Times New Roman" w:cs="Times New Roman"/>
                <w:sz w:val="20"/>
                <w:szCs w:val="20"/>
              </w:rPr>
              <w:t xml:space="preserve">Как относятся длины математических маятников, если за одно и то же время один из них совершает 10, а другой 30 колебаний? </w:t>
            </w:r>
          </w:p>
        </w:tc>
        <w:tc>
          <w:tcPr>
            <w:tcW w:w="4961" w:type="dxa"/>
            <w:gridSpan w:val="2"/>
            <w:tcPrChange w:id="2091" w:author="2" w:date="2021-08-31T10:55:00Z">
              <w:tcPr>
                <w:tcW w:w="4839" w:type="dxa"/>
              </w:tcPr>
            </w:tcPrChange>
          </w:tcPr>
          <w:p w14:paraId="76FDCE04" w14:textId="77777777" w:rsidR="00BD5172" w:rsidRPr="006F33AA" w:rsidRDefault="003606C6" w:rsidP="00BD5172">
            <w:pPr>
              <w:pStyle w:val="a4"/>
              <w:numPr>
                <w:ilvl w:val="7"/>
                <w:numId w:val="23"/>
              </w:numPr>
              <w:spacing w:after="120" w:line="240" w:lineRule="auto"/>
              <w:rPr>
                <w:ins w:id="2092" w:author="2" w:date="2021-08-31T10:55:00Z"/>
                <w:rFonts w:ascii="Times New Roman" w:hAnsi="Times New Roman" w:cs="Times New Roman"/>
                <w:sz w:val="20"/>
                <w:szCs w:val="20"/>
                <w:lang w:val="ru"/>
              </w:rPr>
            </w:pPr>
            <w:ins w:id="2093" w:author="2" w:date="2021-08-31T10:55:00Z">
              <w:r w:rsidRPr="006F33AA">
                <w:rPr>
                  <w:rFonts w:ascii="Times New Roman" w:hAnsi="Times New Roman" w:cs="Times New Roman"/>
                  <w:sz w:val="20"/>
                  <w:szCs w:val="20"/>
                  <w:lang w:val="ru"/>
                </w:rPr>
                <w:t>3</w:t>
              </w:r>
            </w:ins>
          </w:p>
          <w:p w14:paraId="01D56877" w14:textId="77777777" w:rsidR="00BD5172" w:rsidRPr="006F33AA" w:rsidRDefault="003606C6" w:rsidP="00BD5172">
            <w:pPr>
              <w:pStyle w:val="a4"/>
              <w:numPr>
                <w:ilvl w:val="7"/>
                <w:numId w:val="23"/>
              </w:numPr>
              <w:spacing w:after="120" w:line="240" w:lineRule="auto"/>
              <w:rPr>
                <w:ins w:id="2094" w:author="2" w:date="2021-08-31T10:55:00Z"/>
                <w:rFonts w:ascii="Times New Roman" w:hAnsi="Times New Roman" w:cs="Times New Roman"/>
                <w:sz w:val="20"/>
                <w:szCs w:val="20"/>
                <w:lang w:val="ru"/>
              </w:rPr>
            </w:pPr>
            <w:ins w:id="2095" w:author="2" w:date="2021-08-31T10:55:00Z">
              <w:r w:rsidRPr="006F33AA">
                <w:rPr>
                  <w:rFonts w:ascii="Times New Roman" w:hAnsi="Times New Roman" w:cs="Times New Roman"/>
                  <w:sz w:val="20"/>
                  <w:szCs w:val="20"/>
                  <w:lang w:val="ru"/>
                </w:rPr>
                <w:t>4</w:t>
              </w:r>
            </w:ins>
          </w:p>
          <w:p w14:paraId="73155E31" w14:textId="77777777" w:rsidR="00450F2B" w:rsidRPr="006F33AA" w:rsidRDefault="00BD5172" w:rsidP="00BD5172">
            <w:pPr>
              <w:pStyle w:val="a4"/>
              <w:numPr>
                <w:ilvl w:val="7"/>
                <w:numId w:val="23"/>
              </w:numPr>
              <w:spacing w:after="120" w:line="240" w:lineRule="auto"/>
              <w:rPr>
                <w:ins w:id="2096" w:author="2" w:date="2021-08-31T10:55:00Z"/>
                <w:rFonts w:ascii="Times New Roman" w:hAnsi="Times New Roman" w:cs="Times New Roman"/>
                <w:sz w:val="20"/>
                <w:szCs w:val="20"/>
                <w:lang w:val="ru"/>
              </w:rPr>
            </w:pPr>
            <w:ins w:id="2097" w:author="2" w:date="2021-08-31T10:55:00Z">
              <w:r w:rsidRPr="006F33AA">
                <w:rPr>
                  <w:rFonts w:ascii="Times New Roman" w:hAnsi="Times New Roman" w:cs="Times New Roman"/>
                  <w:sz w:val="20"/>
                  <w:szCs w:val="20"/>
                  <w:lang w:val="ru"/>
                </w:rPr>
                <w:t>9</w:t>
              </w:r>
            </w:ins>
          </w:p>
          <w:p w14:paraId="3773E0D5" w14:textId="15CB6A27" w:rsidR="00450F2B" w:rsidRPr="00247CE1" w:rsidRDefault="003606C6" w:rsidP="00BD5172">
            <w:pPr>
              <w:pStyle w:val="a4"/>
              <w:numPr>
                <w:ilvl w:val="7"/>
                <w:numId w:val="23"/>
              </w:numPr>
              <w:spacing w:after="120" w:line="240" w:lineRule="auto"/>
              <w:rPr>
                <w:rFonts w:ascii="Times New Roman" w:hAnsi="Times New Roman" w:cs="Times New Roman"/>
                <w:sz w:val="20"/>
                <w:szCs w:val="20"/>
                <w:lang w:val="ru"/>
              </w:rPr>
              <w:pPrChange w:id="2098" w:author="2" w:date="2021-08-31T10:55:00Z">
                <w:pPr>
                  <w:framePr w:hSpace="180" w:wrap="around" w:hAnchor="margin" w:y="665"/>
                  <w:spacing w:after="120"/>
                </w:pPr>
              </w:pPrChange>
            </w:pPr>
            <w:ins w:id="2099" w:author="2" w:date="2021-08-31T10:55:00Z">
              <w:r w:rsidRPr="006F33AA">
                <w:rPr>
                  <w:rFonts w:ascii="Times New Roman" w:hAnsi="Times New Roman" w:cs="Times New Roman"/>
                  <w:sz w:val="20"/>
                  <w:szCs w:val="20"/>
                  <w:lang w:val="ru"/>
                </w:rPr>
                <w:t>4,5</w:t>
              </w:r>
            </w:ins>
          </w:p>
        </w:tc>
        <w:tc>
          <w:tcPr>
            <w:tcW w:w="567" w:type="dxa"/>
            <w:gridSpan w:val="2"/>
            <w:tcPrChange w:id="2100" w:author="2" w:date="2021-08-31T10:55:00Z">
              <w:tcPr>
                <w:tcW w:w="547" w:type="dxa"/>
              </w:tcPr>
            </w:tcPrChange>
          </w:tcPr>
          <w:p w14:paraId="29DE874D" w14:textId="37B41763" w:rsidR="00450F2B" w:rsidRPr="004B35C4" w:rsidRDefault="00BD5172" w:rsidP="0012270D">
            <w:pPr>
              <w:pStyle w:val="a4"/>
              <w:numPr>
                <w:ilvl w:val="0"/>
                <w:numId w:val="40"/>
              </w:numPr>
              <w:tabs>
                <w:tab w:val="left" w:pos="600"/>
                <w:tab w:val="left" w:pos="1032"/>
              </w:tabs>
              <w:spacing w:before="61" w:after="0" w:line="277" w:lineRule="exact"/>
              <w:ind w:left="0" w:right="34"/>
              <w:rPr>
                <w:rFonts w:ascii="Times New Roman" w:eastAsia="Century Schoolbook" w:hAnsi="Times New Roman" w:cs="Times New Roman"/>
                <w:color w:val="000000"/>
                <w:sz w:val="24"/>
                <w:szCs w:val="24"/>
                <w:lang w:val="ru" w:eastAsia="ru-RU"/>
              </w:rPr>
            </w:pPr>
            <w:ins w:id="2101" w:author="2" w:date="2021-08-31T10:55:00Z">
              <w:r>
                <w:rPr>
                  <w:rFonts w:ascii="Times New Roman" w:eastAsia="Century Schoolbook" w:hAnsi="Times New Roman" w:cs="Times New Roman"/>
                  <w:color w:val="000000"/>
                  <w:sz w:val="24"/>
                  <w:szCs w:val="24"/>
                  <w:lang w:val="ru" w:eastAsia="ru-RU"/>
                </w:rPr>
                <w:t>3</w:t>
              </w:r>
            </w:ins>
            <w:del w:id="2102" w:author="2" w:date="2021-08-31T10:55:00Z">
              <w:r w:rsidR="00450F2B" w:rsidRPr="004B35C4">
                <w:rPr>
                  <w:rFonts w:ascii="Times New Roman" w:eastAsia="Century Schoolbook" w:hAnsi="Times New Roman" w:cs="Times New Roman"/>
                  <w:color w:val="000000"/>
                  <w:sz w:val="24"/>
                  <w:szCs w:val="24"/>
                  <w:lang w:val="ru" w:eastAsia="ru-RU"/>
                </w:rPr>
                <w:delText>2</w:delText>
              </w:r>
            </w:del>
          </w:p>
        </w:tc>
      </w:tr>
      <w:tr w:rsidR="00450F2B" w14:paraId="01AAD4D0" w14:textId="58F954BC" w:rsidTr="00911EF6">
        <w:tc>
          <w:tcPr>
            <w:tcW w:w="846" w:type="dxa"/>
            <w:tcPrChange w:id="2103" w:author="2" w:date="2021-08-31T10:55:00Z">
              <w:tcPr>
                <w:tcW w:w="846" w:type="dxa"/>
              </w:tcPr>
            </w:tcPrChange>
          </w:tcPr>
          <w:p w14:paraId="5D47E156" w14:textId="77777777" w:rsidR="00450F2B" w:rsidRDefault="00450F2B" w:rsidP="00450F2B">
            <w:pPr>
              <w:spacing w:after="120"/>
              <w:rPr>
                <w:rFonts w:ascii="Times New Roman" w:hAnsi="Times New Roman" w:cs="Times New Roman"/>
                <w:sz w:val="24"/>
                <w:szCs w:val="24"/>
              </w:rPr>
            </w:pPr>
          </w:p>
        </w:tc>
        <w:tc>
          <w:tcPr>
            <w:tcW w:w="1843" w:type="dxa"/>
            <w:tcPrChange w:id="2104" w:author="2" w:date="2021-08-31T10:55:00Z">
              <w:tcPr>
                <w:tcW w:w="1843" w:type="dxa"/>
              </w:tcPr>
            </w:tcPrChange>
          </w:tcPr>
          <w:p w14:paraId="299C7A3C" w14:textId="77777777" w:rsidR="00450F2B" w:rsidRDefault="00450F2B" w:rsidP="00450F2B">
            <w:pPr>
              <w:spacing w:after="120"/>
              <w:rPr>
                <w:rFonts w:ascii="Times New Roman" w:hAnsi="Times New Roman" w:cs="Times New Roman"/>
                <w:sz w:val="24"/>
                <w:szCs w:val="24"/>
              </w:rPr>
            </w:pPr>
          </w:p>
        </w:tc>
        <w:tc>
          <w:tcPr>
            <w:tcW w:w="425" w:type="dxa"/>
            <w:tcPrChange w:id="2105" w:author="2" w:date="2021-08-31T10:55:00Z">
              <w:tcPr>
                <w:tcW w:w="425" w:type="dxa"/>
              </w:tcPr>
            </w:tcPrChange>
          </w:tcPr>
          <w:p w14:paraId="730A090A" w14:textId="77777777" w:rsidR="00450F2B" w:rsidRDefault="00450F2B" w:rsidP="00450F2B">
            <w:pPr>
              <w:spacing w:after="120"/>
              <w:rPr>
                <w:rFonts w:ascii="Times New Roman" w:hAnsi="Times New Roman" w:cs="Times New Roman"/>
                <w:sz w:val="24"/>
                <w:szCs w:val="24"/>
              </w:rPr>
            </w:pPr>
          </w:p>
        </w:tc>
        <w:tc>
          <w:tcPr>
            <w:tcW w:w="392" w:type="dxa"/>
            <w:tcPrChange w:id="2106" w:author="2" w:date="2021-08-31T10:55:00Z">
              <w:tcPr>
                <w:tcW w:w="392" w:type="dxa"/>
              </w:tcPr>
            </w:tcPrChange>
          </w:tcPr>
          <w:p w14:paraId="6309BC24" w14:textId="77777777" w:rsidR="00450F2B" w:rsidRDefault="00450F2B" w:rsidP="00450F2B">
            <w:pPr>
              <w:spacing w:after="120"/>
              <w:rPr>
                <w:rFonts w:ascii="Times New Roman" w:hAnsi="Times New Roman" w:cs="Times New Roman"/>
                <w:sz w:val="24"/>
                <w:szCs w:val="24"/>
              </w:rPr>
            </w:pPr>
          </w:p>
        </w:tc>
        <w:tc>
          <w:tcPr>
            <w:tcW w:w="553" w:type="dxa"/>
            <w:tcPrChange w:id="2107" w:author="2" w:date="2021-08-31T10:55:00Z">
              <w:tcPr>
                <w:tcW w:w="553" w:type="dxa"/>
              </w:tcPr>
            </w:tcPrChange>
          </w:tcPr>
          <w:p w14:paraId="0783A67F" w14:textId="4DFE7307"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2108" w:author="2" w:date="2021-08-31T10:55:00Z">
              <w:tcPr>
                <w:tcW w:w="6001" w:type="dxa"/>
              </w:tcPr>
            </w:tcPrChange>
          </w:tcPr>
          <w:p w14:paraId="5EEDE0B5" w14:textId="77777777" w:rsidR="00450F2B" w:rsidRPr="00247CE1" w:rsidRDefault="00450F2B" w:rsidP="00450F2B">
            <w:pPr>
              <w:pStyle w:val="6"/>
              <w:shd w:val="clear" w:color="auto" w:fill="auto"/>
              <w:tabs>
                <w:tab w:val="left" w:pos="318"/>
              </w:tabs>
              <w:spacing w:before="0" w:line="216" w:lineRule="exact"/>
              <w:ind w:right="40" w:firstLine="0"/>
              <w:rPr>
                <w:rFonts w:ascii="Times New Roman" w:hAnsi="Times New Roman" w:cs="Times New Roman"/>
                <w:sz w:val="20"/>
                <w:szCs w:val="20"/>
              </w:rPr>
            </w:pPr>
            <w:r w:rsidRPr="00247CE1">
              <w:rPr>
                <w:rFonts w:ascii="Times New Roman" w:hAnsi="Times New Roman" w:cs="Times New Roman"/>
                <w:sz w:val="20"/>
                <w:szCs w:val="20"/>
              </w:rPr>
              <w:t>Определите ускорение свободного падения на Луне, если маят</w:t>
            </w:r>
            <w:r w:rsidRPr="00247CE1">
              <w:rPr>
                <w:rFonts w:ascii="Times New Roman" w:hAnsi="Times New Roman" w:cs="Times New Roman"/>
                <w:sz w:val="20"/>
                <w:szCs w:val="20"/>
              </w:rPr>
              <w:softHyphen/>
              <w:t>никовые часы идут на ее поверхности в 2,46 раза медленнее, чем на Земле.</w:t>
            </w:r>
          </w:p>
          <w:p w14:paraId="6096FB73" w14:textId="705C4566" w:rsidR="00450F2B" w:rsidRPr="00247CE1" w:rsidRDefault="00450F2B" w:rsidP="00450F2B">
            <w:pPr>
              <w:spacing w:after="120"/>
              <w:rPr>
                <w:rFonts w:ascii="Times New Roman" w:hAnsi="Times New Roman" w:cs="Times New Roman"/>
                <w:sz w:val="20"/>
                <w:szCs w:val="20"/>
              </w:rPr>
            </w:pPr>
          </w:p>
        </w:tc>
        <w:tc>
          <w:tcPr>
            <w:tcW w:w="4961" w:type="dxa"/>
            <w:gridSpan w:val="2"/>
            <w:tcPrChange w:id="2109" w:author="2" w:date="2021-08-31T10:55:00Z">
              <w:tcPr>
                <w:tcW w:w="4839" w:type="dxa"/>
              </w:tcPr>
            </w:tcPrChange>
          </w:tcPr>
          <w:p w14:paraId="12F1F3CE" w14:textId="77777777" w:rsidR="00450F2B" w:rsidRPr="006F33AA" w:rsidRDefault="00BD5172" w:rsidP="00BD5172">
            <w:pPr>
              <w:pStyle w:val="a4"/>
              <w:numPr>
                <w:ilvl w:val="7"/>
                <w:numId w:val="98"/>
              </w:numPr>
              <w:spacing w:after="120" w:line="240" w:lineRule="auto"/>
              <w:rPr>
                <w:ins w:id="2110" w:author="2" w:date="2021-08-31T10:55:00Z"/>
                <w:rFonts w:ascii="Times New Roman" w:hAnsi="Times New Roman" w:cs="Times New Roman"/>
                <w:sz w:val="20"/>
                <w:szCs w:val="20"/>
                <w:lang w:val="ru"/>
              </w:rPr>
            </w:pPr>
            <w:ins w:id="2111" w:author="2" w:date="2021-08-31T10:55:00Z">
              <w:r w:rsidRPr="006F33AA">
                <w:rPr>
                  <w:rFonts w:ascii="Times New Roman" w:hAnsi="Times New Roman" w:cs="Times New Roman"/>
                  <w:sz w:val="20"/>
                  <w:szCs w:val="20"/>
                  <w:lang w:val="ru"/>
                </w:rPr>
                <w:t>1,62м/с</w:t>
              </w:r>
              <w:r w:rsidRPr="006F33AA">
                <w:rPr>
                  <w:rFonts w:ascii="Times New Roman" w:hAnsi="Times New Roman" w:cs="Times New Roman"/>
                  <w:sz w:val="20"/>
                  <w:szCs w:val="20"/>
                  <w:vertAlign w:val="superscript"/>
                  <w:lang w:val="ru"/>
                </w:rPr>
                <w:t>2</w:t>
              </w:r>
            </w:ins>
          </w:p>
          <w:p w14:paraId="6722DA35" w14:textId="77777777" w:rsidR="003606C6" w:rsidRPr="006F33AA" w:rsidRDefault="003606C6" w:rsidP="003606C6">
            <w:pPr>
              <w:pStyle w:val="a4"/>
              <w:numPr>
                <w:ilvl w:val="7"/>
                <w:numId w:val="98"/>
              </w:numPr>
              <w:spacing w:after="120" w:line="240" w:lineRule="auto"/>
              <w:rPr>
                <w:ins w:id="2112" w:author="2" w:date="2021-08-31T10:55:00Z"/>
                <w:rFonts w:ascii="Times New Roman" w:hAnsi="Times New Roman" w:cs="Times New Roman"/>
                <w:sz w:val="20"/>
                <w:szCs w:val="20"/>
                <w:lang w:val="ru"/>
              </w:rPr>
            </w:pPr>
            <w:ins w:id="2113" w:author="2" w:date="2021-08-31T10:55:00Z">
              <w:r w:rsidRPr="006F33AA">
                <w:rPr>
                  <w:rFonts w:ascii="Times New Roman" w:hAnsi="Times New Roman" w:cs="Times New Roman"/>
                  <w:sz w:val="20"/>
                  <w:szCs w:val="20"/>
                  <w:lang w:val="ru"/>
                </w:rPr>
                <w:t>2,12м/с</w:t>
              </w:r>
              <w:r w:rsidRPr="006F33AA">
                <w:rPr>
                  <w:rFonts w:ascii="Times New Roman" w:hAnsi="Times New Roman" w:cs="Times New Roman"/>
                  <w:sz w:val="20"/>
                  <w:szCs w:val="20"/>
                  <w:vertAlign w:val="superscript"/>
                  <w:lang w:val="ru"/>
                </w:rPr>
                <w:t>2</w:t>
              </w:r>
            </w:ins>
          </w:p>
          <w:p w14:paraId="3F1A222F" w14:textId="77777777" w:rsidR="003606C6" w:rsidRPr="006F33AA" w:rsidRDefault="003606C6" w:rsidP="003606C6">
            <w:pPr>
              <w:pStyle w:val="a4"/>
              <w:numPr>
                <w:ilvl w:val="7"/>
                <w:numId w:val="98"/>
              </w:numPr>
              <w:spacing w:after="120" w:line="240" w:lineRule="auto"/>
              <w:rPr>
                <w:ins w:id="2114" w:author="2" w:date="2021-08-31T10:55:00Z"/>
                <w:rFonts w:ascii="Times New Roman" w:hAnsi="Times New Roman" w:cs="Times New Roman"/>
                <w:sz w:val="20"/>
                <w:szCs w:val="20"/>
                <w:lang w:val="ru"/>
              </w:rPr>
            </w:pPr>
            <w:ins w:id="2115" w:author="2" w:date="2021-08-31T10:55:00Z">
              <w:r w:rsidRPr="006F33AA">
                <w:rPr>
                  <w:rFonts w:ascii="Times New Roman" w:hAnsi="Times New Roman" w:cs="Times New Roman"/>
                  <w:sz w:val="20"/>
                  <w:szCs w:val="20"/>
                  <w:lang w:val="ru"/>
                </w:rPr>
                <w:t>4,1м/с</w:t>
              </w:r>
              <w:r w:rsidRPr="006F33AA">
                <w:rPr>
                  <w:rFonts w:ascii="Times New Roman" w:hAnsi="Times New Roman" w:cs="Times New Roman"/>
                  <w:sz w:val="20"/>
                  <w:szCs w:val="20"/>
                  <w:vertAlign w:val="superscript"/>
                  <w:lang w:val="ru"/>
                </w:rPr>
                <w:t>2</w:t>
              </w:r>
            </w:ins>
          </w:p>
          <w:p w14:paraId="689E335F" w14:textId="77777777" w:rsidR="003606C6" w:rsidRPr="006F33AA" w:rsidRDefault="003606C6" w:rsidP="003606C6">
            <w:pPr>
              <w:pStyle w:val="a4"/>
              <w:numPr>
                <w:ilvl w:val="7"/>
                <w:numId w:val="98"/>
              </w:numPr>
              <w:spacing w:after="120" w:line="240" w:lineRule="auto"/>
              <w:rPr>
                <w:ins w:id="2116" w:author="2" w:date="2021-08-31T10:55:00Z"/>
                <w:rFonts w:ascii="Times New Roman" w:hAnsi="Times New Roman" w:cs="Times New Roman"/>
                <w:sz w:val="20"/>
                <w:szCs w:val="20"/>
                <w:lang w:val="ru"/>
              </w:rPr>
            </w:pPr>
            <w:ins w:id="2117" w:author="2" w:date="2021-08-31T10:55:00Z">
              <w:r w:rsidRPr="006F33AA">
                <w:rPr>
                  <w:rFonts w:ascii="Times New Roman" w:hAnsi="Times New Roman" w:cs="Times New Roman"/>
                  <w:sz w:val="20"/>
                  <w:szCs w:val="20"/>
                  <w:lang w:val="ru"/>
                </w:rPr>
                <w:t>2,68м/с</w:t>
              </w:r>
              <w:r w:rsidRPr="006F33AA">
                <w:rPr>
                  <w:rFonts w:ascii="Times New Roman" w:hAnsi="Times New Roman" w:cs="Times New Roman"/>
                  <w:sz w:val="20"/>
                  <w:szCs w:val="20"/>
                  <w:vertAlign w:val="superscript"/>
                  <w:lang w:val="ru"/>
                </w:rPr>
                <w:t>2</w:t>
              </w:r>
            </w:ins>
          </w:p>
          <w:p w14:paraId="1B395627" w14:textId="77777777" w:rsidR="00450F2B" w:rsidRPr="00247CE1" w:rsidRDefault="00450F2B" w:rsidP="003606C6">
            <w:pPr>
              <w:pStyle w:val="a4"/>
              <w:spacing w:after="120" w:line="240" w:lineRule="auto"/>
              <w:ind w:left="0"/>
              <w:rPr>
                <w:rFonts w:ascii="Times New Roman" w:hAnsi="Times New Roman" w:cs="Times New Roman"/>
                <w:sz w:val="20"/>
                <w:szCs w:val="20"/>
                <w:lang w:val="ru"/>
              </w:rPr>
              <w:pPrChange w:id="2118" w:author="2" w:date="2021-08-31T10:55:00Z">
                <w:pPr>
                  <w:framePr w:hSpace="180" w:wrap="around" w:hAnchor="margin" w:y="665"/>
                  <w:spacing w:after="120"/>
                </w:pPr>
              </w:pPrChange>
            </w:pPr>
          </w:p>
        </w:tc>
        <w:tc>
          <w:tcPr>
            <w:tcW w:w="567" w:type="dxa"/>
            <w:gridSpan w:val="2"/>
            <w:tcPrChange w:id="2119" w:author="2" w:date="2021-08-31T10:55:00Z">
              <w:tcPr>
                <w:tcW w:w="547" w:type="dxa"/>
              </w:tcPr>
            </w:tcPrChange>
          </w:tcPr>
          <w:p w14:paraId="7034A03D" w14:textId="2189FC85" w:rsidR="00450F2B" w:rsidRPr="004B35C4" w:rsidRDefault="00450F2B" w:rsidP="0012270D">
            <w:pPr>
              <w:pStyle w:val="a4"/>
              <w:numPr>
                <w:ilvl w:val="0"/>
                <w:numId w:val="41"/>
              </w:numPr>
              <w:tabs>
                <w:tab w:val="left" w:pos="392"/>
                <w:tab w:val="left" w:pos="600"/>
              </w:tabs>
              <w:spacing w:after="0" w:line="273" w:lineRule="exact"/>
              <w:ind w:left="0"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1</w:t>
            </w:r>
          </w:p>
        </w:tc>
      </w:tr>
      <w:tr w:rsidR="00450F2B" w14:paraId="22DDDFA1" w14:textId="2DF42C3D" w:rsidTr="00911EF6">
        <w:tc>
          <w:tcPr>
            <w:tcW w:w="846" w:type="dxa"/>
            <w:tcPrChange w:id="2120" w:author="2" w:date="2021-08-31T10:55:00Z">
              <w:tcPr>
                <w:tcW w:w="846" w:type="dxa"/>
              </w:tcPr>
            </w:tcPrChange>
          </w:tcPr>
          <w:p w14:paraId="6B3F170E" w14:textId="77777777" w:rsidR="00450F2B" w:rsidRDefault="00450F2B" w:rsidP="00450F2B">
            <w:pPr>
              <w:spacing w:after="120"/>
              <w:rPr>
                <w:rFonts w:ascii="Times New Roman" w:hAnsi="Times New Roman" w:cs="Times New Roman"/>
                <w:sz w:val="24"/>
                <w:szCs w:val="24"/>
              </w:rPr>
            </w:pPr>
          </w:p>
        </w:tc>
        <w:tc>
          <w:tcPr>
            <w:tcW w:w="1843" w:type="dxa"/>
            <w:tcPrChange w:id="2121" w:author="2" w:date="2021-08-31T10:55:00Z">
              <w:tcPr>
                <w:tcW w:w="1843" w:type="dxa"/>
              </w:tcPr>
            </w:tcPrChange>
          </w:tcPr>
          <w:p w14:paraId="6E6454BE" w14:textId="77777777" w:rsidR="00450F2B" w:rsidRDefault="00450F2B" w:rsidP="00450F2B">
            <w:pPr>
              <w:spacing w:after="120"/>
              <w:rPr>
                <w:rFonts w:ascii="Times New Roman" w:hAnsi="Times New Roman" w:cs="Times New Roman"/>
                <w:sz w:val="24"/>
                <w:szCs w:val="24"/>
              </w:rPr>
            </w:pPr>
          </w:p>
        </w:tc>
        <w:tc>
          <w:tcPr>
            <w:tcW w:w="425" w:type="dxa"/>
            <w:tcPrChange w:id="2122" w:author="2" w:date="2021-08-31T10:55:00Z">
              <w:tcPr>
                <w:tcW w:w="425" w:type="dxa"/>
              </w:tcPr>
            </w:tcPrChange>
          </w:tcPr>
          <w:p w14:paraId="1A13E327" w14:textId="77777777" w:rsidR="00450F2B" w:rsidRDefault="00450F2B" w:rsidP="00450F2B">
            <w:pPr>
              <w:spacing w:after="120"/>
              <w:rPr>
                <w:rFonts w:ascii="Times New Roman" w:hAnsi="Times New Roman" w:cs="Times New Roman"/>
                <w:sz w:val="24"/>
                <w:szCs w:val="24"/>
              </w:rPr>
            </w:pPr>
          </w:p>
        </w:tc>
        <w:tc>
          <w:tcPr>
            <w:tcW w:w="392" w:type="dxa"/>
            <w:tcPrChange w:id="2123" w:author="2" w:date="2021-08-31T10:55:00Z">
              <w:tcPr>
                <w:tcW w:w="392" w:type="dxa"/>
              </w:tcPr>
            </w:tcPrChange>
          </w:tcPr>
          <w:p w14:paraId="07FE18D4" w14:textId="77777777" w:rsidR="00450F2B" w:rsidRDefault="00450F2B" w:rsidP="00450F2B">
            <w:pPr>
              <w:spacing w:after="120"/>
              <w:rPr>
                <w:rFonts w:ascii="Times New Roman" w:hAnsi="Times New Roman" w:cs="Times New Roman"/>
                <w:sz w:val="24"/>
                <w:szCs w:val="24"/>
              </w:rPr>
            </w:pPr>
          </w:p>
        </w:tc>
        <w:tc>
          <w:tcPr>
            <w:tcW w:w="553" w:type="dxa"/>
            <w:tcPrChange w:id="2124" w:author="2" w:date="2021-08-31T10:55:00Z">
              <w:tcPr>
                <w:tcW w:w="553" w:type="dxa"/>
              </w:tcPr>
            </w:tcPrChange>
          </w:tcPr>
          <w:p w14:paraId="3A0B1F55" w14:textId="358FA285"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2125" w:author="2" w:date="2021-08-31T10:55:00Z">
              <w:tcPr>
                <w:tcW w:w="6001" w:type="dxa"/>
              </w:tcPr>
            </w:tcPrChange>
          </w:tcPr>
          <w:p w14:paraId="0151A01C" w14:textId="77777777" w:rsidR="00450F2B" w:rsidRPr="00247CE1" w:rsidRDefault="00450F2B" w:rsidP="00450F2B">
            <w:pPr>
              <w:pStyle w:val="6"/>
              <w:shd w:val="clear" w:color="auto" w:fill="auto"/>
              <w:tabs>
                <w:tab w:val="left" w:pos="322"/>
              </w:tabs>
              <w:spacing w:before="0" w:line="216" w:lineRule="exact"/>
              <w:ind w:right="40" w:firstLine="0"/>
              <w:rPr>
                <w:rFonts w:ascii="Times New Roman" w:hAnsi="Times New Roman" w:cs="Times New Roman"/>
                <w:sz w:val="20"/>
                <w:szCs w:val="20"/>
              </w:rPr>
            </w:pPr>
            <w:r w:rsidRPr="00247CE1">
              <w:rPr>
                <w:rFonts w:ascii="Times New Roman" w:hAnsi="Times New Roman" w:cs="Times New Roman"/>
                <w:sz w:val="20"/>
                <w:szCs w:val="20"/>
              </w:rPr>
              <w:t>При увеличении длины математического маятника на 10 см его период колебаний увеличился на 0,1 с. Каким был начальный пери</w:t>
            </w:r>
            <w:r w:rsidRPr="00247CE1">
              <w:rPr>
                <w:rFonts w:ascii="Times New Roman" w:hAnsi="Times New Roman" w:cs="Times New Roman"/>
                <w:sz w:val="20"/>
                <w:szCs w:val="20"/>
              </w:rPr>
              <w:softHyphen/>
              <w:t>од колебаний?</w:t>
            </w:r>
          </w:p>
          <w:p w14:paraId="57BDE10F" w14:textId="6FD9F954" w:rsidR="00450F2B" w:rsidRPr="00247CE1" w:rsidRDefault="00450F2B" w:rsidP="00450F2B">
            <w:pPr>
              <w:spacing w:after="120"/>
              <w:rPr>
                <w:rFonts w:ascii="Times New Roman" w:hAnsi="Times New Roman" w:cs="Times New Roman"/>
                <w:sz w:val="20"/>
                <w:szCs w:val="20"/>
              </w:rPr>
            </w:pPr>
          </w:p>
        </w:tc>
        <w:tc>
          <w:tcPr>
            <w:tcW w:w="4961" w:type="dxa"/>
            <w:gridSpan w:val="2"/>
            <w:tcPrChange w:id="2126" w:author="2" w:date="2021-08-31T10:55:00Z">
              <w:tcPr>
                <w:tcW w:w="4839" w:type="dxa"/>
              </w:tcPr>
            </w:tcPrChange>
          </w:tcPr>
          <w:p w14:paraId="1825BC99" w14:textId="77777777" w:rsidR="00BD5172" w:rsidRPr="006F33AA" w:rsidRDefault="003606C6" w:rsidP="00BD5172">
            <w:pPr>
              <w:pStyle w:val="a4"/>
              <w:numPr>
                <w:ilvl w:val="0"/>
                <w:numId w:val="208"/>
              </w:numPr>
              <w:spacing w:after="120" w:line="240" w:lineRule="auto"/>
              <w:rPr>
                <w:ins w:id="2127" w:author="2" w:date="2021-08-31T10:55:00Z"/>
                <w:rFonts w:ascii="Times New Roman" w:hAnsi="Times New Roman" w:cs="Times New Roman"/>
                <w:sz w:val="20"/>
                <w:szCs w:val="20"/>
              </w:rPr>
            </w:pPr>
            <w:ins w:id="2128" w:author="2" w:date="2021-08-31T10:55:00Z">
              <w:r w:rsidRPr="006F33AA">
                <w:rPr>
                  <w:rFonts w:ascii="Times New Roman" w:hAnsi="Times New Roman" w:cs="Times New Roman"/>
                  <w:sz w:val="20"/>
                  <w:szCs w:val="20"/>
                </w:rPr>
                <w:t>4с</w:t>
              </w:r>
            </w:ins>
          </w:p>
          <w:p w14:paraId="7AC1016F" w14:textId="77777777" w:rsidR="00BD5172" w:rsidRPr="006F33AA" w:rsidRDefault="003606C6" w:rsidP="00BD5172">
            <w:pPr>
              <w:pStyle w:val="a4"/>
              <w:numPr>
                <w:ilvl w:val="0"/>
                <w:numId w:val="208"/>
              </w:numPr>
              <w:spacing w:after="120" w:line="240" w:lineRule="auto"/>
              <w:rPr>
                <w:ins w:id="2129" w:author="2" w:date="2021-08-31T10:55:00Z"/>
                <w:rFonts w:ascii="Times New Roman" w:hAnsi="Times New Roman" w:cs="Times New Roman"/>
                <w:sz w:val="20"/>
                <w:szCs w:val="20"/>
              </w:rPr>
            </w:pPr>
            <w:ins w:id="2130" w:author="2" w:date="2021-08-31T10:55:00Z">
              <w:r w:rsidRPr="006F33AA">
                <w:rPr>
                  <w:rFonts w:ascii="Times New Roman" w:hAnsi="Times New Roman" w:cs="Times New Roman"/>
                  <w:sz w:val="20"/>
                  <w:szCs w:val="20"/>
                </w:rPr>
                <w:t>1с</w:t>
              </w:r>
            </w:ins>
          </w:p>
          <w:p w14:paraId="596106F1" w14:textId="77777777" w:rsidR="00BD5172" w:rsidRPr="006F33AA" w:rsidRDefault="003606C6" w:rsidP="00BD5172">
            <w:pPr>
              <w:pStyle w:val="a4"/>
              <w:numPr>
                <w:ilvl w:val="0"/>
                <w:numId w:val="208"/>
              </w:numPr>
              <w:spacing w:after="120" w:line="240" w:lineRule="auto"/>
              <w:rPr>
                <w:ins w:id="2131" w:author="2" w:date="2021-08-31T10:55:00Z"/>
                <w:rFonts w:ascii="Times New Roman" w:hAnsi="Times New Roman" w:cs="Times New Roman"/>
                <w:sz w:val="20"/>
                <w:szCs w:val="20"/>
              </w:rPr>
            </w:pPr>
            <w:ins w:id="2132" w:author="2" w:date="2021-08-31T10:55:00Z">
              <w:r w:rsidRPr="006F33AA">
                <w:rPr>
                  <w:rFonts w:ascii="Times New Roman" w:hAnsi="Times New Roman" w:cs="Times New Roman"/>
                  <w:sz w:val="20"/>
                  <w:szCs w:val="20"/>
                </w:rPr>
                <w:t>0,2с</w:t>
              </w:r>
            </w:ins>
          </w:p>
          <w:p w14:paraId="2A6FECD8" w14:textId="7A54430F" w:rsidR="00450F2B" w:rsidRPr="00247CE1" w:rsidRDefault="00BD5172" w:rsidP="00BD5172">
            <w:pPr>
              <w:pStyle w:val="a4"/>
              <w:numPr>
                <w:ilvl w:val="0"/>
                <w:numId w:val="208"/>
              </w:numPr>
              <w:spacing w:after="120" w:line="240" w:lineRule="auto"/>
              <w:rPr>
                <w:rFonts w:ascii="Times New Roman" w:hAnsi="Times New Roman" w:cs="Times New Roman"/>
                <w:sz w:val="20"/>
                <w:szCs w:val="20"/>
              </w:rPr>
              <w:pPrChange w:id="2133" w:author="2" w:date="2021-08-31T10:55:00Z">
                <w:pPr>
                  <w:framePr w:hSpace="180" w:wrap="around" w:hAnchor="margin" w:y="665"/>
                  <w:spacing w:after="120"/>
                  <w:ind w:left="360"/>
                </w:pPr>
              </w:pPrChange>
            </w:pPr>
            <w:ins w:id="2134" w:author="2" w:date="2021-08-31T10:55:00Z">
              <w:r w:rsidRPr="006F33AA">
                <w:rPr>
                  <w:rFonts w:ascii="Times New Roman" w:hAnsi="Times New Roman" w:cs="Times New Roman"/>
                  <w:sz w:val="20"/>
                  <w:szCs w:val="20"/>
                </w:rPr>
                <w:t>2с</w:t>
              </w:r>
            </w:ins>
          </w:p>
        </w:tc>
        <w:tc>
          <w:tcPr>
            <w:tcW w:w="567" w:type="dxa"/>
            <w:gridSpan w:val="2"/>
            <w:tcPrChange w:id="2135" w:author="2" w:date="2021-08-31T10:55:00Z">
              <w:tcPr>
                <w:tcW w:w="547" w:type="dxa"/>
              </w:tcPr>
            </w:tcPrChange>
          </w:tcPr>
          <w:p w14:paraId="0B51DF2E" w14:textId="0D9D8BCA" w:rsidR="00450F2B" w:rsidRPr="004B35C4" w:rsidRDefault="00BD5172" w:rsidP="0012270D">
            <w:pPr>
              <w:pStyle w:val="a4"/>
              <w:numPr>
                <w:ilvl w:val="0"/>
                <w:numId w:val="42"/>
              </w:numPr>
              <w:tabs>
                <w:tab w:val="left" w:pos="600"/>
                <w:tab w:val="left" w:pos="1032"/>
              </w:tabs>
              <w:spacing w:after="0" w:line="273" w:lineRule="exact"/>
              <w:ind w:left="0" w:right="34"/>
              <w:rPr>
                <w:rFonts w:ascii="Times New Roman" w:eastAsia="Century Schoolbook" w:hAnsi="Times New Roman" w:cs="Times New Roman"/>
                <w:color w:val="000000"/>
                <w:sz w:val="24"/>
                <w:szCs w:val="24"/>
                <w:lang w:val="ru" w:eastAsia="ru-RU"/>
              </w:rPr>
            </w:pPr>
            <w:ins w:id="2136" w:author="2" w:date="2021-08-31T10:55:00Z">
              <w:r>
                <w:rPr>
                  <w:rFonts w:ascii="Times New Roman" w:eastAsia="Century Schoolbook" w:hAnsi="Times New Roman" w:cs="Times New Roman"/>
                  <w:color w:val="000000"/>
                  <w:sz w:val="24"/>
                  <w:szCs w:val="24"/>
                  <w:lang w:val="ru" w:eastAsia="ru-RU"/>
                </w:rPr>
                <w:t>4</w:t>
              </w:r>
            </w:ins>
            <w:del w:id="2137" w:author="2" w:date="2021-08-31T10:55:00Z">
              <w:r w:rsidR="00450F2B" w:rsidRPr="004B35C4">
                <w:rPr>
                  <w:rFonts w:ascii="Times New Roman" w:eastAsia="Century Schoolbook" w:hAnsi="Times New Roman" w:cs="Times New Roman"/>
                  <w:color w:val="000000"/>
                  <w:sz w:val="24"/>
                  <w:szCs w:val="24"/>
                  <w:lang w:val="ru" w:eastAsia="ru-RU"/>
                </w:rPr>
                <w:delText>2</w:delText>
              </w:r>
            </w:del>
          </w:p>
        </w:tc>
      </w:tr>
      <w:tr w:rsidR="00450F2B" w14:paraId="5D3DB617" w14:textId="5EEB91F8" w:rsidTr="00911EF6">
        <w:tc>
          <w:tcPr>
            <w:tcW w:w="846" w:type="dxa"/>
            <w:tcPrChange w:id="2138" w:author="2" w:date="2021-08-31T10:55:00Z">
              <w:tcPr>
                <w:tcW w:w="846" w:type="dxa"/>
              </w:tcPr>
            </w:tcPrChange>
          </w:tcPr>
          <w:p w14:paraId="6E061933" w14:textId="77777777" w:rsidR="00450F2B" w:rsidRDefault="00450F2B" w:rsidP="00450F2B">
            <w:pPr>
              <w:spacing w:after="120"/>
              <w:rPr>
                <w:rFonts w:ascii="Times New Roman" w:hAnsi="Times New Roman" w:cs="Times New Roman"/>
                <w:sz w:val="24"/>
                <w:szCs w:val="24"/>
              </w:rPr>
            </w:pPr>
          </w:p>
        </w:tc>
        <w:tc>
          <w:tcPr>
            <w:tcW w:w="1843" w:type="dxa"/>
            <w:tcPrChange w:id="2139" w:author="2" w:date="2021-08-31T10:55:00Z">
              <w:tcPr>
                <w:tcW w:w="1843" w:type="dxa"/>
              </w:tcPr>
            </w:tcPrChange>
          </w:tcPr>
          <w:p w14:paraId="7B01B9E0" w14:textId="3377F683" w:rsidR="00450F2B" w:rsidRDefault="00450F2B" w:rsidP="00450F2B">
            <w:pPr>
              <w:spacing w:after="120"/>
              <w:rPr>
                <w:rFonts w:ascii="Times New Roman" w:hAnsi="Times New Roman" w:cs="Times New Roman"/>
                <w:sz w:val="24"/>
                <w:szCs w:val="24"/>
              </w:rPr>
            </w:pPr>
          </w:p>
        </w:tc>
        <w:tc>
          <w:tcPr>
            <w:tcW w:w="425" w:type="dxa"/>
            <w:tcPrChange w:id="2140" w:author="2" w:date="2021-08-31T10:55:00Z">
              <w:tcPr>
                <w:tcW w:w="425" w:type="dxa"/>
              </w:tcPr>
            </w:tcPrChange>
          </w:tcPr>
          <w:p w14:paraId="0C44CC6D" w14:textId="548584BC" w:rsidR="00450F2B" w:rsidRDefault="00450F2B" w:rsidP="00450F2B">
            <w:pPr>
              <w:spacing w:after="120"/>
              <w:rPr>
                <w:rFonts w:ascii="Times New Roman" w:hAnsi="Times New Roman" w:cs="Times New Roman"/>
                <w:sz w:val="24"/>
                <w:szCs w:val="24"/>
              </w:rPr>
            </w:pPr>
          </w:p>
        </w:tc>
        <w:tc>
          <w:tcPr>
            <w:tcW w:w="392" w:type="dxa"/>
            <w:tcPrChange w:id="2141" w:author="2" w:date="2021-08-31T10:55:00Z">
              <w:tcPr>
                <w:tcW w:w="392" w:type="dxa"/>
              </w:tcPr>
            </w:tcPrChange>
          </w:tcPr>
          <w:p w14:paraId="4663236D" w14:textId="77777777" w:rsidR="00450F2B" w:rsidRDefault="00450F2B" w:rsidP="00450F2B">
            <w:pPr>
              <w:spacing w:after="120"/>
              <w:rPr>
                <w:rFonts w:ascii="Times New Roman" w:hAnsi="Times New Roman" w:cs="Times New Roman"/>
                <w:sz w:val="24"/>
                <w:szCs w:val="24"/>
              </w:rPr>
            </w:pPr>
          </w:p>
        </w:tc>
        <w:tc>
          <w:tcPr>
            <w:tcW w:w="553" w:type="dxa"/>
            <w:tcPrChange w:id="2142" w:author="2" w:date="2021-08-31T10:55:00Z">
              <w:tcPr>
                <w:tcW w:w="553" w:type="dxa"/>
              </w:tcPr>
            </w:tcPrChange>
          </w:tcPr>
          <w:p w14:paraId="6452DE6B" w14:textId="70F05A31"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2143" w:author="2" w:date="2021-08-31T10:55:00Z">
              <w:tcPr>
                <w:tcW w:w="6001" w:type="dxa"/>
              </w:tcPr>
            </w:tcPrChange>
          </w:tcPr>
          <w:p w14:paraId="59F68185" w14:textId="77777777" w:rsidR="00450F2B" w:rsidRPr="00247CE1" w:rsidRDefault="00450F2B" w:rsidP="00450F2B">
            <w:pPr>
              <w:pStyle w:val="6"/>
              <w:shd w:val="clear" w:color="auto" w:fill="auto"/>
              <w:tabs>
                <w:tab w:val="left" w:pos="322"/>
              </w:tabs>
              <w:spacing w:before="0" w:line="206" w:lineRule="exact"/>
              <w:ind w:right="40" w:firstLine="0"/>
              <w:rPr>
                <w:rFonts w:ascii="Times New Roman" w:hAnsi="Times New Roman" w:cs="Times New Roman"/>
                <w:sz w:val="20"/>
                <w:szCs w:val="20"/>
              </w:rPr>
            </w:pPr>
            <w:r w:rsidRPr="00247CE1">
              <w:rPr>
                <w:rFonts w:ascii="Times New Roman" w:hAnsi="Times New Roman" w:cs="Times New Roman"/>
                <w:sz w:val="20"/>
                <w:szCs w:val="20"/>
              </w:rPr>
              <w:t>Как изменится период колебаний маятника при перенесении его с Земли на Марс, если масса Марса в 9,3 раза меньше массы Земли, а радиус Марса в 1,9 раза меньше радиуса Земли?</w:t>
            </w:r>
          </w:p>
          <w:p w14:paraId="5A2B9632" w14:textId="419832DF" w:rsidR="00450F2B" w:rsidRPr="00247CE1" w:rsidRDefault="00450F2B" w:rsidP="00450F2B">
            <w:pPr>
              <w:spacing w:after="120"/>
              <w:rPr>
                <w:rFonts w:ascii="Times New Roman" w:hAnsi="Times New Roman" w:cs="Times New Roman"/>
                <w:sz w:val="20"/>
                <w:szCs w:val="20"/>
              </w:rPr>
            </w:pPr>
          </w:p>
        </w:tc>
        <w:tc>
          <w:tcPr>
            <w:tcW w:w="4961" w:type="dxa"/>
            <w:gridSpan w:val="2"/>
            <w:tcPrChange w:id="2144" w:author="2" w:date="2021-08-31T10:55:00Z">
              <w:tcPr>
                <w:tcW w:w="4839" w:type="dxa"/>
              </w:tcPr>
            </w:tcPrChange>
          </w:tcPr>
          <w:p w14:paraId="7008893D" w14:textId="77777777" w:rsidR="00BD5172" w:rsidRPr="006F33AA" w:rsidRDefault="003606C6" w:rsidP="00BD5172">
            <w:pPr>
              <w:pStyle w:val="a4"/>
              <w:numPr>
                <w:ilvl w:val="0"/>
                <w:numId w:val="209"/>
              </w:numPr>
              <w:tabs>
                <w:tab w:val="left" w:pos="1032"/>
              </w:tabs>
              <w:spacing w:after="0" w:line="273" w:lineRule="exact"/>
              <w:ind w:right="20"/>
              <w:rPr>
                <w:ins w:id="2145" w:author="2" w:date="2021-08-31T10:55:00Z"/>
                <w:rFonts w:ascii="Times New Roman" w:hAnsi="Times New Roman" w:cs="Times New Roman"/>
                <w:sz w:val="20"/>
                <w:szCs w:val="20"/>
                <w:lang w:val="ru"/>
              </w:rPr>
            </w:pPr>
            <w:ins w:id="2146" w:author="2" w:date="2021-08-31T10:55:00Z">
              <w:r w:rsidRPr="006F33AA">
                <w:rPr>
                  <w:rFonts w:ascii="Times New Roman" w:hAnsi="Times New Roman" w:cs="Times New Roman"/>
                  <w:sz w:val="20"/>
                  <w:szCs w:val="20"/>
                  <w:lang w:val="ru"/>
                </w:rPr>
                <w:t>Увеличится в 2 раза</w:t>
              </w:r>
            </w:ins>
          </w:p>
          <w:p w14:paraId="1285E698" w14:textId="77777777" w:rsidR="00BD5172" w:rsidRPr="006F33AA" w:rsidRDefault="003606C6" w:rsidP="00BD5172">
            <w:pPr>
              <w:pStyle w:val="a4"/>
              <w:numPr>
                <w:ilvl w:val="0"/>
                <w:numId w:val="209"/>
              </w:numPr>
              <w:tabs>
                <w:tab w:val="left" w:pos="1032"/>
              </w:tabs>
              <w:spacing w:after="0" w:line="273" w:lineRule="exact"/>
              <w:ind w:right="20"/>
              <w:rPr>
                <w:ins w:id="2147" w:author="2" w:date="2021-08-31T10:55:00Z"/>
                <w:rFonts w:ascii="Times New Roman" w:hAnsi="Times New Roman" w:cs="Times New Roman"/>
                <w:sz w:val="20"/>
                <w:szCs w:val="20"/>
                <w:lang w:val="ru"/>
              </w:rPr>
            </w:pPr>
            <w:ins w:id="2148" w:author="2" w:date="2021-08-31T10:55:00Z">
              <w:r w:rsidRPr="006F33AA">
                <w:rPr>
                  <w:rFonts w:ascii="Times New Roman" w:hAnsi="Times New Roman" w:cs="Times New Roman"/>
                  <w:sz w:val="20"/>
                  <w:szCs w:val="20"/>
                  <w:lang w:val="ru"/>
                </w:rPr>
                <w:t>Уменьшится в 1,6 раз</w:t>
              </w:r>
            </w:ins>
          </w:p>
          <w:p w14:paraId="35EC0B65" w14:textId="77777777" w:rsidR="00450F2B" w:rsidRPr="006F33AA" w:rsidRDefault="00BD5172" w:rsidP="00BD5172">
            <w:pPr>
              <w:pStyle w:val="a4"/>
              <w:numPr>
                <w:ilvl w:val="0"/>
                <w:numId w:val="209"/>
              </w:numPr>
              <w:tabs>
                <w:tab w:val="left" w:pos="1032"/>
              </w:tabs>
              <w:spacing w:after="0" w:line="273" w:lineRule="exact"/>
              <w:ind w:right="20"/>
              <w:rPr>
                <w:ins w:id="2149" w:author="2" w:date="2021-08-31T10:55:00Z"/>
                <w:rFonts w:ascii="Times New Roman" w:hAnsi="Times New Roman" w:cs="Times New Roman"/>
                <w:sz w:val="20"/>
                <w:szCs w:val="20"/>
                <w:lang w:val="ru"/>
              </w:rPr>
            </w:pPr>
            <w:ins w:id="2150" w:author="2" w:date="2021-08-31T10:55:00Z">
              <w:r w:rsidRPr="006F33AA">
                <w:rPr>
                  <w:rFonts w:ascii="Times New Roman" w:hAnsi="Times New Roman" w:cs="Times New Roman"/>
                  <w:sz w:val="20"/>
                  <w:szCs w:val="20"/>
                  <w:lang w:val="ru"/>
                </w:rPr>
                <w:t>Увеличится в 1,6 раз</w:t>
              </w:r>
            </w:ins>
          </w:p>
          <w:p w14:paraId="552DE882" w14:textId="3B7DE1AE" w:rsidR="00450F2B" w:rsidRPr="00247CE1" w:rsidRDefault="003606C6" w:rsidP="00BD5172">
            <w:pPr>
              <w:pStyle w:val="a4"/>
              <w:numPr>
                <w:ilvl w:val="0"/>
                <w:numId w:val="209"/>
              </w:numPr>
              <w:tabs>
                <w:tab w:val="left" w:pos="1032"/>
              </w:tabs>
              <w:spacing w:after="0" w:line="273" w:lineRule="exact"/>
              <w:ind w:right="20"/>
              <w:rPr>
                <w:rFonts w:ascii="Times New Roman" w:hAnsi="Times New Roman" w:cs="Times New Roman"/>
                <w:sz w:val="20"/>
                <w:szCs w:val="20"/>
                <w:lang w:val="ru"/>
              </w:rPr>
              <w:pPrChange w:id="2151" w:author="2" w:date="2021-08-31T10:55:00Z">
                <w:pPr>
                  <w:framePr w:hSpace="180" w:wrap="around" w:hAnchor="margin" w:y="665"/>
                  <w:tabs>
                    <w:tab w:val="left" w:pos="1032"/>
                  </w:tabs>
                  <w:spacing w:line="273" w:lineRule="exact"/>
                  <w:ind w:left="502" w:right="20"/>
                </w:pPr>
              </w:pPrChange>
            </w:pPr>
            <w:ins w:id="2152" w:author="2" w:date="2021-08-31T10:55:00Z">
              <w:r w:rsidRPr="006F33AA">
                <w:rPr>
                  <w:rFonts w:ascii="Times New Roman" w:hAnsi="Times New Roman" w:cs="Times New Roman"/>
                  <w:sz w:val="20"/>
                  <w:szCs w:val="20"/>
                  <w:lang w:val="ru"/>
                </w:rPr>
                <w:t>Уменьшится  в 1,9 раз</w:t>
              </w:r>
            </w:ins>
          </w:p>
        </w:tc>
        <w:tc>
          <w:tcPr>
            <w:tcW w:w="567" w:type="dxa"/>
            <w:gridSpan w:val="2"/>
            <w:tcPrChange w:id="2153" w:author="2" w:date="2021-08-31T10:55:00Z">
              <w:tcPr>
                <w:tcW w:w="547" w:type="dxa"/>
              </w:tcPr>
            </w:tcPrChange>
          </w:tcPr>
          <w:p w14:paraId="0E4BC205" w14:textId="0B64BBD6" w:rsidR="00450F2B" w:rsidRPr="004B35C4" w:rsidRDefault="00450F2B" w:rsidP="0012270D">
            <w:pPr>
              <w:pStyle w:val="a4"/>
              <w:numPr>
                <w:ilvl w:val="0"/>
                <w:numId w:val="43"/>
              </w:numPr>
              <w:tabs>
                <w:tab w:val="left" w:pos="600"/>
                <w:tab w:val="left" w:pos="1032"/>
              </w:tabs>
              <w:spacing w:after="0" w:line="273" w:lineRule="exact"/>
              <w:ind w:left="0"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3</w:t>
            </w:r>
          </w:p>
        </w:tc>
      </w:tr>
      <w:tr w:rsidR="00450F2B" w14:paraId="1A19942B" w14:textId="0B5EF503" w:rsidTr="00911EF6">
        <w:tc>
          <w:tcPr>
            <w:tcW w:w="846" w:type="dxa"/>
            <w:tcPrChange w:id="2154" w:author="2" w:date="2021-08-31T10:55:00Z">
              <w:tcPr>
                <w:tcW w:w="846" w:type="dxa"/>
              </w:tcPr>
            </w:tcPrChange>
          </w:tcPr>
          <w:p w14:paraId="42D77D92" w14:textId="77777777" w:rsidR="00450F2B" w:rsidRDefault="00450F2B" w:rsidP="00450F2B">
            <w:pPr>
              <w:spacing w:after="120"/>
              <w:rPr>
                <w:rFonts w:ascii="Times New Roman" w:hAnsi="Times New Roman" w:cs="Times New Roman"/>
                <w:sz w:val="24"/>
                <w:szCs w:val="24"/>
              </w:rPr>
            </w:pPr>
          </w:p>
        </w:tc>
        <w:tc>
          <w:tcPr>
            <w:tcW w:w="1843" w:type="dxa"/>
            <w:tcPrChange w:id="2155" w:author="2" w:date="2021-08-31T10:55:00Z">
              <w:tcPr>
                <w:tcW w:w="1843" w:type="dxa"/>
              </w:tcPr>
            </w:tcPrChange>
          </w:tcPr>
          <w:p w14:paraId="5FF911AB" w14:textId="77777777" w:rsidR="00450F2B" w:rsidRDefault="00450F2B" w:rsidP="00450F2B">
            <w:pPr>
              <w:spacing w:after="120"/>
              <w:rPr>
                <w:rFonts w:ascii="Times New Roman" w:hAnsi="Times New Roman" w:cs="Times New Roman"/>
                <w:sz w:val="24"/>
                <w:szCs w:val="24"/>
              </w:rPr>
            </w:pPr>
          </w:p>
        </w:tc>
        <w:tc>
          <w:tcPr>
            <w:tcW w:w="425" w:type="dxa"/>
            <w:tcPrChange w:id="2156" w:author="2" w:date="2021-08-31T10:55:00Z">
              <w:tcPr>
                <w:tcW w:w="425" w:type="dxa"/>
              </w:tcPr>
            </w:tcPrChange>
          </w:tcPr>
          <w:p w14:paraId="7127BFD5" w14:textId="77777777" w:rsidR="00450F2B" w:rsidRDefault="00450F2B" w:rsidP="00450F2B">
            <w:pPr>
              <w:spacing w:after="120"/>
              <w:rPr>
                <w:rFonts w:ascii="Times New Roman" w:hAnsi="Times New Roman" w:cs="Times New Roman"/>
                <w:sz w:val="24"/>
                <w:szCs w:val="24"/>
              </w:rPr>
            </w:pPr>
          </w:p>
        </w:tc>
        <w:tc>
          <w:tcPr>
            <w:tcW w:w="392" w:type="dxa"/>
            <w:tcPrChange w:id="2157" w:author="2" w:date="2021-08-31T10:55:00Z">
              <w:tcPr>
                <w:tcW w:w="392" w:type="dxa"/>
              </w:tcPr>
            </w:tcPrChange>
          </w:tcPr>
          <w:p w14:paraId="1CF7521B" w14:textId="77777777" w:rsidR="00450F2B" w:rsidRDefault="00450F2B" w:rsidP="00450F2B">
            <w:pPr>
              <w:spacing w:after="120"/>
              <w:rPr>
                <w:rFonts w:ascii="Times New Roman" w:hAnsi="Times New Roman" w:cs="Times New Roman"/>
                <w:sz w:val="24"/>
                <w:szCs w:val="24"/>
              </w:rPr>
            </w:pPr>
          </w:p>
        </w:tc>
        <w:tc>
          <w:tcPr>
            <w:tcW w:w="553" w:type="dxa"/>
            <w:tcPrChange w:id="2158" w:author="2" w:date="2021-08-31T10:55:00Z">
              <w:tcPr>
                <w:tcW w:w="553" w:type="dxa"/>
              </w:tcPr>
            </w:tcPrChange>
          </w:tcPr>
          <w:p w14:paraId="571595DF" w14:textId="3AF1A263"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2159" w:author="2" w:date="2021-08-31T10:55:00Z">
              <w:tcPr>
                <w:tcW w:w="6001" w:type="dxa"/>
              </w:tcPr>
            </w:tcPrChange>
          </w:tcPr>
          <w:p w14:paraId="4D6B0A5F" w14:textId="4D2C83E2" w:rsidR="00450F2B" w:rsidRPr="00247CE1" w:rsidRDefault="00450F2B" w:rsidP="00450F2B">
            <w:pPr>
              <w:pStyle w:val="6"/>
              <w:shd w:val="clear" w:color="auto" w:fill="auto"/>
              <w:tabs>
                <w:tab w:val="left" w:pos="318"/>
              </w:tabs>
              <w:spacing w:before="0" w:line="216" w:lineRule="exact"/>
              <w:ind w:firstLine="0"/>
              <w:rPr>
                <w:rFonts w:ascii="Times New Roman" w:hAnsi="Times New Roman" w:cs="Times New Roman"/>
                <w:sz w:val="20"/>
                <w:szCs w:val="20"/>
              </w:rPr>
            </w:pPr>
            <w:r w:rsidRPr="00247CE1">
              <w:rPr>
                <w:rFonts w:ascii="Times New Roman" w:hAnsi="Times New Roman" w:cs="Times New Roman"/>
                <w:sz w:val="20"/>
                <w:szCs w:val="20"/>
              </w:rPr>
              <w:t xml:space="preserve">В неподвижном лифте висит маятник, период колебаний которого 1с. С каким ускорением движется лифт если период колебаний маятника стал равен 1,1с. ?  </w:t>
            </w:r>
          </w:p>
          <w:p w14:paraId="72237176" w14:textId="4109CBCF" w:rsidR="00450F2B" w:rsidRPr="00247CE1" w:rsidRDefault="00450F2B" w:rsidP="00450F2B">
            <w:pPr>
              <w:spacing w:after="120"/>
              <w:rPr>
                <w:rFonts w:ascii="Times New Roman" w:hAnsi="Times New Roman" w:cs="Times New Roman"/>
                <w:sz w:val="20"/>
                <w:szCs w:val="20"/>
              </w:rPr>
            </w:pPr>
            <w:r w:rsidRPr="00247CE1">
              <w:rPr>
                <w:rFonts w:ascii="Times New Roman" w:hAnsi="Times New Roman" w:cs="Times New Roman"/>
                <w:sz w:val="20"/>
                <w:szCs w:val="20"/>
              </w:rPr>
              <w:t xml:space="preserve">  </w:t>
            </w:r>
          </w:p>
        </w:tc>
        <w:tc>
          <w:tcPr>
            <w:tcW w:w="4961" w:type="dxa"/>
            <w:gridSpan w:val="2"/>
            <w:tcPrChange w:id="2160" w:author="2" w:date="2021-08-31T10:55:00Z">
              <w:tcPr>
                <w:tcW w:w="4839" w:type="dxa"/>
              </w:tcPr>
            </w:tcPrChange>
          </w:tcPr>
          <w:p w14:paraId="6747AEB2" w14:textId="77777777" w:rsidR="00C82A85" w:rsidRPr="006F33AA" w:rsidRDefault="00911EF6" w:rsidP="00C82A85">
            <w:pPr>
              <w:pStyle w:val="a4"/>
              <w:numPr>
                <w:ilvl w:val="0"/>
                <w:numId w:val="210"/>
              </w:numPr>
              <w:spacing w:after="120" w:line="240" w:lineRule="auto"/>
              <w:rPr>
                <w:ins w:id="2161" w:author="2" w:date="2021-08-31T10:55:00Z"/>
                <w:rFonts w:ascii="Times New Roman" w:hAnsi="Times New Roman" w:cs="Times New Roman"/>
                <w:sz w:val="20"/>
                <w:szCs w:val="20"/>
              </w:rPr>
            </w:pPr>
            <w:ins w:id="2162" w:author="2" w:date="2021-08-31T10:55:00Z">
              <w:r w:rsidRPr="006F33AA">
                <w:rPr>
                  <w:rFonts w:ascii="Times New Roman" w:hAnsi="Times New Roman" w:cs="Times New Roman"/>
                  <w:sz w:val="20"/>
                  <w:szCs w:val="20"/>
                </w:rPr>
                <w:t>3,4 м/с</w:t>
              </w:r>
              <w:r w:rsidRPr="006F33AA">
                <w:rPr>
                  <w:rFonts w:ascii="Times New Roman" w:hAnsi="Times New Roman" w:cs="Times New Roman"/>
                  <w:sz w:val="20"/>
                  <w:szCs w:val="20"/>
                  <w:vertAlign w:val="superscript"/>
                </w:rPr>
                <w:t>2</w:t>
              </w:r>
              <w:r w:rsidRPr="006F33AA">
                <w:rPr>
                  <w:rFonts w:ascii="Times New Roman" w:hAnsi="Times New Roman" w:cs="Times New Roman"/>
                  <w:sz w:val="20"/>
                  <w:szCs w:val="20"/>
                </w:rPr>
                <w:t xml:space="preserve"> вниз</w:t>
              </w:r>
            </w:ins>
          </w:p>
          <w:p w14:paraId="4405BE60" w14:textId="77777777" w:rsidR="00C82A85" w:rsidRPr="006F33AA" w:rsidRDefault="00911EF6" w:rsidP="00C82A85">
            <w:pPr>
              <w:pStyle w:val="a4"/>
              <w:numPr>
                <w:ilvl w:val="0"/>
                <w:numId w:val="210"/>
              </w:numPr>
              <w:spacing w:after="120" w:line="240" w:lineRule="auto"/>
              <w:rPr>
                <w:ins w:id="2163" w:author="2" w:date="2021-08-31T10:55:00Z"/>
                <w:rFonts w:ascii="Times New Roman" w:hAnsi="Times New Roman" w:cs="Times New Roman"/>
                <w:sz w:val="20"/>
                <w:szCs w:val="20"/>
              </w:rPr>
            </w:pPr>
            <w:ins w:id="2164" w:author="2" w:date="2021-08-31T10:55:00Z">
              <w:r w:rsidRPr="006F33AA">
                <w:rPr>
                  <w:rFonts w:ascii="Times New Roman" w:hAnsi="Times New Roman" w:cs="Times New Roman"/>
                  <w:sz w:val="20"/>
                  <w:szCs w:val="20"/>
                </w:rPr>
                <w:t>1,7 м/с</w:t>
              </w:r>
              <w:r w:rsidRPr="006F33AA">
                <w:rPr>
                  <w:rFonts w:ascii="Times New Roman" w:hAnsi="Times New Roman" w:cs="Times New Roman"/>
                  <w:sz w:val="20"/>
                  <w:szCs w:val="20"/>
                  <w:vertAlign w:val="superscript"/>
                </w:rPr>
                <w:t>2</w:t>
              </w:r>
              <w:r w:rsidRPr="006F33AA">
                <w:rPr>
                  <w:rFonts w:ascii="Times New Roman" w:hAnsi="Times New Roman" w:cs="Times New Roman"/>
                  <w:sz w:val="20"/>
                  <w:szCs w:val="20"/>
                </w:rPr>
                <w:t xml:space="preserve"> вверх</w:t>
              </w:r>
            </w:ins>
          </w:p>
          <w:p w14:paraId="2B654F4E" w14:textId="77777777" w:rsidR="00450F2B" w:rsidRPr="006F33AA" w:rsidRDefault="00C82A85" w:rsidP="00C82A85">
            <w:pPr>
              <w:pStyle w:val="a4"/>
              <w:numPr>
                <w:ilvl w:val="0"/>
                <w:numId w:val="210"/>
              </w:numPr>
              <w:spacing w:after="120" w:line="240" w:lineRule="auto"/>
              <w:rPr>
                <w:ins w:id="2165" w:author="2" w:date="2021-08-31T10:55:00Z"/>
                <w:rFonts w:ascii="Times New Roman" w:hAnsi="Times New Roman" w:cs="Times New Roman"/>
                <w:sz w:val="20"/>
                <w:szCs w:val="20"/>
              </w:rPr>
            </w:pPr>
            <w:ins w:id="2166" w:author="2" w:date="2021-08-31T10:55:00Z">
              <w:r w:rsidRPr="006F33AA">
                <w:rPr>
                  <w:rFonts w:ascii="Times New Roman" w:hAnsi="Times New Roman" w:cs="Times New Roman"/>
                  <w:sz w:val="20"/>
                  <w:szCs w:val="20"/>
                </w:rPr>
                <w:t>1,7 м/с</w:t>
              </w:r>
              <w:r w:rsidRPr="006F33AA">
                <w:rPr>
                  <w:rFonts w:ascii="Times New Roman" w:hAnsi="Times New Roman" w:cs="Times New Roman"/>
                  <w:sz w:val="20"/>
                  <w:szCs w:val="20"/>
                  <w:vertAlign w:val="superscript"/>
                </w:rPr>
                <w:t>2</w:t>
              </w:r>
              <w:r w:rsidRPr="006F33AA">
                <w:rPr>
                  <w:rFonts w:ascii="Times New Roman" w:hAnsi="Times New Roman" w:cs="Times New Roman"/>
                  <w:sz w:val="20"/>
                  <w:szCs w:val="20"/>
                </w:rPr>
                <w:t xml:space="preserve"> вниз</w:t>
              </w:r>
            </w:ins>
          </w:p>
          <w:p w14:paraId="68A0226C" w14:textId="77777777" w:rsidR="00911EF6" w:rsidRPr="006F33AA" w:rsidRDefault="00911EF6" w:rsidP="00911EF6">
            <w:pPr>
              <w:pStyle w:val="a4"/>
              <w:numPr>
                <w:ilvl w:val="0"/>
                <w:numId w:val="210"/>
              </w:numPr>
              <w:spacing w:after="120" w:line="240" w:lineRule="auto"/>
              <w:rPr>
                <w:ins w:id="2167" w:author="2" w:date="2021-08-31T10:55:00Z"/>
                <w:rFonts w:ascii="Times New Roman" w:hAnsi="Times New Roman" w:cs="Times New Roman"/>
                <w:sz w:val="20"/>
                <w:szCs w:val="20"/>
              </w:rPr>
            </w:pPr>
            <w:ins w:id="2168" w:author="2" w:date="2021-08-31T10:55:00Z">
              <w:r w:rsidRPr="006F33AA">
                <w:rPr>
                  <w:rFonts w:ascii="Times New Roman" w:hAnsi="Times New Roman" w:cs="Times New Roman"/>
                  <w:sz w:val="20"/>
                  <w:szCs w:val="20"/>
                </w:rPr>
                <w:t>3.4 м/с</w:t>
              </w:r>
              <w:r w:rsidRPr="006F33AA">
                <w:rPr>
                  <w:rFonts w:ascii="Times New Roman" w:hAnsi="Times New Roman" w:cs="Times New Roman"/>
                  <w:sz w:val="20"/>
                  <w:szCs w:val="20"/>
                  <w:vertAlign w:val="superscript"/>
                </w:rPr>
                <w:t>2</w:t>
              </w:r>
              <w:r w:rsidRPr="006F33AA">
                <w:rPr>
                  <w:rFonts w:ascii="Times New Roman" w:hAnsi="Times New Roman" w:cs="Times New Roman"/>
                  <w:sz w:val="20"/>
                  <w:szCs w:val="20"/>
                </w:rPr>
                <w:t xml:space="preserve"> вверх</w:t>
              </w:r>
            </w:ins>
          </w:p>
          <w:p w14:paraId="54C4B9D2" w14:textId="77777777" w:rsidR="00450F2B" w:rsidRPr="00247CE1" w:rsidRDefault="00450F2B" w:rsidP="00911EF6">
            <w:pPr>
              <w:pStyle w:val="a4"/>
              <w:spacing w:after="120" w:line="240" w:lineRule="auto"/>
              <w:rPr>
                <w:rFonts w:ascii="Times New Roman" w:hAnsi="Times New Roman" w:cs="Times New Roman"/>
                <w:sz w:val="20"/>
                <w:szCs w:val="20"/>
              </w:rPr>
              <w:pPrChange w:id="2169" w:author="2" w:date="2021-08-31T10:55:00Z">
                <w:pPr>
                  <w:framePr w:hSpace="180" w:wrap="around" w:hAnchor="margin" w:y="665"/>
                  <w:spacing w:after="120"/>
                </w:pPr>
              </w:pPrChange>
            </w:pPr>
          </w:p>
        </w:tc>
        <w:tc>
          <w:tcPr>
            <w:tcW w:w="567" w:type="dxa"/>
            <w:gridSpan w:val="2"/>
            <w:tcPrChange w:id="2170" w:author="2" w:date="2021-08-31T10:55:00Z">
              <w:tcPr>
                <w:tcW w:w="547" w:type="dxa"/>
              </w:tcPr>
            </w:tcPrChange>
          </w:tcPr>
          <w:p w14:paraId="54EA3A99" w14:textId="3286C0BB" w:rsidR="00450F2B" w:rsidRPr="004B35C4" w:rsidRDefault="00450F2B" w:rsidP="0012270D">
            <w:pPr>
              <w:pStyle w:val="a4"/>
              <w:numPr>
                <w:ilvl w:val="0"/>
                <w:numId w:val="44"/>
              </w:numPr>
              <w:tabs>
                <w:tab w:val="left" w:pos="600"/>
                <w:tab w:val="left" w:pos="1032"/>
              </w:tabs>
              <w:spacing w:after="0" w:line="273" w:lineRule="exact"/>
              <w:ind w:left="0"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3</w:t>
            </w:r>
          </w:p>
        </w:tc>
      </w:tr>
      <w:tr w:rsidR="00450F2B" w14:paraId="768E3120" w14:textId="38D6D680" w:rsidTr="00911EF6">
        <w:tc>
          <w:tcPr>
            <w:tcW w:w="846" w:type="dxa"/>
            <w:tcPrChange w:id="2171" w:author="2" w:date="2021-08-31T10:55:00Z">
              <w:tcPr>
                <w:tcW w:w="846" w:type="dxa"/>
              </w:tcPr>
            </w:tcPrChange>
          </w:tcPr>
          <w:p w14:paraId="60269CAE" w14:textId="77777777" w:rsidR="00450F2B" w:rsidRDefault="00450F2B" w:rsidP="00450F2B">
            <w:pPr>
              <w:spacing w:after="120"/>
              <w:rPr>
                <w:rFonts w:ascii="Times New Roman" w:hAnsi="Times New Roman" w:cs="Times New Roman"/>
                <w:sz w:val="24"/>
                <w:szCs w:val="24"/>
              </w:rPr>
            </w:pPr>
          </w:p>
        </w:tc>
        <w:tc>
          <w:tcPr>
            <w:tcW w:w="1843" w:type="dxa"/>
            <w:tcPrChange w:id="2172" w:author="2" w:date="2021-08-31T10:55:00Z">
              <w:tcPr>
                <w:tcW w:w="1843" w:type="dxa"/>
              </w:tcPr>
            </w:tcPrChange>
          </w:tcPr>
          <w:p w14:paraId="4455ABC8" w14:textId="77777777" w:rsidR="00450F2B" w:rsidRDefault="00450F2B" w:rsidP="00450F2B">
            <w:pPr>
              <w:spacing w:after="120"/>
              <w:rPr>
                <w:rFonts w:ascii="Times New Roman" w:hAnsi="Times New Roman" w:cs="Times New Roman"/>
                <w:sz w:val="24"/>
                <w:szCs w:val="24"/>
              </w:rPr>
            </w:pPr>
          </w:p>
        </w:tc>
        <w:tc>
          <w:tcPr>
            <w:tcW w:w="425" w:type="dxa"/>
            <w:tcPrChange w:id="2173" w:author="2" w:date="2021-08-31T10:55:00Z">
              <w:tcPr>
                <w:tcW w:w="425" w:type="dxa"/>
              </w:tcPr>
            </w:tcPrChange>
          </w:tcPr>
          <w:p w14:paraId="25ABF911" w14:textId="77777777" w:rsidR="00450F2B" w:rsidRDefault="00450F2B" w:rsidP="00450F2B">
            <w:pPr>
              <w:spacing w:after="120"/>
              <w:rPr>
                <w:rFonts w:ascii="Times New Roman" w:hAnsi="Times New Roman" w:cs="Times New Roman"/>
                <w:sz w:val="24"/>
                <w:szCs w:val="24"/>
              </w:rPr>
            </w:pPr>
          </w:p>
        </w:tc>
        <w:tc>
          <w:tcPr>
            <w:tcW w:w="392" w:type="dxa"/>
            <w:tcPrChange w:id="2174" w:author="2" w:date="2021-08-31T10:55:00Z">
              <w:tcPr>
                <w:tcW w:w="392" w:type="dxa"/>
              </w:tcPr>
            </w:tcPrChange>
          </w:tcPr>
          <w:p w14:paraId="517EB9BF" w14:textId="77777777" w:rsidR="00450F2B" w:rsidRDefault="00450F2B" w:rsidP="00450F2B">
            <w:pPr>
              <w:spacing w:after="120"/>
              <w:rPr>
                <w:rFonts w:ascii="Times New Roman" w:hAnsi="Times New Roman" w:cs="Times New Roman"/>
                <w:sz w:val="24"/>
                <w:szCs w:val="24"/>
              </w:rPr>
            </w:pPr>
          </w:p>
        </w:tc>
        <w:tc>
          <w:tcPr>
            <w:tcW w:w="553" w:type="dxa"/>
            <w:tcPrChange w:id="2175" w:author="2" w:date="2021-08-31T10:55:00Z">
              <w:tcPr>
                <w:tcW w:w="553" w:type="dxa"/>
              </w:tcPr>
            </w:tcPrChange>
          </w:tcPr>
          <w:p w14:paraId="05A8B38D" w14:textId="1AC89289"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2176" w:author="2" w:date="2021-08-31T10:55:00Z">
              <w:tcPr>
                <w:tcW w:w="6001" w:type="dxa"/>
              </w:tcPr>
            </w:tcPrChange>
          </w:tcPr>
          <w:p w14:paraId="3B32B534" w14:textId="00E5FC4C" w:rsidR="00450F2B" w:rsidRPr="00247CE1" w:rsidRDefault="00450F2B" w:rsidP="00450F2B">
            <w:pPr>
              <w:pStyle w:val="6"/>
              <w:shd w:val="clear" w:color="auto" w:fill="auto"/>
              <w:tabs>
                <w:tab w:val="left" w:pos="347"/>
              </w:tabs>
              <w:spacing w:before="0" w:line="211" w:lineRule="exact"/>
              <w:ind w:right="40" w:firstLine="0"/>
              <w:rPr>
                <w:rFonts w:ascii="Times New Roman" w:hAnsi="Times New Roman" w:cs="Times New Roman"/>
                <w:sz w:val="20"/>
                <w:szCs w:val="20"/>
              </w:rPr>
            </w:pPr>
            <w:r w:rsidRPr="00247CE1">
              <w:rPr>
                <w:rFonts w:ascii="Times New Roman" w:hAnsi="Times New Roman" w:cs="Times New Roman"/>
                <w:sz w:val="20"/>
                <w:szCs w:val="20"/>
              </w:rPr>
              <w:t xml:space="preserve">С каким ускорением, </w:t>
            </w:r>
            <w:r w:rsidRPr="00247CE1">
              <w:rPr>
                <w:rStyle w:val="4pt"/>
                <w:rFonts w:ascii="Times New Roman" w:hAnsi="Times New Roman" w:cs="Times New Roman"/>
                <w:sz w:val="20"/>
                <w:szCs w:val="20"/>
              </w:rPr>
              <w:t>а и в</w:t>
            </w:r>
            <w:r w:rsidRPr="00247CE1">
              <w:rPr>
                <w:rFonts w:ascii="Times New Roman" w:hAnsi="Times New Roman" w:cs="Times New Roman"/>
                <w:sz w:val="20"/>
                <w:szCs w:val="20"/>
              </w:rPr>
              <w:t xml:space="preserve"> каком направлении должна двигаться кабина лифта, чтобы находящийся в ней секундный маятник за 2 мин 30 с совершил 100 колебаний?</w:t>
            </w:r>
          </w:p>
          <w:p w14:paraId="33FCCF90" w14:textId="4020DBB4" w:rsidR="00450F2B" w:rsidRPr="00247CE1" w:rsidRDefault="00450F2B" w:rsidP="00450F2B">
            <w:pPr>
              <w:spacing w:after="120"/>
              <w:jc w:val="center"/>
              <w:rPr>
                <w:rFonts w:ascii="Times New Roman" w:hAnsi="Times New Roman" w:cs="Times New Roman"/>
                <w:sz w:val="20"/>
                <w:szCs w:val="20"/>
              </w:rPr>
            </w:pPr>
          </w:p>
        </w:tc>
        <w:tc>
          <w:tcPr>
            <w:tcW w:w="4961" w:type="dxa"/>
            <w:gridSpan w:val="2"/>
            <w:tcPrChange w:id="2177" w:author="2" w:date="2021-08-31T10:55:00Z">
              <w:tcPr>
                <w:tcW w:w="4839" w:type="dxa"/>
              </w:tcPr>
            </w:tcPrChange>
          </w:tcPr>
          <w:p w14:paraId="62558730" w14:textId="77777777" w:rsidR="003606C6" w:rsidRPr="006F33AA" w:rsidRDefault="003606C6" w:rsidP="003606C6">
            <w:pPr>
              <w:pStyle w:val="a4"/>
              <w:numPr>
                <w:ilvl w:val="0"/>
                <w:numId w:val="312"/>
              </w:numPr>
              <w:spacing w:after="120" w:line="240" w:lineRule="auto"/>
              <w:rPr>
                <w:ins w:id="2178" w:author="2" w:date="2021-08-31T10:55:00Z"/>
                <w:rFonts w:ascii="Times New Roman" w:hAnsi="Times New Roman" w:cs="Times New Roman"/>
                <w:sz w:val="20"/>
                <w:szCs w:val="20"/>
              </w:rPr>
            </w:pPr>
            <w:ins w:id="2179" w:author="2" w:date="2021-08-31T10:55:00Z">
              <w:r w:rsidRPr="006F33AA">
                <w:rPr>
                  <w:rFonts w:ascii="Times New Roman" w:hAnsi="Times New Roman" w:cs="Times New Roman"/>
                  <w:sz w:val="20"/>
                  <w:szCs w:val="20"/>
                </w:rPr>
                <w:t>1,7 м/с</w:t>
              </w:r>
              <w:r w:rsidRPr="006F33AA">
                <w:rPr>
                  <w:rFonts w:ascii="Times New Roman" w:hAnsi="Times New Roman" w:cs="Times New Roman"/>
                  <w:sz w:val="20"/>
                  <w:szCs w:val="20"/>
                  <w:vertAlign w:val="superscript"/>
                </w:rPr>
                <w:t>2</w:t>
              </w:r>
              <w:r w:rsidRPr="006F33AA">
                <w:rPr>
                  <w:rFonts w:ascii="Times New Roman" w:hAnsi="Times New Roman" w:cs="Times New Roman"/>
                  <w:sz w:val="20"/>
                  <w:szCs w:val="20"/>
                </w:rPr>
                <w:t xml:space="preserve"> вниз</w:t>
              </w:r>
            </w:ins>
          </w:p>
          <w:p w14:paraId="0630233E" w14:textId="77777777" w:rsidR="003606C6" w:rsidRPr="006F33AA" w:rsidRDefault="003606C6" w:rsidP="003606C6">
            <w:pPr>
              <w:pStyle w:val="a4"/>
              <w:numPr>
                <w:ilvl w:val="0"/>
                <w:numId w:val="312"/>
              </w:numPr>
              <w:spacing w:after="120" w:line="240" w:lineRule="auto"/>
              <w:rPr>
                <w:ins w:id="2180" w:author="2" w:date="2021-08-31T10:55:00Z"/>
                <w:rFonts w:ascii="Times New Roman" w:hAnsi="Times New Roman" w:cs="Times New Roman"/>
                <w:sz w:val="20"/>
                <w:szCs w:val="20"/>
              </w:rPr>
            </w:pPr>
            <w:ins w:id="2181" w:author="2" w:date="2021-08-31T10:55:00Z">
              <w:r w:rsidRPr="006F33AA">
                <w:rPr>
                  <w:rFonts w:ascii="Times New Roman" w:hAnsi="Times New Roman" w:cs="Times New Roman"/>
                  <w:sz w:val="20"/>
                  <w:szCs w:val="20"/>
                </w:rPr>
                <w:t>14,4 м/с</w:t>
              </w:r>
              <w:r w:rsidRPr="006F33AA">
                <w:rPr>
                  <w:rFonts w:ascii="Times New Roman" w:hAnsi="Times New Roman" w:cs="Times New Roman"/>
                  <w:sz w:val="20"/>
                  <w:szCs w:val="20"/>
                  <w:vertAlign w:val="superscript"/>
                </w:rPr>
                <w:t>2</w:t>
              </w:r>
              <w:r w:rsidRPr="006F33AA">
                <w:rPr>
                  <w:rFonts w:ascii="Times New Roman" w:hAnsi="Times New Roman" w:cs="Times New Roman"/>
                  <w:sz w:val="20"/>
                  <w:szCs w:val="20"/>
                </w:rPr>
                <w:t xml:space="preserve"> вверх</w:t>
              </w:r>
            </w:ins>
          </w:p>
          <w:p w14:paraId="7FC4BD16" w14:textId="77777777" w:rsidR="003606C6" w:rsidRPr="006F33AA" w:rsidRDefault="003606C6" w:rsidP="003606C6">
            <w:pPr>
              <w:pStyle w:val="a4"/>
              <w:numPr>
                <w:ilvl w:val="0"/>
                <w:numId w:val="312"/>
              </w:numPr>
              <w:spacing w:after="120" w:line="240" w:lineRule="auto"/>
              <w:rPr>
                <w:ins w:id="2182" w:author="2" w:date="2021-08-31T10:55:00Z"/>
                <w:rFonts w:ascii="Times New Roman" w:hAnsi="Times New Roman" w:cs="Times New Roman"/>
                <w:sz w:val="20"/>
                <w:szCs w:val="20"/>
              </w:rPr>
            </w:pPr>
            <w:ins w:id="2183" w:author="2" w:date="2021-08-31T10:55:00Z">
              <w:r w:rsidRPr="006F33AA">
                <w:rPr>
                  <w:rFonts w:ascii="Times New Roman" w:hAnsi="Times New Roman" w:cs="Times New Roman"/>
                  <w:sz w:val="20"/>
                  <w:szCs w:val="20"/>
                </w:rPr>
                <w:t>5,6 м/с</w:t>
              </w:r>
              <w:r w:rsidRPr="006F33AA">
                <w:rPr>
                  <w:rFonts w:ascii="Times New Roman" w:hAnsi="Times New Roman" w:cs="Times New Roman"/>
                  <w:sz w:val="20"/>
                  <w:szCs w:val="20"/>
                  <w:vertAlign w:val="superscript"/>
                </w:rPr>
                <w:t>2</w:t>
              </w:r>
              <w:r w:rsidRPr="006F33AA">
                <w:rPr>
                  <w:rFonts w:ascii="Times New Roman" w:hAnsi="Times New Roman" w:cs="Times New Roman"/>
                  <w:sz w:val="20"/>
                  <w:szCs w:val="20"/>
                </w:rPr>
                <w:t xml:space="preserve"> вверх</w:t>
              </w:r>
            </w:ins>
          </w:p>
          <w:p w14:paraId="399704B5" w14:textId="77777777" w:rsidR="003606C6" w:rsidRPr="006F33AA" w:rsidRDefault="003606C6" w:rsidP="003606C6">
            <w:pPr>
              <w:pStyle w:val="a4"/>
              <w:numPr>
                <w:ilvl w:val="0"/>
                <w:numId w:val="312"/>
              </w:numPr>
              <w:spacing w:after="120" w:line="240" w:lineRule="auto"/>
              <w:rPr>
                <w:ins w:id="2184" w:author="2" w:date="2021-08-31T10:55:00Z"/>
                <w:rFonts w:ascii="Times New Roman" w:hAnsi="Times New Roman" w:cs="Times New Roman"/>
                <w:sz w:val="20"/>
                <w:szCs w:val="20"/>
              </w:rPr>
            </w:pPr>
            <w:ins w:id="2185" w:author="2" w:date="2021-08-31T10:55:00Z">
              <w:r w:rsidRPr="006F33AA">
                <w:rPr>
                  <w:rFonts w:ascii="Times New Roman" w:hAnsi="Times New Roman" w:cs="Times New Roman"/>
                  <w:sz w:val="20"/>
                  <w:szCs w:val="20"/>
                </w:rPr>
                <w:t>5,6 м/с</w:t>
              </w:r>
              <w:r w:rsidRPr="006F33AA">
                <w:rPr>
                  <w:rFonts w:ascii="Times New Roman" w:hAnsi="Times New Roman" w:cs="Times New Roman"/>
                  <w:sz w:val="20"/>
                  <w:szCs w:val="20"/>
                  <w:vertAlign w:val="superscript"/>
                </w:rPr>
                <w:t>2</w:t>
              </w:r>
              <w:r w:rsidRPr="006F33AA">
                <w:rPr>
                  <w:rFonts w:ascii="Times New Roman" w:hAnsi="Times New Roman" w:cs="Times New Roman"/>
                  <w:sz w:val="20"/>
                  <w:szCs w:val="20"/>
                </w:rPr>
                <w:t xml:space="preserve"> вниз</w:t>
              </w:r>
            </w:ins>
          </w:p>
          <w:p w14:paraId="04B388A7" w14:textId="77777777" w:rsidR="00450F2B" w:rsidRPr="00247CE1" w:rsidRDefault="00450F2B" w:rsidP="003606C6">
            <w:pPr>
              <w:pStyle w:val="a4"/>
              <w:spacing w:after="120" w:line="240" w:lineRule="auto"/>
              <w:rPr>
                <w:rFonts w:ascii="Times New Roman" w:hAnsi="Times New Roman" w:cs="Times New Roman"/>
                <w:sz w:val="20"/>
                <w:szCs w:val="20"/>
                <w:lang w:val="ru"/>
              </w:rPr>
              <w:pPrChange w:id="2186" w:author="2" w:date="2021-08-31T10:55:00Z">
                <w:pPr>
                  <w:framePr w:hSpace="180" w:wrap="around" w:hAnchor="margin" w:y="665"/>
                  <w:spacing w:after="120"/>
                </w:pPr>
              </w:pPrChange>
            </w:pPr>
          </w:p>
        </w:tc>
        <w:tc>
          <w:tcPr>
            <w:tcW w:w="567" w:type="dxa"/>
            <w:gridSpan w:val="2"/>
            <w:tcPrChange w:id="2187" w:author="2" w:date="2021-08-31T10:55:00Z">
              <w:tcPr>
                <w:tcW w:w="547" w:type="dxa"/>
              </w:tcPr>
            </w:tcPrChange>
          </w:tcPr>
          <w:p w14:paraId="24EFBAF4" w14:textId="719C5636" w:rsidR="00450F2B" w:rsidRPr="004B35C4" w:rsidRDefault="003606C6" w:rsidP="0012270D">
            <w:pPr>
              <w:pStyle w:val="a4"/>
              <w:numPr>
                <w:ilvl w:val="0"/>
                <w:numId w:val="45"/>
              </w:numPr>
              <w:tabs>
                <w:tab w:val="left" w:pos="600"/>
                <w:tab w:val="left" w:pos="1032"/>
              </w:tabs>
              <w:spacing w:after="0" w:line="273" w:lineRule="exact"/>
              <w:ind w:left="0" w:right="34"/>
              <w:rPr>
                <w:rFonts w:ascii="Times New Roman" w:eastAsia="Century Schoolbook" w:hAnsi="Times New Roman" w:cs="Times New Roman"/>
                <w:color w:val="000000"/>
                <w:sz w:val="24"/>
                <w:szCs w:val="24"/>
                <w:lang w:val="ru" w:eastAsia="ru-RU"/>
              </w:rPr>
            </w:pPr>
            <w:ins w:id="2188" w:author="2" w:date="2021-08-31T10:55:00Z">
              <w:r>
                <w:rPr>
                  <w:rFonts w:ascii="Times New Roman" w:eastAsia="Century Schoolbook" w:hAnsi="Times New Roman" w:cs="Times New Roman"/>
                  <w:color w:val="000000"/>
                  <w:sz w:val="24"/>
                  <w:szCs w:val="24"/>
                  <w:lang w:val="ru" w:eastAsia="ru-RU"/>
                </w:rPr>
                <w:t>4</w:t>
              </w:r>
            </w:ins>
            <w:del w:id="2189" w:author="2" w:date="2021-08-31T10:55:00Z">
              <w:r w:rsidR="00450F2B" w:rsidRPr="004B35C4">
                <w:rPr>
                  <w:rFonts w:ascii="Times New Roman" w:eastAsia="Century Schoolbook" w:hAnsi="Times New Roman" w:cs="Times New Roman"/>
                  <w:color w:val="000000"/>
                  <w:sz w:val="24"/>
                  <w:szCs w:val="24"/>
                  <w:lang w:val="ru" w:eastAsia="ru-RU"/>
                </w:rPr>
                <w:delText>2</w:delText>
              </w:r>
            </w:del>
          </w:p>
        </w:tc>
      </w:tr>
      <w:tr w:rsidR="00450F2B" w14:paraId="0E362E05" w14:textId="1BE3DCF0" w:rsidTr="00911EF6">
        <w:tc>
          <w:tcPr>
            <w:tcW w:w="846" w:type="dxa"/>
            <w:tcPrChange w:id="2190" w:author="2" w:date="2021-08-31T10:55:00Z">
              <w:tcPr>
                <w:tcW w:w="846" w:type="dxa"/>
              </w:tcPr>
            </w:tcPrChange>
          </w:tcPr>
          <w:p w14:paraId="38BF057C" w14:textId="77777777" w:rsidR="00450F2B" w:rsidRDefault="00450F2B" w:rsidP="00450F2B">
            <w:pPr>
              <w:spacing w:after="120"/>
              <w:rPr>
                <w:rFonts w:ascii="Times New Roman" w:hAnsi="Times New Roman" w:cs="Times New Roman"/>
                <w:sz w:val="24"/>
                <w:szCs w:val="24"/>
              </w:rPr>
            </w:pPr>
          </w:p>
        </w:tc>
        <w:tc>
          <w:tcPr>
            <w:tcW w:w="1843" w:type="dxa"/>
            <w:tcPrChange w:id="2191" w:author="2" w:date="2021-08-31T10:55:00Z">
              <w:tcPr>
                <w:tcW w:w="1843" w:type="dxa"/>
              </w:tcPr>
            </w:tcPrChange>
          </w:tcPr>
          <w:p w14:paraId="13422FB4" w14:textId="77777777" w:rsidR="00450F2B" w:rsidRDefault="00450F2B" w:rsidP="00450F2B">
            <w:pPr>
              <w:spacing w:after="120"/>
              <w:rPr>
                <w:rFonts w:ascii="Times New Roman" w:hAnsi="Times New Roman" w:cs="Times New Roman"/>
                <w:sz w:val="24"/>
                <w:szCs w:val="24"/>
              </w:rPr>
            </w:pPr>
          </w:p>
        </w:tc>
        <w:tc>
          <w:tcPr>
            <w:tcW w:w="425" w:type="dxa"/>
            <w:tcPrChange w:id="2192" w:author="2" w:date="2021-08-31T10:55:00Z">
              <w:tcPr>
                <w:tcW w:w="425" w:type="dxa"/>
              </w:tcPr>
            </w:tcPrChange>
          </w:tcPr>
          <w:p w14:paraId="6D2CD512" w14:textId="77777777" w:rsidR="00450F2B" w:rsidRDefault="00450F2B" w:rsidP="00450F2B">
            <w:pPr>
              <w:spacing w:after="120"/>
              <w:rPr>
                <w:rFonts w:ascii="Times New Roman" w:hAnsi="Times New Roman" w:cs="Times New Roman"/>
                <w:sz w:val="24"/>
                <w:szCs w:val="24"/>
              </w:rPr>
            </w:pPr>
          </w:p>
        </w:tc>
        <w:tc>
          <w:tcPr>
            <w:tcW w:w="392" w:type="dxa"/>
            <w:tcPrChange w:id="2193" w:author="2" w:date="2021-08-31T10:55:00Z">
              <w:tcPr>
                <w:tcW w:w="392" w:type="dxa"/>
              </w:tcPr>
            </w:tcPrChange>
          </w:tcPr>
          <w:p w14:paraId="6BF6F4B8" w14:textId="77777777" w:rsidR="00450F2B" w:rsidRDefault="00450F2B" w:rsidP="00450F2B">
            <w:pPr>
              <w:spacing w:after="120"/>
              <w:rPr>
                <w:rFonts w:ascii="Times New Roman" w:hAnsi="Times New Roman" w:cs="Times New Roman"/>
                <w:sz w:val="24"/>
                <w:szCs w:val="24"/>
              </w:rPr>
            </w:pPr>
          </w:p>
        </w:tc>
        <w:tc>
          <w:tcPr>
            <w:tcW w:w="553" w:type="dxa"/>
            <w:tcPrChange w:id="2194" w:author="2" w:date="2021-08-31T10:55:00Z">
              <w:tcPr>
                <w:tcW w:w="553" w:type="dxa"/>
              </w:tcPr>
            </w:tcPrChange>
          </w:tcPr>
          <w:p w14:paraId="7C17274F" w14:textId="71291149"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2195" w:author="2" w:date="2021-08-31T10:55:00Z">
              <w:tcPr>
                <w:tcW w:w="6001" w:type="dxa"/>
              </w:tcPr>
            </w:tcPrChange>
          </w:tcPr>
          <w:p w14:paraId="762EBFF5" w14:textId="3400AE53" w:rsidR="00450F2B" w:rsidRPr="00247CE1" w:rsidRDefault="00450F2B" w:rsidP="00450F2B">
            <w:pPr>
              <w:pStyle w:val="6"/>
              <w:shd w:val="clear" w:color="auto" w:fill="auto"/>
              <w:tabs>
                <w:tab w:val="left" w:pos="308"/>
              </w:tabs>
              <w:spacing w:before="0" w:line="216" w:lineRule="exact"/>
              <w:ind w:right="40" w:firstLine="0"/>
              <w:rPr>
                <w:rFonts w:ascii="Times New Roman" w:hAnsi="Times New Roman" w:cs="Times New Roman"/>
                <w:sz w:val="20"/>
                <w:szCs w:val="20"/>
              </w:rPr>
            </w:pPr>
            <w:r w:rsidRPr="00247CE1">
              <w:rPr>
                <w:rFonts w:ascii="Times New Roman" w:hAnsi="Times New Roman" w:cs="Times New Roman"/>
                <w:sz w:val="20"/>
                <w:szCs w:val="20"/>
              </w:rPr>
              <w:t>Как относятся длины математических маятников, если за одно и то же время один из них совершает 20, а другой 60 колебаний?</w:t>
            </w:r>
          </w:p>
          <w:p w14:paraId="1F4BF444" w14:textId="06E45DFF" w:rsidR="00450F2B" w:rsidRPr="00247CE1" w:rsidRDefault="00450F2B" w:rsidP="00450F2B">
            <w:pPr>
              <w:spacing w:after="120"/>
              <w:rPr>
                <w:rFonts w:ascii="Times New Roman" w:hAnsi="Times New Roman" w:cs="Times New Roman"/>
                <w:sz w:val="20"/>
                <w:szCs w:val="20"/>
              </w:rPr>
            </w:pPr>
          </w:p>
        </w:tc>
        <w:tc>
          <w:tcPr>
            <w:tcW w:w="4961" w:type="dxa"/>
            <w:gridSpan w:val="2"/>
            <w:tcPrChange w:id="2196" w:author="2" w:date="2021-08-31T10:55:00Z">
              <w:tcPr>
                <w:tcW w:w="4839" w:type="dxa"/>
              </w:tcPr>
            </w:tcPrChange>
          </w:tcPr>
          <w:p w14:paraId="15A45A3E" w14:textId="77777777" w:rsidR="00001353" w:rsidRPr="006F33AA" w:rsidRDefault="00001353" w:rsidP="00001353">
            <w:pPr>
              <w:pStyle w:val="a4"/>
              <w:numPr>
                <w:ilvl w:val="0"/>
                <w:numId w:val="300"/>
              </w:numPr>
              <w:spacing w:after="120" w:line="240" w:lineRule="auto"/>
              <w:ind w:left="33" w:firstLine="284"/>
              <w:rPr>
                <w:ins w:id="2197" w:author="2" w:date="2021-08-31T10:55:00Z"/>
                <w:rFonts w:ascii="Times New Roman" w:hAnsi="Times New Roman" w:cs="Times New Roman"/>
                <w:sz w:val="20"/>
                <w:szCs w:val="20"/>
              </w:rPr>
            </w:pPr>
            <w:ins w:id="2198" w:author="2" w:date="2021-08-31T10:55:00Z">
              <w:r w:rsidRPr="006F33AA">
                <w:rPr>
                  <w:rFonts w:ascii="Times New Roman" w:hAnsi="Times New Roman" w:cs="Times New Roman"/>
                  <w:sz w:val="20"/>
                  <w:szCs w:val="20"/>
                </w:rPr>
                <w:t>Длина нити  первого маятника в 3 раз длиннее длины нити второго маятника</w:t>
              </w:r>
            </w:ins>
          </w:p>
          <w:p w14:paraId="5D26C37B" w14:textId="77777777" w:rsidR="00001353" w:rsidRPr="006F33AA" w:rsidRDefault="00001353" w:rsidP="00001353">
            <w:pPr>
              <w:pStyle w:val="a4"/>
              <w:numPr>
                <w:ilvl w:val="0"/>
                <w:numId w:val="300"/>
              </w:numPr>
              <w:spacing w:after="120" w:line="240" w:lineRule="auto"/>
              <w:ind w:left="33" w:firstLine="284"/>
              <w:rPr>
                <w:ins w:id="2199" w:author="2" w:date="2021-08-31T10:55:00Z"/>
                <w:rFonts w:ascii="Times New Roman" w:hAnsi="Times New Roman" w:cs="Times New Roman"/>
                <w:sz w:val="20"/>
                <w:szCs w:val="20"/>
              </w:rPr>
            </w:pPr>
            <w:ins w:id="2200" w:author="2" w:date="2021-08-31T10:55:00Z">
              <w:r w:rsidRPr="006F33AA">
                <w:rPr>
                  <w:rFonts w:ascii="Times New Roman" w:hAnsi="Times New Roman" w:cs="Times New Roman"/>
                  <w:sz w:val="20"/>
                  <w:szCs w:val="20"/>
                </w:rPr>
                <w:t>Длина нити  второго маятника в 3 раз длиннее длины нити второго маятника</w:t>
              </w:r>
            </w:ins>
          </w:p>
          <w:p w14:paraId="3326200C" w14:textId="77777777" w:rsidR="00450F2B" w:rsidRPr="006F33AA" w:rsidRDefault="00001353" w:rsidP="00001353">
            <w:pPr>
              <w:pStyle w:val="a4"/>
              <w:numPr>
                <w:ilvl w:val="0"/>
                <w:numId w:val="300"/>
              </w:numPr>
              <w:spacing w:after="120" w:line="240" w:lineRule="auto"/>
              <w:ind w:left="33" w:firstLine="284"/>
              <w:rPr>
                <w:ins w:id="2201" w:author="2" w:date="2021-08-31T10:55:00Z"/>
                <w:rFonts w:ascii="Times New Roman" w:hAnsi="Times New Roman" w:cs="Times New Roman"/>
                <w:sz w:val="20"/>
                <w:szCs w:val="20"/>
              </w:rPr>
            </w:pPr>
            <w:ins w:id="2202" w:author="2" w:date="2021-08-31T10:55:00Z">
              <w:r w:rsidRPr="006F33AA">
                <w:rPr>
                  <w:rFonts w:ascii="Times New Roman" w:hAnsi="Times New Roman" w:cs="Times New Roman"/>
                  <w:sz w:val="20"/>
                  <w:szCs w:val="20"/>
                </w:rPr>
                <w:t xml:space="preserve">Длина нити  первого маятника в 9 раз длиннее длины нити второго маятника </w:t>
              </w:r>
            </w:ins>
          </w:p>
          <w:p w14:paraId="3FE6A434" w14:textId="58A84872" w:rsidR="00450F2B" w:rsidRPr="00247CE1" w:rsidRDefault="00001353" w:rsidP="00001353">
            <w:pPr>
              <w:pStyle w:val="a4"/>
              <w:numPr>
                <w:ilvl w:val="0"/>
                <w:numId w:val="300"/>
              </w:numPr>
              <w:spacing w:after="120" w:line="240" w:lineRule="auto"/>
              <w:ind w:left="33" w:firstLine="284"/>
              <w:rPr>
                <w:rFonts w:ascii="Times New Roman" w:hAnsi="Times New Roman" w:cs="Times New Roman"/>
                <w:sz w:val="20"/>
                <w:szCs w:val="20"/>
              </w:rPr>
              <w:pPrChange w:id="2203" w:author="2" w:date="2021-08-31T10:55:00Z">
                <w:pPr>
                  <w:framePr w:hSpace="180" w:wrap="around" w:hAnchor="margin" w:y="665"/>
                  <w:spacing w:after="120"/>
                </w:pPr>
              </w:pPrChange>
            </w:pPr>
            <w:ins w:id="2204" w:author="2" w:date="2021-08-31T10:55:00Z">
              <w:r w:rsidRPr="006F33AA">
                <w:rPr>
                  <w:rFonts w:ascii="Times New Roman" w:hAnsi="Times New Roman" w:cs="Times New Roman"/>
                  <w:sz w:val="20"/>
                  <w:szCs w:val="20"/>
                </w:rPr>
                <w:t>Длина нити  второго маятника в 9 раз длиннее длины нити второго маятника</w:t>
              </w:r>
            </w:ins>
          </w:p>
        </w:tc>
        <w:tc>
          <w:tcPr>
            <w:tcW w:w="567" w:type="dxa"/>
            <w:gridSpan w:val="2"/>
            <w:tcPrChange w:id="2205" w:author="2" w:date="2021-08-31T10:55:00Z">
              <w:tcPr>
                <w:tcW w:w="547" w:type="dxa"/>
              </w:tcPr>
            </w:tcPrChange>
          </w:tcPr>
          <w:p w14:paraId="0F9FA2CE" w14:textId="725C7895" w:rsidR="00450F2B" w:rsidRPr="004B35C4" w:rsidRDefault="00450F2B" w:rsidP="0012270D">
            <w:pPr>
              <w:pStyle w:val="a4"/>
              <w:numPr>
                <w:ilvl w:val="0"/>
                <w:numId w:val="46"/>
              </w:numPr>
              <w:tabs>
                <w:tab w:val="left" w:pos="600"/>
                <w:tab w:val="left" w:pos="1032"/>
              </w:tabs>
              <w:spacing w:after="0" w:line="273" w:lineRule="exact"/>
              <w:ind w:left="0"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3</w:t>
            </w:r>
          </w:p>
        </w:tc>
      </w:tr>
      <w:tr w:rsidR="00450F2B" w14:paraId="37E6409A" w14:textId="7A35747A" w:rsidTr="00911EF6">
        <w:tc>
          <w:tcPr>
            <w:tcW w:w="846" w:type="dxa"/>
            <w:tcPrChange w:id="2206" w:author="2" w:date="2021-08-31T10:55:00Z">
              <w:tcPr>
                <w:tcW w:w="846" w:type="dxa"/>
              </w:tcPr>
            </w:tcPrChange>
          </w:tcPr>
          <w:p w14:paraId="5039A0C6" w14:textId="77777777" w:rsidR="00450F2B" w:rsidRDefault="00450F2B" w:rsidP="00450F2B">
            <w:pPr>
              <w:spacing w:after="120"/>
              <w:rPr>
                <w:rFonts w:ascii="Times New Roman" w:hAnsi="Times New Roman" w:cs="Times New Roman"/>
                <w:sz w:val="24"/>
                <w:szCs w:val="24"/>
              </w:rPr>
            </w:pPr>
          </w:p>
        </w:tc>
        <w:tc>
          <w:tcPr>
            <w:tcW w:w="1843" w:type="dxa"/>
            <w:tcPrChange w:id="2207" w:author="2" w:date="2021-08-31T10:55:00Z">
              <w:tcPr>
                <w:tcW w:w="1843" w:type="dxa"/>
              </w:tcPr>
            </w:tcPrChange>
          </w:tcPr>
          <w:p w14:paraId="4DD9A1DF" w14:textId="77777777" w:rsidR="00450F2B" w:rsidRDefault="00450F2B" w:rsidP="00450F2B">
            <w:pPr>
              <w:spacing w:after="120"/>
              <w:rPr>
                <w:rFonts w:ascii="Times New Roman" w:hAnsi="Times New Roman" w:cs="Times New Roman"/>
                <w:sz w:val="24"/>
                <w:szCs w:val="24"/>
              </w:rPr>
            </w:pPr>
          </w:p>
        </w:tc>
        <w:tc>
          <w:tcPr>
            <w:tcW w:w="425" w:type="dxa"/>
            <w:tcPrChange w:id="2208" w:author="2" w:date="2021-08-31T10:55:00Z">
              <w:tcPr>
                <w:tcW w:w="425" w:type="dxa"/>
              </w:tcPr>
            </w:tcPrChange>
          </w:tcPr>
          <w:p w14:paraId="3123CEF7" w14:textId="77777777" w:rsidR="00450F2B" w:rsidRDefault="00450F2B" w:rsidP="00450F2B">
            <w:pPr>
              <w:spacing w:after="120"/>
              <w:rPr>
                <w:rFonts w:ascii="Times New Roman" w:hAnsi="Times New Roman" w:cs="Times New Roman"/>
                <w:sz w:val="24"/>
                <w:szCs w:val="24"/>
              </w:rPr>
            </w:pPr>
          </w:p>
        </w:tc>
        <w:tc>
          <w:tcPr>
            <w:tcW w:w="392" w:type="dxa"/>
            <w:tcPrChange w:id="2209" w:author="2" w:date="2021-08-31T10:55:00Z">
              <w:tcPr>
                <w:tcW w:w="392" w:type="dxa"/>
              </w:tcPr>
            </w:tcPrChange>
          </w:tcPr>
          <w:p w14:paraId="45C7A33C" w14:textId="77777777" w:rsidR="00450F2B" w:rsidRDefault="00450F2B" w:rsidP="00450F2B">
            <w:pPr>
              <w:spacing w:after="120"/>
              <w:rPr>
                <w:rFonts w:ascii="Times New Roman" w:hAnsi="Times New Roman" w:cs="Times New Roman"/>
                <w:sz w:val="24"/>
                <w:szCs w:val="24"/>
              </w:rPr>
            </w:pPr>
          </w:p>
        </w:tc>
        <w:tc>
          <w:tcPr>
            <w:tcW w:w="553" w:type="dxa"/>
            <w:tcPrChange w:id="2210" w:author="2" w:date="2021-08-31T10:55:00Z">
              <w:tcPr>
                <w:tcW w:w="553" w:type="dxa"/>
              </w:tcPr>
            </w:tcPrChange>
          </w:tcPr>
          <w:p w14:paraId="16CE15E8" w14:textId="4417E0A8"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2211" w:author="2" w:date="2021-08-31T10:55:00Z">
              <w:tcPr>
                <w:tcW w:w="6001" w:type="dxa"/>
              </w:tcPr>
            </w:tcPrChange>
          </w:tcPr>
          <w:p w14:paraId="7B2B2857" w14:textId="434C63EA" w:rsidR="00450F2B" w:rsidRPr="00247CE1" w:rsidRDefault="00450F2B" w:rsidP="00450F2B">
            <w:pPr>
              <w:spacing w:after="120"/>
              <w:rPr>
                <w:rFonts w:ascii="Times New Roman" w:hAnsi="Times New Roman" w:cs="Times New Roman"/>
                <w:sz w:val="20"/>
                <w:szCs w:val="20"/>
              </w:rPr>
            </w:pPr>
            <w:r w:rsidRPr="00247CE1">
              <w:rPr>
                <w:rFonts w:ascii="Times New Roman" w:hAnsi="Times New Roman" w:cs="Times New Roman"/>
                <w:sz w:val="20"/>
                <w:szCs w:val="20"/>
              </w:rPr>
              <w:t>На сколько необходимо изменить длину маятника чтобы частота колебаний уменьшилась на 25%</w:t>
            </w:r>
          </w:p>
        </w:tc>
        <w:tc>
          <w:tcPr>
            <w:tcW w:w="4961" w:type="dxa"/>
            <w:gridSpan w:val="2"/>
            <w:tcPrChange w:id="2212" w:author="2" w:date="2021-08-31T10:55:00Z">
              <w:tcPr>
                <w:tcW w:w="4839" w:type="dxa"/>
              </w:tcPr>
            </w:tcPrChange>
          </w:tcPr>
          <w:p w14:paraId="4AF02052" w14:textId="77777777" w:rsidR="00001353" w:rsidRPr="006F33AA" w:rsidRDefault="00001353" w:rsidP="00001353">
            <w:pPr>
              <w:pStyle w:val="a4"/>
              <w:numPr>
                <w:ilvl w:val="0"/>
                <w:numId w:val="301"/>
              </w:numPr>
              <w:spacing w:after="120" w:line="240" w:lineRule="auto"/>
              <w:ind w:left="317" w:hanging="240"/>
              <w:rPr>
                <w:ins w:id="2213" w:author="2" w:date="2021-08-31T10:55:00Z"/>
                <w:rFonts w:ascii="Times New Roman" w:hAnsi="Times New Roman" w:cs="Times New Roman"/>
                <w:sz w:val="20"/>
                <w:szCs w:val="20"/>
              </w:rPr>
            </w:pPr>
            <w:ins w:id="2214" w:author="2" w:date="2021-08-31T10:55:00Z">
              <w:r w:rsidRPr="006F33AA">
                <w:rPr>
                  <w:rFonts w:ascii="Times New Roman" w:hAnsi="Times New Roman" w:cs="Times New Roman"/>
                  <w:sz w:val="20"/>
                  <w:szCs w:val="20"/>
                </w:rPr>
                <w:t xml:space="preserve">Длину маятника необходимо увеличить на 1/4 </w:t>
              </w:r>
              <w:r w:rsidRPr="006F33AA">
                <w:rPr>
                  <w:rFonts w:ascii="Times New Roman" w:hAnsi="Times New Roman" w:cs="Times New Roman"/>
                  <w:sz w:val="20"/>
                  <w:szCs w:val="20"/>
                  <w:lang w:val="en-US"/>
                </w:rPr>
                <w:t>L</w:t>
              </w:r>
            </w:ins>
          </w:p>
          <w:p w14:paraId="7914BAA2" w14:textId="77777777" w:rsidR="00001353" w:rsidRPr="006F33AA" w:rsidRDefault="00001353" w:rsidP="00001353">
            <w:pPr>
              <w:pStyle w:val="a4"/>
              <w:numPr>
                <w:ilvl w:val="0"/>
                <w:numId w:val="301"/>
              </w:numPr>
              <w:spacing w:after="120" w:line="240" w:lineRule="auto"/>
              <w:ind w:left="317" w:hanging="240"/>
              <w:rPr>
                <w:ins w:id="2215" w:author="2" w:date="2021-08-31T10:55:00Z"/>
                <w:rFonts w:ascii="Times New Roman" w:hAnsi="Times New Roman" w:cs="Times New Roman"/>
                <w:sz w:val="20"/>
                <w:szCs w:val="20"/>
              </w:rPr>
            </w:pPr>
            <w:ins w:id="2216" w:author="2" w:date="2021-08-31T10:55:00Z">
              <w:r w:rsidRPr="006F33AA">
                <w:rPr>
                  <w:rFonts w:ascii="Times New Roman" w:hAnsi="Times New Roman" w:cs="Times New Roman"/>
                  <w:sz w:val="20"/>
                  <w:szCs w:val="20"/>
                </w:rPr>
                <w:t xml:space="preserve">Длину маятника необходимо уменьшить на 1/3 </w:t>
              </w:r>
              <w:r w:rsidRPr="006F33AA">
                <w:rPr>
                  <w:rFonts w:ascii="Times New Roman" w:hAnsi="Times New Roman" w:cs="Times New Roman"/>
                  <w:sz w:val="20"/>
                  <w:szCs w:val="20"/>
                  <w:lang w:val="en-US"/>
                </w:rPr>
                <w:t>L</w:t>
              </w:r>
            </w:ins>
          </w:p>
          <w:p w14:paraId="2B48D8AE" w14:textId="77777777" w:rsidR="00450F2B" w:rsidRPr="006F33AA" w:rsidRDefault="00001353" w:rsidP="00001353">
            <w:pPr>
              <w:pStyle w:val="a4"/>
              <w:numPr>
                <w:ilvl w:val="0"/>
                <w:numId w:val="301"/>
              </w:numPr>
              <w:spacing w:after="120" w:line="240" w:lineRule="auto"/>
              <w:ind w:left="317" w:hanging="240"/>
              <w:rPr>
                <w:ins w:id="2217" w:author="2" w:date="2021-08-31T10:55:00Z"/>
                <w:rFonts w:ascii="Times New Roman" w:hAnsi="Times New Roman" w:cs="Times New Roman"/>
                <w:sz w:val="20"/>
                <w:szCs w:val="20"/>
              </w:rPr>
            </w:pPr>
            <w:ins w:id="2218" w:author="2" w:date="2021-08-31T10:55:00Z">
              <w:r w:rsidRPr="006F33AA">
                <w:rPr>
                  <w:rFonts w:ascii="Times New Roman" w:hAnsi="Times New Roman" w:cs="Times New Roman"/>
                  <w:sz w:val="20"/>
                  <w:szCs w:val="20"/>
                </w:rPr>
                <w:t xml:space="preserve">Длину маятника необходимо увеличить на 1/3 </w:t>
              </w:r>
              <w:r w:rsidRPr="006F33AA">
                <w:rPr>
                  <w:rFonts w:ascii="Times New Roman" w:hAnsi="Times New Roman" w:cs="Times New Roman"/>
                  <w:sz w:val="20"/>
                  <w:szCs w:val="20"/>
                  <w:lang w:val="en-US"/>
                </w:rPr>
                <w:t>L</w:t>
              </w:r>
            </w:ins>
          </w:p>
          <w:p w14:paraId="41B78140" w14:textId="24AD608E" w:rsidR="00450F2B" w:rsidRPr="00247CE1" w:rsidRDefault="00001353" w:rsidP="00001353">
            <w:pPr>
              <w:pStyle w:val="a4"/>
              <w:numPr>
                <w:ilvl w:val="0"/>
                <w:numId w:val="301"/>
              </w:numPr>
              <w:spacing w:after="120" w:line="240" w:lineRule="auto"/>
              <w:ind w:left="317" w:hanging="240"/>
              <w:rPr>
                <w:rFonts w:ascii="Times New Roman" w:hAnsi="Times New Roman" w:cs="Times New Roman"/>
                <w:sz w:val="20"/>
                <w:szCs w:val="20"/>
              </w:rPr>
              <w:pPrChange w:id="2219" w:author="2" w:date="2021-08-31T10:55:00Z">
                <w:pPr>
                  <w:framePr w:hSpace="180" w:wrap="around" w:hAnchor="margin" w:y="665"/>
                  <w:spacing w:after="120"/>
                </w:pPr>
              </w:pPrChange>
            </w:pPr>
            <w:ins w:id="2220" w:author="2" w:date="2021-08-31T10:55:00Z">
              <w:r w:rsidRPr="006F33AA">
                <w:rPr>
                  <w:rFonts w:ascii="Times New Roman" w:hAnsi="Times New Roman" w:cs="Times New Roman"/>
                  <w:sz w:val="20"/>
                  <w:szCs w:val="20"/>
                </w:rPr>
                <w:t xml:space="preserve">Длину маятника необходимо уменьшить на 1/4 </w:t>
              </w:r>
              <w:r w:rsidRPr="006F33AA">
                <w:rPr>
                  <w:rFonts w:ascii="Times New Roman" w:hAnsi="Times New Roman" w:cs="Times New Roman"/>
                  <w:sz w:val="20"/>
                  <w:szCs w:val="20"/>
                  <w:lang w:val="en-US"/>
                </w:rPr>
                <w:t>L</w:t>
              </w:r>
            </w:ins>
          </w:p>
        </w:tc>
        <w:tc>
          <w:tcPr>
            <w:tcW w:w="567" w:type="dxa"/>
            <w:gridSpan w:val="2"/>
            <w:tcPrChange w:id="2221" w:author="2" w:date="2021-08-31T10:55:00Z">
              <w:tcPr>
                <w:tcW w:w="547" w:type="dxa"/>
              </w:tcPr>
            </w:tcPrChange>
          </w:tcPr>
          <w:p w14:paraId="6FC25CA3" w14:textId="608AD28E" w:rsidR="00450F2B" w:rsidRPr="004B35C4" w:rsidRDefault="00450F2B" w:rsidP="00001353">
            <w:pPr>
              <w:tabs>
                <w:tab w:val="left" w:pos="600"/>
                <w:tab w:val="left" w:pos="1032"/>
              </w:tabs>
              <w:spacing w:line="273" w:lineRule="exact"/>
              <w:ind w:left="77" w:right="34"/>
              <w:rPr>
                <w:rFonts w:ascii="Times New Roman" w:eastAsia="Century Schoolbook" w:hAnsi="Times New Roman" w:cs="Times New Roman"/>
                <w:color w:val="000000"/>
                <w:sz w:val="24"/>
                <w:szCs w:val="24"/>
                <w:lang w:val="ru" w:eastAsia="ru-RU"/>
              </w:rPr>
              <w:pPrChange w:id="2222" w:author="2" w:date="2021-08-31T10:55:00Z">
                <w:pPr>
                  <w:pStyle w:val="a4"/>
                  <w:framePr w:hSpace="180" w:wrap="around" w:hAnchor="margin" w:y="665"/>
                  <w:numPr>
                    <w:numId w:val="47"/>
                  </w:numPr>
                  <w:tabs>
                    <w:tab w:val="left" w:pos="600"/>
                    <w:tab w:val="left" w:pos="1032"/>
                  </w:tabs>
                  <w:spacing w:after="0" w:line="273" w:lineRule="exact"/>
                  <w:ind w:left="0" w:right="34" w:hanging="360"/>
                </w:pPr>
              </w:pPrChange>
            </w:pPr>
            <w:r w:rsidRPr="004B35C4">
              <w:rPr>
                <w:rFonts w:ascii="Times New Roman" w:eastAsia="Century Schoolbook" w:hAnsi="Times New Roman" w:cs="Times New Roman"/>
                <w:color w:val="000000"/>
                <w:sz w:val="24"/>
                <w:szCs w:val="24"/>
                <w:lang w:val="ru" w:eastAsia="ru-RU"/>
              </w:rPr>
              <w:t>3</w:t>
            </w:r>
          </w:p>
        </w:tc>
      </w:tr>
      <w:tr w:rsidR="00450F2B" w14:paraId="62C1C4AB" w14:textId="0E68BDD9" w:rsidTr="00911EF6">
        <w:tc>
          <w:tcPr>
            <w:tcW w:w="846" w:type="dxa"/>
            <w:tcPrChange w:id="2223" w:author="2" w:date="2021-08-31T10:55:00Z">
              <w:tcPr>
                <w:tcW w:w="846" w:type="dxa"/>
              </w:tcPr>
            </w:tcPrChange>
          </w:tcPr>
          <w:p w14:paraId="1F4BCEED" w14:textId="77777777" w:rsidR="00450F2B" w:rsidRDefault="00450F2B" w:rsidP="00450F2B">
            <w:pPr>
              <w:spacing w:after="120"/>
              <w:rPr>
                <w:rFonts w:ascii="Times New Roman" w:hAnsi="Times New Roman" w:cs="Times New Roman"/>
                <w:sz w:val="24"/>
                <w:szCs w:val="24"/>
              </w:rPr>
            </w:pPr>
          </w:p>
        </w:tc>
        <w:tc>
          <w:tcPr>
            <w:tcW w:w="1843" w:type="dxa"/>
            <w:tcPrChange w:id="2224" w:author="2" w:date="2021-08-31T10:55:00Z">
              <w:tcPr>
                <w:tcW w:w="1843" w:type="dxa"/>
              </w:tcPr>
            </w:tcPrChange>
          </w:tcPr>
          <w:p w14:paraId="3A4E2939" w14:textId="1FE91995" w:rsidR="00450F2B" w:rsidRPr="00450F2B" w:rsidRDefault="00450F2B" w:rsidP="00450F2B">
            <w:pPr>
              <w:spacing w:after="120"/>
              <w:rPr>
                <w:rFonts w:ascii="Times New Roman" w:hAnsi="Times New Roman" w:cs="Times New Roman"/>
                <w:b/>
                <w:sz w:val="20"/>
                <w:szCs w:val="20"/>
              </w:rPr>
            </w:pPr>
            <w:r w:rsidRPr="00450F2B">
              <w:rPr>
                <w:rFonts w:ascii="Times New Roman" w:hAnsi="Times New Roman" w:cs="Times New Roman"/>
                <w:b/>
                <w:sz w:val="20"/>
                <w:szCs w:val="20"/>
              </w:rPr>
              <w:t>Пружинный маятник</w:t>
            </w:r>
          </w:p>
        </w:tc>
        <w:tc>
          <w:tcPr>
            <w:tcW w:w="425" w:type="dxa"/>
            <w:tcPrChange w:id="2225" w:author="2" w:date="2021-08-31T10:55:00Z">
              <w:tcPr>
                <w:tcW w:w="425" w:type="dxa"/>
              </w:tcPr>
            </w:tcPrChange>
          </w:tcPr>
          <w:p w14:paraId="6390425A" w14:textId="260A4369"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5</w:t>
            </w:r>
          </w:p>
        </w:tc>
        <w:tc>
          <w:tcPr>
            <w:tcW w:w="392" w:type="dxa"/>
            <w:tcPrChange w:id="2226" w:author="2" w:date="2021-08-31T10:55:00Z">
              <w:tcPr>
                <w:tcW w:w="392" w:type="dxa"/>
              </w:tcPr>
            </w:tcPrChange>
          </w:tcPr>
          <w:p w14:paraId="304E5DF3" w14:textId="72C8CE56"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П</w:t>
            </w:r>
          </w:p>
        </w:tc>
        <w:tc>
          <w:tcPr>
            <w:tcW w:w="553" w:type="dxa"/>
            <w:tcPrChange w:id="2227" w:author="2" w:date="2021-08-31T10:55:00Z">
              <w:tcPr>
                <w:tcW w:w="553" w:type="dxa"/>
              </w:tcPr>
            </w:tcPrChange>
          </w:tcPr>
          <w:p w14:paraId="4976F24B" w14:textId="25A9D365"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2228" w:author="2" w:date="2021-08-31T10:55:00Z">
              <w:tcPr>
                <w:tcW w:w="6001" w:type="dxa"/>
              </w:tcPr>
            </w:tcPrChange>
          </w:tcPr>
          <w:p w14:paraId="7339F7DE" w14:textId="2F3A5243" w:rsidR="00450F2B" w:rsidRPr="00247CE1" w:rsidRDefault="00450F2B" w:rsidP="00450F2B">
            <w:pPr>
              <w:pStyle w:val="6"/>
              <w:shd w:val="clear" w:color="auto" w:fill="auto"/>
              <w:tabs>
                <w:tab w:val="left" w:pos="347"/>
              </w:tabs>
              <w:spacing w:before="0" w:line="230" w:lineRule="exact"/>
              <w:ind w:right="40" w:firstLine="0"/>
              <w:rPr>
                <w:rFonts w:ascii="Times New Roman" w:hAnsi="Times New Roman" w:cs="Times New Roman"/>
                <w:sz w:val="20"/>
                <w:szCs w:val="20"/>
                <w:lang w:val="ru"/>
              </w:rPr>
            </w:pPr>
            <w:r w:rsidRPr="00247CE1">
              <w:rPr>
                <w:rFonts w:ascii="Times New Roman" w:hAnsi="Times New Roman" w:cs="Times New Roman"/>
                <w:sz w:val="20"/>
                <w:szCs w:val="20"/>
              </w:rPr>
              <w:t>Пружина под действием прикрепленного к ней груза массой 5 кг совершает 45 колебаний в минуту. Найти коэффициент жестко</w:t>
            </w:r>
            <w:r w:rsidRPr="00247CE1">
              <w:rPr>
                <w:rFonts w:ascii="Times New Roman" w:hAnsi="Times New Roman" w:cs="Times New Roman"/>
                <w:sz w:val="20"/>
                <w:szCs w:val="20"/>
              </w:rPr>
              <w:softHyphen/>
              <w:t>сти пружины.</w:t>
            </w:r>
            <w:r w:rsidRPr="00247CE1">
              <w:rPr>
                <w:rFonts w:ascii="Times New Roman" w:hAnsi="Times New Roman" w:cs="Times New Roman"/>
                <w:sz w:val="20"/>
                <w:szCs w:val="20"/>
                <w:lang w:val="ru"/>
              </w:rPr>
              <w:t xml:space="preserve"> </w:t>
            </w:r>
          </w:p>
        </w:tc>
        <w:tc>
          <w:tcPr>
            <w:tcW w:w="4961" w:type="dxa"/>
            <w:gridSpan w:val="2"/>
            <w:tcPrChange w:id="2229" w:author="2" w:date="2021-08-31T10:55:00Z">
              <w:tcPr>
                <w:tcW w:w="4839" w:type="dxa"/>
              </w:tcPr>
            </w:tcPrChange>
          </w:tcPr>
          <w:p w14:paraId="2A5DFD28" w14:textId="77777777" w:rsidR="00450F2B" w:rsidRPr="006F33AA" w:rsidRDefault="00001353" w:rsidP="00001353">
            <w:pPr>
              <w:pStyle w:val="a4"/>
              <w:numPr>
                <w:ilvl w:val="0"/>
                <w:numId w:val="302"/>
              </w:numPr>
              <w:spacing w:after="120" w:line="240" w:lineRule="auto"/>
              <w:rPr>
                <w:ins w:id="2230" w:author="2" w:date="2021-08-31T10:55:00Z"/>
                <w:rFonts w:ascii="Times New Roman" w:hAnsi="Times New Roman" w:cs="Times New Roman"/>
                <w:sz w:val="20"/>
                <w:szCs w:val="20"/>
                <w:lang w:val="ru"/>
              </w:rPr>
            </w:pPr>
            <w:ins w:id="2231" w:author="2" w:date="2021-08-31T10:55:00Z">
              <w:r w:rsidRPr="006F33AA">
                <w:rPr>
                  <w:rFonts w:ascii="Times New Roman" w:hAnsi="Times New Roman" w:cs="Times New Roman"/>
                  <w:sz w:val="20"/>
                  <w:szCs w:val="20"/>
                  <w:lang w:val="ru"/>
                </w:rPr>
                <w:t>110 Н/м</w:t>
              </w:r>
            </w:ins>
          </w:p>
          <w:p w14:paraId="72C5ABA3" w14:textId="77777777" w:rsidR="00001353" w:rsidRPr="006F33AA" w:rsidRDefault="00001353" w:rsidP="00001353">
            <w:pPr>
              <w:pStyle w:val="a4"/>
              <w:numPr>
                <w:ilvl w:val="0"/>
                <w:numId w:val="302"/>
              </w:numPr>
              <w:spacing w:after="120" w:line="240" w:lineRule="auto"/>
              <w:rPr>
                <w:ins w:id="2232" w:author="2" w:date="2021-08-31T10:55:00Z"/>
                <w:rFonts w:ascii="Times New Roman" w:hAnsi="Times New Roman" w:cs="Times New Roman"/>
                <w:sz w:val="20"/>
                <w:szCs w:val="20"/>
                <w:lang w:val="ru"/>
              </w:rPr>
            </w:pPr>
            <w:ins w:id="2233" w:author="2" w:date="2021-08-31T10:55:00Z">
              <w:r w:rsidRPr="006F33AA">
                <w:rPr>
                  <w:rFonts w:ascii="Times New Roman" w:hAnsi="Times New Roman" w:cs="Times New Roman"/>
                  <w:sz w:val="20"/>
                  <w:szCs w:val="20"/>
                  <w:lang w:val="ru"/>
                </w:rPr>
                <w:t>220 Н/м</w:t>
              </w:r>
            </w:ins>
          </w:p>
          <w:p w14:paraId="245690B1" w14:textId="77777777" w:rsidR="00001353" w:rsidRPr="006F33AA" w:rsidRDefault="00001353" w:rsidP="00001353">
            <w:pPr>
              <w:pStyle w:val="a4"/>
              <w:numPr>
                <w:ilvl w:val="0"/>
                <w:numId w:val="302"/>
              </w:numPr>
              <w:spacing w:after="120" w:line="240" w:lineRule="auto"/>
              <w:rPr>
                <w:ins w:id="2234" w:author="2" w:date="2021-08-31T10:55:00Z"/>
                <w:rFonts w:ascii="Times New Roman" w:hAnsi="Times New Roman" w:cs="Times New Roman"/>
                <w:sz w:val="20"/>
                <w:szCs w:val="20"/>
                <w:lang w:val="ru"/>
              </w:rPr>
            </w:pPr>
            <w:ins w:id="2235" w:author="2" w:date="2021-08-31T10:55:00Z">
              <w:r w:rsidRPr="006F33AA">
                <w:rPr>
                  <w:rFonts w:ascii="Times New Roman" w:hAnsi="Times New Roman" w:cs="Times New Roman"/>
                  <w:sz w:val="20"/>
                  <w:szCs w:val="20"/>
                  <w:lang w:val="ru"/>
                </w:rPr>
                <w:t>240 Н/м</w:t>
              </w:r>
            </w:ins>
          </w:p>
          <w:p w14:paraId="11E6EA93" w14:textId="27F98F2C" w:rsidR="00450F2B" w:rsidRPr="00247CE1" w:rsidRDefault="002A4ED6" w:rsidP="00001353">
            <w:pPr>
              <w:pStyle w:val="a4"/>
              <w:numPr>
                <w:ilvl w:val="0"/>
                <w:numId w:val="302"/>
              </w:numPr>
              <w:spacing w:after="120" w:line="240" w:lineRule="auto"/>
              <w:rPr>
                <w:rFonts w:ascii="Times New Roman" w:hAnsi="Times New Roman" w:cs="Times New Roman"/>
                <w:sz w:val="20"/>
                <w:szCs w:val="20"/>
                <w:lang w:val="ru"/>
              </w:rPr>
              <w:pPrChange w:id="2236" w:author="2" w:date="2021-08-31T10:55:00Z">
                <w:pPr>
                  <w:framePr w:hSpace="180" w:wrap="around" w:hAnchor="margin" w:y="665"/>
                  <w:spacing w:after="120"/>
                </w:pPr>
              </w:pPrChange>
            </w:pPr>
            <w:ins w:id="2237" w:author="2" w:date="2021-08-31T10:55:00Z">
              <w:r w:rsidRPr="006F33AA">
                <w:rPr>
                  <w:rFonts w:ascii="Times New Roman" w:hAnsi="Times New Roman" w:cs="Times New Roman"/>
                  <w:sz w:val="20"/>
                  <w:szCs w:val="20"/>
                  <w:lang w:val="ru"/>
                </w:rPr>
                <w:t>66Н/м</w:t>
              </w:r>
            </w:ins>
          </w:p>
        </w:tc>
        <w:tc>
          <w:tcPr>
            <w:tcW w:w="567" w:type="dxa"/>
            <w:gridSpan w:val="2"/>
            <w:tcPrChange w:id="2238" w:author="2" w:date="2021-08-31T10:55:00Z">
              <w:tcPr>
                <w:tcW w:w="547" w:type="dxa"/>
              </w:tcPr>
            </w:tcPrChange>
          </w:tcPr>
          <w:p w14:paraId="6347DF35" w14:textId="48BC771D" w:rsidR="00450F2B" w:rsidRPr="004B35C4" w:rsidRDefault="00450F2B" w:rsidP="00450F2B">
            <w:pPr>
              <w:pStyle w:val="a4"/>
              <w:tabs>
                <w:tab w:val="left" w:pos="600"/>
              </w:tabs>
              <w:spacing w:after="0" w:line="273" w:lineRule="exact"/>
              <w:ind w:left="0"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1</w:t>
            </w:r>
          </w:p>
        </w:tc>
      </w:tr>
      <w:tr w:rsidR="00450F2B" w14:paraId="705CCCC3" w14:textId="574AE8FE" w:rsidTr="00911EF6">
        <w:tc>
          <w:tcPr>
            <w:tcW w:w="846" w:type="dxa"/>
            <w:tcPrChange w:id="2239" w:author="2" w:date="2021-08-31T10:55:00Z">
              <w:tcPr>
                <w:tcW w:w="846" w:type="dxa"/>
              </w:tcPr>
            </w:tcPrChange>
          </w:tcPr>
          <w:p w14:paraId="0BB9C845" w14:textId="77777777" w:rsidR="00450F2B" w:rsidRDefault="00450F2B" w:rsidP="00450F2B">
            <w:pPr>
              <w:spacing w:after="120"/>
              <w:rPr>
                <w:rFonts w:ascii="Times New Roman" w:hAnsi="Times New Roman" w:cs="Times New Roman"/>
                <w:sz w:val="24"/>
                <w:szCs w:val="24"/>
              </w:rPr>
            </w:pPr>
          </w:p>
        </w:tc>
        <w:tc>
          <w:tcPr>
            <w:tcW w:w="1843" w:type="dxa"/>
            <w:tcPrChange w:id="2240" w:author="2" w:date="2021-08-31T10:55:00Z">
              <w:tcPr>
                <w:tcW w:w="1843" w:type="dxa"/>
              </w:tcPr>
            </w:tcPrChange>
          </w:tcPr>
          <w:p w14:paraId="7144B144" w14:textId="77777777" w:rsidR="00450F2B" w:rsidRDefault="00450F2B" w:rsidP="00450F2B">
            <w:pPr>
              <w:spacing w:after="120"/>
              <w:rPr>
                <w:rFonts w:ascii="Times New Roman" w:hAnsi="Times New Roman" w:cs="Times New Roman"/>
                <w:sz w:val="24"/>
                <w:szCs w:val="24"/>
              </w:rPr>
            </w:pPr>
          </w:p>
        </w:tc>
        <w:tc>
          <w:tcPr>
            <w:tcW w:w="425" w:type="dxa"/>
            <w:tcPrChange w:id="2241" w:author="2" w:date="2021-08-31T10:55:00Z">
              <w:tcPr>
                <w:tcW w:w="425" w:type="dxa"/>
              </w:tcPr>
            </w:tcPrChange>
          </w:tcPr>
          <w:p w14:paraId="7351725D" w14:textId="77777777" w:rsidR="00450F2B" w:rsidRDefault="00450F2B" w:rsidP="00450F2B">
            <w:pPr>
              <w:spacing w:after="120"/>
              <w:rPr>
                <w:rFonts w:ascii="Times New Roman" w:hAnsi="Times New Roman" w:cs="Times New Roman"/>
                <w:sz w:val="24"/>
                <w:szCs w:val="24"/>
              </w:rPr>
            </w:pPr>
          </w:p>
        </w:tc>
        <w:tc>
          <w:tcPr>
            <w:tcW w:w="392" w:type="dxa"/>
            <w:tcPrChange w:id="2242" w:author="2" w:date="2021-08-31T10:55:00Z">
              <w:tcPr>
                <w:tcW w:w="392" w:type="dxa"/>
              </w:tcPr>
            </w:tcPrChange>
          </w:tcPr>
          <w:p w14:paraId="169D52F2" w14:textId="77777777" w:rsidR="00450F2B" w:rsidRDefault="00450F2B" w:rsidP="00450F2B">
            <w:pPr>
              <w:spacing w:after="120"/>
              <w:rPr>
                <w:rFonts w:ascii="Times New Roman" w:hAnsi="Times New Roman" w:cs="Times New Roman"/>
                <w:sz w:val="24"/>
                <w:szCs w:val="24"/>
              </w:rPr>
            </w:pPr>
          </w:p>
        </w:tc>
        <w:tc>
          <w:tcPr>
            <w:tcW w:w="553" w:type="dxa"/>
            <w:tcPrChange w:id="2243" w:author="2" w:date="2021-08-31T10:55:00Z">
              <w:tcPr>
                <w:tcW w:w="553" w:type="dxa"/>
              </w:tcPr>
            </w:tcPrChange>
          </w:tcPr>
          <w:p w14:paraId="2C83DCD1" w14:textId="387912DD"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2244" w:author="2" w:date="2021-08-31T10:55:00Z">
              <w:tcPr>
                <w:tcW w:w="6001" w:type="dxa"/>
              </w:tcPr>
            </w:tcPrChange>
          </w:tcPr>
          <w:p w14:paraId="59BAFBAA" w14:textId="3465FFA3" w:rsidR="00450F2B" w:rsidRPr="00247CE1" w:rsidRDefault="00450F2B" w:rsidP="00450F2B">
            <w:pPr>
              <w:pStyle w:val="6"/>
              <w:shd w:val="clear" w:color="auto" w:fill="auto"/>
              <w:tabs>
                <w:tab w:val="left" w:pos="347"/>
              </w:tabs>
              <w:spacing w:before="0" w:line="230" w:lineRule="exact"/>
              <w:ind w:right="40" w:firstLine="0"/>
              <w:rPr>
                <w:rFonts w:ascii="Times New Roman" w:hAnsi="Times New Roman" w:cs="Times New Roman"/>
                <w:sz w:val="20"/>
                <w:szCs w:val="20"/>
              </w:rPr>
            </w:pPr>
            <w:r w:rsidRPr="00247CE1">
              <w:rPr>
                <w:rFonts w:ascii="Times New Roman" w:hAnsi="Times New Roman" w:cs="Times New Roman"/>
                <w:sz w:val="20"/>
                <w:szCs w:val="20"/>
              </w:rPr>
              <w:t xml:space="preserve">Найти массу груза, который на пружине жесткостью 250 Н/м делает 20 колебаний за 16 с. </w:t>
            </w:r>
          </w:p>
        </w:tc>
        <w:tc>
          <w:tcPr>
            <w:tcW w:w="4961" w:type="dxa"/>
            <w:gridSpan w:val="2"/>
            <w:tcPrChange w:id="2245" w:author="2" w:date="2021-08-31T10:55:00Z">
              <w:tcPr>
                <w:tcW w:w="4839" w:type="dxa"/>
              </w:tcPr>
            </w:tcPrChange>
          </w:tcPr>
          <w:p w14:paraId="2BF65FA8" w14:textId="77777777" w:rsidR="002A4ED6" w:rsidRPr="006F33AA" w:rsidRDefault="002A4ED6" w:rsidP="002A4ED6">
            <w:pPr>
              <w:pStyle w:val="a4"/>
              <w:numPr>
                <w:ilvl w:val="0"/>
                <w:numId w:val="303"/>
              </w:numPr>
              <w:spacing w:after="120" w:line="240" w:lineRule="auto"/>
              <w:rPr>
                <w:ins w:id="2246" w:author="2" w:date="2021-08-31T10:55:00Z"/>
                <w:rFonts w:ascii="Times New Roman" w:hAnsi="Times New Roman" w:cs="Times New Roman"/>
                <w:sz w:val="20"/>
                <w:szCs w:val="20"/>
              </w:rPr>
            </w:pPr>
            <w:ins w:id="2247" w:author="2" w:date="2021-08-31T10:55:00Z">
              <w:r w:rsidRPr="006F33AA">
                <w:rPr>
                  <w:rFonts w:ascii="Times New Roman" w:hAnsi="Times New Roman" w:cs="Times New Roman"/>
                  <w:sz w:val="20"/>
                  <w:szCs w:val="20"/>
                </w:rPr>
                <w:t>2 кг</w:t>
              </w:r>
            </w:ins>
          </w:p>
          <w:p w14:paraId="25C06D40" w14:textId="77777777" w:rsidR="00450F2B" w:rsidRPr="006F33AA" w:rsidRDefault="002A4ED6" w:rsidP="002A4ED6">
            <w:pPr>
              <w:pStyle w:val="a4"/>
              <w:numPr>
                <w:ilvl w:val="0"/>
                <w:numId w:val="303"/>
              </w:numPr>
              <w:spacing w:after="120" w:line="240" w:lineRule="auto"/>
              <w:rPr>
                <w:ins w:id="2248" w:author="2" w:date="2021-08-31T10:55:00Z"/>
                <w:rFonts w:ascii="Times New Roman" w:hAnsi="Times New Roman" w:cs="Times New Roman"/>
                <w:sz w:val="20"/>
                <w:szCs w:val="20"/>
              </w:rPr>
            </w:pPr>
            <w:ins w:id="2249" w:author="2" w:date="2021-08-31T10:55:00Z">
              <w:r w:rsidRPr="006F33AA">
                <w:rPr>
                  <w:rFonts w:ascii="Times New Roman" w:hAnsi="Times New Roman" w:cs="Times New Roman"/>
                  <w:sz w:val="20"/>
                  <w:szCs w:val="20"/>
                </w:rPr>
                <w:t>4 кг</w:t>
              </w:r>
            </w:ins>
          </w:p>
          <w:p w14:paraId="622BF316" w14:textId="77777777" w:rsidR="002A4ED6" w:rsidRPr="006F33AA" w:rsidRDefault="002A4ED6" w:rsidP="002A4ED6">
            <w:pPr>
              <w:pStyle w:val="a4"/>
              <w:numPr>
                <w:ilvl w:val="0"/>
                <w:numId w:val="303"/>
              </w:numPr>
              <w:spacing w:after="120" w:line="240" w:lineRule="auto"/>
              <w:rPr>
                <w:ins w:id="2250" w:author="2" w:date="2021-08-31T10:55:00Z"/>
                <w:rFonts w:ascii="Times New Roman" w:hAnsi="Times New Roman" w:cs="Times New Roman"/>
                <w:sz w:val="20"/>
                <w:szCs w:val="20"/>
              </w:rPr>
            </w:pPr>
            <w:ins w:id="2251" w:author="2" w:date="2021-08-31T10:55:00Z">
              <w:r w:rsidRPr="006F33AA">
                <w:rPr>
                  <w:rFonts w:ascii="Times New Roman" w:hAnsi="Times New Roman" w:cs="Times New Roman"/>
                  <w:sz w:val="20"/>
                  <w:szCs w:val="20"/>
                </w:rPr>
                <w:t>1 кг</w:t>
              </w:r>
            </w:ins>
          </w:p>
          <w:p w14:paraId="75559C5F" w14:textId="4B196DBB" w:rsidR="00450F2B" w:rsidRPr="00247CE1" w:rsidRDefault="002A4ED6" w:rsidP="002A4ED6">
            <w:pPr>
              <w:pStyle w:val="a4"/>
              <w:numPr>
                <w:ilvl w:val="0"/>
                <w:numId w:val="303"/>
              </w:numPr>
              <w:spacing w:after="120" w:line="240" w:lineRule="auto"/>
              <w:rPr>
                <w:rFonts w:ascii="Times New Roman" w:hAnsi="Times New Roman" w:cs="Times New Roman"/>
                <w:sz w:val="20"/>
                <w:szCs w:val="20"/>
              </w:rPr>
              <w:pPrChange w:id="2252" w:author="2" w:date="2021-08-31T10:55:00Z">
                <w:pPr>
                  <w:framePr w:hSpace="180" w:wrap="around" w:hAnchor="margin" w:y="665"/>
                  <w:spacing w:after="120"/>
                </w:pPr>
              </w:pPrChange>
            </w:pPr>
            <w:ins w:id="2253" w:author="2" w:date="2021-08-31T10:55:00Z">
              <w:r w:rsidRPr="006F33AA">
                <w:rPr>
                  <w:rFonts w:ascii="Times New Roman" w:hAnsi="Times New Roman" w:cs="Times New Roman"/>
                  <w:sz w:val="20"/>
                  <w:szCs w:val="20"/>
                </w:rPr>
                <w:t>8 кг</w:t>
              </w:r>
            </w:ins>
          </w:p>
        </w:tc>
        <w:tc>
          <w:tcPr>
            <w:tcW w:w="567" w:type="dxa"/>
            <w:gridSpan w:val="2"/>
            <w:tcPrChange w:id="2254" w:author="2" w:date="2021-08-31T10:55:00Z">
              <w:tcPr>
                <w:tcW w:w="547" w:type="dxa"/>
              </w:tcPr>
            </w:tcPrChange>
          </w:tcPr>
          <w:p w14:paraId="6FD931F6" w14:textId="01327219" w:rsidR="00450F2B" w:rsidRPr="004B35C4" w:rsidRDefault="00450F2B" w:rsidP="00450F2B">
            <w:pPr>
              <w:tabs>
                <w:tab w:val="left" w:pos="600"/>
              </w:tabs>
              <w:spacing w:line="273" w:lineRule="exact"/>
              <w:ind w:right="34"/>
              <w:contextualSpacing/>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2</w:t>
            </w:r>
          </w:p>
        </w:tc>
      </w:tr>
      <w:tr w:rsidR="00450F2B" w14:paraId="2741611C" w14:textId="7A5E9476" w:rsidTr="00911EF6">
        <w:tc>
          <w:tcPr>
            <w:tcW w:w="846" w:type="dxa"/>
            <w:tcPrChange w:id="2255" w:author="2" w:date="2021-08-31T10:55:00Z">
              <w:tcPr>
                <w:tcW w:w="846" w:type="dxa"/>
              </w:tcPr>
            </w:tcPrChange>
          </w:tcPr>
          <w:p w14:paraId="454E0ACD" w14:textId="77777777" w:rsidR="00450F2B" w:rsidRDefault="00450F2B" w:rsidP="00450F2B">
            <w:pPr>
              <w:spacing w:after="120"/>
              <w:rPr>
                <w:rFonts w:ascii="Times New Roman" w:hAnsi="Times New Roman" w:cs="Times New Roman"/>
                <w:sz w:val="24"/>
                <w:szCs w:val="24"/>
              </w:rPr>
            </w:pPr>
          </w:p>
        </w:tc>
        <w:tc>
          <w:tcPr>
            <w:tcW w:w="1843" w:type="dxa"/>
            <w:tcPrChange w:id="2256" w:author="2" w:date="2021-08-31T10:55:00Z">
              <w:tcPr>
                <w:tcW w:w="1843" w:type="dxa"/>
              </w:tcPr>
            </w:tcPrChange>
          </w:tcPr>
          <w:p w14:paraId="5E012B05" w14:textId="77777777" w:rsidR="00450F2B" w:rsidRDefault="00450F2B" w:rsidP="00450F2B">
            <w:pPr>
              <w:spacing w:after="120"/>
              <w:rPr>
                <w:rFonts w:ascii="Times New Roman" w:hAnsi="Times New Roman" w:cs="Times New Roman"/>
                <w:sz w:val="24"/>
                <w:szCs w:val="24"/>
              </w:rPr>
            </w:pPr>
          </w:p>
        </w:tc>
        <w:tc>
          <w:tcPr>
            <w:tcW w:w="425" w:type="dxa"/>
            <w:tcPrChange w:id="2257" w:author="2" w:date="2021-08-31T10:55:00Z">
              <w:tcPr>
                <w:tcW w:w="425" w:type="dxa"/>
              </w:tcPr>
            </w:tcPrChange>
          </w:tcPr>
          <w:p w14:paraId="6DDC42C5" w14:textId="77777777" w:rsidR="00450F2B" w:rsidRDefault="00450F2B" w:rsidP="00450F2B">
            <w:pPr>
              <w:spacing w:after="120"/>
              <w:rPr>
                <w:rFonts w:ascii="Times New Roman" w:hAnsi="Times New Roman" w:cs="Times New Roman"/>
                <w:sz w:val="24"/>
                <w:szCs w:val="24"/>
              </w:rPr>
            </w:pPr>
          </w:p>
        </w:tc>
        <w:tc>
          <w:tcPr>
            <w:tcW w:w="392" w:type="dxa"/>
            <w:tcPrChange w:id="2258" w:author="2" w:date="2021-08-31T10:55:00Z">
              <w:tcPr>
                <w:tcW w:w="392" w:type="dxa"/>
              </w:tcPr>
            </w:tcPrChange>
          </w:tcPr>
          <w:p w14:paraId="35FA653F" w14:textId="77777777" w:rsidR="00450F2B" w:rsidRDefault="00450F2B" w:rsidP="00450F2B">
            <w:pPr>
              <w:spacing w:after="120"/>
              <w:rPr>
                <w:rFonts w:ascii="Times New Roman" w:hAnsi="Times New Roman" w:cs="Times New Roman"/>
                <w:sz w:val="24"/>
                <w:szCs w:val="24"/>
              </w:rPr>
            </w:pPr>
          </w:p>
        </w:tc>
        <w:tc>
          <w:tcPr>
            <w:tcW w:w="553" w:type="dxa"/>
            <w:tcPrChange w:id="2259" w:author="2" w:date="2021-08-31T10:55:00Z">
              <w:tcPr>
                <w:tcW w:w="553" w:type="dxa"/>
              </w:tcPr>
            </w:tcPrChange>
          </w:tcPr>
          <w:p w14:paraId="620AE818" w14:textId="17D58473"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2260" w:author="2" w:date="2021-08-31T10:55:00Z">
              <w:tcPr>
                <w:tcW w:w="6001" w:type="dxa"/>
              </w:tcPr>
            </w:tcPrChange>
          </w:tcPr>
          <w:p w14:paraId="5776C220" w14:textId="27BCEBB7" w:rsidR="00450F2B" w:rsidRPr="00247CE1" w:rsidRDefault="00450F2B" w:rsidP="00450F2B">
            <w:pPr>
              <w:pStyle w:val="6"/>
              <w:shd w:val="clear" w:color="auto" w:fill="auto"/>
              <w:tabs>
                <w:tab w:val="left" w:pos="347"/>
              </w:tabs>
              <w:spacing w:before="0" w:line="230" w:lineRule="exact"/>
              <w:ind w:right="40" w:firstLine="0"/>
              <w:rPr>
                <w:rFonts w:ascii="Times New Roman" w:hAnsi="Times New Roman" w:cs="Times New Roman"/>
                <w:sz w:val="20"/>
                <w:szCs w:val="20"/>
              </w:rPr>
            </w:pPr>
            <w:r w:rsidRPr="00247CE1">
              <w:rPr>
                <w:rFonts w:ascii="Times New Roman" w:hAnsi="Times New Roman" w:cs="Times New Roman"/>
                <w:sz w:val="20"/>
                <w:szCs w:val="20"/>
              </w:rPr>
              <w:t>Пружина под действием груза удлинилась на 1 см. Определите, с каким периодом начнет совершать колебания этот груз на пру</w:t>
            </w:r>
            <w:r w:rsidRPr="00247CE1">
              <w:rPr>
                <w:rFonts w:ascii="Times New Roman" w:hAnsi="Times New Roman" w:cs="Times New Roman"/>
                <w:sz w:val="20"/>
                <w:szCs w:val="20"/>
              </w:rPr>
              <w:softHyphen/>
              <w:t xml:space="preserve">жине, если его вывести из положения равновесия. </w:t>
            </w:r>
          </w:p>
        </w:tc>
        <w:tc>
          <w:tcPr>
            <w:tcW w:w="4961" w:type="dxa"/>
            <w:gridSpan w:val="2"/>
            <w:tcPrChange w:id="2261" w:author="2" w:date="2021-08-31T10:55:00Z">
              <w:tcPr>
                <w:tcW w:w="4839" w:type="dxa"/>
              </w:tcPr>
            </w:tcPrChange>
          </w:tcPr>
          <w:p w14:paraId="29937780" w14:textId="77777777" w:rsidR="002A4ED6" w:rsidRPr="006F33AA" w:rsidRDefault="002A4ED6" w:rsidP="002A4ED6">
            <w:pPr>
              <w:pStyle w:val="a4"/>
              <w:numPr>
                <w:ilvl w:val="0"/>
                <w:numId w:val="304"/>
              </w:numPr>
              <w:spacing w:after="120" w:line="240" w:lineRule="auto"/>
              <w:rPr>
                <w:ins w:id="2262" w:author="2" w:date="2021-08-31T10:55:00Z"/>
                <w:rFonts w:ascii="Times New Roman" w:hAnsi="Times New Roman" w:cs="Times New Roman"/>
                <w:sz w:val="20"/>
                <w:szCs w:val="20"/>
                <w:lang w:val="ru"/>
              </w:rPr>
            </w:pPr>
            <w:ins w:id="2263" w:author="2" w:date="2021-08-31T10:55:00Z">
              <w:r w:rsidRPr="006F33AA">
                <w:rPr>
                  <w:rFonts w:ascii="Times New Roman" w:hAnsi="Times New Roman" w:cs="Times New Roman"/>
                  <w:sz w:val="20"/>
                  <w:szCs w:val="20"/>
                  <w:lang w:val="ru"/>
                </w:rPr>
                <w:t>0,0,001с</w:t>
              </w:r>
            </w:ins>
          </w:p>
          <w:p w14:paraId="195C37CE" w14:textId="77777777" w:rsidR="00450F2B" w:rsidRPr="006F33AA" w:rsidRDefault="002A4ED6" w:rsidP="002A4ED6">
            <w:pPr>
              <w:pStyle w:val="a4"/>
              <w:numPr>
                <w:ilvl w:val="0"/>
                <w:numId w:val="304"/>
              </w:numPr>
              <w:spacing w:after="120" w:line="240" w:lineRule="auto"/>
              <w:rPr>
                <w:ins w:id="2264" w:author="2" w:date="2021-08-31T10:55:00Z"/>
                <w:rFonts w:ascii="Times New Roman" w:hAnsi="Times New Roman" w:cs="Times New Roman"/>
                <w:sz w:val="20"/>
                <w:szCs w:val="20"/>
                <w:lang w:val="ru"/>
              </w:rPr>
            </w:pPr>
            <w:ins w:id="2265" w:author="2" w:date="2021-08-31T10:55:00Z">
              <w:r w:rsidRPr="006F33AA">
                <w:rPr>
                  <w:rFonts w:ascii="Times New Roman" w:hAnsi="Times New Roman" w:cs="Times New Roman"/>
                  <w:sz w:val="20"/>
                  <w:szCs w:val="20"/>
                  <w:lang w:val="ru"/>
                </w:rPr>
                <w:t>0,199с</w:t>
              </w:r>
            </w:ins>
          </w:p>
          <w:p w14:paraId="01D58633" w14:textId="77777777" w:rsidR="002A4ED6" w:rsidRPr="006F33AA" w:rsidRDefault="002A4ED6" w:rsidP="002A4ED6">
            <w:pPr>
              <w:pStyle w:val="a4"/>
              <w:numPr>
                <w:ilvl w:val="0"/>
                <w:numId w:val="304"/>
              </w:numPr>
              <w:spacing w:after="120" w:line="240" w:lineRule="auto"/>
              <w:rPr>
                <w:ins w:id="2266" w:author="2" w:date="2021-08-31T10:55:00Z"/>
                <w:rFonts w:ascii="Times New Roman" w:hAnsi="Times New Roman" w:cs="Times New Roman"/>
                <w:sz w:val="20"/>
                <w:szCs w:val="20"/>
                <w:lang w:val="ru"/>
              </w:rPr>
            </w:pPr>
            <w:ins w:id="2267" w:author="2" w:date="2021-08-31T10:55:00Z">
              <w:r w:rsidRPr="006F33AA">
                <w:rPr>
                  <w:rFonts w:ascii="Times New Roman" w:hAnsi="Times New Roman" w:cs="Times New Roman"/>
                  <w:sz w:val="20"/>
                  <w:szCs w:val="20"/>
                  <w:lang w:val="ru"/>
                </w:rPr>
                <w:t>0,0316с</w:t>
              </w:r>
            </w:ins>
          </w:p>
          <w:p w14:paraId="02022490" w14:textId="7789F404" w:rsidR="00450F2B" w:rsidRPr="00247CE1" w:rsidRDefault="002A4ED6" w:rsidP="002A4ED6">
            <w:pPr>
              <w:pStyle w:val="a4"/>
              <w:numPr>
                <w:ilvl w:val="0"/>
                <w:numId w:val="304"/>
              </w:numPr>
              <w:spacing w:after="120" w:line="240" w:lineRule="auto"/>
              <w:rPr>
                <w:rFonts w:ascii="Times New Roman" w:hAnsi="Times New Roman" w:cs="Times New Roman"/>
                <w:sz w:val="20"/>
                <w:szCs w:val="20"/>
                <w:lang w:val="ru"/>
              </w:rPr>
              <w:pPrChange w:id="2268" w:author="2" w:date="2021-08-31T10:55:00Z">
                <w:pPr>
                  <w:framePr w:hSpace="180" w:wrap="around" w:hAnchor="margin" w:y="665"/>
                  <w:spacing w:after="120"/>
                </w:pPr>
              </w:pPrChange>
            </w:pPr>
            <w:ins w:id="2269" w:author="2" w:date="2021-08-31T10:55:00Z">
              <w:r w:rsidRPr="006F33AA">
                <w:rPr>
                  <w:rFonts w:ascii="Times New Roman" w:hAnsi="Times New Roman" w:cs="Times New Roman"/>
                  <w:sz w:val="20"/>
                  <w:szCs w:val="20"/>
                  <w:lang w:val="ru"/>
                </w:rPr>
                <w:t>0063с</w:t>
              </w:r>
            </w:ins>
          </w:p>
        </w:tc>
        <w:tc>
          <w:tcPr>
            <w:tcW w:w="567" w:type="dxa"/>
            <w:gridSpan w:val="2"/>
            <w:tcPrChange w:id="2270" w:author="2" w:date="2021-08-31T10:55:00Z">
              <w:tcPr>
                <w:tcW w:w="547" w:type="dxa"/>
              </w:tcPr>
            </w:tcPrChange>
          </w:tcPr>
          <w:p w14:paraId="19727ADD" w14:textId="074FE567" w:rsidR="00450F2B" w:rsidRPr="004B35C4" w:rsidRDefault="00450F2B" w:rsidP="00450F2B">
            <w:pPr>
              <w:pStyle w:val="a4"/>
              <w:tabs>
                <w:tab w:val="left" w:pos="600"/>
              </w:tabs>
              <w:spacing w:after="0" w:line="273" w:lineRule="exact"/>
              <w:ind w:left="0"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2</w:t>
            </w:r>
          </w:p>
        </w:tc>
      </w:tr>
      <w:tr w:rsidR="00450F2B" w14:paraId="4AAC9EF6" w14:textId="57E03DD6" w:rsidTr="00911EF6">
        <w:tc>
          <w:tcPr>
            <w:tcW w:w="846" w:type="dxa"/>
            <w:tcPrChange w:id="2271" w:author="2" w:date="2021-08-31T10:55:00Z">
              <w:tcPr>
                <w:tcW w:w="846" w:type="dxa"/>
              </w:tcPr>
            </w:tcPrChange>
          </w:tcPr>
          <w:p w14:paraId="54B86864" w14:textId="77777777" w:rsidR="00450F2B" w:rsidRDefault="00450F2B" w:rsidP="00450F2B">
            <w:pPr>
              <w:spacing w:after="120"/>
              <w:rPr>
                <w:rFonts w:ascii="Times New Roman" w:hAnsi="Times New Roman" w:cs="Times New Roman"/>
                <w:sz w:val="24"/>
                <w:szCs w:val="24"/>
              </w:rPr>
            </w:pPr>
          </w:p>
        </w:tc>
        <w:tc>
          <w:tcPr>
            <w:tcW w:w="1843" w:type="dxa"/>
            <w:tcPrChange w:id="2272" w:author="2" w:date="2021-08-31T10:55:00Z">
              <w:tcPr>
                <w:tcW w:w="1843" w:type="dxa"/>
              </w:tcPr>
            </w:tcPrChange>
          </w:tcPr>
          <w:p w14:paraId="4189B7A5" w14:textId="77777777" w:rsidR="00450F2B" w:rsidRDefault="00450F2B" w:rsidP="00450F2B">
            <w:pPr>
              <w:spacing w:after="120"/>
              <w:rPr>
                <w:rFonts w:ascii="Times New Roman" w:hAnsi="Times New Roman" w:cs="Times New Roman"/>
                <w:sz w:val="24"/>
                <w:szCs w:val="24"/>
              </w:rPr>
            </w:pPr>
          </w:p>
        </w:tc>
        <w:tc>
          <w:tcPr>
            <w:tcW w:w="425" w:type="dxa"/>
            <w:tcPrChange w:id="2273" w:author="2" w:date="2021-08-31T10:55:00Z">
              <w:tcPr>
                <w:tcW w:w="425" w:type="dxa"/>
              </w:tcPr>
            </w:tcPrChange>
          </w:tcPr>
          <w:p w14:paraId="5B56FD52" w14:textId="77777777" w:rsidR="00450F2B" w:rsidRDefault="00450F2B" w:rsidP="00450F2B">
            <w:pPr>
              <w:spacing w:after="120"/>
              <w:rPr>
                <w:rFonts w:ascii="Times New Roman" w:hAnsi="Times New Roman" w:cs="Times New Roman"/>
                <w:sz w:val="24"/>
                <w:szCs w:val="24"/>
              </w:rPr>
            </w:pPr>
          </w:p>
        </w:tc>
        <w:tc>
          <w:tcPr>
            <w:tcW w:w="392" w:type="dxa"/>
            <w:tcPrChange w:id="2274" w:author="2" w:date="2021-08-31T10:55:00Z">
              <w:tcPr>
                <w:tcW w:w="392" w:type="dxa"/>
              </w:tcPr>
            </w:tcPrChange>
          </w:tcPr>
          <w:p w14:paraId="33411E76" w14:textId="77777777" w:rsidR="00450F2B" w:rsidRDefault="00450F2B" w:rsidP="00450F2B">
            <w:pPr>
              <w:spacing w:after="120"/>
              <w:rPr>
                <w:rFonts w:ascii="Times New Roman" w:hAnsi="Times New Roman" w:cs="Times New Roman"/>
                <w:sz w:val="24"/>
                <w:szCs w:val="24"/>
              </w:rPr>
            </w:pPr>
          </w:p>
        </w:tc>
        <w:tc>
          <w:tcPr>
            <w:tcW w:w="553" w:type="dxa"/>
            <w:tcPrChange w:id="2275" w:author="2" w:date="2021-08-31T10:55:00Z">
              <w:tcPr>
                <w:tcW w:w="553" w:type="dxa"/>
              </w:tcPr>
            </w:tcPrChange>
          </w:tcPr>
          <w:p w14:paraId="643A6F61" w14:textId="7546F349"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2276" w:author="2" w:date="2021-08-31T10:55:00Z">
              <w:tcPr>
                <w:tcW w:w="6001" w:type="dxa"/>
              </w:tcPr>
            </w:tcPrChange>
          </w:tcPr>
          <w:p w14:paraId="30CFC643" w14:textId="2F23758A" w:rsidR="00450F2B" w:rsidRPr="00247CE1" w:rsidRDefault="00450F2B" w:rsidP="00450F2B">
            <w:pPr>
              <w:pStyle w:val="6"/>
              <w:shd w:val="clear" w:color="auto" w:fill="auto"/>
              <w:tabs>
                <w:tab w:val="left" w:pos="347"/>
              </w:tabs>
              <w:spacing w:before="0" w:line="230" w:lineRule="exact"/>
              <w:ind w:right="40" w:firstLine="0"/>
              <w:rPr>
                <w:rFonts w:ascii="Times New Roman" w:hAnsi="Times New Roman" w:cs="Times New Roman"/>
                <w:sz w:val="20"/>
                <w:szCs w:val="20"/>
              </w:rPr>
            </w:pPr>
            <w:r w:rsidRPr="00247CE1">
              <w:rPr>
                <w:rFonts w:ascii="Times New Roman" w:hAnsi="Times New Roman" w:cs="Times New Roman"/>
                <w:sz w:val="20"/>
                <w:szCs w:val="20"/>
              </w:rPr>
              <w:t xml:space="preserve">Груз висит на пружине и колеблется с периодом 0,5 с. На сколько укоротится пружина, если снять с нее груз? </w:t>
            </w:r>
          </w:p>
        </w:tc>
        <w:tc>
          <w:tcPr>
            <w:tcW w:w="4961" w:type="dxa"/>
            <w:gridSpan w:val="2"/>
            <w:tcPrChange w:id="2277" w:author="2" w:date="2021-08-31T10:55:00Z">
              <w:tcPr>
                <w:tcW w:w="4839" w:type="dxa"/>
              </w:tcPr>
            </w:tcPrChange>
          </w:tcPr>
          <w:p w14:paraId="02634514" w14:textId="77777777" w:rsidR="00450F2B" w:rsidRPr="006F33AA" w:rsidRDefault="002A4ED6" w:rsidP="002A4ED6">
            <w:pPr>
              <w:pStyle w:val="a4"/>
              <w:numPr>
                <w:ilvl w:val="0"/>
                <w:numId w:val="305"/>
              </w:numPr>
              <w:spacing w:after="120" w:line="240" w:lineRule="auto"/>
              <w:rPr>
                <w:ins w:id="2278" w:author="2" w:date="2021-08-31T10:55:00Z"/>
                <w:rFonts w:ascii="Times New Roman" w:hAnsi="Times New Roman" w:cs="Times New Roman"/>
                <w:sz w:val="20"/>
                <w:szCs w:val="20"/>
                <w:lang w:val="ru"/>
              </w:rPr>
            </w:pPr>
            <w:ins w:id="2279" w:author="2" w:date="2021-08-31T10:55:00Z">
              <w:r w:rsidRPr="006F33AA">
                <w:rPr>
                  <w:rFonts w:ascii="Times New Roman" w:hAnsi="Times New Roman" w:cs="Times New Roman"/>
                  <w:sz w:val="20"/>
                  <w:szCs w:val="20"/>
                  <w:lang w:val="ru"/>
                </w:rPr>
                <w:t xml:space="preserve"> Пружина станет короче на 6,34 см</w:t>
              </w:r>
            </w:ins>
          </w:p>
          <w:p w14:paraId="355DD1FB" w14:textId="77777777" w:rsidR="002A4ED6" w:rsidRPr="006F33AA" w:rsidRDefault="002A4ED6" w:rsidP="002A4ED6">
            <w:pPr>
              <w:pStyle w:val="a4"/>
              <w:numPr>
                <w:ilvl w:val="0"/>
                <w:numId w:val="305"/>
              </w:numPr>
              <w:spacing w:after="120" w:line="240" w:lineRule="auto"/>
              <w:rPr>
                <w:ins w:id="2280" w:author="2" w:date="2021-08-31T10:55:00Z"/>
                <w:rFonts w:ascii="Times New Roman" w:hAnsi="Times New Roman" w:cs="Times New Roman"/>
                <w:sz w:val="20"/>
                <w:szCs w:val="20"/>
                <w:lang w:val="ru"/>
              </w:rPr>
            </w:pPr>
            <w:ins w:id="2281" w:author="2" w:date="2021-08-31T10:55:00Z">
              <w:r w:rsidRPr="006F33AA">
                <w:rPr>
                  <w:rFonts w:ascii="Times New Roman" w:hAnsi="Times New Roman" w:cs="Times New Roman"/>
                  <w:sz w:val="20"/>
                  <w:szCs w:val="20"/>
                  <w:lang w:val="ru"/>
                </w:rPr>
                <w:t>Пружина станет короче на 0,63 см</w:t>
              </w:r>
            </w:ins>
          </w:p>
          <w:p w14:paraId="6B4D4920" w14:textId="77777777" w:rsidR="002A4ED6" w:rsidRPr="006F33AA" w:rsidRDefault="002A4ED6" w:rsidP="002A4ED6">
            <w:pPr>
              <w:pStyle w:val="a4"/>
              <w:numPr>
                <w:ilvl w:val="0"/>
                <w:numId w:val="305"/>
              </w:numPr>
              <w:spacing w:after="120" w:line="240" w:lineRule="auto"/>
              <w:rPr>
                <w:ins w:id="2282" w:author="2" w:date="2021-08-31T10:55:00Z"/>
                <w:rFonts w:ascii="Times New Roman" w:hAnsi="Times New Roman" w:cs="Times New Roman"/>
                <w:sz w:val="20"/>
                <w:szCs w:val="20"/>
                <w:lang w:val="ru"/>
              </w:rPr>
            </w:pPr>
            <w:ins w:id="2283" w:author="2" w:date="2021-08-31T10:55:00Z">
              <w:r w:rsidRPr="006F33AA">
                <w:rPr>
                  <w:rFonts w:ascii="Times New Roman" w:hAnsi="Times New Roman" w:cs="Times New Roman"/>
                  <w:sz w:val="20"/>
                  <w:szCs w:val="20"/>
                  <w:lang w:val="ru"/>
                </w:rPr>
                <w:t>Пружина станет короче на 12,68см</w:t>
              </w:r>
            </w:ins>
          </w:p>
          <w:p w14:paraId="0EFB3149" w14:textId="77777777" w:rsidR="002A4ED6" w:rsidRPr="006F33AA" w:rsidRDefault="002A4ED6" w:rsidP="002A4ED6">
            <w:pPr>
              <w:pStyle w:val="a4"/>
              <w:numPr>
                <w:ilvl w:val="0"/>
                <w:numId w:val="305"/>
              </w:numPr>
              <w:spacing w:after="120" w:line="240" w:lineRule="auto"/>
              <w:rPr>
                <w:ins w:id="2284" w:author="2" w:date="2021-08-31T10:55:00Z"/>
                <w:rFonts w:ascii="Times New Roman" w:hAnsi="Times New Roman" w:cs="Times New Roman"/>
                <w:sz w:val="20"/>
                <w:szCs w:val="20"/>
                <w:lang w:val="ru"/>
              </w:rPr>
            </w:pPr>
            <w:ins w:id="2285" w:author="2" w:date="2021-08-31T10:55:00Z">
              <w:r w:rsidRPr="006F33AA">
                <w:rPr>
                  <w:rFonts w:ascii="Times New Roman" w:hAnsi="Times New Roman" w:cs="Times New Roman"/>
                  <w:sz w:val="20"/>
                  <w:szCs w:val="20"/>
                  <w:lang w:val="ru"/>
                </w:rPr>
                <w:t>Пружина станет короче на 3,17 см</w:t>
              </w:r>
            </w:ins>
          </w:p>
          <w:p w14:paraId="559E7D48" w14:textId="77777777" w:rsidR="002A4ED6" w:rsidRPr="006F33AA" w:rsidRDefault="002A4ED6" w:rsidP="002A4ED6">
            <w:pPr>
              <w:pStyle w:val="a4"/>
              <w:spacing w:after="120" w:line="240" w:lineRule="auto"/>
              <w:rPr>
                <w:ins w:id="2286" w:author="2" w:date="2021-08-31T10:55:00Z"/>
                <w:rFonts w:ascii="Times New Roman" w:hAnsi="Times New Roman" w:cs="Times New Roman"/>
                <w:sz w:val="20"/>
                <w:szCs w:val="20"/>
                <w:lang w:val="ru"/>
              </w:rPr>
            </w:pPr>
          </w:p>
          <w:p w14:paraId="2DF5D301" w14:textId="77777777" w:rsidR="00450F2B" w:rsidRPr="00247CE1" w:rsidRDefault="00450F2B" w:rsidP="002A4ED6">
            <w:pPr>
              <w:pStyle w:val="a4"/>
              <w:spacing w:after="120" w:line="240" w:lineRule="auto"/>
              <w:rPr>
                <w:rFonts w:ascii="Times New Roman" w:hAnsi="Times New Roman" w:cs="Times New Roman"/>
                <w:sz w:val="20"/>
                <w:szCs w:val="20"/>
                <w:lang w:val="ru"/>
              </w:rPr>
              <w:pPrChange w:id="2287" w:author="2" w:date="2021-08-31T10:55:00Z">
                <w:pPr>
                  <w:framePr w:hSpace="180" w:wrap="around" w:hAnchor="margin" w:y="665"/>
                  <w:spacing w:after="120"/>
                </w:pPr>
              </w:pPrChange>
            </w:pPr>
          </w:p>
        </w:tc>
        <w:tc>
          <w:tcPr>
            <w:tcW w:w="567" w:type="dxa"/>
            <w:gridSpan w:val="2"/>
            <w:tcPrChange w:id="2288" w:author="2" w:date="2021-08-31T10:55:00Z">
              <w:tcPr>
                <w:tcW w:w="547" w:type="dxa"/>
              </w:tcPr>
            </w:tcPrChange>
          </w:tcPr>
          <w:p w14:paraId="50B11481" w14:textId="1F205C5D" w:rsidR="00450F2B" w:rsidRPr="004B35C4" w:rsidRDefault="00450F2B" w:rsidP="00450F2B">
            <w:pPr>
              <w:pStyle w:val="a4"/>
              <w:tabs>
                <w:tab w:val="left" w:pos="600"/>
              </w:tabs>
              <w:spacing w:after="0" w:line="273" w:lineRule="exact"/>
              <w:ind w:left="0"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1</w:t>
            </w:r>
          </w:p>
        </w:tc>
      </w:tr>
      <w:tr w:rsidR="00450F2B" w14:paraId="5D440E67" w14:textId="346C89EE" w:rsidTr="00911EF6">
        <w:tc>
          <w:tcPr>
            <w:tcW w:w="846" w:type="dxa"/>
            <w:tcPrChange w:id="2289" w:author="2" w:date="2021-08-31T10:55:00Z">
              <w:tcPr>
                <w:tcW w:w="846" w:type="dxa"/>
              </w:tcPr>
            </w:tcPrChange>
          </w:tcPr>
          <w:p w14:paraId="190C4C07" w14:textId="77777777" w:rsidR="00450F2B" w:rsidRDefault="00450F2B" w:rsidP="00450F2B">
            <w:pPr>
              <w:spacing w:after="120"/>
              <w:rPr>
                <w:rFonts w:ascii="Times New Roman" w:hAnsi="Times New Roman" w:cs="Times New Roman"/>
                <w:sz w:val="24"/>
                <w:szCs w:val="24"/>
              </w:rPr>
            </w:pPr>
          </w:p>
        </w:tc>
        <w:tc>
          <w:tcPr>
            <w:tcW w:w="1843" w:type="dxa"/>
            <w:tcPrChange w:id="2290" w:author="2" w:date="2021-08-31T10:55:00Z">
              <w:tcPr>
                <w:tcW w:w="1843" w:type="dxa"/>
              </w:tcPr>
            </w:tcPrChange>
          </w:tcPr>
          <w:p w14:paraId="07CD6A8F" w14:textId="77777777" w:rsidR="00450F2B" w:rsidRDefault="00450F2B" w:rsidP="00450F2B">
            <w:pPr>
              <w:spacing w:after="120"/>
              <w:rPr>
                <w:rFonts w:ascii="Times New Roman" w:hAnsi="Times New Roman" w:cs="Times New Roman"/>
                <w:sz w:val="24"/>
                <w:szCs w:val="24"/>
              </w:rPr>
            </w:pPr>
          </w:p>
        </w:tc>
        <w:tc>
          <w:tcPr>
            <w:tcW w:w="425" w:type="dxa"/>
            <w:tcPrChange w:id="2291" w:author="2" w:date="2021-08-31T10:55:00Z">
              <w:tcPr>
                <w:tcW w:w="425" w:type="dxa"/>
              </w:tcPr>
            </w:tcPrChange>
          </w:tcPr>
          <w:p w14:paraId="6E7DA466" w14:textId="77777777" w:rsidR="00450F2B" w:rsidRDefault="00450F2B" w:rsidP="00450F2B">
            <w:pPr>
              <w:spacing w:after="120"/>
              <w:rPr>
                <w:rFonts w:ascii="Times New Roman" w:hAnsi="Times New Roman" w:cs="Times New Roman"/>
                <w:sz w:val="24"/>
                <w:szCs w:val="24"/>
              </w:rPr>
            </w:pPr>
          </w:p>
        </w:tc>
        <w:tc>
          <w:tcPr>
            <w:tcW w:w="392" w:type="dxa"/>
            <w:tcPrChange w:id="2292" w:author="2" w:date="2021-08-31T10:55:00Z">
              <w:tcPr>
                <w:tcW w:w="392" w:type="dxa"/>
              </w:tcPr>
            </w:tcPrChange>
          </w:tcPr>
          <w:p w14:paraId="6518BC96" w14:textId="77777777" w:rsidR="00450F2B" w:rsidRDefault="00450F2B" w:rsidP="00450F2B">
            <w:pPr>
              <w:spacing w:after="120"/>
              <w:rPr>
                <w:rFonts w:ascii="Times New Roman" w:hAnsi="Times New Roman" w:cs="Times New Roman"/>
                <w:sz w:val="24"/>
                <w:szCs w:val="24"/>
              </w:rPr>
            </w:pPr>
          </w:p>
        </w:tc>
        <w:tc>
          <w:tcPr>
            <w:tcW w:w="553" w:type="dxa"/>
            <w:tcPrChange w:id="2293" w:author="2" w:date="2021-08-31T10:55:00Z">
              <w:tcPr>
                <w:tcW w:w="553" w:type="dxa"/>
              </w:tcPr>
            </w:tcPrChange>
          </w:tcPr>
          <w:p w14:paraId="0107B71D" w14:textId="3DF02A9C"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2294" w:author="2" w:date="2021-08-31T10:55:00Z">
              <w:tcPr>
                <w:tcW w:w="6001" w:type="dxa"/>
              </w:tcPr>
            </w:tcPrChange>
          </w:tcPr>
          <w:p w14:paraId="2008873D" w14:textId="132A451A" w:rsidR="00450F2B" w:rsidRPr="00247CE1" w:rsidRDefault="00450F2B" w:rsidP="00450F2B">
            <w:pPr>
              <w:pStyle w:val="6"/>
              <w:shd w:val="clear" w:color="auto" w:fill="auto"/>
              <w:tabs>
                <w:tab w:val="left" w:pos="322"/>
              </w:tabs>
              <w:spacing w:before="0" w:line="216" w:lineRule="exact"/>
              <w:ind w:right="40" w:firstLine="0"/>
              <w:rPr>
                <w:rFonts w:ascii="Times New Roman" w:hAnsi="Times New Roman" w:cs="Times New Roman"/>
                <w:sz w:val="20"/>
                <w:szCs w:val="20"/>
              </w:rPr>
            </w:pPr>
            <w:r w:rsidRPr="00247CE1">
              <w:rPr>
                <w:rFonts w:ascii="Times New Roman" w:hAnsi="Times New Roman" w:cs="Times New Roman"/>
                <w:sz w:val="20"/>
                <w:szCs w:val="20"/>
              </w:rPr>
              <w:t>Во сколько раз изменится период колебаний груза, подвешенно</w:t>
            </w:r>
            <w:r w:rsidRPr="00247CE1">
              <w:rPr>
                <w:rFonts w:ascii="Times New Roman" w:hAnsi="Times New Roman" w:cs="Times New Roman"/>
                <w:sz w:val="20"/>
                <w:szCs w:val="20"/>
              </w:rPr>
              <w:softHyphen/>
              <w:t>го на резиновом жгуте, если отрезать 3/4 длины жгута и подве</w:t>
            </w:r>
            <w:r w:rsidRPr="00247CE1">
              <w:rPr>
                <w:rFonts w:ascii="Times New Roman" w:hAnsi="Times New Roman" w:cs="Times New Roman"/>
                <w:sz w:val="20"/>
                <w:szCs w:val="20"/>
              </w:rPr>
              <w:softHyphen/>
              <w:t xml:space="preserve">сить на его оставшуюся часть тот же груз? </w:t>
            </w:r>
          </w:p>
        </w:tc>
        <w:tc>
          <w:tcPr>
            <w:tcW w:w="4961" w:type="dxa"/>
            <w:gridSpan w:val="2"/>
            <w:tcPrChange w:id="2295" w:author="2" w:date="2021-08-31T10:55:00Z">
              <w:tcPr>
                <w:tcW w:w="4839" w:type="dxa"/>
              </w:tcPr>
            </w:tcPrChange>
          </w:tcPr>
          <w:p w14:paraId="3C39231A" w14:textId="77777777" w:rsidR="002A4ED6" w:rsidRPr="006F33AA" w:rsidRDefault="002A4ED6" w:rsidP="002A4ED6">
            <w:pPr>
              <w:pStyle w:val="a4"/>
              <w:numPr>
                <w:ilvl w:val="0"/>
                <w:numId w:val="306"/>
              </w:numPr>
              <w:spacing w:after="120" w:line="240" w:lineRule="auto"/>
              <w:rPr>
                <w:ins w:id="2296" w:author="2" w:date="2021-08-31T10:55:00Z"/>
                <w:rFonts w:ascii="Times New Roman" w:hAnsi="Times New Roman" w:cs="Times New Roman"/>
                <w:sz w:val="20"/>
                <w:szCs w:val="20"/>
              </w:rPr>
            </w:pPr>
            <w:ins w:id="2297" w:author="2" w:date="2021-08-31T10:55:00Z">
              <w:r w:rsidRPr="006F33AA">
                <w:rPr>
                  <w:rFonts w:ascii="Times New Roman" w:hAnsi="Times New Roman" w:cs="Times New Roman"/>
                  <w:sz w:val="20"/>
                  <w:szCs w:val="20"/>
                </w:rPr>
                <w:t>Увеличится в 2 раза</w:t>
              </w:r>
            </w:ins>
          </w:p>
          <w:p w14:paraId="77045E28" w14:textId="77777777" w:rsidR="002A4ED6" w:rsidRPr="006F33AA" w:rsidRDefault="002A4ED6" w:rsidP="002A4ED6">
            <w:pPr>
              <w:pStyle w:val="a4"/>
              <w:numPr>
                <w:ilvl w:val="0"/>
                <w:numId w:val="306"/>
              </w:numPr>
              <w:spacing w:after="120" w:line="240" w:lineRule="auto"/>
              <w:rPr>
                <w:ins w:id="2298" w:author="2" w:date="2021-08-31T10:55:00Z"/>
                <w:rFonts w:ascii="Times New Roman" w:hAnsi="Times New Roman" w:cs="Times New Roman"/>
                <w:sz w:val="20"/>
                <w:szCs w:val="20"/>
              </w:rPr>
            </w:pPr>
            <w:ins w:id="2299" w:author="2" w:date="2021-08-31T10:55:00Z">
              <w:r w:rsidRPr="006F33AA">
                <w:rPr>
                  <w:rFonts w:ascii="Times New Roman" w:hAnsi="Times New Roman" w:cs="Times New Roman"/>
                  <w:sz w:val="20"/>
                  <w:szCs w:val="20"/>
                </w:rPr>
                <w:t>Уменьшится в 4 раза</w:t>
              </w:r>
            </w:ins>
          </w:p>
          <w:p w14:paraId="7D9D09D5" w14:textId="77777777" w:rsidR="00450F2B" w:rsidRPr="006F33AA" w:rsidRDefault="002A4ED6" w:rsidP="002A4ED6">
            <w:pPr>
              <w:pStyle w:val="a4"/>
              <w:numPr>
                <w:ilvl w:val="0"/>
                <w:numId w:val="306"/>
              </w:numPr>
              <w:spacing w:after="120" w:line="240" w:lineRule="auto"/>
              <w:rPr>
                <w:ins w:id="2300" w:author="2" w:date="2021-08-31T10:55:00Z"/>
                <w:rFonts w:ascii="Times New Roman" w:hAnsi="Times New Roman" w:cs="Times New Roman"/>
                <w:sz w:val="20"/>
                <w:szCs w:val="20"/>
              </w:rPr>
            </w:pPr>
            <w:ins w:id="2301" w:author="2" w:date="2021-08-31T10:55:00Z">
              <w:r w:rsidRPr="006F33AA">
                <w:rPr>
                  <w:rFonts w:ascii="Times New Roman" w:hAnsi="Times New Roman" w:cs="Times New Roman"/>
                  <w:sz w:val="20"/>
                  <w:szCs w:val="20"/>
                </w:rPr>
                <w:t>Уменьшится в 2 раза</w:t>
              </w:r>
            </w:ins>
          </w:p>
          <w:p w14:paraId="0238EF61" w14:textId="0C8F2066" w:rsidR="00450F2B" w:rsidRPr="00247CE1" w:rsidRDefault="002A4ED6" w:rsidP="002A4ED6">
            <w:pPr>
              <w:pStyle w:val="a4"/>
              <w:numPr>
                <w:ilvl w:val="0"/>
                <w:numId w:val="306"/>
              </w:numPr>
              <w:spacing w:after="120" w:line="240" w:lineRule="auto"/>
              <w:rPr>
                <w:rFonts w:ascii="Times New Roman" w:hAnsi="Times New Roman" w:cs="Times New Roman"/>
                <w:sz w:val="20"/>
                <w:szCs w:val="20"/>
              </w:rPr>
              <w:pPrChange w:id="2302" w:author="2" w:date="2021-08-31T10:55:00Z">
                <w:pPr>
                  <w:framePr w:hSpace="180" w:wrap="around" w:hAnchor="margin" w:y="665"/>
                  <w:spacing w:after="120"/>
                </w:pPr>
              </w:pPrChange>
            </w:pPr>
            <w:ins w:id="2303" w:author="2" w:date="2021-08-31T10:55:00Z">
              <w:r w:rsidRPr="006F33AA">
                <w:rPr>
                  <w:rFonts w:ascii="Times New Roman" w:hAnsi="Times New Roman" w:cs="Times New Roman"/>
                  <w:sz w:val="20"/>
                  <w:szCs w:val="20"/>
                </w:rPr>
                <w:t>Увеличится в 4 раза</w:t>
              </w:r>
            </w:ins>
          </w:p>
        </w:tc>
        <w:tc>
          <w:tcPr>
            <w:tcW w:w="567" w:type="dxa"/>
            <w:gridSpan w:val="2"/>
            <w:tcPrChange w:id="2304" w:author="2" w:date="2021-08-31T10:55:00Z">
              <w:tcPr>
                <w:tcW w:w="547" w:type="dxa"/>
              </w:tcPr>
            </w:tcPrChange>
          </w:tcPr>
          <w:p w14:paraId="42F44CF9" w14:textId="378426C0" w:rsidR="00450F2B" w:rsidRPr="004B35C4" w:rsidRDefault="00450F2B" w:rsidP="00450F2B">
            <w:pPr>
              <w:pStyle w:val="a4"/>
              <w:tabs>
                <w:tab w:val="left" w:pos="600"/>
              </w:tabs>
              <w:spacing w:after="0" w:line="273" w:lineRule="exact"/>
              <w:ind w:left="0"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3</w:t>
            </w:r>
          </w:p>
        </w:tc>
      </w:tr>
      <w:tr w:rsidR="00450F2B" w14:paraId="46053D1D" w14:textId="3139BA4F" w:rsidTr="00911EF6">
        <w:trPr>
          <w:trHeight w:val="1139"/>
          <w:trPrChange w:id="2305" w:author="2" w:date="2021-08-31T10:55:00Z">
            <w:trPr>
              <w:trHeight w:val="1139"/>
            </w:trPr>
          </w:trPrChange>
        </w:trPr>
        <w:tc>
          <w:tcPr>
            <w:tcW w:w="846" w:type="dxa"/>
            <w:tcPrChange w:id="2306" w:author="2" w:date="2021-08-31T10:55:00Z">
              <w:tcPr>
                <w:tcW w:w="846" w:type="dxa"/>
              </w:tcPr>
            </w:tcPrChange>
          </w:tcPr>
          <w:p w14:paraId="4DF86E2B" w14:textId="77777777" w:rsidR="00450F2B" w:rsidRDefault="00450F2B" w:rsidP="00450F2B">
            <w:pPr>
              <w:spacing w:after="120"/>
              <w:rPr>
                <w:rFonts w:ascii="Times New Roman" w:hAnsi="Times New Roman" w:cs="Times New Roman"/>
                <w:sz w:val="24"/>
                <w:szCs w:val="24"/>
              </w:rPr>
            </w:pPr>
          </w:p>
        </w:tc>
        <w:tc>
          <w:tcPr>
            <w:tcW w:w="1843" w:type="dxa"/>
            <w:tcPrChange w:id="2307" w:author="2" w:date="2021-08-31T10:55:00Z">
              <w:tcPr>
                <w:tcW w:w="1843" w:type="dxa"/>
              </w:tcPr>
            </w:tcPrChange>
          </w:tcPr>
          <w:p w14:paraId="4EA758E9" w14:textId="77777777" w:rsidR="00450F2B" w:rsidRDefault="00450F2B" w:rsidP="00450F2B">
            <w:pPr>
              <w:spacing w:after="120"/>
              <w:rPr>
                <w:rFonts w:ascii="Times New Roman" w:hAnsi="Times New Roman" w:cs="Times New Roman"/>
                <w:sz w:val="24"/>
                <w:szCs w:val="24"/>
              </w:rPr>
            </w:pPr>
          </w:p>
        </w:tc>
        <w:tc>
          <w:tcPr>
            <w:tcW w:w="425" w:type="dxa"/>
            <w:tcPrChange w:id="2308" w:author="2" w:date="2021-08-31T10:55:00Z">
              <w:tcPr>
                <w:tcW w:w="425" w:type="dxa"/>
              </w:tcPr>
            </w:tcPrChange>
          </w:tcPr>
          <w:p w14:paraId="050AD510" w14:textId="77777777" w:rsidR="00450F2B" w:rsidRDefault="00450F2B" w:rsidP="00450F2B">
            <w:pPr>
              <w:spacing w:after="120"/>
              <w:rPr>
                <w:rFonts w:ascii="Times New Roman" w:hAnsi="Times New Roman" w:cs="Times New Roman"/>
                <w:sz w:val="24"/>
                <w:szCs w:val="24"/>
              </w:rPr>
            </w:pPr>
          </w:p>
        </w:tc>
        <w:tc>
          <w:tcPr>
            <w:tcW w:w="392" w:type="dxa"/>
            <w:tcPrChange w:id="2309" w:author="2" w:date="2021-08-31T10:55:00Z">
              <w:tcPr>
                <w:tcW w:w="392" w:type="dxa"/>
              </w:tcPr>
            </w:tcPrChange>
          </w:tcPr>
          <w:p w14:paraId="0B9C884E" w14:textId="77777777" w:rsidR="00450F2B" w:rsidRDefault="00450F2B" w:rsidP="00450F2B">
            <w:pPr>
              <w:spacing w:after="120"/>
              <w:rPr>
                <w:rFonts w:ascii="Times New Roman" w:hAnsi="Times New Roman" w:cs="Times New Roman"/>
                <w:sz w:val="24"/>
                <w:szCs w:val="24"/>
              </w:rPr>
            </w:pPr>
          </w:p>
        </w:tc>
        <w:tc>
          <w:tcPr>
            <w:tcW w:w="553" w:type="dxa"/>
            <w:tcPrChange w:id="2310" w:author="2" w:date="2021-08-31T10:55:00Z">
              <w:tcPr>
                <w:tcW w:w="553" w:type="dxa"/>
              </w:tcPr>
            </w:tcPrChange>
          </w:tcPr>
          <w:p w14:paraId="0F25C260" w14:textId="050917DE"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2311" w:author="2" w:date="2021-08-31T10:55:00Z">
              <w:tcPr>
                <w:tcW w:w="6001" w:type="dxa"/>
              </w:tcPr>
            </w:tcPrChange>
          </w:tcPr>
          <w:p w14:paraId="369E8C88" w14:textId="76F0E96D" w:rsidR="00450F2B" w:rsidRPr="00247CE1" w:rsidRDefault="00450F2B" w:rsidP="00450F2B">
            <w:pPr>
              <w:rPr>
                <w:rFonts w:ascii="Times New Roman" w:hAnsi="Times New Roman" w:cs="Times New Roman"/>
                <w:sz w:val="20"/>
                <w:szCs w:val="20"/>
                <w:lang w:val="ru"/>
              </w:rPr>
            </w:pPr>
            <w:r w:rsidRPr="00247CE1">
              <w:rPr>
                <w:rFonts w:ascii="Times New Roman" w:hAnsi="Times New Roman" w:cs="Times New Roman"/>
                <w:sz w:val="20"/>
                <w:szCs w:val="20"/>
              </w:rPr>
              <w:t>Груз массой 4 кг совершает горизонтальные колебания под дей</w:t>
            </w:r>
            <w:r w:rsidRPr="00247CE1">
              <w:rPr>
                <w:rFonts w:ascii="Times New Roman" w:hAnsi="Times New Roman" w:cs="Times New Roman"/>
                <w:sz w:val="20"/>
                <w:szCs w:val="20"/>
              </w:rPr>
              <w:softHyphen/>
              <w:t>ствием пружины жесткостью 75 Н/м. При каком смещении гру</w:t>
            </w:r>
            <w:r w:rsidRPr="00247CE1">
              <w:rPr>
                <w:rFonts w:ascii="Times New Roman" w:hAnsi="Times New Roman" w:cs="Times New Roman"/>
                <w:sz w:val="20"/>
                <w:szCs w:val="20"/>
              </w:rPr>
              <w:softHyphen/>
              <w:t>за от положения равновесия модуль его скорости равен 5 м/с, если в положении равновесия модуль его скорости равен 10 м/с?</w:t>
            </w:r>
          </w:p>
        </w:tc>
        <w:tc>
          <w:tcPr>
            <w:tcW w:w="4961" w:type="dxa"/>
            <w:gridSpan w:val="2"/>
            <w:tcPrChange w:id="2312" w:author="2" w:date="2021-08-31T10:55:00Z">
              <w:tcPr>
                <w:tcW w:w="4839" w:type="dxa"/>
              </w:tcPr>
            </w:tcPrChange>
          </w:tcPr>
          <w:p w14:paraId="69DAB1CF" w14:textId="77777777" w:rsidR="00861858" w:rsidRPr="006F33AA" w:rsidRDefault="00861858" w:rsidP="00861858">
            <w:pPr>
              <w:pStyle w:val="a4"/>
              <w:numPr>
                <w:ilvl w:val="0"/>
                <w:numId w:val="307"/>
              </w:numPr>
              <w:spacing w:after="120" w:line="240" w:lineRule="auto"/>
              <w:rPr>
                <w:ins w:id="2313" w:author="2" w:date="2021-08-31T10:55:00Z"/>
                <w:rFonts w:ascii="Times New Roman" w:hAnsi="Times New Roman" w:cs="Times New Roman"/>
                <w:sz w:val="20"/>
                <w:szCs w:val="20"/>
              </w:rPr>
            </w:pPr>
            <w:ins w:id="2314" w:author="2" w:date="2021-08-31T10:55:00Z">
              <w:r w:rsidRPr="006F33AA">
                <w:rPr>
                  <w:rFonts w:ascii="Times New Roman" w:hAnsi="Times New Roman" w:cs="Times New Roman"/>
                  <w:sz w:val="20"/>
                  <w:szCs w:val="20"/>
                </w:rPr>
                <w:t>±1м</w:t>
              </w:r>
            </w:ins>
          </w:p>
          <w:p w14:paraId="05E43A5A" w14:textId="77777777" w:rsidR="00861858" w:rsidRPr="006F33AA" w:rsidRDefault="00861858" w:rsidP="00861858">
            <w:pPr>
              <w:pStyle w:val="a4"/>
              <w:numPr>
                <w:ilvl w:val="0"/>
                <w:numId w:val="307"/>
              </w:numPr>
              <w:spacing w:after="120" w:line="240" w:lineRule="auto"/>
              <w:rPr>
                <w:ins w:id="2315" w:author="2" w:date="2021-08-31T10:55:00Z"/>
                <w:rFonts w:ascii="Times New Roman" w:hAnsi="Times New Roman" w:cs="Times New Roman"/>
                <w:sz w:val="20"/>
                <w:szCs w:val="20"/>
              </w:rPr>
            </w:pPr>
            <w:ins w:id="2316" w:author="2" w:date="2021-08-31T10:55:00Z">
              <w:r w:rsidRPr="006F33AA">
                <w:rPr>
                  <w:rFonts w:ascii="Times New Roman" w:hAnsi="Times New Roman" w:cs="Times New Roman"/>
                  <w:sz w:val="20"/>
                  <w:szCs w:val="20"/>
                </w:rPr>
                <w:t>±0,5м</w:t>
              </w:r>
            </w:ins>
          </w:p>
          <w:p w14:paraId="1F9F549B" w14:textId="77777777" w:rsidR="00861858" w:rsidRPr="006F33AA" w:rsidRDefault="00861858" w:rsidP="00861858">
            <w:pPr>
              <w:pStyle w:val="a4"/>
              <w:numPr>
                <w:ilvl w:val="0"/>
                <w:numId w:val="307"/>
              </w:numPr>
              <w:spacing w:after="120" w:line="240" w:lineRule="auto"/>
              <w:rPr>
                <w:ins w:id="2317" w:author="2" w:date="2021-08-31T10:55:00Z"/>
                <w:rFonts w:ascii="Times New Roman" w:hAnsi="Times New Roman" w:cs="Times New Roman"/>
                <w:sz w:val="20"/>
                <w:szCs w:val="20"/>
              </w:rPr>
            </w:pPr>
            <w:ins w:id="2318" w:author="2" w:date="2021-08-31T10:55:00Z">
              <w:r w:rsidRPr="006F33AA">
                <w:rPr>
                  <w:rFonts w:ascii="Times New Roman" w:hAnsi="Times New Roman" w:cs="Times New Roman"/>
                  <w:sz w:val="20"/>
                  <w:szCs w:val="20"/>
                </w:rPr>
                <w:t>±0,25м</w:t>
              </w:r>
            </w:ins>
          </w:p>
          <w:p w14:paraId="7B8204F6" w14:textId="3E7D83D8" w:rsidR="00450F2B" w:rsidRPr="00247CE1" w:rsidRDefault="00861858" w:rsidP="00861858">
            <w:pPr>
              <w:pStyle w:val="a4"/>
              <w:numPr>
                <w:ilvl w:val="0"/>
                <w:numId w:val="307"/>
              </w:numPr>
              <w:spacing w:after="120" w:line="240" w:lineRule="auto"/>
              <w:rPr>
                <w:rFonts w:ascii="Times New Roman" w:hAnsi="Times New Roman" w:cs="Times New Roman"/>
                <w:sz w:val="20"/>
                <w:szCs w:val="20"/>
              </w:rPr>
              <w:pPrChange w:id="2319" w:author="2" w:date="2021-08-31T10:55:00Z">
                <w:pPr>
                  <w:framePr w:hSpace="180" w:wrap="around" w:hAnchor="margin" w:y="665"/>
                  <w:spacing w:after="120"/>
                </w:pPr>
              </w:pPrChange>
            </w:pPr>
            <w:ins w:id="2320" w:author="2" w:date="2021-08-31T10:55:00Z">
              <w:r w:rsidRPr="006F33AA">
                <w:rPr>
                  <w:rFonts w:ascii="Times New Roman" w:hAnsi="Times New Roman" w:cs="Times New Roman"/>
                  <w:sz w:val="20"/>
                  <w:szCs w:val="20"/>
                </w:rPr>
                <w:t>±2м</w:t>
              </w:r>
            </w:ins>
          </w:p>
        </w:tc>
        <w:tc>
          <w:tcPr>
            <w:tcW w:w="567" w:type="dxa"/>
            <w:gridSpan w:val="2"/>
            <w:tcPrChange w:id="2321" w:author="2" w:date="2021-08-31T10:55:00Z">
              <w:tcPr>
                <w:tcW w:w="547" w:type="dxa"/>
              </w:tcPr>
            </w:tcPrChange>
          </w:tcPr>
          <w:p w14:paraId="0EAD37FA" w14:textId="63CF7677" w:rsidR="00450F2B" w:rsidRPr="004B35C4" w:rsidRDefault="00450F2B" w:rsidP="00450F2B">
            <w:pPr>
              <w:pStyle w:val="a4"/>
              <w:tabs>
                <w:tab w:val="left" w:pos="600"/>
              </w:tabs>
              <w:spacing w:after="0" w:line="273" w:lineRule="exact"/>
              <w:ind w:left="0"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4</w:t>
            </w:r>
          </w:p>
        </w:tc>
      </w:tr>
      <w:tr w:rsidR="00450F2B" w14:paraId="1D2B645D" w14:textId="26492C0B" w:rsidTr="00911EF6">
        <w:tc>
          <w:tcPr>
            <w:tcW w:w="846" w:type="dxa"/>
            <w:tcPrChange w:id="2322" w:author="2" w:date="2021-08-31T10:55:00Z">
              <w:tcPr>
                <w:tcW w:w="846" w:type="dxa"/>
              </w:tcPr>
            </w:tcPrChange>
          </w:tcPr>
          <w:p w14:paraId="1BF57CF5" w14:textId="77777777" w:rsidR="00450F2B" w:rsidRDefault="00450F2B" w:rsidP="00450F2B">
            <w:pPr>
              <w:spacing w:after="120"/>
              <w:rPr>
                <w:rFonts w:ascii="Times New Roman" w:hAnsi="Times New Roman" w:cs="Times New Roman"/>
                <w:sz w:val="24"/>
                <w:szCs w:val="24"/>
              </w:rPr>
            </w:pPr>
          </w:p>
        </w:tc>
        <w:tc>
          <w:tcPr>
            <w:tcW w:w="1843" w:type="dxa"/>
            <w:tcPrChange w:id="2323" w:author="2" w:date="2021-08-31T10:55:00Z">
              <w:tcPr>
                <w:tcW w:w="1843" w:type="dxa"/>
              </w:tcPr>
            </w:tcPrChange>
          </w:tcPr>
          <w:p w14:paraId="33C78325" w14:textId="77777777" w:rsidR="00450F2B" w:rsidRDefault="00450F2B" w:rsidP="00450F2B">
            <w:pPr>
              <w:spacing w:after="120"/>
              <w:rPr>
                <w:rFonts w:ascii="Times New Roman" w:hAnsi="Times New Roman" w:cs="Times New Roman"/>
                <w:sz w:val="24"/>
                <w:szCs w:val="24"/>
              </w:rPr>
            </w:pPr>
          </w:p>
        </w:tc>
        <w:tc>
          <w:tcPr>
            <w:tcW w:w="425" w:type="dxa"/>
            <w:tcPrChange w:id="2324" w:author="2" w:date="2021-08-31T10:55:00Z">
              <w:tcPr>
                <w:tcW w:w="425" w:type="dxa"/>
              </w:tcPr>
            </w:tcPrChange>
          </w:tcPr>
          <w:p w14:paraId="07FEE881" w14:textId="77777777" w:rsidR="00450F2B" w:rsidRDefault="00450F2B" w:rsidP="00450F2B">
            <w:pPr>
              <w:spacing w:after="120"/>
              <w:rPr>
                <w:rFonts w:ascii="Times New Roman" w:hAnsi="Times New Roman" w:cs="Times New Roman"/>
                <w:sz w:val="24"/>
                <w:szCs w:val="24"/>
              </w:rPr>
            </w:pPr>
          </w:p>
        </w:tc>
        <w:tc>
          <w:tcPr>
            <w:tcW w:w="392" w:type="dxa"/>
            <w:tcPrChange w:id="2325" w:author="2" w:date="2021-08-31T10:55:00Z">
              <w:tcPr>
                <w:tcW w:w="392" w:type="dxa"/>
              </w:tcPr>
            </w:tcPrChange>
          </w:tcPr>
          <w:p w14:paraId="592A49F8" w14:textId="77777777" w:rsidR="00450F2B" w:rsidRDefault="00450F2B" w:rsidP="00450F2B">
            <w:pPr>
              <w:spacing w:after="120"/>
              <w:rPr>
                <w:rFonts w:ascii="Times New Roman" w:hAnsi="Times New Roman" w:cs="Times New Roman"/>
                <w:sz w:val="24"/>
                <w:szCs w:val="24"/>
              </w:rPr>
            </w:pPr>
          </w:p>
        </w:tc>
        <w:tc>
          <w:tcPr>
            <w:tcW w:w="553" w:type="dxa"/>
            <w:tcPrChange w:id="2326" w:author="2" w:date="2021-08-31T10:55:00Z">
              <w:tcPr>
                <w:tcW w:w="553" w:type="dxa"/>
              </w:tcPr>
            </w:tcPrChange>
          </w:tcPr>
          <w:p w14:paraId="46649645" w14:textId="60D2C30A"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2327" w:author="2" w:date="2021-08-31T10:55:00Z">
              <w:tcPr>
                <w:tcW w:w="6001" w:type="dxa"/>
              </w:tcPr>
            </w:tcPrChange>
          </w:tcPr>
          <w:p w14:paraId="1BE5B37B" w14:textId="0EB51BF2" w:rsidR="00450F2B" w:rsidRPr="00247CE1" w:rsidRDefault="00450F2B" w:rsidP="00450F2B">
            <w:pPr>
              <w:pStyle w:val="6"/>
              <w:shd w:val="clear" w:color="auto" w:fill="auto"/>
              <w:tabs>
                <w:tab w:val="left" w:pos="322"/>
              </w:tabs>
              <w:spacing w:before="0" w:line="206" w:lineRule="exact"/>
              <w:ind w:right="40" w:firstLine="0"/>
              <w:rPr>
                <w:rFonts w:ascii="Times New Roman" w:hAnsi="Times New Roman" w:cs="Times New Roman"/>
                <w:color w:val="000000"/>
                <w:sz w:val="20"/>
                <w:szCs w:val="20"/>
                <w:lang w:eastAsia="ru-RU"/>
              </w:rPr>
            </w:pPr>
            <w:r w:rsidRPr="00247CE1">
              <w:rPr>
                <w:rFonts w:ascii="Times New Roman" w:hAnsi="Times New Roman" w:cs="Times New Roman"/>
                <w:sz w:val="20"/>
                <w:szCs w:val="20"/>
              </w:rPr>
              <w:t>К пружине подвешено тело массой 2 кг. Если к нему присоеди</w:t>
            </w:r>
            <w:r w:rsidRPr="00247CE1">
              <w:rPr>
                <w:rFonts w:ascii="Times New Roman" w:hAnsi="Times New Roman" w:cs="Times New Roman"/>
                <w:sz w:val="20"/>
                <w:szCs w:val="20"/>
              </w:rPr>
              <w:softHyphen/>
              <w:t>нить тело массой 300 г, то пружина растянется еще на 2 см. Ка</w:t>
            </w:r>
            <w:r w:rsidRPr="00247CE1">
              <w:rPr>
                <w:rFonts w:ascii="Times New Roman" w:hAnsi="Times New Roman" w:cs="Times New Roman"/>
                <w:sz w:val="20"/>
                <w:szCs w:val="20"/>
              </w:rPr>
              <w:softHyphen/>
              <w:t>ков будет период колебаний, если трехсотграммовый довесок снять и предоставить телу массой 2 кг колебаться?</w:t>
            </w:r>
            <w:r w:rsidRPr="00247CE1">
              <w:rPr>
                <w:rFonts w:ascii="Times New Roman" w:hAnsi="Times New Roman" w:cs="Times New Roman"/>
                <w:color w:val="000000"/>
                <w:sz w:val="20"/>
                <w:szCs w:val="20"/>
                <w:lang w:eastAsia="ru-RU"/>
              </w:rPr>
              <w:t xml:space="preserve"> </w:t>
            </w:r>
          </w:p>
        </w:tc>
        <w:tc>
          <w:tcPr>
            <w:tcW w:w="4961" w:type="dxa"/>
            <w:gridSpan w:val="2"/>
            <w:tcPrChange w:id="2328" w:author="2" w:date="2021-08-31T10:55:00Z">
              <w:tcPr>
                <w:tcW w:w="4839" w:type="dxa"/>
              </w:tcPr>
            </w:tcPrChange>
          </w:tcPr>
          <w:p w14:paraId="7037BE85" w14:textId="77777777" w:rsidR="00861858" w:rsidRPr="006F33AA" w:rsidRDefault="00861858" w:rsidP="00861858">
            <w:pPr>
              <w:pStyle w:val="a4"/>
              <w:numPr>
                <w:ilvl w:val="0"/>
                <w:numId w:val="308"/>
              </w:numPr>
              <w:spacing w:after="0" w:line="273" w:lineRule="exact"/>
              <w:ind w:right="20"/>
              <w:rPr>
                <w:ins w:id="2329" w:author="2" w:date="2021-08-31T10:55:00Z"/>
                <w:rFonts w:ascii="Times New Roman" w:eastAsia="Century Schoolbook" w:hAnsi="Times New Roman" w:cs="Times New Roman"/>
                <w:color w:val="000000"/>
                <w:sz w:val="20"/>
                <w:szCs w:val="20"/>
                <w:lang w:val="ru" w:eastAsia="ru-RU"/>
              </w:rPr>
            </w:pPr>
            <w:ins w:id="2330" w:author="2" w:date="2021-08-31T10:55:00Z">
              <w:r w:rsidRPr="006F33AA">
                <w:rPr>
                  <w:rFonts w:ascii="Times New Roman" w:eastAsia="Century Schoolbook" w:hAnsi="Times New Roman" w:cs="Times New Roman"/>
                  <w:color w:val="000000"/>
                  <w:sz w:val="20"/>
                  <w:szCs w:val="20"/>
                  <w:lang w:val="ru" w:eastAsia="ru-RU"/>
                </w:rPr>
                <w:t>1,46с</w:t>
              </w:r>
            </w:ins>
          </w:p>
          <w:p w14:paraId="2594F858" w14:textId="77777777" w:rsidR="00861858" w:rsidRPr="006F33AA" w:rsidRDefault="00861858" w:rsidP="00861858">
            <w:pPr>
              <w:pStyle w:val="a4"/>
              <w:numPr>
                <w:ilvl w:val="0"/>
                <w:numId w:val="308"/>
              </w:numPr>
              <w:spacing w:after="0" w:line="273" w:lineRule="exact"/>
              <w:ind w:right="20"/>
              <w:rPr>
                <w:ins w:id="2331" w:author="2" w:date="2021-08-31T10:55:00Z"/>
                <w:rFonts w:ascii="Times New Roman" w:eastAsia="Century Schoolbook" w:hAnsi="Times New Roman" w:cs="Times New Roman"/>
                <w:color w:val="000000"/>
                <w:sz w:val="20"/>
                <w:szCs w:val="20"/>
                <w:lang w:val="ru" w:eastAsia="ru-RU"/>
              </w:rPr>
            </w:pPr>
            <w:ins w:id="2332" w:author="2" w:date="2021-08-31T10:55:00Z">
              <w:r w:rsidRPr="006F33AA">
                <w:rPr>
                  <w:rFonts w:ascii="Times New Roman" w:eastAsia="Century Schoolbook" w:hAnsi="Times New Roman" w:cs="Times New Roman"/>
                  <w:color w:val="000000"/>
                  <w:sz w:val="20"/>
                  <w:szCs w:val="20"/>
                  <w:lang w:val="ru" w:eastAsia="ru-RU"/>
                </w:rPr>
                <w:t>0,365с</w:t>
              </w:r>
            </w:ins>
          </w:p>
          <w:p w14:paraId="5F07FD8A" w14:textId="77777777" w:rsidR="00450F2B" w:rsidRPr="006F33AA" w:rsidRDefault="00861858" w:rsidP="00861858">
            <w:pPr>
              <w:pStyle w:val="a4"/>
              <w:numPr>
                <w:ilvl w:val="0"/>
                <w:numId w:val="308"/>
              </w:numPr>
              <w:spacing w:after="0" w:line="273" w:lineRule="exact"/>
              <w:ind w:right="20"/>
              <w:rPr>
                <w:ins w:id="2333" w:author="2" w:date="2021-08-31T10:55:00Z"/>
                <w:rFonts w:ascii="Times New Roman" w:eastAsia="Century Schoolbook" w:hAnsi="Times New Roman" w:cs="Times New Roman"/>
                <w:color w:val="000000"/>
                <w:sz w:val="20"/>
                <w:szCs w:val="20"/>
                <w:lang w:val="ru" w:eastAsia="ru-RU"/>
              </w:rPr>
            </w:pPr>
            <w:ins w:id="2334" w:author="2" w:date="2021-08-31T10:55:00Z">
              <w:r w:rsidRPr="006F33AA">
                <w:rPr>
                  <w:rFonts w:ascii="Times New Roman" w:eastAsia="Century Schoolbook" w:hAnsi="Times New Roman" w:cs="Times New Roman"/>
                  <w:color w:val="000000"/>
                  <w:sz w:val="20"/>
                  <w:szCs w:val="20"/>
                  <w:lang w:val="ru" w:eastAsia="ru-RU"/>
                </w:rPr>
                <w:t>0,73с</w:t>
              </w:r>
            </w:ins>
          </w:p>
          <w:p w14:paraId="56232410" w14:textId="50969277" w:rsidR="00450F2B" w:rsidRPr="00247CE1" w:rsidRDefault="00861858" w:rsidP="00861858">
            <w:pPr>
              <w:pStyle w:val="a4"/>
              <w:numPr>
                <w:ilvl w:val="0"/>
                <w:numId w:val="308"/>
              </w:numPr>
              <w:spacing w:after="0" w:line="273" w:lineRule="exact"/>
              <w:ind w:right="20"/>
              <w:rPr>
                <w:rFonts w:ascii="Times New Roman" w:eastAsia="Century Schoolbook" w:hAnsi="Times New Roman" w:cs="Times New Roman"/>
                <w:color w:val="000000"/>
                <w:sz w:val="20"/>
                <w:szCs w:val="20"/>
                <w:lang w:val="ru" w:eastAsia="ru-RU"/>
              </w:rPr>
              <w:pPrChange w:id="2335" w:author="2" w:date="2021-08-31T10:55:00Z">
                <w:pPr>
                  <w:pStyle w:val="a4"/>
                  <w:framePr w:hSpace="180" w:wrap="around" w:hAnchor="margin" w:y="665"/>
                  <w:spacing w:after="0" w:line="273" w:lineRule="exact"/>
                  <w:ind w:left="993" w:right="20"/>
                </w:pPr>
              </w:pPrChange>
            </w:pPr>
            <w:ins w:id="2336" w:author="2" w:date="2021-08-31T10:55:00Z">
              <w:r w:rsidRPr="006F33AA">
                <w:rPr>
                  <w:rFonts w:ascii="Times New Roman" w:eastAsia="Century Schoolbook" w:hAnsi="Times New Roman" w:cs="Times New Roman"/>
                  <w:color w:val="000000"/>
                  <w:sz w:val="20"/>
                  <w:szCs w:val="20"/>
                  <w:lang w:val="ru" w:eastAsia="ru-RU"/>
                </w:rPr>
                <w:t>0,98с</w:t>
              </w:r>
            </w:ins>
          </w:p>
        </w:tc>
        <w:tc>
          <w:tcPr>
            <w:tcW w:w="567" w:type="dxa"/>
            <w:gridSpan w:val="2"/>
            <w:tcPrChange w:id="2337" w:author="2" w:date="2021-08-31T10:55:00Z">
              <w:tcPr>
                <w:tcW w:w="547" w:type="dxa"/>
              </w:tcPr>
            </w:tcPrChange>
          </w:tcPr>
          <w:p w14:paraId="602B5AA4" w14:textId="57C5A37C" w:rsidR="00450F2B" w:rsidRPr="004B35C4" w:rsidRDefault="00450F2B" w:rsidP="00861858">
            <w:pPr>
              <w:tabs>
                <w:tab w:val="left" w:pos="600"/>
              </w:tabs>
              <w:spacing w:line="273" w:lineRule="exact"/>
              <w:ind w:right="34"/>
              <w:rPr>
                <w:rFonts w:ascii="Times New Roman" w:eastAsia="Century Schoolbook" w:hAnsi="Times New Roman" w:cs="Times New Roman"/>
                <w:color w:val="000000"/>
                <w:sz w:val="24"/>
                <w:szCs w:val="24"/>
                <w:lang w:val="ru" w:eastAsia="ru-RU"/>
              </w:rPr>
              <w:pPrChange w:id="2338" w:author="2" w:date="2021-08-31T10:55:00Z">
                <w:pPr>
                  <w:framePr w:hSpace="180" w:wrap="around" w:hAnchor="margin" w:y="665"/>
                  <w:tabs>
                    <w:tab w:val="left" w:pos="600"/>
                  </w:tabs>
                  <w:spacing w:line="273" w:lineRule="exact"/>
                  <w:ind w:left="360" w:right="34"/>
                </w:pPr>
              </w:pPrChange>
            </w:pPr>
            <w:r w:rsidRPr="004B35C4">
              <w:rPr>
                <w:rFonts w:ascii="Times New Roman" w:eastAsia="Century Schoolbook" w:hAnsi="Times New Roman" w:cs="Times New Roman"/>
                <w:color w:val="000000"/>
                <w:sz w:val="24"/>
                <w:szCs w:val="24"/>
                <w:lang w:val="ru" w:eastAsia="ru-RU"/>
              </w:rPr>
              <w:t>3</w:t>
            </w:r>
          </w:p>
        </w:tc>
      </w:tr>
      <w:tr w:rsidR="00450F2B" w14:paraId="3B35B6E7" w14:textId="7A412BB4" w:rsidTr="00911EF6">
        <w:tc>
          <w:tcPr>
            <w:tcW w:w="846" w:type="dxa"/>
            <w:tcPrChange w:id="2339" w:author="2" w:date="2021-08-31T10:55:00Z">
              <w:tcPr>
                <w:tcW w:w="846" w:type="dxa"/>
              </w:tcPr>
            </w:tcPrChange>
          </w:tcPr>
          <w:p w14:paraId="627B4CBC" w14:textId="77777777" w:rsidR="00450F2B" w:rsidRDefault="00450F2B" w:rsidP="00450F2B">
            <w:pPr>
              <w:spacing w:after="120"/>
              <w:rPr>
                <w:rFonts w:ascii="Times New Roman" w:hAnsi="Times New Roman" w:cs="Times New Roman"/>
                <w:sz w:val="24"/>
                <w:szCs w:val="24"/>
              </w:rPr>
            </w:pPr>
          </w:p>
        </w:tc>
        <w:tc>
          <w:tcPr>
            <w:tcW w:w="1843" w:type="dxa"/>
            <w:tcPrChange w:id="2340" w:author="2" w:date="2021-08-31T10:55:00Z">
              <w:tcPr>
                <w:tcW w:w="1843" w:type="dxa"/>
              </w:tcPr>
            </w:tcPrChange>
          </w:tcPr>
          <w:p w14:paraId="2F3BB625" w14:textId="77777777" w:rsidR="00450F2B" w:rsidRDefault="00450F2B" w:rsidP="00450F2B">
            <w:pPr>
              <w:spacing w:after="120"/>
              <w:rPr>
                <w:rFonts w:ascii="Times New Roman" w:hAnsi="Times New Roman" w:cs="Times New Roman"/>
                <w:sz w:val="24"/>
                <w:szCs w:val="24"/>
              </w:rPr>
            </w:pPr>
          </w:p>
        </w:tc>
        <w:tc>
          <w:tcPr>
            <w:tcW w:w="425" w:type="dxa"/>
            <w:tcPrChange w:id="2341" w:author="2" w:date="2021-08-31T10:55:00Z">
              <w:tcPr>
                <w:tcW w:w="425" w:type="dxa"/>
              </w:tcPr>
            </w:tcPrChange>
          </w:tcPr>
          <w:p w14:paraId="20C767DC" w14:textId="77777777" w:rsidR="00450F2B" w:rsidRDefault="00450F2B" w:rsidP="00450F2B">
            <w:pPr>
              <w:spacing w:after="120"/>
              <w:rPr>
                <w:rFonts w:ascii="Times New Roman" w:hAnsi="Times New Roman" w:cs="Times New Roman"/>
                <w:sz w:val="24"/>
                <w:szCs w:val="24"/>
              </w:rPr>
            </w:pPr>
          </w:p>
        </w:tc>
        <w:tc>
          <w:tcPr>
            <w:tcW w:w="392" w:type="dxa"/>
            <w:tcPrChange w:id="2342" w:author="2" w:date="2021-08-31T10:55:00Z">
              <w:tcPr>
                <w:tcW w:w="392" w:type="dxa"/>
              </w:tcPr>
            </w:tcPrChange>
          </w:tcPr>
          <w:p w14:paraId="1CE8222A" w14:textId="77777777" w:rsidR="00450F2B" w:rsidRDefault="00450F2B" w:rsidP="00450F2B">
            <w:pPr>
              <w:spacing w:after="120"/>
              <w:rPr>
                <w:rFonts w:ascii="Times New Roman" w:hAnsi="Times New Roman" w:cs="Times New Roman"/>
                <w:sz w:val="24"/>
                <w:szCs w:val="24"/>
              </w:rPr>
            </w:pPr>
          </w:p>
        </w:tc>
        <w:tc>
          <w:tcPr>
            <w:tcW w:w="553" w:type="dxa"/>
            <w:tcPrChange w:id="2343" w:author="2" w:date="2021-08-31T10:55:00Z">
              <w:tcPr>
                <w:tcW w:w="553" w:type="dxa"/>
              </w:tcPr>
            </w:tcPrChange>
          </w:tcPr>
          <w:p w14:paraId="1073646D" w14:textId="10913798"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2344" w:author="2" w:date="2021-08-31T10:55:00Z">
              <w:tcPr>
                <w:tcW w:w="6001" w:type="dxa"/>
              </w:tcPr>
            </w:tcPrChange>
          </w:tcPr>
          <w:p w14:paraId="35E061CB" w14:textId="0B1FCCB4" w:rsidR="00450F2B" w:rsidRPr="00247CE1" w:rsidRDefault="00450F2B" w:rsidP="00450F2B">
            <w:pPr>
              <w:pStyle w:val="6"/>
              <w:shd w:val="clear" w:color="auto" w:fill="auto"/>
              <w:tabs>
                <w:tab w:val="left" w:pos="327"/>
              </w:tabs>
              <w:spacing w:before="0" w:line="206" w:lineRule="exact"/>
              <w:ind w:right="40" w:firstLine="0"/>
              <w:rPr>
                <w:rFonts w:ascii="Times New Roman" w:hAnsi="Times New Roman" w:cs="Times New Roman"/>
                <w:color w:val="000000"/>
                <w:sz w:val="20"/>
                <w:szCs w:val="20"/>
                <w:lang w:eastAsia="ru-RU"/>
              </w:rPr>
            </w:pPr>
            <w:r w:rsidRPr="00247CE1">
              <w:rPr>
                <w:rFonts w:ascii="Times New Roman" w:hAnsi="Times New Roman" w:cs="Times New Roman"/>
                <w:sz w:val="20"/>
                <w:szCs w:val="20"/>
              </w:rPr>
              <w:t>Груз массой 400 г совершает колебания на пружине жесткостью 250 Н/м. Амплитуда колебаний 15 см. Найдите полную механи</w:t>
            </w:r>
            <w:r w:rsidRPr="00247CE1">
              <w:rPr>
                <w:rFonts w:ascii="Times New Roman" w:hAnsi="Times New Roman" w:cs="Times New Roman"/>
                <w:sz w:val="20"/>
                <w:szCs w:val="20"/>
              </w:rPr>
              <w:softHyphen/>
            </w:r>
            <w:r w:rsidRPr="00247CE1">
              <w:rPr>
                <w:rFonts w:ascii="Times New Roman" w:hAnsi="Times New Roman" w:cs="Times New Roman"/>
                <w:sz w:val="20"/>
                <w:szCs w:val="20"/>
              </w:rPr>
              <w:br w:type="page"/>
              <w:t xml:space="preserve">ческую энергию колебаний и наибольшую скорость. </w:t>
            </w:r>
          </w:p>
        </w:tc>
        <w:tc>
          <w:tcPr>
            <w:tcW w:w="4961" w:type="dxa"/>
            <w:gridSpan w:val="2"/>
            <w:tcPrChange w:id="2345" w:author="2" w:date="2021-08-31T10:55:00Z">
              <w:tcPr>
                <w:tcW w:w="4839" w:type="dxa"/>
              </w:tcPr>
            </w:tcPrChange>
          </w:tcPr>
          <w:p w14:paraId="3B7DB852" w14:textId="77777777" w:rsidR="00861858" w:rsidRPr="006F33AA" w:rsidRDefault="00861858" w:rsidP="00861858">
            <w:pPr>
              <w:pStyle w:val="a4"/>
              <w:numPr>
                <w:ilvl w:val="0"/>
                <w:numId w:val="309"/>
              </w:numPr>
              <w:spacing w:after="0" w:line="273" w:lineRule="exact"/>
              <w:ind w:right="20"/>
              <w:rPr>
                <w:ins w:id="2346" w:author="2" w:date="2021-08-31T10:55:00Z"/>
                <w:rFonts w:ascii="Times New Roman" w:eastAsia="Century Schoolbook" w:hAnsi="Times New Roman" w:cs="Times New Roman"/>
                <w:color w:val="000000"/>
                <w:sz w:val="20"/>
                <w:szCs w:val="20"/>
                <w:lang w:eastAsia="ru-RU"/>
              </w:rPr>
            </w:pPr>
            <w:ins w:id="2347" w:author="2" w:date="2021-08-31T10:55:00Z">
              <w:r w:rsidRPr="006F33AA">
                <w:rPr>
                  <w:rFonts w:ascii="Times New Roman" w:eastAsia="Century Schoolbook" w:hAnsi="Times New Roman" w:cs="Times New Roman"/>
                  <w:color w:val="000000"/>
                  <w:sz w:val="20"/>
                  <w:szCs w:val="20"/>
                  <w:lang w:eastAsia="ru-RU"/>
                </w:rPr>
                <w:t>281Дж; 35.5 м/с</w:t>
              </w:r>
            </w:ins>
          </w:p>
          <w:p w14:paraId="6114FA81" w14:textId="77777777" w:rsidR="00861858" w:rsidRPr="006F33AA" w:rsidRDefault="00861858" w:rsidP="00861858">
            <w:pPr>
              <w:pStyle w:val="a4"/>
              <w:numPr>
                <w:ilvl w:val="0"/>
                <w:numId w:val="309"/>
              </w:numPr>
              <w:spacing w:after="0" w:line="273" w:lineRule="exact"/>
              <w:ind w:right="20"/>
              <w:rPr>
                <w:ins w:id="2348" w:author="2" w:date="2021-08-31T10:55:00Z"/>
                <w:rFonts w:ascii="Times New Roman" w:eastAsia="Century Schoolbook" w:hAnsi="Times New Roman" w:cs="Times New Roman"/>
                <w:color w:val="000000"/>
                <w:sz w:val="20"/>
                <w:szCs w:val="20"/>
                <w:lang w:eastAsia="ru-RU"/>
              </w:rPr>
            </w:pPr>
            <w:ins w:id="2349" w:author="2" w:date="2021-08-31T10:55:00Z">
              <w:r w:rsidRPr="006F33AA">
                <w:rPr>
                  <w:rFonts w:ascii="Times New Roman" w:eastAsia="Century Schoolbook" w:hAnsi="Times New Roman" w:cs="Times New Roman"/>
                  <w:color w:val="000000"/>
                  <w:sz w:val="20"/>
                  <w:szCs w:val="20"/>
                  <w:lang w:eastAsia="ru-RU"/>
                </w:rPr>
                <w:t>18,7мДж; 25 м/с</w:t>
              </w:r>
            </w:ins>
          </w:p>
          <w:p w14:paraId="7CDB0319" w14:textId="77777777" w:rsidR="00861858" w:rsidRPr="006F33AA" w:rsidRDefault="00861858" w:rsidP="00861858">
            <w:pPr>
              <w:pStyle w:val="a4"/>
              <w:numPr>
                <w:ilvl w:val="0"/>
                <w:numId w:val="309"/>
              </w:numPr>
              <w:spacing w:after="0" w:line="273" w:lineRule="exact"/>
              <w:ind w:right="20"/>
              <w:rPr>
                <w:ins w:id="2350" w:author="2" w:date="2021-08-31T10:55:00Z"/>
                <w:rFonts w:ascii="Times New Roman" w:eastAsia="Century Schoolbook" w:hAnsi="Times New Roman" w:cs="Times New Roman"/>
                <w:color w:val="000000"/>
                <w:sz w:val="20"/>
                <w:szCs w:val="20"/>
                <w:lang w:eastAsia="ru-RU"/>
              </w:rPr>
            </w:pPr>
            <w:ins w:id="2351" w:author="2" w:date="2021-08-31T10:55:00Z">
              <w:r w:rsidRPr="006F33AA">
                <w:rPr>
                  <w:rFonts w:ascii="Times New Roman" w:eastAsia="Century Schoolbook" w:hAnsi="Times New Roman" w:cs="Times New Roman"/>
                  <w:color w:val="000000"/>
                  <w:sz w:val="20"/>
                  <w:szCs w:val="20"/>
                  <w:lang w:eastAsia="ru-RU"/>
                </w:rPr>
                <w:t>30 мДж; 0.15м/с</w:t>
              </w:r>
            </w:ins>
          </w:p>
          <w:p w14:paraId="7C148B6C" w14:textId="7912C6EC" w:rsidR="00450F2B" w:rsidRPr="00247CE1" w:rsidRDefault="00861858" w:rsidP="00861858">
            <w:pPr>
              <w:pStyle w:val="a4"/>
              <w:numPr>
                <w:ilvl w:val="0"/>
                <w:numId w:val="309"/>
              </w:numPr>
              <w:spacing w:after="0" w:line="273" w:lineRule="exact"/>
              <w:ind w:right="20"/>
              <w:rPr>
                <w:rFonts w:ascii="Times New Roman" w:eastAsia="Century Schoolbook" w:hAnsi="Times New Roman" w:cs="Times New Roman"/>
                <w:color w:val="000000"/>
                <w:sz w:val="20"/>
                <w:szCs w:val="20"/>
                <w:lang w:eastAsia="ru-RU"/>
              </w:rPr>
              <w:pPrChange w:id="2352" w:author="2" w:date="2021-08-31T10:55:00Z">
                <w:pPr>
                  <w:pStyle w:val="a4"/>
                  <w:framePr w:hSpace="180" w:wrap="around" w:hAnchor="margin" w:y="665"/>
                  <w:spacing w:after="0" w:line="273" w:lineRule="exact"/>
                  <w:ind w:left="993" w:right="20"/>
                </w:pPr>
              </w:pPrChange>
            </w:pPr>
            <w:ins w:id="2353" w:author="2" w:date="2021-08-31T10:55:00Z">
              <w:r w:rsidRPr="006F33AA">
                <w:rPr>
                  <w:rFonts w:ascii="Times New Roman" w:eastAsia="Century Schoolbook" w:hAnsi="Times New Roman" w:cs="Times New Roman"/>
                  <w:color w:val="000000"/>
                  <w:sz w:val="20"/>
                  <w:szCs w:val="20"/>
                  <w:lang w:eastAsia="ru-RU"/>
                </w:rPr>
                <w:t>2,81Дж;3,75 м/с</w:t>
              </w:r>
            </w:ins>
          </w:p>
        </w:tc>
        <w:tc>
          <w:tcPr>
            <w:tcW w:w="567" w:type="dxa"/>
            <w:gridSpan w:val="2"/>
            <w:tcPrChange w:id="2354" w:author="2" w:date="2021-08-31T10:55:00Z">
              <w:tcPr>
                <w:tcW w:w="547" w:type="dxa"/>
              </w:tcPr>
            </w:tcPrChange>
          </w:tcPr>
          <w:p w14:paraId="31368856" w14:textId="541DBB04" w:rsidR="00450F2B" w:rsidRPr="004B35C4" w:rsidRDefault="00450F2B" w:rsidP="00450F2B">
            <w:pPr>
              <w:pStyle w:val="a4"/>
              <w:tabs>
                <w:tab w:val="left" w:pos="600"/>
              </w:tabs>
              <w:spacing w:after="0" w:line="273" w:lineRule="exact"/>
              <w:ind w:left="0"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4</w:t>
            </w:r>
          </w:p>
        </w:tc>
      </w:tr>
      <w:tr w:rsidR="00450F2B" w14:paraId="62A46406" w14:textId="14190D1B" w:rsidTr="00911EF6">
        <w:tc>
          <w:tcPr>
            <w:tcW w:w="846" w:type="dxa"/>
            <w:tcPrChange w:id="2355" w:author="2" w:date="2021-08-31T10:55:00Z">
              <w:tcPr>
                <w:tcW w:w="846" w:type="dxa"/>
              </w:tcPr>
            </w:tcPrChange>
          </w:tcPr>
          <w:p w14:paraId="728E3F62" w14:textId="77777777" w:rsidR="00450F2B" w:rsidRDefault="00450F2B" w:rsidP="00450F2B">
            <w:pPr>
              <w:spacing w:after="120"/>
              <w:rPr>
                <w:rFonts w:ascii="Times New Roman" w:hAnsi="Times New Roman" w:cs="Times New Roman"/>
                <w:sz w:val="24"/>
                <w:szCs w:val="24"/>
              </w:rPr>
            </w:pPr>
          </w:p>
        </w:tc>
        <w:tc>
          <w:tcPr>
            <w:tcW w:w="1843" w:type="dxa"/>
            <w:tcPrChange w:id="2356" w:author="2" w:date="2021-08-31T10:55:00Z">
              <w:tcPr>
                <w:tcW w:w="1843" w:type="dxa"/>
              </w:tcPr>
            </w:tcPrChange>
          </w:tcPr>
          <w:p w14:paraId="562285FD" w14:textId="77777777" w:rsidR="00450F2B" w:rsidRDefault="00450F2B" w:rsidP="00450F2B">
            <w:pPr>
              <w:spacing w:after="120"/>
              <w:rPr>
                <w:rFonts w:ascii="Times New Roman" w:hAnsi="Times New Roman" w:cs="Times New Roman"/>
                <w:sz w:val="24"/>
                <w:szCs w:val="24"/>
              </w:rPr>
            </w:pPr>
          </w:p>
        </w:tc>
        <w:tc>
          <w:tcPr>
            <w:tcW w:w="425" w:type="dxa"/>
            <w:tcPrChange w:id="2357" w:author="2" w:date="2021-08-31T10:55:00Z">
              <w:tcPr>
                <w:tcW w:w="425" w:type="dxa"/>
              </w:tcPr>
            </w:tcPrChange>
          </w:tcPr>
          <w:p w14:paraId="057B30A0" w14:textId="77777777" w:rsidR="00450F2B" w:rsidRDefault="00450F2B" w:rsidP="00450F2B">
            <w:pPr>
              <w:spacing w:after="120"/>
              <w:rPr>
                <w:rFonts w:ascii="Times New Roman" w:hAnsi="Times New Roman" w:cs="Times New Roman"/>
                <w:sz w:val="24"/>
                <w:szCs w:val="24"/>
              </w:rPr>
            </w:pPr>
          </w:p>
        </w:tc>
        <w:tc>
          <w:tcPr>
            <w:tcW w:w="392" w:type="dxa"/>
            <w:tcPrChange w:id="2358" w:author="2" w:date="2021-08-31T10:55:00Z">
              <w:tcPr>
                <w:tcW w:w="392" w:type="dxa"/>
              </w:tcPr>
            </w:tcPrChange>
          </w:tcPr>
          <w:p w14:paraId="62052B50" w14:textId="77777777" w:rsidR="00450F2B" w:rsidRDefault="00450F2B" w:rsidP="00450F2B">
            <w:pPr>
              <w:spacing w:after="120"/>
              <w:rPr>
                <w:rFonts w:ascii="Times New Roman" w:hAnsi="Times New Roman" w:cs="Times New Roman"/>
                <w:sz w:val="24"/>
                <w:szCs w:val="24"/>
              </w:rPr>
            </w:pPr>
          </w:p>
        </w:tc>
        <w:tc>
          <w:tcPr>
            <w:tcW w:w="553" w:type="dxa"/>
            <w:tcPrChange w:id="2359" w:author="2" w:date="2021-08-31T10:55:00Z">
              <w:tcPr>
                <w:tcW w:w="553" w:type="dxa"/>
              </w:tcPr>
            </w:tcPrChange>
          </w:tcPr>
          <w:p w14:paraId="7B5B76F2" w14:textId="2E0E7758"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2360" w:author="2" w:date="2021-08-31T10:55:00Z">
              <w:tcPr>
                <w:tcW w:w="6001" w:type="dxa"/>
              </w:tcPr>
            </w:tcPrChange>
          </w:tcPr>
          <w:p w14:paraId="7EEF2EC7" w14:textId="544E664C" w:rsidR="00450F2B" w:rsidRPr="00247CE1" w:rsidRDefault="00450F2B" w:rsidP="00450F2B">
            <w:pPr>
              <w:pStyle w:val="6"/>
              <w:shd w:val="clear" w:color="auto" w:fill="auto"/>
              <w:tabs>
                <w:tab w:val="left" w:pos="322"/>
              </w:tabs>
              <w:spacing w:before="0" w:line="216" w:lineRule="exact"/>
              <w:ind w:right="40" w:firstLine="0"/>
              <w:rPr>
                <w:rFonts w:ascii="Times New Roman" w:hAnsi="Times New Roman" w:cs="Times New Roman"/>
                <w:color w:val="000000"/>
                <w:sz w:val="20"/>
                <w:szCs w:val="20"/>
                <w:lang w:eastAsia="ru-RU"/>
              </w:rPr>
            </w:pPr>
            <w:r w:rsidRPr="00247CE1">
              <w:rPr>
                <w:rFonts w:ascii="Times New Roman" w:hAnsi="Times New Roman" w:cs="Times New Roman"/>
                <w:sz w:val="20"/>
                <w:szCs w:val="20"/>
              </w:rPr>
              <w:t>Во сколько раз изменится период колебаний груза, подвешенно</w:t>
            </w:r>
            <w:r w:rsidRPr="00247CE1">
              <w:rPr>
                <w:rFonts w:ascii="Times New Roman" w:hAnsi="Times New Roman" w:cs="Times New Roman"/>
                <w:sz w:val="20"/>
                <w:szCs w:val="20"/>
              </w:rPr>
              <w:softHyphen/>
              <w:t>го на резиновом жгуте, если отрезать 15/16 длины жгута и подве</w:t>
            </w:r>
            <w:r w:rsidRPr="00247CE1">
              <w:rPr>
                <w:rFonts w:ascii="Times New Roman" w:hAnsi="Times New Roman" w:cs="Times New Roman"/>
                <w:sz w:val="20"/>
                <w:szCs w:val="20"/>
              </w:rPr>
              <w:softHyphen/>
              <w:t>сить на его оставшуюся часть тот же груз?</w:t>
            </w:r>
            <w:r w:rsidRPr="00247CE1">
              <w:rPr>
                <w:rFonts w:ascii="Times New Roman" w:hAnsi="Times New Roman" w:cs="Times New Roman"/>
                <w:color w:val="000000"/>
                <w:sz w:val="20"/>
                <w:szCs w:val="20"/>
                <w:lang w:eastAsia="ru-RU"/>
              </w:rPr>
              <w:t xml:space="preserve"> </w:t>
            </w:r>
          </w:p>
        </w:tc>
        <w:tc>
          <w:tcPr>
            <w:tcW w:w="4961" w:type="dxa"/>
            <w:gridSpan w:val="2"/>
            <w:tcPrChange w:id="2361" w:author="2" w:date="2021-08-31T10:55:00Z">
              <w:tcPr>
                <w:tcW w:w="4839" w:type="dxa"/>
              </w:tcPr>
            </w:tcPrChange>
          </w:tcPr>
          <w:p w14:paraId="60663ADA" w14:textId="77777777" w:rsidR="00861858" w:rsidRPr="006F33AA" w:rsidRDefault="00861858" w:rsidP="00861858">
            <w:pPr>
              <w:pStyle w:val="a4"/>
              <w:numPr>
                <w:ilvl w:val="0"/>
                <w:numId w:val="310"/>
              </w:numPr>
              <w:spacing w:after="0" w:line="273" w:lineRule="exact"/>
              <w:ind w:right="20"/>
              <w:rPr>
                <w:ins w:id="2362" w:author="2" w:date="2021-08-31T10:55:00Z"/>
                <w:rFonts w:ascii="Times New Roman" w:eastAsia="Century Schoolbook" w:hAnsi="Times New Roman" w:cs="Times New Roman"/>
                <w:color w:val="000000"/>
                <w:sz w:val="20"/>
                <w:szCs w:val="20"/>
                <w:lang w:eastAsia="ru-RU"/>
              </w:rPr>
            </w:pPr>
            <w:ins w:id="2363" w:author="2" w:date="2021-08-31T10:55:00Z">
              <w:r w:rsidRPr="006F33AA">
                <w:rPr>
                  <w:rFonts w:ascii="Times New Roman" w:eastAsia="Century Schoolbook" w:hAnsi="Times New Roman" w:cs="Times New Roman"/>
                  <w:color w:val="000000"/>
                  <w:sz w:val="20"/>
                  <w:szCs w:val="20"/>
                  <w:lang w:eastAsia="ru-RU"/>
                </w:rPr>
                <w:t>Увеличится в 4 раза</w:t>
              </w:r>
            </w:ins>
          </w:p>
          <w:p w14:paraId="4CECA56C" w14:textId="77777777" w:rsidR="00861858" w:rsidRPr="006F33AA" w:rsidRDefault="00861858" w:rsidP="00861858">
            <w:pPr>
              <w:pStyle w:val="a4"/>
              <w:numPr>
                <w:ilvl w:val="0"/>
                <w:numId w:val="310"/>
              </w:numPr>
              <w:spacing w:after="0" w:line="273" w:lineRule="exact"/>
              <w:ind w:right="20"/>
              <w:rPr>
                <w:ins w:id="2364" w:author="2" w:date="2021-08-31T10:55:00Z"/>
                <w:rFonts w:ascii="Times New Roman" w:eastAsia="Century Schoolbook" w:hAnsi="Times New Roman" w:cs="Times New Roman"/>
                <w:color w:val="000000"/>
                <w:sz w:val="20"/>
                <w:szCs w:val="20"/>
                <w:lang w:eastAsia="ru-RU"/>
              </w:rPr>
            </w:pPr>
            <w:ins w:id="2365" w:author="2" w:date="2021-08-31T10:55:00Z">
              <w:r w:rsidRPr="006F33AA">
                <w:rPr>
                  <w:rFonts w:ascii="Times New Roman" w:eastAsia="Century Schoolbook" w:hAnsi="Times New Roman" w:cs="Times New Roman"/>
                  <w:color w:val="000000"/>
                  <w:sz w:val="20"/>
                  <w:szCs w:val="20"/>
                  <w:lang w:eastAsia="ru-RU"/>
                </w:rPr>
                <w:t>Уменьшится в 16 раз</w:t>
              </w:r>
            </w:ins>
          </w:p>
          <w:p w14:paraId="2D92ED1D" w14:textId="77777777" w:rsidR="00450F2B" w:rsidRPr="006F33AA" w:rsidRDefault="00861858" w:rsidP="00861858">
            <w:pPr>
              <w:pStyle w:val="a4"/>
              <w:numPr>
                <w:ilvl w:val="0"/>
                <w:numId w:val="310"/>
              </w:numPr>
              <w:spacing w:after="0" w:line="273" w:lineRule="exact"/>
              <w:ind w:right="20"/>
              <w:rPr>
                <w:ins w:id="2366" w:author="2" w:date="2021-08-31T10:55:00Z"/>
                <w:rFonts w:ascii="Times New Roman" w:eastAsia="Century Schoolbook" w:hAnsi="Times New Roman" w:cs="Times New Roman"/>
                <w:color w:val="000000"/>
                <w:sz w:val="20"/>
                <w:szCs w:val="20"/>
                <w:lang w:eastAsia="ru-RU"/>
              </w:rPr>
            </w:pPr>
            <w:ins w:id="2367" w:author="2" w:date="2021-08-31T10:55:00Z">
              <w:r w:rsidRPr="006F33AA">
                <w:rPr>
                  <w:rFonts w:ascii="Times New Roman" w:eastAsia="Century Schoolbook" w:hAnsi="Times New Roman" w:cs="Times New Roman"/>
                  <w:color w:val="000000"/>
                  <w:sz w:val="20"/>
                  <w:szCs w:val="20"/>
                  <w:lang w:eastAsia="ru-RU"/>
                </w:rPr>
                <w:t>Уменьшится в 4 раза</w:t>
              </w:r>
            </w:ins>
          </w:p>
          <w:p w14:paraId="38E274B7" w14:textId="789F32F2" w:rsidR="00450F2B" w:rsidRPr="00247CE1" w:rsidRDefault="00861858" w:rsidP="00861858">
            <w:pPr>
              <w:pStyle w:val="a4"/>
              <w:numPr>
                <w:ilvl w:val="0"/>
                <w:numId w:val="310"/>
              </w:numPr>
              <w:spacing w:after="0" w:line="273" w:lineRule="exact"/>
              <w:ind w:right="20"/>
              <w:rPr>
                <w:rFonts w:ascii="Times New Roman" w:eastAsia="Century Schoolbook" w:hAnsi="Times New Roman" w:cs="Times New Roman"/>
                <w:color w:val="000000"/>
                <w:sz w:val="20"/>
                <w:szCs w:val="20"/>
                <w:lang w:eastAsia="ru-RU"/>
              </w:rPr>
              <w:pPrChange w:id="2368" w:author="2" w:date="2021-08-31T10:55:00Z">
                <w:pPr>
                  <w:pStyle w:val="a4"/>
                  <w:framePr w:hSpace="180" w:wrap="around" w:hAnchor="margin" w:y="665"/>
                  <w:spacing w:after="0" w:line="273" w:lineRule="exact"/>
                  <w:ind w:left="993" w:right="20"/>
                </w:pPr>
              </w:pPrChange>
            </w:pPr>
            <w:ins w:id="2369" w:author="2" w:date="2021-08-31T10:55:00Z">
              <w:r w:rsidRPr="006F33AA">
                <w:rPr>
                  <w:rFonts w:ascii="Times New Roman" w:eastAsia="Century Schoolbook" w:hAnsi="Times New Roman" w:cs="Times New Roman"/>
                  <w:color w:val="000000"/>
                  <w:sz w:val="20"/>
                  <w:szCs w:val="20"/>
                  <w:lang w:eastAsia="ru-RU"/>
                </w:rPr>
                <w:t>Увеличится в 16 раз</w:t>
              </w:r>
            </w:ins>
          </w:p>
        </w:tc>
        <w:tc>
          <w:tcPr>
            <w:tcW w:w="567" w:type="dxa"/>
            <w:gridSpan w:val="2"/>
            <w:tcPrChange w:id="2370" w:author="2" w:date="2021-08-31T10:55:00Z">
              <w:tcPr>
                <w:tcW w:w="547" w:type="dxa"/>
              </w:tcPr>
            </w:tcPrChange>
          </w:tcPr>
          <w:p w14:paraId="201891B0" w14:textId="24842A37" w:rsidR="00450F2B" w:rsidRPr="004B35C4" w:rsidRDefault="00450F2B" w:rsidP="00450F2B">
            <w:pPr>
              <w:pStyle w:val="a4"/>
              <w:tabs>
                <w:tab w:val="left" w:pos="600"/>
              </w:tabs>
              <w:spacing w:after="0" w:line="273" w:lineRule="exact"/>
              <w:ind w:left="0"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3</w:t>
            </w:r>
          </w:p>
        </w:tc>
      </w:tr>
      <w:tr w:rsidR="00450F2B" w14:paraId="24F8333F" w14:textId="6999CE59" w:rsidTr="00911EF6">
        <w:tc>
          <w:tcPr>
            <w:tcW w:w="846" w:type="dxa"/>
            <w:tcPrChange w:id="2371" w:author="2" w:date="2021-08-31T10:55:00Z">
              <w:tcPr>
                <w:tcW w:w="846" w:type="dxa"/>
              </w:tcPr>
            </w:tcPrChange>
          </w:tcPr>
          <w:p w14:paraId="172D6AFB" w14:textId="77777777" w:rsidR="00450F2B" w:rsidRDefault="00450F2B" w:rsidP="00450F2B">
            <w:pPr>
              <w:spacing w:after="120"/>
              <w:rPr>
                <w:rFonts w:ascii="Times New Roman" w:hAnsi="Times New Roman" w:cs="Times New Roman"/>
                <w:sz w:val="24"/>
                <w:szCs w:val="24"/>
              </w:rPr>
            </w:pPr>
          </w:p>
        </w:tc>
        <w:tc>
          <w:tcPr>
            <w:tcW w:w="1843" w:type="dxa"/>
            <w:tcPrChange w:id="2372" w:author="2" w:date="2021-08-31T10:55:00Z">
              <w:tcPr>
                <w:tcW w:w="1843" w:type="dxa"/>
              </w:tcPr>
            </w:tcPrChange>
          </w:tcPr>
          <w:p w14:paraId="446DD6C8" w14:textId="77777777" w:rsidR="00450F2B" w:rsidRDefault="00450F2B" w:rsidP="00450F2B">
            <w:pPr>
              <w:spacing w:after="120"/>
              <w:rPr>
                <w:rFonts w:ascii="Times New Roman" w:hAnsi="Times New Roman" w:cs="Times New Roman"/>
                <w:sz w:val="24"/>
                <w:szCs w:val="24"/>
              </w:rPr>
            </w:pPr>
          </w:p>
        </w:tc>
        <w:tc>
          <w:tcPr>
            <w:tcW w:w="425" w:type="dxa"/>
            <w:tcPrChange w:id="2373" w:author="2" w:date="2021-08-31T10:55:00Z">
              <w:tcPr>
                <w:tcW w:w="425" w:type="dxa"/>
              </w:tcPr>
            </w:tcPrChange>
          </w:tcPr>
          <w:p w14:paraId="44D587F4" w14:textId="77777777" w:rsidR="00450F2B" w:rsidRDefault="00450F2B" w:rsidP="00450F2B">
            <w:pPr>
              <w:spacing w:after="120"/>
              <w:rPr>
                <w:rFonts w:ascii="Times New Roman" w:hAnsi="Times New Roman" w:cs="Times New Roman"/>
                <w:sz w:val="24"/>
                <w:szCs w:val="24"/>
              </w:rPr>
            </w:pPr>
          </w:p>
        </w:tc>
        <w:tc>
          <w:tcPr>
            <w:tcW w:w="392" w:type="dxa"/>
            <w:tcPrChange w:id="2374" w:author="2" w:date="2021-08-31T10:55:00Z">
              <w:tcPr>
                <w:tcW w:w="392" w:type="dxa"/>
              </w:tcPr>
            </w:tcPrChange>
          </w:tcPr>
          <w:p w14:paraId="4ECD788D" w14:textId="77777777" w:rsidR="00450F2B" w:rsidRDefault="00450F2B" w:rsidP="00450F2B">
            <w:pPr>
              <w:spacing w:after="120"/>
              <w:rPr>
                <w:rFonts w:ascii="Times New Roman" w:hAnsi="Times New Roman" w:cs="Times New Roman"/>
                <w:sz w:val="24"/>
                <w:szCs w:val="24"/>
              </w:rPr>
            </w:pPr>
          </w:p>
        </w:tc>
        <w:tc>
          <w:tcPr>
            <w:tcW w:w="553" w:type="dxa"/>
            <w:tcPrChange w:id="2375" w:author="2" w:date="2021-08-31T10:55:00Z">
              <w:tcPr>
                <w:tcW w:w="553" w:type="dxa"/>
              </w:tcPr>
            </w:tcPrChange>
          </w:tcPr>
          <w:p w14:paraId="3B969C0E" w14:textId="7C053C7D"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2376" w:author="2" w:date="2021-08-31T10:55:00Z">
              <w:tcPr>
                <w:tcW w:w="6001" w:type="dxa"/>
              </w:tcPr>
            </w:tcPrChange>
          </w:tcPr>
          <w:p w14:paraId="1BED8EF8" w14:textId="3A2F3CEE" w:rsidR="00450F2B" w:rsidRPr="00247CE1" w:rsidRDefault="00450F2B" w:rsidP="00450F2B">
            <w:pPr>
              <w:pStyle w:val="28"/>
              <w:shd w:val="clear" w:color="auto" w:fill="auto"/>
              <w:tabs>
                <w:tab w:val="left" w:pos="529"/>
              </w:tabs>
              <w:spacing w:before="0"/>
              <w:ind w:left="20" w:right="20" w:firstLine="0"/>
              <w:rPr>
                <w:rFonts w:ascii="Times New Roman" w:hAnsi="Times New Roman" w:cs="Times New Roman"/>
                <w:sz w:val="20"/>
                <w:szCs w:val="20"/>
              </w:rPr>
            </w:pPr>
            <w:r w:rsidRPr="00247CE1">
              <w:rPr>
                <w:rStyle w:val="1"/>
                <w:rFonts w:ascii="Times New Roman" w:hAnsi="Times New Roman" w:cs="Times New Roman"/>
                <w:sz w:val="20"/>
                <w:szCs w:val="20"/>
              </w:rPr>
              <w:t>Первый нитяной маятник совершает 20 колебаний в минуту, а второй — 30 коле</w:t>
            </w:r>
            <w:r w:rsidRPr="00247CE1">
              <w:rPr>
                <w:rStyle w:val="1"/>
                <w:rFonts w:ascii="Times New Roman" w:hAnsi="Times New Roman" w:cs="Times New Roman"/>
                <w:sz w:val="20"/>
                <w:szCs w:val="20"/>
              </w:rPr>
              <w:softHyphen/>
              <w:t>баний в минуту. Длина нити третьего маятника равна разности длин нитей первого и</w:t>
            </w:r>
            <w:r w:rsidRPr="00247CE1">
              <w:rPr>
                <w:rStyle w:val="41"/>
                <w:rFonts w:ascii="Times New Roman" w:hAnsi="Times New Roman" w:cs="Times New Roman"/>
                <w:sz w:val="20"/>
                <w:szCs w:val="20"/>
              </w:rPr>
              <w:t xml:space="preserve"> </w:t>
            </w:r>
            <w:r w:rsidRPr="00247CE1">
              <w:rPr>
                <w:rStyle w:val="1"/>
                <w:rFonts w:ascii="Times New Roman" w:hAnsi="Times New Roman" w:cs="Times New Roman"/>
                <w:sz w:val="20"/>
                <w:szCs w:val="20"/>
              </w:rPr>
              <w:t xml:space="preserve">второго маятников. Чему равна </w:t>
            </w:r>
            <w:del w:id="2377" w:author="2" w:date="2021-08-31T10:55:00Z">
              <w:r w:rsidRPr="00247CE1">
                <w:rPr>
                  <w:rStyle w:val="1"/>
                  <w:rFonts w:ascii="Times New Roman" w:hAnsi="Times New Roman" w:cs="Times New Roman"/>
                  <w:sz w:val="20"/>
                  <w:szCs w:val="20"/>
                </w:rPr>
                <w:delText>частота</w:delText>
              </w:r>
            </w:del>
            <w:r w:rsidRPr="00247CE1">
              <w:rPr>
                <w:rStyle w:val="1"/>
                <w:rFonts w:ascii="Times New Roman" w:hAnsi="Times New Roman" w:cs="Times New Roman"/>
                <w:sz w:val="20"/>
                <w:szCs w:val="20"/>
              </w:rPr>
              <w:t xml:space="preserve"> колебаний третьего маятника?</w:t>
            </w:r>
            <w:r w:rsidRPr="00247CE1">
              <w:rPr>
                <w:rFonts w:ascii="Times New Roman" w:hAnsi="Times New Roman" w:cs="Times New Roman"/>
                <w:sz w:val="20"/>
                <w:szCs w:val="20"/>
              </w:rPr>
              <w:t xml:space="preserve"> </w:t>
            </w:r>
          </w:p>
        </w:tc>
        <w:tc>
          <w:tcPr>
            <w:tcW w:w="4961" w:type="dxa"/>
            <w:gridSpan w:val="2"/>
            <w:tcPrChange w:id="2378" w:author="2" w:date="2021-08-31T10:55:00Z">
              <w:tcPr>
                <w:tcW w:w="4839" w:type="dxa"/>
              </w:tcPr>
            </w:tcPrChange>
          </w:tcPr>
          <w:p w14:paraId="0E725DB6" w14:textId="77777777" w:rsidR="003606C6" w:rsidRPr="006F33AA" w:rsidRDefault="003606C6" w:rsidP="003606C6">
            <w:pPr>
              <w:pStyle w:val="a4"/>
              <w:numPr>
                <w:ilvl w:val="0"/>
                <w:numId w:val="311"/>
              </w:numPr>
              <w:spacing w:after="0" w:line="273" w:lineRule="exact"/>
              <w:ind w:right="20"/>
              <w:rPr>
                <w:ins w:id="2379" w:author="2" w:date="2021-08-31T10:55:00Z"/>
                <w:rFonts w:ascii="Times New Roman" w:eastAsia="Century Schoolbook" w:hAnsi="Times New Roman" w:cs="Times New Roman"/>
                <w:color w:val="000000"/>
                <w:sz w:val="20"/>
                <w:szCs w:val="20"/>
                <w:lang w:val="ru" w:eastAsia="ru-RU"/>
              </w:rPr>
            </w:pPr>
            <w:ins w:id="2380" w:author="2" w:date="2021-08-31T10:55:00Z">
              <w:r w:rsidRPr="006F33AA">
                <w:rPr>
                  <w:rFonts w:ascii="Times New Roman" w:eastAsia="Century Schoolbook" w:hAnsi="Times New Roman" w:cs="Times New Roman"/>
                  <w:color w:val="000000"/>
                  <w:sz w:val="20"/>
                  <w:szCs w:val="20"/>
                  <w:lang w:val="ru" w:eastAsia="ru-RU"/>
                </w:rPr>
                <w:t>1с</w:t>
              </w:r>
            </w:ins>
          </w:p>
          <w:p w14:paraId="5481C2E4" w14:textId="77777777" w:rsidR="003606C6" w:rsidRPr="006F33AA" w:rsidRDefault="003606C6" w:rsidP="003606C6">
            <w:pPr>
              <w:pStyle w:val="a4"/>
              <w:numPr>
                <w:ilvl w:val="0"/>
                <w:numId w:val="311"/>
              </w:numPr>
              <w:spacing w:after="0" w:line="273" w:lineRule="exact"/>
              <w:ind w:right="20"/>
              <w:rPr>
                <w:ins w:id="2381" w:author="2" w:date="2021-08-31T10:55:00Z"/>
                <w:rFonts w:ascii="Times New Roman" w:eastAsia="Century Schoolbook" w:hAnsi="Times New Roman" w:cs="Times New Roman"/>
                <w:color w:val="000000"/>
                <w:sz w:val="20"/>
                <w:szCs w:val="20"/>
                <w:lang w:val="ru" w:eastAsia="ru-RU"/>
              </w:rPr>
            </w:pPr>
            <m:oMath>
              <m:rad>
                <m:radPr>
                  <m:degHide m:val="1"/>
                  <m:ctrlPr>
                    <w:ins w:id="2382" w:author="2" w:date="2021-08-31T10:55:00Z">
                      <w:rPr>
                        <w:rFonts w:ascii="Cambria Math" w:eastAsia="Century Schoolbook" w:hAnsi="Cambria Math" w:cs="Times New Roman"/>
                        <w:i/>
                        <w:color w:val="000000"/>
                        <w:sz w:val="20"/>
                        <w:szCs w:val="20"/>
                        <w:lang w:val="ru" w:eastAsia="ru-RU"/>
                      </w:rPr>
                    </w:ins>
                  </m:ctrlPr>
                </m:radPr>
                <m:deg/>
                <m:e>
                  <m:r>
                    <w:ins w:id="2383" w:author="2" w:date="2021-08-31T10:55:00Z">
                      <w:rPr>
                        <w:rFonts w:ascii="Cambria Math" w:eastAsia="Century Schoolbook" w:hAnsi="Cambria Math" w:cs="Times New Roman"/>
                        <w:color w:val="000000"/>
                        <w:sz w:val="20"/>
                        <w:szCs w:val="20"/>
                        <w:lang w:val="ru" w:eastAsia="ru-RU"/>
                      </w:rPr>
                      <m:t>2</m:t>
                    </w:ins>
                  </m:r>
                </m:e>
              </m:rad>
            </m:oMath>
            <w:ins w:id="2384" w:author="2" w:date="2021-08-31T10:55:00Z">
              <w:r w:rsidRPr="006F33AA">
                <w:rPr>
                  <w:rFonts w:ascii="Times New Roman" w:eastAsia="Century Schoolbook" w:hAnsi="Times New Roman" w:cs="Times New Roman"/>
                  <w:color w:val="000000"/>
                  <w:sz w:val="20"/>
                  <w:szCs w:val="20"/>
                  <w:lang w:val="ru" w:eastAsia="ru-RU"/>
                </w:rPr>
                <w:t>с</w:t>
              </w:r>
            </w:ins>
          </w:p>
          <w:p w14:paraId="111E9260" w14:textId="77777777" w:rsidR="00450F2B" w:rsidRPr="006F33AA" w:rsidRDefault="003606C6" w:rsidP="003606C6">
            <w:pPr>
              <w:pStyle w:val="a4"/>
              <w:numPr>
                <w:ilvl w:val="0"/>
                <w:numId w:val="311"/>
              </w:numPr>
              <w:spacing w:after="0" w:line="273" w:lineRule="exact"/>
              <w:ind w:right="20"/>
              <w:rPr>
                <w:ins w:id="2385" w:author="2" w:date="2021-08-31T10:55:00Z"/>
                <w:rFonts w:ascii="Times New Roman" w:eastAsia="Century Schoolbook" w:hAnsi="Times New Roman" w:cs="Times New Roman"/>
                <w:color w:val="000000"/>
                <w:sz w:val="20"/>
                <w:szCs w:val="20"/>
                <w:lang w:val="ru" w:eastAsia="ru-RU"/>
              </w:rPr>
            </w:pPr>
            <m:oMath>
              <m:rad>
                <m:radPr>
                  <m:degHide m:val="1"/>
                  <m:ctrlPr>
                    <w:ins w:id="2386" w:author="2" w:date="2021-08-31T10:55:00Z">
                      <w:rPr>
                        <w:rFonts w:ascii="Cambria Math" w:eastAsia="Century Schoolbook" w:hAnsi="Cambria Math" w:cs="Times New Roman"/>
                        <w:i/>
                        <w:color w:val="000000"/>
                        <w:sz w:val="20"/>
                        <w:szCs w:val="20"/>
                        <w:lang w:val="ru" w:eastAsia="ru-RU"/>
                      </w:rPr>
                    </w:ins>
                  </m:ctrlPr>
                </m:radPr>
                <m:deg/>
                <m:e>
                  <m:r>
                    <w:ins w:id="2387" w:author="2" w:date="2021-08-31T10:55:00Z">
                      <w:rPr>
                        <w:rFonts w:ascii="Cambria Math" w:eastAsia="Century Schoolbook" w:hAnsi="Cambria Math" w:cs="Times New Roman"/>
                        <w:color w:val="000000"/>
                        <w:sz w:val="20"/>
                        <w:szCs w:val="20"/>
                        <w:lang w:val="ru" w:eastAsia="ru-RU"/>
                      </w:rPr>
                      <m:t>5</m:t>
                    </w:ins>
                  </m:r>
                </m:e>
              </m:rad>
            </m:oMath>
            <w:ins w:id="2388" w:author="2" w:date="2021-08-31T10:55:00Z">
              <w:r w:rsidRPr="006F33AA">
                <w:rPr>
                  <w:rFonts w:ascii="Times New Roman" w:eastAsia="Century Schoolbook" w:hAnsi="Times New Roman" w:cs="Times New Roman"/>
                  <w:color w:val="000000"/>
                  <w:sz w:val="20"/>
                  <w:szCs w:val="20"/>
                  <w:lang w:val="ru" w:eastAsia="ru-RU"/>
                </w:rPr>
                <w:t>с</w:t>
              </w:r>
            </w:ins>
          </w:p>
          <w:p w14:paraId="03927752" w14:textId="5CE235C7" w:rsidR="00450F2B" w:rsidRPr="00247CE1" w:rsidRDefault="003606C6" w:rsidP="003606C6">
            <w:pPr>
              <w:pStyle w:val="a4"/>
              <w:numPr>
                <w:ilvl w:val="0"/>
                <w:numId w:val="311"/>
              </w:numPr>
              <w:spacing w:after="0" w:line="273" w:lineRule="exact"/>
              <w:ind w:right="20"/>
              <w:rPr>
                <w:rFonts w:ascii="Times New Roman" w:eastAsia="Century Schoolbook" w:hAnsi="Times New Roman" w:cs="Times New Roman"/>
                <w:color w:val="000000"/>
                <w:sz w:val="20"/>
                <w:szCs w:val="20"/>
                <w:lang w:val="ru" w:eastAsia="ru-RU"/>
              </w:rPr>
              <w:pPrChange w:id="2389" w:author="2" w:date="2021-08-31T10:55:00Z">
                <w:pPr>
                  <w:pStyle w:val="a4"/>
                  <w:framePr w:hSpace="180" w:wrap="around" w:hAnchor="margin" w:y="665"/>
                  <w:spacing w:after="0" w:line="273" w:lineRule="exact"/>
                  <w:ind w:left="993" w:right="20"/>
                </w:pPr>
              </w:pPrChange>
            </w:pPr>
            <w:ins w:id="2390" w:author="2" w:date="2021-08-31T10:55:00Z">
              <w:r w:rsidRPr="006F33AA">
                <w:rPr>
                  <w:rFonts w:ascii="Times New Roman" w:eastAsia="Century Schoolbook" w:hAnsi="Times New Roman" w:cs="Times New Roman"/>
                  <w:color w:val="000000"/>
                  <w:sz w:val="20"/>
                  <w:szCs w:val="20"/>
                  <w:lang w:val="ru" w:eastAsia="ru-RU"/>
                </w:rPr>
                <w:t>5с</w:t>
              </w:r>
            </w:ins>
          </w:p>
        </w:tc>
        <w:tc>
          <w:tcPr>
            <w:tcW w:w="567" w:type="dxa"/>
            <w:gridSpan w:val="2"/>
            <w:tcPrChange w:id="2391" w:author="2" w:date="2021-08-31T10:55:00Z">
              <w:tcPr>
                <w:tcW w:w="547" w:type="dxa"/>
              </w:tcPr>
            </w:tcPrChange>
          </w:tcPr>
          <w:p w14:paraId="4C8E1C20" w14:textId="7D54503A" w:rsidR="00450F2B" w:rsidRPr="004B35C4" w:rsidRDefault="00450F2B" w:rsidP="0012270D">
            <w:pPr>
              <w:pStyle w:val="a4"/>
              <w:numPr>
                <w:ilvl w:val="0"/>
                <w:numId w:val="53"/>
              </w:numPr>
              <w:tabs>
                <w:tab w:val="left" w:pos="600"/>
              </w:tabs>
              <w:spacing w:after="0" w:line="273" w:lineRule="exact"/>
              <w:ind w:left="0"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3</w:t>
            </w:r>
          </w:p>
        </w:tc>
      </w:tr>
      <w:tr w:rsidR="00450F2B" w14:paraId="570575D3" w14:textId="02D9D1C5" w:rsidTr="00911EF6">
        <w:tc>
          <w:tcPr>
            <w:tcW w:w="846" w:type="dxa"/>
            <w:tcPrChange w:id="2392" w:author="2" w:date="2021-08-31T10:55:00Z">
              <w:tcPr>
                <w:tcW w:w="846" w:type="dxa"/>
              </w:tcPr>
            </w:tcPrChange>
          </w:tcPr>
          <w:p w14:paraId="45C68B44" w14:textId="77777777" w:rsidR="00450F2B" w:rsidRDefault="00450F2B" w:rsidP="00450F2B">
            <w:pPr>
              <w:spacing w:after="120"/>
              <w:rPr>
                <w:rFonts w:ascii="Times New Roman" w:hAnsi="Times New Roman" w:cs="Times New Roman"/>
                <w:sz w:val="24"/>
                <w:szCs w:val="24"/>
              </w:rPr>
            </w:pPr>
          </w:p>
        </w:tc>
        <w:tc>
          <w:tcPr>
            <w:tcW w:w="1843" w:type="dxa"/>
            <w:tcPrChange w:id="2393" w:author="2" w:date="2021-08-31T10:55:00Z">
              <w:tcPr>
                <w:tcW w:w="1843" w:type="dxa"/>
              </w:tcPr>
            </w:tcPrChange>
          </w:tcPr>
          <w:p w14:paraId="6CD99155" w14:textId="4CFF24E4" w:rsidR="00450F2B" w:rsidRPr="00450F2B" w:rsidRDefault="00450F2B" w:rsidP="00450F2B">
            <w:pPr>
              <w:spacing w:after="120"/>
              <w:rPr>
                <w:rFonts w:ascii="Times New Roman" w:hAnsi="Times New Roman" w:cs="Times New Roman"/>
                <w:b/>
                <w:sz w:val="20"/>
                <w:szCs w:val="20"/>
              </w:rPr>
            </w:pPr>
            <w:r w:rsidRPr="00450F2B">
              <w:rPr>
                <w:rFonts w:ascii="Times New Roman" w:hAnsi="Times New Roman" w:cs="Times New Roman"/>
                <w:b/>
                <w:sz w:val="20"/>
                <w:szCs w:val="20"/>
              </w:rPr>
              <w:t>Колебательный контур</w:t>
            </w:r>
          </w:p>
        </w:tc>
        <w:tc>
          <w:tcPr>
            <w:tcW w:w="425" w:type="dxa"/>
            <w:tcPrChange w:id="2394" w:author="2" w:date="2021-08-31T10:55:00Z">
              <w:tcPr>
                <w:tcW w:w="425" w:type="dxa"/>
              </w:tcPr>
            </w:tcPrChange>
          </w:tcPr>
          <w:p w14:paraId="71A95DB7" w14:textId="1CA0A61E"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6</w:t>
            </w:r>
          </w:p>
        </w:tc>
        <w:tc>
          <w:tcPr>
            <w:tcW w:w="392" w:type="dxa"/>
            <w:tcPrChange w:id="2395" w:author="2" w:date="2021-08-31T10:55:00Z">
              <w:tcPr>
                <w:tcW w:w="392" w:type="dxa"/>
              </w:tcPr>
            </w:tcPrChange>
          </w:tcPr>
          <w:p w14:paraId="097D2ECB" w14:textId="6B39582D"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Б</w:t>
            </w:r>
          </w:p>
        </w:tc>
        <w:tc>
          <w:tcPr>
            <w:tcW w:w="553" w:type="dxa"/>
            <w:tcPrChange w:id="2396" w:author="2" w:date="2021-08-31T10:55:00Z">
              <w:tcPr>
                <w:tcW w:w="553" w:type="dxa"/>
              </w:tcPr>
            </w:tcPrChange>
          </w:tcPr>
          <w:p w14:paraId="2278D839" w14:textId="68E9A791"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2397" w:author="2" w:date="2021-08-31T10:55:00Z">
              <w:tcPr>
                <w:tcW w:w="6001" w:type="dxa"/>
              </w:tcPr>
            </w:tcPrChange>
          </w:tcPr>
          <w:p w14:paraId="30A49E99" w14:textId="77777777" w:rsidR="00450F2B" w:rsidRPr="00247CE1" w:rsidRDefault="00450F2B" w:rsidP="00450F2B">
            <w:pPr>
              <w:ind w:firstLine="375"/>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На рисунке приведен график гармонических колебаний тока в колебательном контуре.</w:t>
            </w:r>
          </w:p>
          <w:p w14:paraId="366513DF" w14:textId="6D360961" w:rsidR="00450F2B" w:rsidRPr="00247CE1" w:rsidRDefault="00450F2B" w:rsidP="00450F2B">
            <w:pPr>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noProof/>
                <w:color w:val="000000"/>
                <w:sz w:val="20"/>
                <w:szCs w:val="20"/>
                <w:lang w:eastAsia="ru-RU"/>
              </w:rPr>
              <mc:AlternateContent>
                <mc:Choice Requires="wpi">
                  <w:drawing>
                    <wp:anchor distT="0" distB="0" distL="114300" distR="114300" simplePos="0" relativeHeight="252140544" behindDoc="0" locked="0" layoutInCell="1" allowOverlap="1" wp14:anchorId="0C86BA11" wp14:editId="523F9407">
                      <wp:simplePos x="0" y="0"/>
                      <wp:positionH relativeFrom="column">
                        <wp:posOffset>2914455</wp:posOffset>
                      </wp:positionH>
                      <wp:positionV relativeFrom="paragraph">
                        <wp:posOffset>1072231</wp:posOffset>
                      </wp:positionV>
                      <wp:extent cx="360" cy="360"/>
                      <wp:effectExtent l="57150" t="57150" r="57150" b="57150"/>
                      <wp:wrapNone/>
                      <wp:docPr id="284" name="Рукописный ввод 284"/>
                      <wp:cNvGraphicFramePr/>
                      <a:graphic xmlns:a="http://schemas.openxmlformats.org/drawingml/2006/main">
                        <a:graphicData uri="http://schemas.microsoft.com/office/word/2010/wordprocessingInk">
                          <w14:contentPart bwMode="auto" r:id="rId61">
                            <w14:nvContentPartPr>
                              <w14:cNvContentPartPr/>
                            </w14:nvContentPartPr>
                            <w14:xfrm>
                              <a:off x="0" y="0"/>
                              <a:ext cx="360" cy="360"/>
                            </w14:xfrm>
                          </w14:contentPart>
                        </a:graphicData>
                      </a:graphic>
                    </wp:anchor>
                  </w:drawing>
                </mc:Choice>
                <mc:Fallback>
                  <w:pict>
                    <v:shape w14:anchorId="1AA338F6" id="Рукописный ввод 284" o:spid="_x0000_s1026" type="#_x0000_t75" style="position:absolute;margin-left:228.55pt;margin-top:83.5pt;width:1.95pt;height:1.95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">
                      <v:imagedata r:id="rId62" o:title=""/>
                    </v:shape>
                  </w:pict>
                </mc:Fallback>
              </mc:AlternateContent>
            </w:r>
            <w:ins w:id="2398" w:author="2" w:date="2021-08-31T10:55:00Z">
              <w:r w:rsidRPr="00247CE1">
                <w:rPr>
                  <w:rFonts w:ascii="Times New Roman" w:eastAsia="Times New Roman" w:hAnsi="Times New Roman" w:cs="Times New Roman"/>
                  <w:noProof/>
                  <w:color w:val="000000"/>
                  <w:sz w:val="20"/>
                  <w:szCs w:val="20"/>
                  <w:lang w:eastAsia="ru-RU"/>
                </w:rPr>
                <mc:AlternateContent>
                  <mc:Choice Requires="wpi">
                    <w:drawing>
                      <wp:anchor distT="0" distB="0" distL="114300" distR="114300" simplePos="0" relativeHeight="252199936" behindDoc="0" locked="0" layoutInCell="1" allowOverlap="1" wp14:anchorId="4D12B244" wp14:editId="614DC76C">
                        <wp:simplePos x="0" y="0"/>
                        <wp:positionH relativeFrom="column">
                          <wp:posOffset>2109855</wp:posOffset>
                        </wp:positionH>
                        <wp:positionV relativeFrom="paragraph">
                          <wp:posOffset>1054231</wp:posOffset>
                        </wp:positionV>
                        <wp:extent cx="564840" cy="106560"/>
                        <wp:effectExtent l="38100" t="38100" r="26035" b="46355"/>
                        <wp:wrapNone/>
                        <wp:docPr id="230" name="Рукописный ввод 230"/>
                        <wp:cNvGraphicFramePr/>
                        <a:graphic xmlns:a="http://schemas.openxmlformats.org/drawingml/2006/main">
                          <a:graphicData uri="http://schemas.microsoft.com/office/word/2010/wordprocessingInk">
                            <w14:contentPart bwMode="auto" r:id="rId63">
                              <w14:nvContentPartPr>
                                <w14:cNvContentPartPr/>
                              </w14:nvContentPartPr>
                              <w14:xfrm>
                                <a:off x="0" y="0"/>
                                <a:ext cx="564840" cy="106560"/>
                              </w14:xfrm>
                            </w14:contentPart>
                          </a:graphicData>
                        </a:graphic>
                      </wp:anchor>
                    </w:drawing>
                  </mc:Choice>
                  <mc:Fallback>
                    <w:pict>
                      <v:shape w14:anchorId="12A0EA2D" id="Рукописный ввод 230" o:spid="_x0000_s1026" type="#_x0000_t75" style="position:absolute;margin-left:165.2pt;margin-top:82.05pt;width:46.4pt;height:10.3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">
                        <v:imagedata r:id="rId64" o:title=""/>
                      </v:shape>
                    </w:pict>
                  </mc:Fallback>
                </mc:AlternateContent>
              </w:r>
            </w:ins>
            <w:del w:id="2399" w:author="2" w:date="2021-08-31T10:55:00Z">
              <w:r w:rsidRPr="00247CE1">
                <w:rPr>
                  <w:rFonts w:ascii="Times New Roman" w:eastAsia="Times New Roman" w:hAnsi="Times New Roman" w:cs="Times New Roman"/>
                  <w:noProof/>
                  <w:color w:val="000000"/>
                  <w:sz w:val="20"/>
                  <w:szCs w:val="20"/>
                  <w:lang w:eastAsia="ru-RU"/>
                </w:rPr>
                <mc:AlternateContent>
                  <mc:Choice Requires="wpi">
                    <w:drawing>
                      <wp:anchor distT="0" distB="0" distL="114300" distR="114300" simplePos="0" relativeHeight="252137472" behindDoc="0" locked="0" layoutInCell="1" allowOverlap="1" wp14:anchorId="137EF122" wp14:editId="7A4D9214">
                        <wp:simplePos x="0" y="0"/>
                        <wp:positionH relativeFrom="column">
                          <wp:posOffset>2109855</wp:posOffset>
                        </wp:positionH>
                        <wp:positionV relativeFrom="paragraph">
                          <wp:posOffset>1054231</wp:posOffset>
                        </wp:positionV>
                        <wp:extent cx="564840" cy="106560"/>
                        <wp:effectExtent l="38100" t="38100" r="26035" b="46355"/>
                        <wp:wrapNone/>
                        <wp:docPr id="281" name="Рукописный ввод 281"/>
                        <wp:cNvGraphicFramePr/>
                        <a:graphic xmlns:a="http://schemas.openxmlformats.org/drawingml/2006/main">
                          <a:graphicData uri="http://schemas.microsoft.com/office/word/2010/wordprocessingInk">
                            <w14:contentPart bwMode="auto" r:id="rId65">
                              <w14:nvContentPartPr>
                                <w14:cNvContentPartPr/>
                              </w14:nvContentPartPr>
                              <w14:xfrm>
                                <a:off x="0" y="0"/>
                                <a:ext cx="564840" cy="106560"/>
                              </w14:xfrm>
                            </w14:contentPart>
                          </a:graphicData>
                        </a:graphic>
                      </wp:anchor>
                    </w:drawing>
                  </mc:Choice>
                  <mc:Fallback>
                    <w:pict>
                      <v:shape w14:anchorId="1E2FC4A3" id="Рукописный ввод 281" o:spid="_x0000_s1026" type="#_x0000_t75" style="position:absolute;margin-left:165.2pt;margin-top:82.05pt;width:46.4pt;height:10.3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">
                        <v:imagedata r:id="rId66" o:title=""/>
                      </v:shape>
                    </w:pict>
                  </mc:Fallback>
                </mc:AlternateContent>
              </w:r>
            </w:del>
            <w:r w:rsidRPr="00247CE1">
              <w:rPr>
                <w:rFonts w:ascii="Times New Roman" w:eastAsia="Times New Roman" w:hAnsi="Times New Roman" w:cs="Times New Roman"/>
                <w:noProof/>
                <w:color w:val="000000"/>
                <w:sz w:val="20"/>
                <w:szCs w:val="20"/>
                <w:lang w:eastAsia="ru-RU"/>
              </w:rPr>
              <w:drawing>
                <wp:inline distT="0" distB="0" distL="0" distR="0" wp14:anchorId="5EB82601" wp14:editId="5996E5F4">
                  <wp:extent cx="2724150" cy="1219200"/>
                  <wp:effectExtent l="0" t="0" r="0" b="0"/>
                  <wp:docPr id="10" name="Рисунок 10" descr="https://phys-ege.sdamgia.ru/get_file?id=89478&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hys-ege.sdamgia.ru/get_file?id=89478&amp;png=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24150" cy="1219200"/>
                          </a:xfrm>
                          <a:prstGeom prst="rect">
                            <a:avLst/>
                          </a:prstGeom>
                          <a:noFill/>
                          <a:ln>
                            <a:noFill/>
                          </a:ln>
                        </pic:spPr>
                      </pic:pic>
                    </a:graphicData>
                  </a:graphic>
                </wp:inline>
              </w:drawing>
            </w:r>
          </w:p>
          <w:p w14:paraId="110BB836" w14:textId="7488806E" w:rsidR="00450F2B" w:rsidRPr="00247CE1" w:rsidRDefault="00450F2B" w:rsidP="00450F2B">
            <w:pPr>
              <w:spacing w:after="120"/>
              <w:rPr>
                <w:rFonts w:ascii="Times New Roman" w:hAnsi="Times New Roman" w:cs="Times New Roman"/>
                <w:sz w:val="20"/>
                <w:szCs w:val="20"/>
              </w:rPr>
            </w:pPr>
            <w:r w:rsidRPr="00247CE1">
              <w:rPr>
                <w:rFonts w:ascii="Times New Roman" w:hAnsi="Times New Roman" w:cs="Times New Roman"/>
                <w:color w:val="000000"/>
                <w:sz w:val="20"/>
                <w:szCs w:val="20"/>
              </w:rPr>
              <w:t xml:space="preserve">Если катушку в этом контуре заменить на другую катушку, индуктивность которой в 4 раза больше, то каков будет период колебаний? </w:t>
            </w:r>
          </w:p>
        </w:tc>
        <w:tc>
          <w:tcPr>
            <w:tcW w:w="4961" w:type="dxa"/>
            <w:gridSpan w:val="2"/>
            <w:tcPrChange w:id="2400" w:author="2" w:date="2021-08-31T10:55:00Z">
              <w:tcPr>
                <w:tcW w:w="4839" w:type="dxa"/>
              </w:tcPr>
            </w:tcPrChange>
          </w:tcPr>
          <w:p w14:paraId="7FE86993" w14:textId="77777777" w:rsidR="00450F2B" w:rsidRPr="006F33AA" w:rsidRDefault="00450F2B" w:rsidP="00911EF6">
            <w:pPr>
              <w:pStyle w:val="a4"/>
              <w:numPr>
                <w:ilvl w:val="0"/>
                <w:numId w:val="299"/>
              </w:numPr>
              <w:spacing w:after="120" w:line="240" w:lineRule="auto"/>
              <w:rPr>
                <w:ins w:id="2401" w:author="2" w:date="2021-08-31T10:55:00Z"/>
                <w:rFonts w:ascii="Times New Roman" w:hAnsi="Times New Roman" w:cs="Times New Roman"/>
                <w:sz w:val="20"/>
                <w:szCs w:val="20"/>
                <w:lang w:val="ru"/>
              </w:rPr>
            </w:pPr>
            <w:r w:rsidRPr="00247CE1">
              <w:rPr>
                <w:rFonts w:ascii="Times New Roman" w:hAnsi="Times New Roman" w:cs="Times New Roman"/>
                <w:sz w:val="20"/>
                <w:szCs w:val="20"/>
                <w:lang w:val="ru"/>
              </w:rPr>
              <w:t>40мкс</w:t>
            </w:r>
          </w:p>
          <w:p w14:paraId="12272976" w14:textId="77777777" w:rsidR="00911EF6" w:rsidRPr="006F33AA" w:rsidRDefault="00911EF6" w:rsidP="00911EF6">
            <w:pPr>
              <w:pStyle w:val="a4"/>
              <w:numPr>
                <w:ilvl w:val="0"/>
                <w:numId w:val="299"/>
              </w:numPr>
              <w:spacing w:after="120" w:line="240" w:lineRule="auto"/>
              <w:rPr>
                <w:ins w:id="2402" w:author="2" w:date="2021-08-31T10:55:00Z"/>
                <w:rFonts w:ascii="Times New Roman" w:hAnsi="Times New Roman" w:cs="Times New Roman"/>
                <w:sz w:val="20"/>
                <w:szCs w:val="20"/>
                <w:lang w:val="ru"/>
              </w:rPr>
            </w:pPr>
            <w:ins w:id="2403" w:author="2" w:date="2021-08-31T10:55:00Z">
              <w:r w:rsidRPr="006F33AA">
                <w:rPr>
                  <w:rFonts w:ascii="Times New Roman" w:hAnsi="Times New Roman" w:cs="Times New Roman"/>
                  <w:sz w:val="20"/>
                  <w:szCs w:val="20"/>
                  <w:lang w:val="ru"/>
                </w:rPr>
                <w:t>20мкс</w:t>
              </w:r>
            </w:ins>
          </w:p>
          <w:p w14:paraId="036E4D7E" w14:textId="77777777" w:rsidR="00911EF6" w:rsidRPr="006F33AA" w:rsidRDefault="00911EF6" w:rsidP="00911EF6">
            <w:pPr>
              <w:pStyle w:val="a4"/>
              <w:numPr>
                <w:ilvl w:val="0"/>
                <w:numId w:val="299"/>
              </w:numPr>
              <w:spacing w:after="120" w:line="240" w:lineRule="auto"/>
              <w:rPr>
                <w:ins w:id="2404" w:author="2" w:date="2021-08-31T10:55:00Z"/>
                <w:rFonts w:ascii="Times New Roman" w:hAnsi="Times New Roman" w:cs="Times New Roman"/>
                <w:sz w:val="20"/>
                <w:szCs w:val="20"/>
                <w:lang w:val="ru"/>
              </w:rPr>
            </w:pPr>
            <w:ins w:id="2405" w:author="2" w:date="2021-08-31T10:55:00Z">
              <w:r w:rsidRPr="006F33AA">
                <w:rPr>
                  <w:rFonts w:ascii="Times New Roman" w:hAnsi="Times New Roman" w:cs="Times New Roman"/>
                  <w:sz w:val="20"/>
                  <w:szCs w:val="20"/>
                  <w:lang w:val="ru"/>
                </w:rPr>
                <w:t>80мкс</w:t>
              </w:r>
            </w:ins>
          </w:p>
          <w:p w14:paraId="09A69742" w14:textId="399F8209" w:rsidR="00450F2B" w:rsidRPr="00247CE1" w:rsidRDefault="00911EF6" w:rsidP="00911EF6">
            <w:pPr>
              <w:pStyle w:val="a4"/>
              <w:numPr>
                <w:ilvl w:val="0"/>
                <w:numId w:val="299"/>
              </w:numPr>
              <w:spacing w:after="120" w:line="240" w:lineRule="auto"/>
              <w:rPr>
                <w:rFonts w:ascii="Times New Roman" w:hAnsi="Times New Roman" w:cs="Times New Roman"/>
                <w:sz w:val="20"/>
                <w:szCs w:val="20"/>
                <w:lang w:val="ru"/>
              </w:rPr>
              <w:pPrChange w:id="2406" w:author="2" w:date="2021-08-31T10:55:00Z">
                <w:pPr>
                  <w:framePr w:hSpace="180" w:wrap="around" w:hAnchor="margin" w:y="665"/>
                  <w:spacing w:after="120"/>
                </w:pPr>
              </w:pPrChange>
            </w:pPr>
            <w:ins w:id="2407" w:author="2" w:date="2021-08-31T10:55:00Z">
              <w:r w:rsidRPr="006F33AA">
                <w:rPr>
                  <w:rFonts w:ascii="Times New Roman" w:hAnsi="Times New Roman" w:cs="Times New Roman"/>
                  <w:sz w:val="20"/>
                  <w:szCs w:val="20"/>
                  <w:lang w:val="ru"/>
                </w:rPr>
                <w:t>10мкс</w:t>
              </w:r>
            </w:ins>
          </w:p>
        </w:tc>
        <w:tc>
          <w:tcPr>
            <w:tcW w:w="567" w:type="dxa"/>
            <w:gridSpan w:val="2"/>
            <w:tcPrChange w:id="2408" w:author="2" w:date="2021-08-31T10:55:00Z">
              <w:tcPr>
                <w:tcW w:w="547" w:type="dxa"/>
              </w:tcPr>
            </w:tcPrChange>
          </w:tcPr>
          <w:p w14:paraId="79511362" w14:textId="374C7401" w:rsidR="00450F2B" w:rsidRPr="004B35C4" w:rsidRDefault="00911EF6" w:rsidP="00450F2B">
            <w:pPr>
              <w:pStyle w:val="a4"/>
              <w:tabs>
                <w:tab w:val="left" w:pos="600"/>
              </w:tabs>
              <w:spacing w:after="0" w:line="273" w:lineRule="exact"/>
              <w:ind w:left="0" w:right="34"/>
              <w:rPr>
                <w:rFonts w:ascii="Times New Roman" w:eastAsia="Century Schoolbook" w:hAnsi="Times New Roman" w:cs="Times New Roman"/>
                <w:color w:val="000000"/>
                <w:sz w:val="24"/>
                <w:szCs w:val="24"/>
                <w:lang w:val="ru" w:eastAsia="ru-RU"/>
              </w:rPr>
            </w:pPr>
            <w:ins w:id="2409" w:author="2" w:date="2021-08-31T10:55:00Z">
              <w:r>
                <w:rPr>
                  <w:rFonts w:ascii="Times New Roman" w:eastAsia="Century Schoolbook" w:hAnsi="Times New Roman" w:cs="Times New Roman"/>
                  <w:color w:val="000000"/>
                  <w:sz w:val="24"/>
                  <w:szCs w:val="24"/>
                  <w:lang w:val="ru" w:eastAsia="ru-RU"/>
                </w:rPr>
                <w:t>1</w:t>
              </w:r>
            </w:ins>
          </w:p>
        </w:tc>
      </w:tr>
      <w:tr w:rsidR="00450F2B" w14:paraId="467FD227" w14:textId="366185E0" w:rsidTr="00911EF6">
        <w:tc>
          <w:tcPr>
            <w:tcW w:w="846" w:type="dxa"/>
            <w:tcPrChange w:id="2410" w:author="2" w:date="2021-08-31T10:55:00Z">
              <w:tcPr>
                <w:tcW w:w="846" w:type="dxa"/>
              </w:tcPr>
            </w:tcPrChange>
          </w:tcPr>
          <w:p w14:paraId="381DCAFD" w14:textId="77777777" w:rsidR="00450F2B" w:rsidRDefault="00450F2B" w:rsidP="00450F2B">
            <w:pPr>
              <w:spacing w:after="120"/>
              <w:rPr>
                <w:rFonts w:ascii="Times New Roman" w:hAnsi="Times New Roman" w:cs="Times New Roman"/>
                <w:sz w:val="24"/>
                <w:szCs w:val="24"/>
              </w:rPr>
            </w:pPr>
          </w:p>
        </w:tc>
        <w:tc>
          <w:tcPr>
            <w:tcW w:w="1843" w:type="dxa"/>
            <w:tcPrChange w:id="2411" w:author="2" w:date="2021-08-31T10:55:00Z">
              <w:tcPr>
                <w:tcW w:w="1843" w:type="dxa"/>
              </w:tcPr>
            </w:tcPrChange>
          </w:tcPr>
          <w:p w14:paraId="6A011364" w14:textId="77777777" w:rsidR="00450F2B" w:rsidRDefault="00450F2B" w:rsidP="00450F2B">
            <w:pPr>
              <w:spacing w:after="120"/>
              <w:rPr>
                <w:rFonts w:ascii="Times New Roman" w:hAnsi="Times New Roman" w:cs="Times New Roman"/>
                <w:sz w:val="24"/>
                <w:szCs w:val="24"/>
              </w:rPr>
            </w:pPr>
          </w:p>
        </w:tc>
        <w:tc>
          <w:tcPr>
            <w:tcW w:w="425" w:type="dxa"/>
            <w:tcPrChange w:id="2412" w:author="2" w:date="2021-08-31T10:55:00Z">
              <w:tcPr>
                <w:tcW w:w="425" w:type="dxa"/>
              </w:tcPr>
            </w:tcPrChange>
          </w:tcPr>
          <w:p w14:paraId="4651C81B" w14:textId="77777777" w:rsidR="00450F2B" w:rsidRDefault="00450F2B" w:rsidP="00450F2B">
            <w:pPr>
              <w:spacing w:after="120"/>
              <w:rPr>
                <w:rFonts w:ascii="Times New Roman" w:hAnsi="Times New Roman" w:cs="Times New Roman"/>
                <w:sz w:val="24"/>
                <w:szCs w:val="24"/>
              </w:rPr>
            </w:pPr>
          </w:p>
        </w:tc>
        <w:tc>
          <w:tcPr>
            <w:tcW w:w="392" w:type="dxa"/>
            <w:tcPrChange w:id="2413" w:author="2" w:date="2021-08-31T10:55:00Z">
              <w:tcPr>
                <w:tcW w:w="392" w:type="dxa"/>
              </w:tcPr>
            </w:tcPrChange>
          </w:tcPr>
          <w:p w14:paraId="4A769969" w14:textId="77777777" w:rsidR="00450F2B" w:rsidRDefault="00450F2B" w:rsidP="00450F2B">
            <w:pPr>
              <w:spacing w:after="120"/>
              <w:rPr>
                <w:rFonts w:ascii="Times New Roman" w:hAnsi="Times New Roman" w:cs="Times New Roman"/>
                <w:sz w:val="24"/>
                <w:szCs w:val="24"/>
              </w:rPr>
            </w:pPr>
          </w:p>
        </w:tc>
        <w:tc>
          <w:tcPr>
            <w:tcW w:w="553" w:type="dxa"/>
            <w:tcPrChange w:id="2414" w:author="2" w:date="2021-08-31T10:55:00Z">
              <w:tcPr>
                <w:tcW w:w="553" w:type="dxa"/>
              </w:tcPr>
            </w:tcPrChange>
          </w:tcPr>
          <w:p w14:paraId="42E836AC" w14:textId="66CE66DA"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2415" w:author="2" w:date="2021-08-31T10:55:00Z">
              <w:tcPr>
                <w:tcW w:w="6001" w:type="dxa"/>
              </w:tcPr>
            </w:tcPrChange>
          </w:tcPr>
          <w:p w14:paraId="664D6BD1" w14:textId="77777777" w:rsidR="00450F2B" w:rsidRPr="00247CE1" w:rsidRDefault="00450F2B" w:rsidP="00450F2B">
            <w:pPr>
              <w:ind w:firstLine="375"/>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На рисунке приведен график гармонических колебаний тока в колебательном контуре.</w:t>
            </w:r>
          </w:p>
          <w:p w14:paraId="432E1422" w14:textId="0B0B10F3" w:rsidR="00450F2B" w:rsidRPr="00247CE1" w:rsidRDefault="00450F2B" w:rsidP="00450F2B">
            <w:pPr>
              <w:jc w:val="both"/>
              <w:rPr>
                <w:rFonts w:ascii="Times New Roman" w:eastAsia="Times New Roman" w:hAnsi="Times New Roman" w:cs="Times New Roman"/>
                <w:color w:val="000000"/>
                <w:sz w:val="20"/>
                <w:szCs w:val="20"/>
                <w:lang w:eastAsia="ru-RU"/>
              </w:rPr>
            </w:pPr>
            <w:ins w:id="2416" w:author="2" w:date="2021-08-31T10:55:00Z">
              <w:r w:rsidRPr="00247CE1">
                <w:rPr>
                  <w:rFonts w:ascii="Times New Roman" w:eastAsia="Times New Roman" w:hAnsi="Times New Roman" w:cs="Times New Roman"/>
                  <w:noProof/>
                  <w:color w:val="000000"/>
                  <w:sz w:val="20"/>
                  <w:szCs w:val="20"/>
                  <w:lang w:eastAsia="ru-RU"/>
                </w:rPr>
                <mc:AlternateContent>
                  <mc:Choice Requires="wpi">
                    <w:drawing>
                      <wp:anchor distT="0" distB="0" distL="114300" distR="114300" simplePos="0" relativeHeight="252201984" behindDoc="0" locked="0" layoutInCell="1" allowOverlap="1" wp14:anchorId="4295F1CD" wp14:editId="0D6A0FCE">
                        <wp:simplePos x="0" y="0"/>
                        <wp:positionH relativeFrom="column">
                          <wp:posOffset>1956135</wp:posOffset>
                        </wp:positionH>
                        <wp:positionV relativeFrom="paragraph">
                          <wp:posOffset>999346</wp:posOffset>
                        </wp:positionV>
                        <wp:extent cx="940320" cy="213120"/>
                        <wp:effectExtent l="38100" t="38100" r="0" b="53975"/>
                        <wp:wrapNone/>
                        <wp:docPr id="267" name="Рукописный ввод 267"/>
                        <wp:cNvGraphicFramePr/>
                        <a:graphic xmlns:a="http://schemas.openxmlformats.org/drawingml/2006/main">
                          <a:graphicData uri="http://schemas.microsoft.com/office/word/2010/wordprocessingInk">
                            <w14:contentPart bwMode="auto" r:id="rId68">
                              <w14:nvContentPartPr>
                                <w14:cNvContentPartPr/>
                              </w14:nvContentPartPr>
                              <w14:xfrm>
                                <a:off x="0" y="0"/>
                                <a:ext cx="940320" cy="213120"/>
                              </w14:xfrm>
                            </w14:contentPart>
                          </a:graphicData>
                        </a:graphic>
                      </wp:anchor>
                    </w:drawing>
                  </mc:Choice>
                  <mc:Fallback>
                    <w:pict>
                      <v:shape w14:anchorId="111E9302" id="Рукописный ввод 267" o:spid="_x0000_s1026" type="#_x0000_t75" style="position:absolute;margin-left:153.1pt;margin-top:77.75pt;width:75.95pt;height:18.7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">
                        <v:imagedata r:id="rId69" o:title=""/>
                      </v:shape>
                    </w:pict>
                  </mc:Fallback>
                </mc:AlternateContent>
              </w:r>
            </w:ins>
            <w:del w:id="2417" w:author="2" w:date="2021-08-31T10:55:00Z">
              <w:r w:rsidRPr="00247CE1">
                <w:rPr>
                  <w:rFonts w:ascii="Times New Roman" w:eastAsia="Times New Roman" w:hAnsi="Times New Roman" w:cs="Times New Roman"/>
                  <w:noProof/>
                  <w:color w:val="000000"/>
                  <w:sz w:val="20"/>
                  <w:szCs w:val="20"/>
                  <w:lang w:eastAsia="ru-RU"/>
                </w:rPr>
                <mc:AlternateContent>
                  <mc:Choice Requires="wpi">
                    <w:drawing>
                      <wp:anchor distT="0" distB="0" distL="114300" distR="114300" simplePos="0" relativeHeight="252139520" behindDoc="0" locked="0" layoutInCell="1" allowOverlap="1" wp14:anchorId="5C6F07FB" wp14:editId="4BFC57BA">
                        <wp:simplePos x="0" y="0"/>
                        <wp:positionH relativeFrom="column">
                          <wp:posOffset>1956135</wp:posOffset>
                        </wp:positionH>
                        <wp:positionV relativeFrom="paragraph">
                          <wp:posOffset>999346</wp:posOffset>
                        </wp:positionV>
                        <wp:extent cx="940320" cy="213120"/>
                        <wp:effectExtent l="38100" t="38100" r="0" b="53975"/>
                        <wp:wrapNone/>
                        <wp:docPr id="283" name="Рукописный ввод 283"/>
                        <wp:cNvGraphicFramePr/>
                        <a:graphic xmlns:a="http://schemas.openxmlformats.org/drawingml/2006/main">
                          <a:graphicData uri="http://schemas.microsoft.com/office/word/2010/wordprocessingInk">
                            <w14:contentPart bwMode="auto" r:id="rId70">
                              <w14:nvContentPartPr>
                                <w14:cNvContentPartPr/>
                              </w14:nvContentPartPr>
                              <w14:xfrm>
                                <a:off x="0" y="0"/>
                                <a:ext cx="940320" cy="213120"/>
                              </w14:xfrm>
                            </w14:contentPart>
                          </a:graphicData>
                        </a:graphic>
                      </wp:anchor>
                    </w:drawing>
                  </mc:Choice>
                  <mc:Fallback>
                    <w:pict>
                      <v:shape w14:anchorId="6EF946AB" id="Рукописный ввод 283" o:spid="_x0000_s1026" type="#_x0000_t75" style="position:absolute;margin-left:153.1pt;margin-top:77.75pt;width:75.95pt;height:18.7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">
                        <v:imagedata r:id="rId71" o:title=""/>
                      </v:shape>
                    </w:pict>
                  </mc:Fallback>
                </mc:AlternateContent>
              </w:r>
            </w:del>
            <w:r w:rsidRPr="00247CE1">
              <w:rPr>
                <w:rFonts w:ascii="Times New Roman" w:eastAsia="Times New Roman" w:hAnsi="Times New Roman" w:cs="Times New Roman"/>
                <w:noProof/>
                <w:color w:val="000000"/>
                <w:sz w:val="20"/>
                <w:szCs w:val="20"/>
                <w:lang w:eastAsia="ru-RU"/>
              </w:rPr>
              <mc:AlternateContent>
                <mc:Choice Requires="wpi">
                  <w:drawing>
                    <wp:anchor distT="0" distB="0" distL="114300" distR="114300" simplePos="0" relativeHeight="252138496" behindDoc="0" locked="0" layoutInCell="1" allowOverlap="1" wp14:anchorId="6640FC91" wp14:editId="2D7D36EB">
                      <wp:simplePos x="0" y="0"/>
                      <wp:positionH relativeFrom="column">
                        <wp:posOffset>3104895</wp:posOffset>
                      </wp:positionH>
                      <wp:positionV relativeFrom="paragraph">
                        <wp:posOffset>809266</wp:posOffset>
                      </wp:positionV>
                      <wp:extent cx="7560" cy="360"/>
                      <wp:effectExtent l="57150" t="57150" r="50165" b="57150"/>
                      <wp:wrapNone/>
                      <wp:docPr id="282" name="Рукописный ввод 282"/>
                      <wp:cNvGraphicFramePr/>
                      <a:graphic xmlns:a="http://schemas.openxmlformats.org/drawingml/2006/main">
                        <a:graphicData uri="http://schemas.microsoft.com/office/word/2010/wordprocessingInk">
                          <w14:contentPart bwMode="auto" r:id="rId72">
                            <w14:nvContentPartPr>
                              <w14:cNvContentPartPr/>
                            </w14:nvContentPartPr>
                            <w14:xfrm>
                              <a:off x="0" y="0"/>
                              <a:ext cx="7560" cy="360"/>
                            </w14:xfrm>
                          </w14:contentPart>
                        </a:graphicData>
                      </a:graphic>
                    </wp:anchor>
                  </w:drawing>
                </mc:Choice>
                <mc:Fallback>
                  <w:pict>
                    <v:shape w14:anchorId="2D790D56" id="Рукописный ввод 282" o:spid="_x0000_s1026" type="#_x0000_t75" style="position:absolute;margin-left:243.55pt;margin-top:62.75pt;width:2.5pt;height:1.95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">
                      <v:imagedata r:id="rId73" o:title=""/>
                    </v:shape>
                  </w:pict>
                </mc:Fallback>
              </mc:AlternateContent>
            </w:r>
            <w:r w:rsidRPr="00247CE1">
              <w:rPr>
                <w:rFonts w:ascii="Times New Roman" w:eastAsia="Times New Roman" w:hAnsi="Times New Roman" w:cs="Times New Roman"/>
                <w:noProof/>
                <w:color w:val="000000"/>
                <w:sz w:val="20"/>
                <w:szCs w:val="20"/>
                <w:lang w:eastAsia="ru-RU"/>
              </w:rPr>
              <w:drawing>
                <wp:inline distT="0" distB="0" distL="0" distR="0" wp14:anchorId="478B6919" wp14:editId="4A4BBAC6">
                  <wp:extent cx="2724150" cy="1219200"/>
                  <wp:effectExtent l="0" t="0" r="0" b="0"/>
                  <wp:docPr id="3" name="Рисунок 3" descr="https://phys-ege.sdamgia.ru/get_file?id=89478&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hys-ege.sdamgia.ru/get_file?id=89478&amp;png=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24150" cy="1219200"/>
                          </a:xfrm>
                          <a:prstGeom prst="rect">
                            <a:avLst/>
                          </a:prstGeom>
                          <a:noFill/>
                          <a:ln>
                            <a:noFill/>
                          </a:ln>
                        </pic:spPr>
                      </pic:pic>
                    </a:graphicData>
                  </a:graphic>
                </wp:inline>
              </w:drawing>
            </w:r>
          </w:p>
          <w:p w14:paraId="59C722B5" w14:textId="77777777" w:rsidR="00450F2B" w:rsidRPr="00247CE1" w:rsidRDefault="00450F2B" w:rsidP="00450F2B">
            <w:pPr>
              <w:ind w:firstLine="375"/>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Если катушку в этом контуре заменить на другую катушку, индуктивность которой в 9 раз больше, то каков будет период колебаний?</w:t>
            </w:r>
          </w:p>
          <w:p w14:paraId="6186430B" w14:textId="1ED9383D" w:rsidR="00450F2B" w:rsidRPr="00247CE1" w:rsidRDefault="00450F2B" w:rsidP="00450F2B">
            <w:pPr>
              <w:spacing w:after="120"/>
              <w:rPr>
                <w:rFonts w:ascii="Times New Roman" w:hAnsi="Times New Roman" w:cs="Times New Roman"/>
                <w:sz w:val="20"/>
                <w:szCs w:val="20"/>
              </w:rPr>
            </w:pPr>
          </w:p>
        </w:tc>
        <w:tc>
          <w:tcPr>
            <w:tcW w:w="4961" w:type="dxa"/>
            <w:gridSpan w:val="2"/>
            <w:tcPrChange w:id="2418" w:author="2" w:date="2021-08-31T10:55:00Z">
              <w:tcPr>
                <w:tcW w:w="4839" w:type="dxa"/>
              </w:tcPr>
            </w:tcPrChange>
          </w:tcPr>
          <w:p w14:paraId="38ED0C81" w14:textId="77777777" w:rsidR="00911EF6" w:rsidRPr="006F33AA" w:rsidRDefault="00911EF6" w:rsidP="00911EF6">
            <w:pPr>
              <w:pStyle w:val="a4"/>
              <w:numPr>
                <w:ilvl w:val="0"/>
                <w:numId w:val="298"/>
              </w:numPr>
              <w:spacing w:after="120" w:line="240" w:lineRule="auto"/>
              <w:rPr>
                <w:ins w:id="2419" w:author="2" w:date="2021-08-31T10:55:00Z"/>
                <w:rFonts w:ascii="Times New Roman" w:hAnsi="Times New Roman" w:cs="Times New Roman"/>
                <w:sz w:val="20"/>
                <w:szCs w:val="20"/>
                <w:lang w:val="ru"/>
              </w:rPr>
            </w:pPr>
            <w:ins w:id="2420" w:author="2" w:date="2021-08-31T10:55:00Z">
              <w:r w:rsidRPr="006F33AA">
                <w:rPr>
                  <w:rFonts w:ascii="Times New Roman" w:hAnsi="Times New Roman" w:cs="Times New Roman"/>
                  <w:sz w:val="20"/>
                  <w:szCs w:val="20"/>
                  <w:lang w:val="ru"/>
                </w:rPr>
                <w:t>30мкс</w:t>
              </w:r>
            </w:ins>
          </w:p>
          <w:p w14:paraId="79059351" w14:textId="77777777" w:rsidR="00911EF6" w:rsidRPr="006F33AA" w:rsidRDefault="00911EF6" w:rsidP="00911EF6">
            <w:pPr>
              <w:pStyle w:val="a4"/>
              <w:numPr>
                <w:ilvl w:val="0"/>
                <w:numId w:val="298"/>
              </w:numPr>
              <w:spacing w:after="120" w:line="240" w:lineRule="auto"/>
              <w:rPr>
                <w:ins w:id="2421" w:author="2" w:date="2021-08-31T10:55:00Z"/>
                <w:rFonts w:ascii="Times New Roman" w:hAnsi="Times New Roman" w:cs="Times New Roman"/>
                <w:sz w:val="20"/>
                <w:szCs w:val="20"/>
                <w:lang w:val="ru"/>
              </w:rPr>
            </w:pPr>
            <w:ins w:id="2422" w:author="2" w:date="2021-08-31T10:55:00Z">
              <w:r w:rsidRPr="006F33AA">
                <w:rPr>
                  <w:rFonts w:ascii="Times New Roman" w:hAnsi="Times New Roman" w:cs="Times New Roman"/>
                  <w:sz w:val="20"/>
                  <w:szCs w:val="20"/>
                  <w:lang w:val="ru"/>
                </w:rPr>
                <w:t>180мкс</w:t>
              </w:r>
            </w:ins>
          </w:p>
          <w:p w14:paraId="65F17E30" w14:textId="77777777" w:rsidR="00450F2B" w:rsidRPr="006F33AA" w:rsidRDefault="00450F2B" w:rsidP="00911EF6">
            <w:pPr>
              <w:pStyle w:val="a4"/>
              <w:numPr>
                <w:ilvl w:val="0"/>
                <w:numId w:val="298"/>
              </w:numPr>
              <w:spacing w:after="120" w:line="240" w:lineRule="auto"/>
              <w:rPr>
                <w:ins w:id="2423" w:author="2" w:date="2021-08-31T10:55:00Z"/>
                <w:rFonts w:ascii="Times New Roman" w:hAnsi="Times New Roman" w:cs="Times New Roman"/>
                <w:sz w:val="20"/>
                <w:szCs w:val="20"/>
                <w:lang w:val="ru"/>
              </w:rPr>
            </w:pPr>
            <w:ins w:id="2424" w:author="2" w:date="2021-08-31T10:55:00Z">
              <w:r w:rsidRPr="006F33AA">
                <w:rPr>
                  <w:rFonts w:ascii="Times New Roman" w:hAnsi="Times New Roman" w:cs="Times New Roman"/>
                  <w:sz w:val="20"/>
                  <w:szCs w:val="20"/>
                  <w:lang w:val="ru"/>
                </w:rPr>
                <w:t>60</w:t>
              </w:r>
              <w:r w:rsidR="00911EF6" w:rsidRPr="006F33AA">
                <w:rPr>
                  <w:rFonts w:ascii="Times New Roman" w:hAnsi="Times New Roman" w:cs="Times New Roman"/>
                  <w:sz w:val="20"/>
                  <w:szCs w:val="20"/>
                  <w:lang w:val="ru"/>
                </w:rPr>
                <w:t>мкс</w:t>
              </w:r>
            </w:ins>
          </w:p>
          <w:p w14:paraId="76C6DFAC" w14:textId="7C82E9B3" w:rsidR="00450F2B" w:rsidRPr="00247CE1" w:rsidRDefault="00911EF6" w:rsidP="00911EF6">
            <w:pPr>
              <w:pStyle w:val="a4"/>
              <w:numPr>
                <w:ilvl w:val="0"/>
                <w:numId w:val="298"/>
              </w:numPr>
              <w:spacing w:after="120" w:line="240" w:lineRule="auto"/>
              <w:rPr>
                <w:rFonts w:ascii="Times New Roman" w:hAnsi="Times New Roman" w:cs="Times New Roman"/>
                <w:sz w:val="20"/>
                <w:szCs w:val="20"/>
                <w:lang w:val="ru"/>
              </w:rPr>
              <w:pPrChange w:id="2425" w:author="2" w:date="2021-08-31T10:55:00Z">
                <w:pPr>
                  <w:framePr w:hSpace="180" w:wrap="around" w:hAnchor="margin" w:y="665"/>
                  <w:spacing w:after="120"/>
                </w:pPr>
              </w:pPrChange>
            </w:pPr>
            <w:ins w:id="2426" w:author="2" w:date="2021-08-31T10:55:00Z">
              <w:r w:rsidRPr="006F33AA">
                <w:rPr>
                  <w:rFonts w:ascii="Times New Roman" w:hAnsi="Times New Roman" w:cs="Times New Roman"/>
                  <w:sz w:val="20"/>
                  <w:szCs w:val="20"/>
                  <w:lang w:val="ru"/>
                </w:rPr>
                <w:t>90мкс</w:t>
              </w:r>
            </w:ins>
            <w:del w:id="2427" w:author="2" w:date="2021-08-31T10:55:00Z">
              <w:r w:rsidR="00450F2B" w:rsidRPr="00247CE1">
                <w:rPr>
                  <w:rFonts w:ascii="Times New Roman" w:hAnsi="Times New Roman" w:cs="Times New Roman"/>
                  <w:sz w:val="20"/>
                  <w:szCs w:val="20"/>
                  <w:lang w:val="ru"/>
                </w:rPr>
                <w:delText>60</w:delText>
              </w:r>
            </w:del>
          </w:p>
        </w:tc>
        <w:tc>
          <w:tcPr>
            <w:tcW w:w="567" w:type="dxa"/>
            <w:gridSpan w:val="2"/>
            <w:tcPrChange w:id="2428" w:author="2" w:date="2021-08-31T10:55:00Z">
              <w:tcPr>
                <w:tcW w:w="547" w:type="dxa"/>
              </w:tcPr>
            </w:tcPrChange>
          </w:tcPr>
          <w:p w14:paraId="5659A2BD" w14:textId="7DD82AE6" w:rsidR="00450F2B" w:rsidRPr="004B35C4" w:rsidRDefault="00450F2B" w:rsidP="00450F2B">
            <w:pPr>
              <w:tabs>
                <w:tab w:val="left" w:pos="600"/>
                <w:tab w:val="left" w:pos="851"/>
              </w:tabs>
              <w:ind w:right="34"/>
              <w:rPr>
                <w:rFonts w:ascii="Times New Roman" w:hAnsi="Times New Roman" w:cs="Times New Roman"/>
                <w:sz w:val="24"/>
                <w:szCs w:val="24"/>
                <w:lang w:val="ru"/>
              </w:rPr>
            </w:pPr>
            <w:r w:rsidRPr="004B35C4">
              <w:rPr>
                <w:rFonts w:ascii="Times New Roman" w:hAnsi="Times New Roman" w:cs="Times New Roman"/>
                <w:sz w:val="24"/>
                <w:szCs w:val="24"/>
                <w:lang w:val="ru"/>
              </w:rPr>
              <w:t>3</w:t>
            </w:r>
          </w:p>
        </w:tc>
      </w:tr>
      <w:tr w:rsidR="00450F2B" w14:paraId="28FAAE76" w14:textId="47C5079F" w:rsidTr="00911EF6">
        <w:tc>
          <w:tcPr>
            <w:tcW w:w="846" w:type="dxa"/>
            <w:tcPrChange w:id="2429" w:author="2" w:date="2021-08-31T10:55:00Z">
              <w:tcPr>
                <w:tcW w:w="846" w:type="dxa"/>
              </w:tcPr>
            </w:tcPrChange>
          </w:tcPr>
          <w:p w14:paraId="7611BA87" w14:textId="77777777" w:rsidR="00450F2B" w:rsidRDefault="00450F2B" w:rsidP="00450F2B">
            <w:pPr>
              <w:spacing w:after="120"/>
              <w:rPr>
                <w:rFonts w:ascii="Times New Roman" w:hAnsi="Times New Roman" w:cs="Times New Roman"/>
                <w:sz w:val="24"/>
                <w:szCs w:val="24"/>
              </w:rPr>
            </w:pPr>
          </w:p>
        </w:tc>
        <w:tc>
          <w:tcPr>
            <w:tcW w:w="1843" w:type="dxa"/>
            <w:tcPrChange w:id="2430" w:author="2" w:date="2021-08-31T10:55:00Z">
              <w:tcPr>
                <w:tcW w:w="1843" w:type="dxa"/>
              </w:tcPr>
            </w:tcPrChange>
          </w:tcPr>
          <w:p w14:paraId="212DD26B" w14:textId="77777777" w:rsidR="00450F2B" w:rsidRDefault="00450F2B" w:rsidP="00450F2B">
            <w:pPr>
              <w:spacing w:after="120"/>
              <w:rPr>
                <w:rFonts w:ascii="Times New Roman" w:hAnsi="Times New Roman" w:cs="Times New Roman"/>
                <w:sz w:val="24"/>
                <w:szCs w:val="24"/>
              </w:rPr>
            </w:pPr>
          </w:p>
        </w:tc>
        <w:tc>
          <w:tcPr>
            <w:tcW w:w="425" w:type="dxa"/>
            <w:tcPrChange w:id="2431" w:author="2" w:date="2021-08-31T10:55:00Z">
              <w:tcPr>
                <w:tcW w:w="425" w:type="dxa"/>
              </w:tcPr>
            </w:tcPrChange>
          </w:tcPr>
          <w:p w14:paraId="75EE12A2" w14:textId="77777777" w:rsidR="00450F2B" w:rsidRDefault="00450F2B" w:rsidP="00450F2B">
            <w:pPr>
              <w:spacing w:after="120"/>
              <w:rPr>
                <w:rFonts w:ascii="Times New Roman" w:hAnsi="Times New Roman" w:cs="Times New Roman"/>
                <w:sz w:val="24"/>
                <w:szCs w:val="24"/>
              </w:rPr>
            </w:pPr>
          </w:p>
        </w:tc>
        <w:tc>
          <w:tcPr>
            <w:tcW w:w="392" w:type="dxa"/>
            <w:tcPrChange w:id="2432" w:author="2" w:date="2021-08-31T10:55:00Z">
              <w:tcPr>
                <w:tcW w:w="392" w:type="dxa"/>
              </w:tcPr>
            </w:tcPrChange>
          </w:tcPr>
          <w:p w14:paraId="494DC0CB" w14:textId="77777777" w:rsidR="00450F2B" w:rsidRDefault="00450F2B" w:rsidP="00450F2B">
            <w:pPr>
              <w:spacing w:after="120"/>
              <w:rPr>
                <w:rFonts w:ascii="Times New Roman" w:hAnsi="Times New Roman" w:cs="Times New Roman"/>
                <w:sz w:val="24"/>
                <w:szCs w:val="24"/>
              </w:rPr>
            </w:pPr>
          </w:p>
        </w:tc>
        <w:tc>
          <w:tcPr>
            <w:tcW w:w="553" w:type="dxa"/>
            <w:tcPrChange w:id="2433" w:author="2" w:date="2021-08-31T10:55:00Z">
              <w:tcPr>
                <w:tcW w:w="553" w:type="dxa"/>
              </w:tcPr>
            </w:tcPrChange>
          </w:tcPr>
          <w:p w14:paraId="46EA13F9" w14:textId="174C98BB"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2434" w:author="2" w:date="2021-08-31T10:55:00Z">
              <w:tcPr>
                <w:tcW w:w="6001" w:type="dxa"/>
              </w:tcPr>
            </w:tcPrChange>
          </w:tcPr>
          <w:p w14:paraId="485F68E9" w14:textId="77777777" w:rsidR="00450F2B" w:rsidRPr="00247CE1" w:rsidRDefault="00450F2B" w:rsidP="00450F2B">
            <w:pPr>
              <w:ind w:firstLine="375"/>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На рисунке приведен график гармонических колебаний тока в колебательном контуре.</w:t>
            </w:r>
          </w:p>
          <w:p w14:paraId="0F489255" w14:textId="454C784E" w:rsidR="00450F2B" w:rsidRPr="00247CE1" w:rsidRDefault="00450F2B" w:rsidP="00450F2B">
            <w:pPr>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noProof/>
                <w:color w:val="000000"/>
                <w:sz w:val="20"/>
                <w:szCs w:val="20"/>
                <w:lang w:eastAsia="ru-RU"/>
              </w:rPr>
              <w:lastRenderedPageBreak/>
              <w:drawing>
                <wp:inline distT="0" distB="0" distL="0" distR="0" wp14:anchorId="0D310C19" wp14:editId="2DA9D215">
                  <wp:extent cx="2724150" cy="1219200"/>
                  <wp:effectExtent l="0" t="0" r="0" b="0"/>
                  <wp:docPr id="11" name="Рисунок 11" descr="https://phys-ege.sdamgia.ru/get_file?id=89478&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hys-ege.sdamgia.ru/get_file?id=89478&amp;png=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24150" cy="1219200"/>
                          </a:xfrm>
                          <a:prstGeom prst="rect">
                            <a:avLst/>
                          </a:prstGeom>
                          <a:noFill/>
                          <a:ln>
                            <a:noFill/>
                          </a:ln>
                        </pic:spPr>
                      </pic:pic>
                    </a:graphicData>
                  </a:graphic>
                </wp:inline>
              </w:drawing>
            </w:r>
            <w:ins w:id="2435" w:author="2" w:date="2021-08-31T10:55:00Z">
              <w:r w:rsidRPr="00247CE1">
                <w:rPr>
                  <w:rFonts w:ascii="Times New Roman" w:eastAsia="Times New Roman" w:hAnsi="Times New Roman" w:cs="Times New Roman"/>
                  <w:noProof/>
                  <w:color w:val="000000"/>
                  <w:sz w:val="20"/>
                  <w:szCs w:val="20"/>
                  <w:lang w:eastAsia="ru-RU"/>
                </w:rPr>
                <mc:AlternateContent>
                  <mc:Choice Requires="wpi">
                    <w:drawing>
                      <wp:anchor distT="0" distB="0" distL="114300" distR="114300" simplePos="0" relativeHeight="252204032" behindDoc="0" locked="0" layoutInCell="1" allowOverlap="1" wp14:anchorId="21B020FA" wp14:editId="7CEDEC16">
                        <wp:simplePos x="0" y="0"/>
                        <wp:positionH relativeFrom="column">
                          <wp:posOffset>2256375</wp:posOffset>
                        </wp:positionH>
                        <wp:positionV relativeFrom="paragraph">
                          <wp:posOffset>920389</wp:posOffset>
                        </wp:positionV>
                        <wp:extent cx="1148760" cy="143640"/>
                        <wp:effectExtent l="0" t="38100" r="13335" b="46990"/>
                        <wp:wrapNone/>
                        <wp:docPr id="268" name="Рукописный ввод 268"/>
                        <wp:cNvGraphicFramePr/>
                        <a:graphic xmlns:a="http://schemas.openxmlformats.org/drawingml/2006/main">
                          <a:graphicData uri="http://schemas.microsoft.com/office/word/2010/wordprocessingInk">
                            <w14:contentPart bwMode="auto" r:id="rId74">
                              <w14:nvContentPartPr>
                                <w14:cNvContentPartPr/>
                              </w14:nvContentPartPr>
                              <w14:xfrm>
                                <a:off x="0" y="0"/>
                                <a:ext cx="1148760" cy="143640"/>
                              </w14:xfrm>
                            </w14:contentPart>
                          </a:graphicData>
                        </a:graphic>
                      </wp:anchor>
                    </w:drawing>
                  </mc:Choice>
                  <mc:Fallback>
                    <w:pict>
                      <v:shape w14:anchorId="3E4FC271" id="Рукописный ввод 268" o:spid="_x0000_s1026" type="#_x0000_t75" style="position:absolute;margin-left:176.7pt;margin-top:71.5pt;width:92.3pt;height:13.2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">
                        <v:imagedata r:id="rId75" o:title=""/>
                      </v:shape>
                    </w:pict>
                  </mc:Fallback>
                </mc:AlternateContent>
              </w:r>
            </w:ins>
            <w:del w:id="2436" w:author="2" w:date="2021-08-31T10:55:00Z">
              <w:r w:rsidRPr="00247CE1">
                <w:rPr>
                  <w:rFonts w:ascii="Times New Roman" w:eastAsia="Times New Roman" w:hAnsi="Times New Roman" w:cs="Times New Roman"/>
                  <w:noProof/>
                  <w:color w:val="000000"/>
                  <w:sz w:val="20"/>
                  <w:szCs w:val="20"/>
                  <w:lang w:eastAsia="ru-RU"/>
                </w:rPr>
                <mc:AlternateContent>
                  <mc:Choice Requires="wpi">
                    <w:drawing>
                      <wp:anchor distT="0" distB="0" distL="114300" distR="114300" simplePos="0" relativeHeight="252142592" behindDoc="0" locked="0" layoutInCell="1" allowOverlap="1" wp14:anchorId="17430187" wp14:editId="7200B98A">
                        <wp:simplePos x="0" y="0"/>
                        <wp:positionH relativeFrom="column">
                          <wp:posOffset>2256375</wp:posOffset>
                        </wp:positionH>
                        <wp:positionV relativeFrom="paragraph">
                          <wp:posOffset>920389</wp:posOffset>
                        </wp:positionV>
                        <wp:extent cx="1148760" cy="143640"/>
                        <wp:effectExtent l="0" t="38100" r="13335" b="46990"/>
                        <wp:wrapNone/>
                        <wp:docPr id="286" name="Рукописный ввод 286"/>
                        <wp:cNvGraphicFramePr/>
                        <a:graphic xmlns:a="http://schemas.openxmlformats.org/drawingml/2006/main">
                          <a:graphicData uri="http://schemas.microsoft.com/office/word/2010/wordprocessingInk">
                            <w14:contentPart bwMode="auto" r:id="rId76">
                              <w14:nvContentPartPr>
                                <w14:cNvContentPartPr/>
                              </w14:nvContentPartPr>
                              <w14:xfrm>
                                <a:off x="0" y="0"/>
                                <a:ext cx="1148760" cy="143640"/>
                              </w14:xfrm>
                            </w14:contentPart>
                          </a:graphicData>
                        </a:graphic>
                      </wp:anchor>
                    </w:drawing>
                  </mc:Choice>
                  <mc:Fallback>
                    <w:pict>
                      <v:shape w14:anchorId="1F7DD71C" id="Рукописный ввод 286" o:spid="_x0000_s1026" type="#_x0000_t75" style="position:absolute;margin-left:176.7pt;margin-top:71.5pt;width:92.3pt;height:13.2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">
                        <v:imagedata r:id="rId77" o:title=""/>
                      </v:shape>
                    </w:pict>
                  </mc:Fallback>
                </mc:AlternateContent>
              </w:r>
            </w:del>
          </w:p>
          <w:p w14:paraId="6E2278A1" w14:textId="77777777" w:rsidR="00450F2B" w:rsidRPr="00247CE1" w:rsidRDefault="00450F2B" w:rsidP="00450F2B">
            <w:pPr>
              <w:ind w:firstLine="375"/>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Если конденсатор в этом контуре заменить на другой конденсатор, емкость которого в 4 раза больше, то каков будет период колебаний? </w:t>
            </w:r>
          </w:p>
          <w:p w14:paraId="1D0D0456" w14:textId="686446BC" w:rsidR="00450F2B" w:rsidRPr="00247CE1" w:rsidRDefault="00450F2B" w:rsidP="00450F2B">
            <w:pPr>
              <w:spacing w:after="120"/>
              <w:rPr>
                <w:rFonts w:ascii="Times New Roman" w:hAnsi="Times New Roman" w:cs="Times New Roman"/>
                <w:sz w:val="20"/>
                <w:szCs w:val="20"/>
              </w:rPr>
            </w:pPr>
          </w:p>
        </w:tc>
        <w:tc>
          <w:tcPr>
            <w:tcW w:w="4961" w:type="dxa"/>
            <w:gridSpan w:val="2"/>
            <w:tcPrChange w:id="2437" w:author="2" w:date="2021-08-31T10:55:00Z">
              <w:tcPr>
                <w:tcW w:w="4839" w:type="dxa"/>
              </w:tcPr>
            </w:tcPrChange>
          </w:tcPr>
          <w:p w14:paraId="4E86FCF4" w14:textId="77777777" w:rsidR="00911EF6" w:rsidRPr="006F33AA" w:rsidRDefault="00911EF6" w:rsidP="00911EF6">
            <w:pPr>
              <w:pStyle w:val="a4"/>
              <w:numPr>
                <w:ilvl w:val="0"/>
                <w:numId w:val="297"/>
              </w:numPr>
              <w:spacing w:after="120" w:line="240" w:lineRule="auto"/>
              <w:rPr>
                <w:ins w:id="2438" w:author="2" w:date="2021-08-31T10:55:00Z"/>
                <w:rFonts w:ascii="Times New Roman" w:hAnsi="Times New Roman" w:cs="Times New Roman"/>
                <w:sz w:val="20"/>
                <w:szCs w:val="20"/>
                <w:lang w:val="ru"/>
              </w:rPr>
            </w:pPr>
            <w:ins w:id="2439" w:author="2" w:date="2021-08-31T10:55:00Z">
              <w:r w:rsidRPr="006F33AA">
                <w:rPr>
                  <w:rFonts w:ascii="Times New Roman" w:hAnsi="Times New Roman" w:cs="Times New Roman"/>
                  <w:sz w:val="20"/>
                  <w:szCs w:val="20"/>
                  <w:lang w:val="ru"/>
                </w:rPr>
                <w:lastRenderedPageBreak/>
                <w:t>10мкс</w:t>
              </w:r>
            </w:ins>
          </w:p>
          <w:p w14:paraId="2BA30B50" w14:textId="77777777" w:rsidR="00450F2B" w:rsidRPr="006F33AA" w:rsidRDefault="00450F2B" w:rsidP="00911EF6">
            <w:pPr>
              <w:pStyle w:val="a4"/>
              <w:numPr>
                <w:ilvl w:val="0"/>
                <w:numId w:val="297"/>
              </w:numPr>
              <w:spacing w:after="120" w:line="240" w:lineRule="auto"/>
              <w:rPr>
                <w:ins w:id="2440" w:author="2" w:date="2021-08-31T10:55:00Z"/>
                <w:rFonts w:ascii="Times New Roman" w:hAnsi="Times New Roman" w:cs="Times New Roman"/>
                <w:sz w:val="20"/>
                <w:szCs w:val="20"/>
                <w:lang w:val="ru"/>
              </w:rPr>
            </w:pPr>
            <w:r w:rsidRPr="00247CE1">
              <w:rPr>
                <w:rFonts w:ascii="Times New Roman" w:hAnsi="Times New Roman" w:cs="Times New Roman"/>
                <w:sz w:val="20"/>
                <w:szCs w:val="20"/>
                <w:lang w:val="ru"/>
              </w:rPr>
              <w:t>40мкс</w:t>
            </w:r>
          </w:p>
          <w:p w14:paraId="28F5BA68" w14:textId="77777777" w:rsidR="00911EF6" w:rsidRPr="006F33AA" w:rsidRDefault="00911EF6" w:rsidP="00911EF6">
            <w:pPr>
              <w:pStyle w:val="a4"/>
              <w:numPr>
                <w:ilvl w:val="0"/>
                <w:numId w:val="297"/>
              </w:numPr>
              <w:spacing w:after="120" w:line="240" w:lineRule="auto"/>
              <w:rPr>
                <w:ins w:id="2441" w:author="2" w:date="2021-08-31T10:55:00Z"/>
                <w:rFonts w:ascii="Times New Roman" w:hAnsi="Times New Roman" w:cs="Times New Roman"/>
                <w:sz w:val="20"/>
                <w:szCs w:val="20"/>
                <w:lang w:val="ru"/>
              </w:rPr>
            </w:pPr>
            <w:ins w:id="2442" w:author="2" w:date="2021-08-31T10:55:00Z">
              <w:r w:rsidRPr="006F33AA">
                <w:rPr>
                  <w:rFonts w:ascii="Times New Roman" w:hAnsi="Times New Roman" w:cs="Times New Roman"/>
                  <w:sz w:val="20"/>
                  <w:szCs w:val="20"/>
                  <w:lang w:val="ru"/>
                </w:rPr>
                <w:t>80мкс</w:t>
              </w:r>
            </w:ins>
          </w:p>
          <w:p w14:paraId="176C18A8" w14:textId="75FCE00D" w:rsidR="00450F2B" w:rsidRPr="00247CE1" w:rsidRDefault="00911EF6" w:rsidP="00911EF6">
            <w:pPr>
              <w:pStyle w:val="a4"/>
              <w:numPr>
                <w:ilvl w:val="0"/>
                <w:numId w:val="297"/>
              </w:numPr>
              <w:spacing w:after="120" w:line="240" w:lineRule="auto"/>
              <w:rPr>
                <w:rFonts w:ascii="Times New Roman" w:hAnsi="Times New Roman" w:cs="Times New Roman"/>
                <w:sz w:val="20"/>
                <w:szCs w:val="20"/>
                <w:lang w:val="ru"/>
              </w:rPr>
              <w:pPrChange w:id="2443" w:author="2" w:date="2021-08-31T10:55:00Z">
                <w:pPr>
                  <w:framePr w:hSpace="180" w:wrap="around" w:hAnchor="margin" w:y="665"/>
                  <w:spacing w:after="120"/>
                </w:pPr>
              </w:pPrChange>
            </w:pPr>
            <w:ins w:id="2444" w:author="2" w:date="2021-08-31T10:55:00Z">
              <w:r w:rsidRPr="006F33AA">
                <w:rPr>
                  <w:rFonts w:ascii="Times New Roman" w:hAnsi="Times New Roman" w:cs="Times New Roman"/>
                  <w:sz w:val="20"/>
                  <w:szCs w:val="20"/>
                  <w:lang w:val="ru"/>
                </w:rPr>
                <w:t>5мкс</w:t>
              </w:r>
            </w:ins>
          </w:p>
        </w:tc>
        <w:tc>
          <w:tcPr>
            <w:tcW w:w="567" w:type="dxa"/>
            <w:gridSpan w:val="2"/>
            <w:tcPrChange w:id="2445" w:author="2" w:date="2021-08-31T10:55:00Z">
              <w:tcPr>
                <w:tcW w:w="547" w:type="dxa"/>
              </w:tcPr>
            </w:tcPrChange>
          </w:tcPr>
          <w:p w14:paraId="6CC24C3B" w14:textId="68F2B27D" w:rsidR="00450F2B" w:rsidRPr="004B35C4" w:rsidRDefault="00450F2B" w:rsidP="00450F2B">
            <w:pPr>
              <w:pStyle w:val="a4"/>
              <w:tabs>
                <w:tab w:val="left" w:pos="600"/>
              </w:tabs>
              <w:spacing w:after="0" w:line="273" w:lineRule="exact"/>
              <w:ind w:left="0"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2</w:t>
            </w:r>
          </w:p>
        </w:tc>
      </w:tr>
      <w:tr w:rsidR="00450F2B" w14:paraId="71860B46" w14:textId="74F35BBB" w:rsidTr="00911EF6">
        <w:tc>
          <w:tcPr>
            <w:tcW w:w="846" w:type="dxa"/>
            <w:tcPrChange w:id="2446" w:author="2" w:date="2021-08-31T10:55:00Z">
              <w:tcPr>
                <w:tcW w:w="846" w:type="dxa"/>
              </w:tcPr>
            </w:tcPrChange>
          </w:tcPr>
          <w:p w14:paraId="6EA4E330" w14:textId="77777777" w:rsidR="00450F2B" w:rsidRDefault="00450F2B" w:rsidP="00450F2B">
            <w:pPr>
              <w:spacing w:after="120"/>
              <w:rPr>
                <w:rFonts w:ascii="Times New Roman" w:hAnsi="Times New Roman" w:cs="Times New Roman"/>
                <w:sz w:val="24"/>
                <w:szCs w:val="24"/>
              </w:rPr>
            </w:pPr>
          </w:p>
        </w:tc>
        <w:tc>
          <w:tcPr>
            <w:tcW w:w="1843" w:type="dxa"/>
            <w:tcPrChange w:id="2447" w:author="2" w:date="2021-08-31T10:55:00Z">
              <w:tcPr>
                <w:tcW w:w="1843" w:type="dxa"/>
              </w:tcPr>
            </w:tcPrChange>
          </w:tcPr>
          <w:p w14:paraId="46ACAC89" w14:textId="77777777" w:rsidR="00450F2B" w:rsidRDefault="00450F2B" w:rsidP="00450F2B">
            <w:pPr>
              <w:spacing w:after="120"/>
              <w:rPr>
                <w:rFonts w:ascii="Times New Roman" w:hAnsi="Times New Roman" w:cs="Times New Roman"/>
                <w:sz w:val="24"/>
                <w:szCs w:val="24"/>
              </w:rPr>
            </w:pPr>
          </w:p>
        </w:tc>
        <w:tc>
          <w:tcPr>
            <w:tcW w:w="425" w:type="dxa"/>
            <w:tcPrChange w:id="2448" w:author="2" w:date="2021-08-31T10:55:00Z">
              <w:tcPr>
                <w:tcW w:w="425" w:type="dxa"/>
              </w:tcPr>
            </w:tcPrChange>
          </w:tcPr>
          <w:p w14:paraId="6963E699" w14:textId="77777777" w:rsidR="00450F2B" w:rsidRDefault="00450F2B" w:rsidP="00450F2B">
            <w:pPr>
              <w:spacing w:after="120"/>
              <w:rPr>
                <w:rFonts w:ascii="Times New Roman" w:hAnsi="Times New Roman" w:cs="Times New Roman"/>
                <w:sz w:val="24"/>
                <w:szCs w:val="24"/>
              </w:rPr>
            </w:pPr>
          </w:p>
        </w:tc>
        <w:tc>
          <w:tcPr>
            <w:tcW w:w="392" w:type="dxa"/>
            <w:tcPrChange w:id="2449" w:author="2" w:date="2021-08-31T10:55:00Z">
              <w:tcPr>
                <w:tcW w:w="392" w:type="dxa"/>
              </w:tcPr>
            </w:tcPrChange>
          </w:tcPr>
          <w:p w14:paraId="38926BD3" w14:textId="77777777" w:rsidR="00450F2B" w:rsidRDefault="00450F2B" w:rsidP="00450F2B">
            <w:pPr>
              <w:spacing w:after="120"/>
              <w:rPr>
                <w:rFonts w:ascii="Times New Roman" w:hAnsi="Times New Roman" w:cs="Times New Roman"/>
                <w:sz w:val="24"/>
                <w:szCs w:val="24"/>
              </w:rPr>
            </w:pPr>
          </w:p>
        </w:tc>
        <w:tc>
          <w:tcPr>
            <w:tcW w:w="553" w:type="dxa"/>
            <w:tcPrChange w:id="2450" w:author="2" w:date="2021-08-31T10:55:00Z">
              <w:tcPr>
                <w:tcW w:w="553" w:type="dxa"/>
              </w:tcPr>
            </w:tcPrChange>
          </w:tcPr>
          <w:p w14:paraId="643F5B3C" w14:textId="708C081C"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2451" w:author="2" w:date="2021-08-31T10:55:00Z">
              <w:tcPr>
                <w:tcW w:w="6001" w:type="dxa"/>
              </w:tcPr>
            </w:tcPrChange>
          </w:tcPr>
          <w:p w14:paraId="3C6E98FE" w14:textId="77777777" w:rsidR="00450F2B" w:rsidRPr="00247CE1" w:rsidRDefault="00450F2B" w:rsidP="00450F2B">
            <w:pPr>
              <w:ind w:firstLine="375"/>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На рисунке приведен график гармонических колебаний тока в колебательном контуре.</w:t>
            </w:r>
          </w:p>
          <w:p w14:paraId="79F02F72" w14:textId="77777777" w:rsidR="00450F2B" w:rsidRPr="00247CE1" w:rsidRDefault="00450F2B" w:rsidP="00450F2B">
            <w:pPr>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noProof/>
                <w:color w:val="000000"/>
                <w:sz w:val="20"/>
                <w:szCs w:val="20"/>
                <w:lang w:eastAsia="ru-RU"/>
              </w:rPr>
              <w:drawing>
                <wp:inline distT="0" distB="0" distL="0" distR="0" wp14:anchorId="0E275F2F" wp14:editId="177B5243">
                  <wp:extent cx="2724150" cy="1219200"/>
                  <wp:effectExtent l="0" t="0" r="0" b="0"/>
                  <wp:docPr id="13" name="Рисунок 13" descr="https://phys-ege.sdamgia.ru/get_file?id=89478&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hys-ege.sdamgia.ru/get_file?id=89478&amp;png=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24150" cy="1219200"/>
                          </a:xfrm>
                          <a:prstGeom prst="rect">
                            <a:avLst/>
                          </a:prstGeom>
                          <a:noFill/>
                          <a:ln>
                            <a:noFill/>
                          </a:ln>
                        </pic:spPr>
                      </pic:pic>
                    </a:graphicData>
                  </a:graphic>
                </wp:inline>
              </w:drawing>
            </w:r>
          </w:p>
          <w:p w14:paraId="6D9C07FA" w14:textId="7DE4A588" w:rsidR="00450F2B" w:rsidRPr="00247CE1" w:rsidRDefault="00450F2B" w:rsidP="00450F2B">
            <w:pPr>
              <w:ind w:firstLine="375"/>
              <w:jc w:val="both"/>
              <w:rPr>
                <w:rFonts w:ascii="Times New Roman" w:hAnsi="Times New Roman" w:cs="Times New Roman"/>
                <w:sz w:val="20"/>
                <w:szCs w:val="20"/>
              </w:rPr>
            </w:pPr>
            <w:r w:rsidRPr="00247CE1">
              <w:rPr>
                <w:rFonts w:ascii="Times New Roman" w:eastAsia="Times New Roman" w:hAnsi="Times New Roman" w:cs="Times New Roman"/>
                <w:color w:val="000000"/>
                <w:sz w:val="20"/>
                <w:szCs w:val="20"/>
                <w:lang w:eastAsia="ru-RU"/>
              </w:rPr>
              <w:t>Если конденсатор в этом контуре заменить на другой конденсатор, емкость которого в 4 раза меньше, то каков будет период колебаний?</w:t>
            </w:r>
            <w:r w:rsidRPr="00247CE1">
              <w:rPr>
                <w:rFonts w:ascii="Times New Roman" w:hAnsi="Times New Roman" w:cs="Times New Roman"/>
                <w:sz w:val="20"/>
                <w:szCs w:val="20"/>
              </w:rPr>
              <w:t xml:space="preserve"> </w:t>
            </w:r>
          </w:p>
        </w:tc>
        <w:tc>
          <w:tcPr>
            <w:tcW w:w="4961" w:type="dxa"/>
            <w:gridSpan w:val="2"/>
            <w:tcPrChange w:id="2452" w:author="2" w:date="2021-08-31T10:55:00Z">
              <w:tcPr>
                <w:tcW w:w="4839" w:type="dxa"/>
              </w:tcPr>
            </w:tcPrChange>
          </w:tcPr>
          <w:p w14:paraId="012C3C60" w14:textId="77777777" w:rsidR="00911EF6" w:rsidRPr="006F33AA" w:rsidRDefault="00911EF6" w:rsidP="00911EF6">
            <w:pPr>
              <w:pStyle w:val="a4"/>
              <w:numPr>
                <w:ilvl w:val="0"/>
                <w:numId w:val="296"/>
              </w:numPr>
              <w:spacing w:after="120" w:line="240" w:lineRule="auto"/>
              <w:rPr>
                <w:ins w:id="2453" w:author="2" w:date="2021-08-31T10:55:00Z"/>
                <w:rFonts w:ascii="Times New Roman" w:hAnsi="Times New Roman" w:cs="Times New Roman"/>
                <w:sz w:val="20"/>
                <w:szCs w:val="20"/>
                <w:lang w:val="ru"/>
              </w:rPr>
            </w:pPr>
            <w:ins w:id="2454" w:author="2" w:date="2021-08-31T10:55:00Z">
              <w:r w:rsidRPr="006F33AA">
                <w:rPr>
                  <w:rFonts w:ascii="Times New Roman" w:hAnsi="Times New Roman" w:cs="Times New Roman"/>
                  <w:sz w:val="20"/>
                  <w:szCs w:val="20"/>
                  <w:lang w:val="ru"/>
                </w:rPr>
                <w:t>5мкс</w:t>
              </w:r>
            </w:ins>
          </w:p>
          <w:p w14:paraId="1914E6D9" w14:textId="77777777" w:rsidR="00450F2B" w:rsidRPr="006F33AA" w:rsidRDefault="00450F2B" w:rsidP="00911EF6">
            <w:pPr>
              <w:pStyle w:val="a4"/>
              <w:numPr>
                <w:ilvl w:val="0"/>
                <w:numId w:val="296"/>
              </w:numPr>
              <w:spacing w:after="120" w:line="240" w:lineRule="auto"/>
              <w:rPr>
                <w:ins w:id="2455" w:author="2" w:date="2021-08-31T10:55:00Z"/>
                <w:rFonts w:ascii="Times New Roman" w:hAnsi="Times New Roman" w:cs="Times New Roman"/>
                <w:sz w:val="20"/>
                <w:szCs w:val="20"/>
                <w:lang w:val="ru"/>
              </w:rPr>
            </w:pPr>
            <w:r w:rsidRPr="00247CE1">
              <w:rPr>
                <w:rFonts w:ascii="Times New Roman" w:hAnsi="Times New Roman" w:cs="Times New Roman"/>
                <w:sz w:val="20"/>
                <w:szCs w:val="20"/>
                <w:lang w:val="ru"/>
              </w:rPr>
              <w:t>10мкс</w:t>
            </w:r>
          </w:p>
          <w:p w14:paraId="51E8E09C" w14:textId="77777777" w:rsidR="00911EF6" w:rsidRPr="006F33AA" w:rsidRDefault="00911EF6" w:rsidP="00911EF6">
            <w:pPr>
              <w:pStyle w:val="a4"/>
              <w:numPr>
                <w:ilvl w:val="0"/>
                <w:numId w:val="296"/>
              </w:numPr>
              <w:spacing w:after="120" w:line="240" w:lineRule="auto"/>
              <w:rPr>
                <w:ins w:id="2456" w:author="2" w:date="2021-08-31T10:55:00Z"/>
                <w:rFonts w:ascii="Times New Roman" w:hAnsi="Times New Roman" w:cs="Times New Roman"/>
                <w:sz w:val="20"/>
                <w:szCs w:val="20"/>
                <w:lang w:val="ru"/>
              </w:rPr>
            </w:pPr>
            <w:ins w:id="2457" w:author="2" w:date="2021-08-31T10:55:00Z">
              <w:r w:rsidRPr="006F33AA">
                <w:rPr>
                  <w:rFonts w:ascii="Times New Roman" w:hAnsi="Times New Roman" w:cs="Times New Roman"/>
                  <w:sz w:val="20"/>
                  <w:szCs w:val="20"/>
                  <w:lang w:val="ru"/>
                </w:rPr>
                <w:t>4мкс</w:t>
              </w:r>
            </w:ins>
          </w:p>
          <w:p w14:paraId="15EAF357" w14:textId="6DFD947A" w:rsidR="00450F2B" w:rsidRPr="00247CE1" w:rsidRDefault="00911EF6" w:rsidP="00911EF6">
            <w:pPr>
              <w:pStyle w:val="a4"/>
              <w:numPr>
                <w:ilvl w:val="0"/>
                <w:numId w:val="296"/>
              </w:numPr>
              <w:spacing w:after="120" w:line="240" w:lineRule="auto"/>
              <w:rPr>
                <w:rFonts w:ascii="Times New Roman" w:hAnsi="Times New Roman" w:cs="Times New Roman"/>
                <w:sz w:val="20"/>
                <w:szCs w:val="20"/>
                <w:lang w:val="ru"/>
              </w:rPr>
              <w:pPrChange w:id="2458" w:author="2" w:date="2021-08-31T10:55:00Z">
                <w:pPr>
                  <w:framePr w:hSpace="180" w:wrap="around" w:hAnchor="margin" w:y="665"/>
                  <w:spacing w:after="120"/>
                </w:pPr>
              </w:pPrChange>
            </w:pPr>
            <w:ins w:id="2459" w:author="2" w:date="2021-08-31T10:55:00Z">
              <w:r w:rsidRPr="006F33AA">
                <w:rPr>
                  <w:rFonts w:ascii="Times New Roman" w:hAnsi="Times New Roman" w:cs="Times New Roman"/>
                  <w:sz w:val="20"/>
                  <w:szCs w:val="20"/>
                  <w:lang w:val="ru"/>
                </w:rPr>
                <w:t>40мкс</w:t>
              </w:r>
            </w:ins>
          </w:p>
        </w:tc>
        <w:tc>
          <w:tcPr>
            <w:tcW w:w="567" w:type="dxa"/>
            <w:gridSpan w:val="2"/>
            <w:tcPrChange w:id="2460" w:author="2" w:date="2021-08-31T10:55:00Z">
              <w:tcPr>
                <w:tcW w:w="547" w:type="dxa"/>
              </w:tcPr>
            </w:tcPrChange>
          </w:tcPr>
          <w:p w14:paraId="37130F24" w14:textId="41B645D8" w:rsidR="00450F2B" w:rsidRPr="004B35C4" w:rsidRDefault="00450F2B" w:rsidP="00450F2B">
            <w:pPr>
              <w:pStyle w:val="a4"/>
              <w:tabs>
                <w:tab w:val="left" w:pos="600"/>
              </w:tabs>
              <w:spacing w:after="0" w:line="273" w:lineRule="exact"/>
              <w:ind w:left="0"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2</w:t>
            </w:r>
          </w:p>
        </w:tc>
      </w:tr>
      <w:tr w:rsidR="00450F2B" w14:paraId="293EF3D5" w14:textId="7138BBCE" w:rsidTr="00911EF6">
        <w:tc>
          <w:tcPr>
            <w:tcW w:w="846" w:type="dxa"/>
            <w:tcPrChange w:id="2461" w:author="2" w:date="2021-08-31T10:55:00Z">
              <w:tcPr>
                <w:tcW w:w="846" w:type="dxa"/>
              </w:tcPr>
            </w:tcPrChange>
          </w:tcPr>
          <w:p w14:paraId="6DB488B8" w14:textId="77777777" w:rsidR="00450F2B" w:rsidRDefault="00450F2B" w:rsidP="00450F2B">
            <w:pPr>
              <w:spacing w:after="120"/>
              <w:rPr>
                <w:rFonts w:ascii="Times New Roman" w:hAnsi="Times New Roman" w:cs="Times New Roman"/>
                <w:sz w:val="24"/>
                <w:szCs w:val="24"/>
              </w:rPr>
            </w:pPr>
          </w:p>
        </w:tc>
        <w:tc>
          <w:tcPr>
            <w:tcW w:w="1843" w:type="dxa"/>
            <w:tcPrChange w:id="2462" w:author="2" w:date="2021-08-31T10:55:00Z">
              <w:tcPr>
                <w:tcW w:w="1843" w:type="dxa"/>
              </w:tcPr>
            </w:tcPrChange>
          </w:tcPr>
          <w:p w14:paraId="41EDEDB6" w14:textId="77777777" w:rsidR="00450F2B" w:rsidRDefault="00450F2B" w:rsidP="00450F2B">
            <w:pPr>
              <w:spacing w:after="120"/>
              <w:rPr>
                <w:rFonts w:ascii="Times New Roman" w:hAnsi="Times New Roman" w:cs="Times New Roman"/>
                <w:sz w:val="24"/>
                <w:szCs w:val="24"/>
              </w:rPr>
            </w:pPr>
          </w:p>
        </w:tc>
        <w:tc>
          <w:tcPr>
            <w:tcW w:w="425" w:type="dxa"/>
            <w:tcPrChange w:id="2463" w:author="2" w:date="2021-08-31T10:55:00Z">
              <w:tcPr>
                <w:tcW w:w="425" w:type="dxa"/>
              </w:tcPr>
            </w:tcPrChange>
          </w:tcPr>
          <w:p w14:paraId="5FC52420" w14:textId="77777777" w:rsidR="00450F2B" w:rsidRDefault="00450F2B" w:rsidP="00450F2B">
            <w:pPr>
              <w:spacing w:after="120"/>
              <w:rPr>
                <w:rFonts w:ascii="Times New Roman" w:hAnsi="Times New Roman" w:cs="Times New Roman"/>
                <w:sz w:val="24"/>
                <w:szCs w:val="24"/>
              </w:rPr>
            </w:pPr>
          </w:p>
        </w:tc>
        <w:tc>
          <w:tcPr>
            <w:tcW w:w="392" w:type="dxa"/>
            <w:tcPrChange w:id="2464" w:author="2" w:date="2021-08-31T10:55:00Z">
              <w:tcPr>
                <w:tcW w:w="392" w:type="dxa"/>
              </w:tcPr>
            </w:tcPrChange>
          </w:tcPr>
          <w:p w14:paraId="2907C4A1" w14:textId="77777777" w:rsidR="00450F2B" w:rsidRDefault="00450F2B" w:rsidP="00450F2B">
            <w:pPr>
              <w:spacing w:after="120"/>
              <w:rPr>
                <w:rFonts w:ascii="Times New Roman" w:hAnsi="Times New Roman" w:cs="Times New Roman"/>
                <w:sz w:val="24"/>
                <w:szCs w:val="24"/>
              </w:rPr>
            </w:pPr>
          </w:p>
        </w:tc>
        <w:tc>
          <w:tcPr>
            <w:tcW w:w="553" w:type="dxa"/>
            <w:tcPrChange w:id="2465" w:author="2" w:date="2021-08-31T10:55:00Z">
              <w:tcPr>
                <w:tcW w:w="553" w:type="dxa"/>
              </w:tcPr>
            </w:tcPrChange>
          </w:tcPr>
          <w:p w14:paraId="2A0F28A2" w14:textId="472013A1"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2466" w:author="2" w:date="2021-08-31T10:55:00Z">
              <w:tcPr>
                <w:tcW w:w="6001" w:type="dxa"/>
              </w:tcPr>
            </w:tcPrChange>
          </w:tcPr>
          <w:p w14:paraId="2D3AA970" w14:textId="56B988ED" w:rsidR="00450F2B" w:rsidRPr="00247CE1" w:rsidRDefault="00450F2B" w:rsidP="00450F2B">
            <w:pPr>
              <w:ind w:firstLine="375"/>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color w:val="000000"/>
                <w:sz w:val="20"/>
                <w:szCs w:val="20"/>
                <w:lang w:eastAsia="ru-RU"/>
              </w:rPr>
              <w:t>На рисунке приведен график гармонических колебаний тока в колебательном контуре.</w:t>
            </w:r>
          </w:p>
          <w:p w14:paraId="3E82ED01" w14:textId="77777777" w:rsidR="00450F2B" w:rsidRPr="00247CE1" w:rsidRDefault="00450F2B" w:rsidP="00450F2B">
            <w:pPr>
              <w:jc w:val="both"/>
              <w:rPr>
                <w:rFonts w:ascii="Times New Roman" w:eastAsia="Times New Roman" w:hAnsi="Times New Roman" w:cs="Times New Roman"/>
                <w:color w:val="000000"/>
                <w:sz w:val="20"/>
                <w:szCs w:val="20"/>
                <w:lang w:eastAsia="ru-RU"/>
              </w:rPr>
            </w:pPr>
            <w:r w:rsidRPr="00247CE1">
              <w:rPr>
                <w:rFonts w:ascii="Times New Roman" w:eastAsia="Times New Roman" w:hAnsi="Times New Roman" w:cs="Times New Roman"/>
                <w:noProof/>
                <w:color w:val="000000"/>
                <w:sz w:val="20"/>
                <w:szCs w:val="20"/>
                <w:lang w:eastAsia="ru-RU"/>
              </w:rPr>
              <w:drawing>
                <wp:inline distT="0" distB="0" distL="0" distR="0" wp14:anchorId="6A9EB393" wp14:editId="655BF175">
                  <wp:extent cx="2724150" cy="1219200"/>
                  <wp:effectExtent l="0" t="0" r="0" b="0"/>
                  <wp:docPr id="14" name="Рисунок 14" descr="https://phys-ege.sdamgia.ru/get_file?id=89479&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hys-ege.sdamgia.ru/get_file?id=89479&amp;png=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24150" cy="1219200"/>
                          </a:xfrm>
                          <a:prstGeom prst="rect">
                            <a:avLst/>
                          </a:prstGeom>
                          <a:noFill/>
                          <a:ln>
                            <a:noFill/>
                          </a:ln>
                        </pic:spPr>
                      </pic:pic>
                    </a:graphicData>
                  </a:graphic>
                </wp:inline>
              </w:drawing>
            </w:r>
          </w:p>
          <w:p w14:paraId="2296A805" w14:textId="2D42EDF0" w:rsidR="00450F2B" w:rsidRPr="00247CE1" w:rsidRDefault="00450F2B" w:rsidP="00450F2B">
            <w:pPr>
              <w:ind w:firstLine="375"/>
              <w:jc w:val="both"/>
              <w:rPr>
                <w:rFonts w:ascii="Times New Roman" w:hAnsi="Times New Roman" w:cs="Times New Roman"/>
                <w:sz w:val="20"/>
                <w:szCs w:val="20"/>
              </w:rPr>
            </w:pPr>
            <w:r w:rsidRPr="00247CE1">
              <w:rPr>
                <w:rFonts w:ascii="Times New Roman" w:eastAsia="Times New Roman" w:hAnsi="Times New Roman" w:cs="Times New Roman"/>
                <w:color w:val="000000"/>
                <w:sz w:val="20"/>
                <w:szCs w:val="20"/>
                <w:lang w:eastAsia="ru-RU"/>
              </w:rPr>
              <w:t>Если катушку в этом контуре заменить на другую катушку, индуктивность которой в 4 раза меньше, то каков будет период колебаний? </w:t>
            </w:r>
            <w:r w:rsidRPr="00247CE1">
              <w:rPr>
                <w:rFonts w:ascii="Times New Roman" w:hAnsi="Times New Roman" w:cs="Times New Roman"/>
                <w:sz w:val="20"/>
                <w:szCs w:val="20"/>
              </w:rPr>
              <w:t xml:space="preserve"> </w:t>
            </w:r>
          </w:p>
        </w:tc>
        <w:tc>
          <w:tcPr>
            <w:tcW w:w="4961" w:type="dxa"/>
            <w:gridSpan w:val="2"/>
            <w:tcPrChange w:id="2467" w:author="2" w:date="2021-08-31T10:55:00Z">
              <w:tcPr>
                <w:tcW w:w="4839" w:type="dxa"/>
              </w:tcPr>
            </w:tcPrChange>
          </w:tcPr>
          <w:p w14:paraId="3435FFB6" w14:textId="77777777" w:rsidR="00911EF6" w:rsidRPr="006F33AA" w:rsidRDefault="00911EF6" w:rsidP="00911EF6">
            <w:pPr>
              <w:pStyle w:val="a4"/>
              <w:numPr>
                <w:ilvl w:val="0"/>
                <w:numId w:val="295"/>
              </w:numPr>
              <w:spacing w:after="120" w:line="240" w:lineRule="auto"/>
              <w:rPr>
                <w:ins w:id="2468" w:author="2" w:date="2021-08-31T10:55:00Z"/>
                <w:rFonts w:ascii="Times New Roman" w:hAnsi="Times New Roman" w:cs="Times New Roman"/>
                <w:sz w:val="20"/>
                <w:szCs w:val="20"/>
                <w:lang w:val="ru"/>
              </w:rPr>
            </w:pPr>
            <w:ins w:id="2469" w:author="2" w:date="2021-08-31T10:55:00Z">
              <w:r w:rsidRPr="006F33AA">
                <w:rPr>
                  <w:rFonts w:ascii="Times New Roman" w:hAnsi="Times New Roman" w:cs="Times New Roman"/>
                  <w:sz w:val="20"/>
                  <w:szCs w:val="20"/>
                  <w:lang w:val="ru"/>
                </w:rPr>
                <w:t>1мкс</w:t>
              </w:r>
            </w:ins>
          </w:p>
          <w:p w14:paraId="169FB878" w14:textId="77777777" w:rsidR="00450F2B" w:rsidRPr="006F33AA" w:rsidRDefault="00450F2B" w:rsidP="00911EF6">
            <w:pPr>
              <w:pStyle w:val="a4"/>
              <w:numPr>
                <w:ilvl w:val="0"/>
                <w:numId w:val="295"/>
              </w:numPr>
              <w:spacing w:after="120" w:line="240" w:lineRule="auto"/>
              <w:rPr>
                <w:ins w:id="2470" w:author="2" w:date="2021-08-31T10:55:00Z"/>
                <w:rFonts w:ascii="Times New Roman" w:hAnsi="Times New Roman" w:cs="Times New Roman"/>
                <w:sz w:val="20"/>
                <w:szCs w:val="20"/>
                <w:lang w:val="ru"/>
              </w:rPr>
            </w:pPr>
            <w:r w:rsidRPr="00247CE1">
              <w:rPr>
                <w:rFonts w:ascii="Times New Roman" w:hAnsi="Times New Roman" w:cs="Times New Roman"/>
                <w:sz w:val="20"/>
                <w:szCs w:val="20"/>
                <w:lang w:val="ru"/>
              </w:rPr>
              <w:t>2мкс</w:t>
            </w:r>
          </w:p>
          <w:p w14:paraId="087494C9" w14:textId="77777777" w:rsidR="00911EF6" w:rsidRPr="006F33AA" w:rsidRDefault="00911EF6" w:rsidP="00911EF6">
            <w:pPr>
              <w:pStyle w:val="a4"/>
              <w:numPr>
                <w:ilvl w:val="0"/>
                <w:numId w:val="295"/>
              </w:numPr>
              <w:spacing w:after="120" w:line="240" w:lineRule="auto"/>
              <w:rPr>
                <w:ins w:id="2471" w:author="2" w:date="2021-08-31T10:55:00Z"/>
                <w:rFonts w:ascii="Times New Roman" w:hAnsi="Times New Roman" w:cs="Times New Roman"/>
                <w:sz w:val="20"/>
                <w:szCs w:val="20"/>
                <w:lang w:val="ru"/>
              </w:rPr>
            </w:pPr>
            <w:ins w:id="2472" w:author="2" w:date="2021-08-31T10:55:00Z">
              <w:r w:rsidRPr="006F33AA">
                <w:rPr>
                  <w:rFonts w:ascii="Times New Roman" w:hAnsi="Times New Roman" w:cs="Times New Roman"/>
                  <w:sz w:val="20"/>
                  <w:szCs w:val="20"/>
                  <w:lang w:val="ru"/>
                </w:rPr>
                <w:t>4мкс</w:t>
              </w:r>
            </w:ins>
          </w:p>
          <w:p w14:paraId="08B88124" w14:textId="7B7C978A" w:rsidR="00450F2B" w:rsidRPr="00247CE1" w:rsidRDefault="00911EF6" w:rsidP="00911EF6">
            <w:pPr>
              <w:pStyle w:val="a4"/>
              <w:numPr>
                <w:ilvl w:val="0"/>
                <w:numId w:val="295"/>
              </w:numPr>
              <w:spacing w:after="120" w:line="240" w:lineRule="auto"/>
              <w:rPr>
                <w:rFonts w:ascii="Times New Roman" w:hAnsi="Times New Roman" w:cs="Times New Roman"/>
                <w:sz w:val="20"/>
                <w:szCs w:val="20"/>
                <w:lang w:val="ru"/>
              </w:rPr>
              <w:pPrChange w:id="2473" w:author="2" w:date="2021-08-31T10:55:00Z">
                <w:pPr>
                  <w:framePr w:hSpace="180" w:wrap="around" w:hAnchor="margin" w:y="665"/>
                  <w:spacing w:after="120"/>
                </w:pPr>
              </w:pPrChange>
            </w:pPr>
            <w:ins w:id="2474" w:author="2" w:date="2021-08-31T10:55:00Z">
              <w:r w:rsidRPr="006F33AA">
                <w:rPr>
                  <w:rFonts w:ascii="Times New Roman" w:hAnsi="Times New Roman" w:cs="Times New Roman"/>
                  <w:sz w:val="20"/>
                  <w:szCs w:val="20"/>
                  <w:lang w:val="ru"/>
                </w:rPr>
                <w:t>8мкс</w:t>
              </w:r>
            </w:ins>
          </w:p>
        </w:tc>
        <w:tc>
          <w:tcPr>
            <w:tcW w:w="567" w:type="dxa"/>
            <w:gridSpan w:val="2"/>
            <w:tcPrChange w:id="2475" w:author="2" w:date="2021-08-31T10:55:00Z">
              <w:tcPr>
                <w:tcW w:w="547" w:type="dxa"/>
              </w:tcPr>
            </w:tcPrChange>
          </w:tcPr>
          <w:p w14:paraId="2889C4F9" w14:textId="08A2408B" w:rsidR="00450F2B" w:rsidRPr="004B35C4" w:rsidRDefault="00450F2B" w:rsidP="00450F2B">
            <w:pPr>
              <w:pStyle w:val="a4"/>
              <w:tabs>
                <w:tab w:val="left" w:pos="600"/>
              </w:tabs>
              <w:spacing w:after="0" w:line="273" w:lineRule="exact"/>
              <w:ind w:left="0"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2</w:t>
            </w:r>
          </w:p>
        </w:tc>
      </w:tr>
      <w:tr w:rsidR="00450F2B" w14:paraId="05A60924" w14:textId="4856571A" w:rsidTr="00911EF6">
        <w:tc>
          <w:tcPr>
            <w:tcW w:w="846" w:type="dxa"/>
            <w:tcPrChange w:id="2476" w:author="2" w:date="2021-08-31T10:55:00Z">
              <w:tcPr>
                <w:tcW w:w="846" w:type="dxa"/>
              </w:tcPr>
            </w:tcPrChange>
          </w:tcPr>
          <w:p w14:paraId="7DDD5BF1" w14:textId="77777777" w:rsidR="00450F2B" w:rsidRDefault="00450F2B" w:rsidP="00450F2B">
            <w:pPr>
              <w:spacing w:after="120"/>
              <w:rPr>
                <w:rFonts w:ascii="Times New Roman" w:hAnsi="Times New Roman" w:cs="Times New Roman"/>
                <w:sz w:val="24"/>
                <w:szCs w:val="24"/>
              </w:rPr>
            </w:pPr>
          </w:p>
        </w:tc>
        <w:tc>
          <w:tcPr>
            <w:tcW w:w="1843" w:type="dxa"/>
            <w:tcPrChange w:id="2477" w:author="2" w:date="2021-08-31T10:55:00Z">
              <w:tcPr>
                <w:tcW w:w="1843" w:type="dxa"/>
              </w:tcPr>
            </w:tcPrChange>
          </w:tcPr>
          <w:p w14:paraId="301D3419" w14:textId="77777777" w:rsidR="00450F2B" w:rsidRDefault="00450F2B" w:rsidP="00450F2B">
            <w:pPr>
              <w:spacing w:after="120"/>
              <w:rPr>
                <w:rFonts w:ascii="Times New Roman" w:hAnsi="Times New Roman" w:cs="Times New Roman"/>
                <w:sz w:val="24"/>
                <w:szCs w:val="24"/>
              </w:rPr>
            </w:pPr>
          </w:p>
        </w:tc>
        <w:tc>
          <w:tcPr>
            <w:tcW w:w="425" w:type="dxa"/>
            <w:tcPrChange w:id="2478" w:author="2" w:date="2021-08-31T10:55:00Z">
              <w:tcPr>
                <w:tcW w:w="425" w:type="dxa"/>
              </w:tcPr>
            </w:tcPrChange>
          </w:tcPr>
          <w:p w14:paraId="6B646D2F" w14:textId="77777777" w:rsidR="00450F2B" w:rsidRDefault="00450F2B" w:rsidP="00450F2B">
            <w:pPr>
              <w:spacing w:after="120"/>
              <w:rPr>
                <w:rFonts w:ascii="Times New Roman" w:hAnsi="Times New Roman" w:cs="Times New Roman"/>
                <w:sz w:val="24"/>
                <w:szCs w:val="24"/>
              </w:rPr>
            </w:pPr>
          </w:p>
        </w:tc>
        <w:tc>
          <w:tcPr>
            <w:tcW w:w="392" w:type="dxa"/>
            <w:tcPrChange w:id="2479" w:author="2" w:date="2021-08-31T10:55:00Z">
              <w:tcPr>
                <w:tcW w:w="392" w:type="dxa"/>
              </w:tcPr>
            </w:tcPrChange>
          </w:tcPr>
          <w:p w14:paraId="06BD9692" w14:textId="77777777" w:rsidR="00450F2B" w:rsidRDefault="00450F2B" w:rsidP="00450F2B">
            <w:pPr>
              <w:spacing w:after="120"/>
              <w:rPr>
                <w:rFonts w:ascii="Times New Roman" w:hAnsi="Times New Roman" w:cs="Times New Roman"/>
                <w:sz w:val="24"/>
                <w:szCs w:val="24"/>
              </w:rPr>
            </w:pPr>
          </w:p>
        </w:tc>
        <w:tc>
          <w:tcPr>
            <w:tcW w:w="553" w:type="dxa"/>
            <w:tcPrChange w:id="2480" w:author="2" w:date="2021-08-31T10:55:00Z">
              <w:tcPr>
                <w:tcW w:w="553" w:type="dxa"/>
              </w:tcPr>
            </w:tcPrChange>
          </w:tcPr>
          <w:p w14:paraId="32460122" w14:textId="13795189"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2481" w:author="2" w:date="2021-08-31T10:55:00Z">
              <w:tcPr>
                <w:tcW w:w="6001" w:type="dxa"/>
              </w:tcPr>
            </w:tcPrChange>
          </w:tcPr>
          <w:p w14:paraId="7647B76F" w14:textId="77777777" w:rsidR="00450F2B" w:rsidRPr="00450F2B" w:rsidRDefault="00450F2B" w:rsidP="00450F2B">
            <w:pPr>
              <w:ind w:firstLine="375"/>
              <w:jc w:val="both"/>
              <w:rPr>
                <w:rFonts w:ascii="Times New Roman" w:eastAsia="Times New Roman" w:hAnsi="Times New Roman" w:cs="Times New Roman"/>
                <w:color w:val="000000"/>
                <w:lang w:eastAsia="ru-RU"/>
              </w:rPr>
            </w:pPr>
            <w:r w:rsidRPr="00450F2B">
              <w:rPr>
                <w:rFonts w:ascii="Times New Roman" w:eastAsia="Times New Roman" w:hAnsi="Times New Roman" w:cs="Times New Roman"/>
                <w:color w:val="000000"/>
                <w:lang w:eastAsia="ru-RU"/>
              </w:rPr>
              <w:t xml:space="preserve">На рисунке приведен график зависимости силы тока от времени в колебательном контуре с последовательно </w:t>
            </w:r>
            <w:r w:rsidRPr="00450F2B">
              <w:rPr>
                <w:rFonts w:ascii="Times New Roman" w:eastAsia="Times New Roman" w:hAnsi="Times New Roman" w:cs="Times New Roman"/>
                <w:color w:val="000000"/>
                <w:lang w:eastAsia="ru-RU"/>
              </w:rPr>
              <w:lastRenderedPageBreak/>
              <w:t>включенными конденсатором и катушкой, индуктивность которой равна 0,2 Гн.</w:t>
            </w:r>
          </w:p>
          <w:p w14:paraId="385520AD" w14:textId="77777777" w:rsidR="00450F2B" w:rsidRPr="00450F2B" w:rsidRDefault="00450F2B" w:rsidP="00450F2B">
            <w:pPr>
              <w:jc w:val="both"/>
              <w:rPr>
                <w:rFonts w:ascii="Times New Roman" w:eastAsia="Times New Roman" w:hAnsi="Times New Roman" w:cs="Times New Roman"/>
                <w:color w:val="000000"/>
                <w:lang w:eastAsia="ru-RU"/>
              </w:rPr>
            </w:pPr>
            <w:r w:rsidRPr="00450F2B">
              <w:rPr>
                <w:rFonts w:ascii="Times New Roman" w:eastAsia="Times New Roman" w:hAnsi="Times New Roman" w:cs="Times New Roman"/>
                <w:noProof/>
                <w:color w:val="000000"/>
                <w:lang w:eastAsia="ru-RU"/>
              </w:rPr>
              <w:drawing>
                <wp:inline distT="0" distB="0" distL="0" distR="0" wp14:anchorId="29BEA626" wp14:editId="11F8D9A6">
                  <wp:extent cx="2724150" cy="1219200"/>
                  <wp:effectExtent l="0" t="0" r="0" b="0"/>
                  <wp:docPr id="15" name="Рисунок 15" descr="https://phys-ege.sdamgia.ru/get_file?id=89479&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hys-ege.sdamgia.ru/get_file?id=89479&amp;png=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24150" cy="1219200"/>
                          </a:xfrm>
                          <a:prstGeom prst="rect">
                            <a:avLst/>
                          </a:prstGeom>
                          <a:noFill/>
                          <a:ln>
                            <a:noFill/>
                          </a:ln>
                        </pic:spPr>
                      </pic:pic>
                    </a:graphicData>
                  </a:graphic>
                </wp:inline>
              </w:drawing>
            </w:r>
          </w:p>
          <w:p w14:paraId="42A641A1" w14:textId="7B61393F" w:rsidR="00450F2B" w:rsidRDefault="00450F2B" w:rsidP="00450F2B">
            <w:pPr>
              <w:ind w:firstLine="375"/>
              <w:jc w:val="both"/>
              <w:rPr>
                <w:rFonts w:ascii="Times New Roman" w:hAnsi="Times New Roman" w:cs="Times New Roman"/>
                <w:noProof/>
                <w:sz w:val="24"/>
                <w:szCs w:val="24"/>
                <w:lang w:eastAsia="ru-RU"/>
              </w:rPr>
            </w:pPr>
            <w:r w:rsidRPr="00450F2B">
              <w:rPr>
                <w:rFonts w:ascii="Times New Roman" w:eastAsia="Times New Roman" w:hAnsi="Times New Roman" w:cs="Times New Roman"/>
                <w:color w:val="000000"/>
                <w:lang w:eastAsia="ru-RU"/>
              </w:rPr>
              <w:t>Каково максимальное значение энергии электрического поля конденсатора? </w:t>
            </w:r>
            <w:r>
              <w:rPr>
                <w:rFonts w:ascii="Times New Roman" w:hAnsi="Times New Roman" w:cs="Times New Roman"/>
                <w:noProof/>
                <w:sz w:val="24"/>
                <w:szCs w:val="24"/>
                <w:lang w:eastAsia="ru-RU"/>
              </w:rPr>
              <w:t xml:space="preserve"> </w:t>
            </w:r>
          </w:p>
        </w:tc>
        <w:tc>
          <w:tcPr>
            <w:tcW w:w="4961" w:type="dxa"/>
            <w:gridSpan w:val="2"/>
            <w:tcPrChange w:id="2482" w:author="2" w:date="2021-08-31T10:55:00Z">
              <w:tcPr>
                <w:tcW w:w="4839" w:type="dxa"/>
              </w:tcPr>
            </w:tcPrChange>
          </w:tcPr>
          <w:p w14:paraId="75CE95FF" w14:textId="77777777" w:rsidR="00911EF6" w:rsidRPr="006F33AA" w:rsidRDefault="00911EF6" w:rsidP="00911EF6">
            <w:pPr>
              <w:pStyle w:val="a4"/>
              <w:numPr>
                <w:ilvl w:val="0"/>
                <w:numId w:val="294"/>
              </w:numPr>
              <w:spacing w:after="0" w:line="273" w:lineRule="exact"/>
              <w:ind w:right="20"/>
              <w:rPr>
                <w:ins w:id="2483" w:author="2" w:date="2021-08-31T10:55:00Z"/>
                <w:rFonts w:ascii="Times New Roman" w:eastAsia="Century Schoolbook" w:hAnsi="Times New Roman" w:cs="Times New Roman"/>
                <w:color w:val="000000"/>
                <w:sz w:val="20"/>
                <w:szCs w:val="20"/>
                <w:lang w:val="ru" w:eastAsia="ru-RU"/>
              </w:rPr>
            </w:pPr>
            <w:ins w:id="2484" w:author="2" w:date="2021-08-31T10:55:00Z">
              <w:r w:rsidRPr="006F33AA">
                <w:rPr>
                  <w:rFonts w:ascii="Times New Roman" w:eastAsia="Century Schoolbook" w:hAnsi="Times New Roman" w:cs="Times New Roman"/>
                  <w:color w:val="000000"/>
                  <w:sz w:val="20"/>
                  <w:szCs w:val="20"/>
                  <w:lang w:val="ru" w:eastAsia="ru-RU"/>
                </w:rPr>
                <w:lastRenderedPageBreak/>
                <w:t>5 мкДж</w:t>
              </w:r>
            </w:ins>
          </w:p>
          <w:p w14:paraId="115D4410" w14:textId="77777777" w:rsidR="00911EF6" w:rsidRPr="006F33AA" w:rsidRDefault="00911EF6" w:rsidP="00911EF6">
            <w:pPr>
              <w:pStyle w:val="a4"/>
              <w:numPr>
                <w:ilvl w:val="0"/>
                <w:numId w:val="294"/>
              </w:numPr>
              <w:spacing w:after="0" w:line="273" w:lineRule="exact"/>
              <w:ind w:right="20"/>
              <w:rPr>
                <w:ins w:id="2485" w:author="2" w:date="2021-08-31T10:55:00Z"/>
                <w:rFonts w:ascii="Times New Roman" w:eastAsia="Century Schoolbook" w:hAnsi="Times New Roman" w:cs="Times New Roman"/>
                <w:color w:val="000000"/>
                <w:sz w:val="20"/>
                <w:szCs w:val="20"/>
                <w:lang w:val="ru" w:eastAsia="ru-RU"/>
              </w:rPr>
            </w:pPr>
            <w:ins w:id="2486" w:author="2" w:date="2021-08-31T10:55:00Z">
              <w:r w:rsidRPr="006F33AA">
                <w:rPr>
                  <w:rFonts w:ascii="Times New Roman" w:eastAsia="Century Schoolbook" w:hAnsi="Times New Roman" w:cs="Times New Roman"/>
                  <w:color w:val="000000"/>
                  <w:sz w:val="20"/>
                  <w:szCs w:val="20"/>
                  <w:lang w:val="ru" w:eastAsia="ru-RU"/>
                </w:rPr>
                <w:t>12,5 мкДж</w:t>
              </w:r>
            </w:ins>
          </w:p>
          <w:p w14:paraId="4208C6FF" w14:textId="77777777" w:rsidR="00911EF6" w:rsidRPr="006F33AA" w:rsidRDefault="00911EF6" w:rsidP="00911EF6">
            <w:pPr>
              <w:pStyle w:val="a4"/>
              <w:numPr>
                <w:ilvl w:val="0"/>
                <w:numId w:val="294"/>
              </w:numPr>
              <w:spacing w:after="0" w:line="273" w:lineRule="exact"/>
              <w:ind w:right="20"/>
              <w:rPr>
                <w:ins w:id="2487" w:author="2" w:date="2021-08-31T10:55:00Z"/>
                <w:rFonts w:ascii="Times New Roman" w:eastAsia="Century Schoolbook" w:hAnsi="Times New Roman" w:cs="Times New Roman"/>
                <w:color w:val="000000"/>
                <w:sz w:val="20"/>
                <w:szCs w:val="20"/>
                <w:lang w:val="ru" w:eastAsia="ru-RU"/>
              </w:rPr>
            </w:pPr>
            <w:ins w:id="2488" w:author="2" w:date="2021-08-31T10:55:00Z">
              <w:r w:rsidRPr="006F33AA">
                <w:rPr>
                  <w:rFonts w:ascii="Times New Roman" w:eastAsia="Century Schoolbook" w:hAnsi="Times New Roman" w:cs="Times New Roman"/>
                  <w:color w:val="000000"/>
                  <w:sz w:val="20"/>
                  <w:szCs w:val="20"/>
                  <w:lang w:val="ru" w:eastAsia="ru-RU"/>
                </w:rPr>
                <w:lastRenderedPageBreak/>
                <w:t>25мкДж</w:t>
              </w:r>
            </w:ins>
          </w:p>
          <w:p w14:paraId="7F3093E1" w14:textId="13B89EC3" w:rsidR="00450F2B" w:rsidRPr="006F33AA" w:rsidRDefault="00450F2B" w:rsidP="00911EF6">
            <w:pPr>
              <w:pStyle w:val="a4"/>
              <w:numPr>
                <w:ilvl w:val="0"/>
                <w:numId w:val="294"/>
              </w:numPr>
              <w:spacing w:after="0" w:line="273" w:lineRule="exact"/>
              <w:ind w:right="20"/>
              <w:rPr>
                <w:rFonts w:ascii="Times New Roman" w:hAnsi="Times New Roman"/>
                <w:color w:val="000000"/>
                <w:sz w:val="20"/>
                <w:lang w:val="ru"/>
                <w:rPrChange w:id="2489" w:author="2" w:date="2021-08-31T10:55:00Z">
                  <w:rPr>
                    <w:rFonts w:ascii="Times New Roman" w:eastAsia="Century Schoolbook" w:hAnsi="Times New Roman" w:cs="Times New Roman"/>
                    <w:color w:val="000000"/>
                    <w:sz w:val="24"/>
                    <w:szCs w:val="24"/>
                    <w:lang w:val="ru" w:eastAsia="ru-RU"/>
                  </w:rPr>
                </w:rPrChange>
              </w:rPr>
              <w:pPrChange w:id="2490" w:author="2" w:date="2021-08-31T10:55:00Z">
                <w:pPr>
                  <w:pStyle w:val="a4"/>
                  <w:framePr w:hSpace="180" w:wrap="around" w:hAnchor="margin" w:y="665"/>
                  <w:spacing w:after="0" w:line="273" w:lineRule="exact"/>
                  <w:ind w:left="993" w:right="20"/>
                </w:pPr>
              </w:pPrChange>
            </w:pPr>
            <w:r w:rsidRPr="006F33AA">
              <w:rPr>
                <w:rFonts w:ascii="Times New Roman" w:hAnsi="Times New Roman"/>
                <w:color w:val="000000"/>
                <w:sz w:val="20"/>
                <w:lang w:val="ru"/>
                <w:rPrChange w:id="2491" w:author="2" w:date="2021-08-31T10:55:00Z">
                  <w:rPr>
                    <w:rFonts w:ascii="Times New Roman" w:eastAsia="Century Schoolbook" w:hAnsi="Times New Roman" w:cs="Times New Roman"/>
                    <w:color w:val="000000"/>
                    <w:sz w:val="24"/>
                    <w:szCs w:val="24"/>
                    <w:lang w:val="ru" w:eastAsia="ru-RU"/>
                  </w:rPr>
                </w:rPrChange>
              </w:rPr>
              <w:t>2,5мкДж</w:t>
            </w:r>
          </w:p>
        </w:tc>
        <w:tc>
          <w:tcPr>
            <w:tcW w:w="567" w:type="dxa"/>
            <w:gridSpan w:val="2"/>
            <w:tcPrChange w:id="2492" w:author="2" w:date="2021-08-31T10:55:00Z">
              <w:tcPr>
                <w:tcW w:w="547" w:type="dxa"/>
              </w:tcPr>
            </w:tcPrChange>
          </w:tcPr>
          <w:p w14:paraId="335867B3" w14:textId="5392DC80" w:rsidR="00450F2B" w:rsidRPr="004B35C4" w:rsidRDefault="00450F2B" w:rsidP="00450F2B">
            <w:pPr>
              <w:tabs>
                <w:tab w:val="left" w:pos="600"/>
                <w:tab w:val="left" w:pos="851"/>
              </w:tabs>
              <w:ind w:right="34"/>
              <w:rPr>
                <w:rFonts w:ascii="Times New Roman" w:hAnsi="Times New Roman" w:cs="Times New Roman"/>
                <w:sz w:val="24"/>
                <w:szCs w:val="24"/>
                <w:lang w:val="ru"/>
              </w:rPr>
            </w:pPr>
            <w:r w:rsidRPr="004B35C4">
              <w:rPr>
                <w:rFonts w:ascii="Times New Roman" w:hAnsi="Times New Roman" w:cs="Times New Roman"/>
                <w:sz w:val="24"/>
                <w:szCs w:val="24"/>
                <w:lang w:val="ru"/>
              </w:rPr>
              <w:lastRenderedPageBreak/>
              <w:t>4</w:t>
            </w:r>
          </w:p>
        </w:tc>
      </w:tr>
      <w:tr w:rsidR="00450F2B" w14:paraId="1CF49932" w14:textId="618EFD0A" w:rsidTr="00911EF6">
        <w:tc>
          <w:tcPr>
            <w:tcW w:w="846" w:type="dxa"/>
            <w:tcPrChange w:id="2493" w:author="2" w:date="2021-08-31T10:55:00Z">
              <w:tcPr>
                <w:tcW w:w="846" w:type="dxa"/>
              </w:tcPr>
            </w:tcPrChange>
          </w:tcPr>
          <w:p w14:paraId="5315C4B6" w14:textId="77777777" w:rsidR="00450F2B" w:rsidRDefault="00450F2B" w:rsidP="00450F2B">
            <w:pPr>
              <w:spacing w:after="120"/>
              <w:rPr>
                <w:rFonts w:ascii="Times New Roman" w:hAnsi="Times New Roman" w:cs="Times New Roman"/>
                <w:sz w:val="24"/>
                <w:szCs w:val="24"/>
              </w:rPr>
            </w:pPr>
          </w:p>
        </w:tc>
        <w:tc>
          <w:tcPr>
            <w:tcW w:w="1843" w:type="dxa"/>
            <w:tcPrChange w:id="2494" w:author="2" w:date="2021-08-31T10:55:00Z">
              <w:tcPr>
                <w:tcW w:w="1843" w:type="dxa"/>
              </w:tcPr>
            </w:tcPrChange>
          </w:tcPr>
          <w:p w14:paraId="05286A37" w14:textId="77777777" w:rsidR="00450F2B" w:rsidRDefault="00450F2B" w:rsidP="00450F2B">
            <w:pPr>
              <w:spacing w:after="120"/>
              <w:rPr>
                <w:rFonts w:ascii="Times New Roman" w:hAnsi="Times New Roman" w:cs="Times New Roman"/>
                <w:sz w:val="24"/>
                <w:szCs w:val="24"/>
              </w:rPr>
            </w:pPr>
          </w:p>
        </w:tc>
        <w:tc>
          <w:tcPr>
            <w:tcW w:w="425" w:type="dxa"/>
            <w:tcPrChange w:id="2495" w:author="2" w:date="2021-08-31T10:55:00Z">
              <w:tcPr>
                <w:tcW w:w="425" w:type="dxa"/>
              </w:tcPr>
            </w:tcPrChange>
          </w:tcPr>
          <w:p w14:paraId="7A7F6943" w14:textId="77777777" w:rsidR="00450F2B" w:rsidRDefault="00450F2B" w:rsidP="00450F2B">
            <w:pPr>
              <w:spacing w:after="120"/>
              <w:rPr>
                <w:rFonts w:ascii="Times New Roman" w:hAnsi="Times New Roman" w:cs="Times New Roman"/>
                <w:sz w:val="24"/>
                <w:szCs w:val="24"/>
              </w:rPr>
            </w:pPr>
          </w:p>
        </w:tc>
        <w:tc>
          <w:tcPr>
            <w:tcW w:w="392" w:type="dxa"/>
            <w:tcPrChange w:id="2496" w:author="2" w:date="2021-08-31T10:55:00Z">
              <w:tcPr>
                <w:tcW w:w="392" w:type="dxa"/>
              </w:tcPr>
            </w:tcPrChange>
          </w:tcPr>
          <w:p w14:paraId="04F632C5" w14:textId="77777777" w:rsidR="00450F2B" w:rsidRDefault="00450F2B" w:rsidP="00450F2B">
            <w:pPr>
              <w:spacing w:after="120"/>
              <w:rPr>
                <w:rFonts w:ascii="Times New Roman" w:hAnsi="Times New Roman" w:cs="Times New Roman"/>
                <w:sz w:val="24"/>
                <w:szCs w:val="24"/>
              </w:rPr>
            </w:pPr>
          </w:p>
        </w:tc>
        <w:tc>
          <w:tcPr>
            <w:tcW w:w="553" w:type="dxa"/>
            <w:tcPrChange w:id="2497" w:author="2" w:date="2021-08-31T10:55:00Z">
              <w:tcPr>
                <w:tcW w:w="553" w:type="dxa"/>
              </w:tcPr>
            </w:tcPrChange>
          </w:tcPr>
          <w:p w14:paraId="740653C1" w14:textId="3039AD1E"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2498" w:author="2" w:date="2021-08-31T10:55:00Z">
              <w:tcPr>
                <w:tcW w:w="6001" w:type="dxa"/>
              </w:tcPr>
            </w:tcPrChange>
          </w:tcPr>
          <w:p w14:paraId="00A0C241" w14:textId="77777777" w:rsidR="00450F2B" w:rsidRPr="00450F2B" w:rsidRDefault="00450F2B" w:rsidP="00450F2B">
            <w:pPr>
              <w:ind w:firstLine="375"/>
              <w:jc w:val="both"/>
              <w:rPr>
                <w:rFonts w:ascii="Times New Roman" w:eastAsia="Times New Roman" w:hAnsi="Times New Roman" w:cs="Times New Roman"/>
                <w:color w:val="000000"/>
                <w:lang w:eastAsia="ru-RU"/>
              </w:rPr>
            </w:pPr>
            <w:r w:rsidRPr="00450F2B">
              <w:rPr>
                <w:rFonts w:ascii="Times New Roman" w:eastAsia="Times New Roman" w:hAnsi="Times New Roman" w:cs="Times New Roman"/>
                <w:color w:val="000000"/>
                <w:lang w:eastAsia="ru-RU"/>
              </w:rPr>
              <w:t>На рисунке приведен график гармонических колебаний тока в колебательном контуре.</w:t>
            </w:r>
          </w:p>
          <w:p w14:paraId="3248F4D5" w14:textId="77777777" w:rsidR="00450F2B" w:rsidRPr="00450F2B" w:rsidRDefault="00450F2B" w:rsidP="00450F2B">
            <w:pPr>
              <w:jc w:val="both"/>
              <w:rPr>
                <w:rFonts w:ascii="Times New Roman" w:eastAsia="Times New Roman" w:hAnsi="Times New Roman" w:cs="Times New Roman"/>
                <w:color w:val="000000"/>
                <w:lang w:eastAsia="ru-RU"/>
              </w:rPr>
            </w:pPr>
            <w:r w:rsidRPr="00450F2B">
              <w:rPr>
                <w:rFonts w:ascii="Times New Roman" w:eastAsia="Times New Roman" w:hAnsi="Times New Roman" w:cs="Times New Roman"/>
                <w:noProof/>
                <w:color w:val="000000"/>
                <w:lang w:eastAsia="ru-RU"/>
              </w:rPr>
              <w:drawing>
                <wp:inline distT="0" distB="0" distL="0" distR="0" wp14:anchorId="7F8FEE37" wp14:editId="4FB2C18F">
                  <wp:extent cx="2724150" cy="1219200"/>
                  <wp:effectExtent l="0" t="0" r="0" b="0"/>
                  <wp:docPr id="12" name="Рисунок 12" descr="https://phys-ege.sdamgia.ru/get_file?id=89478&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hys-ege.sdamgia.ru/get_file?id=89478&amp;png=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24150" cy="1219200"/>
                          </a:xfrm>
                          <a:prstGeom prst="rect">
                            <a:avLst/>
                          </a:prstGeom>
                          <a:noFill/>
                          <a:ln>
                            <a:noFill/>
                          </a:ln>
                        </pic:spPr>
                      </pic:pic>
                    </a:graphicData>
                  </a:graphic>
                </wp:inline>
              </w:drawing>
            </w:r>
          </w:p>
          <w:p w14:paraId="31C8090D" w14:textId="1655FE33" w:rsidR="00450F2B" w:rsidRPr="003878F4" w:rsidRDefault="00450F2B" w:rsidP="00450F2B">
            <w:pPr>
              <w:ind w:firstLine="375"/>
              <w:jc w:val="both"/>
              <w:rPr>
                <w:rFonts w:ascii="Times New Roman" w:hAnsi="Times New Roman" w:cs="Times New Roman"/>
                <w:noProof/>
                <w:sz w:val="24"/>
                <w:szCs w:val="24"/>
                <w:lang w:val="ru" w:eastAsia="ru-RU"/>
              </w:rPr>
            </w:pPr>
            <w:r w:rsidRPr="00450F2B">
              <w:rPr>
                <w:rFonts w:ascii="Times New Roman" w:eastAsia="Times New Roman" w:hAnsi="Times New Roman" w:cs="Times New Roman"/>
                <w:color w:val="000000"/>
                <w:lang w:eastAsia="ru-RU"/>
              </w:rPr>
              <w:t>Если индуктивность катушки в этом контуре увеличить в 4 раза, а емкость конденсатора уменьшить в 4 раза, то каков будет период колебаний? (Ответ дать в мкс.)</w:t>
            </w:r>
            <w:r w:rsidRPr="003878F4">
              <w:rPr>
                <w:rFonts w:ascii="Times New Roman" w:hAnsi="Times New Roman" w:cs="Times New Roman"/>
                <w:noProof/>
                <w:sz w:val="24"/>
                <w:szCs w:val="24"/>
                <w:lang w:val="ru" w:eastAsia="ru-RU"/>
              </w:rPr>
              <w:t xml:space="preserve"> </w:t>
            </w:r>
          </w:p>
        </w:tc>
        <w:tc>
          <w:tcPr>
            <w:tcW w:w="4961" w:type="dxa"/>
            <w:gridSpan w:val="2"/>
            <w:tcPrChange w:id="2499" w:author="2" w:date="2021-08-31T10:55:00Z">
              <w:tcPr>
                <w:tcW w:w="4839" w:type="dxa"/>
              </w:tcPr>
            </w:tcPrChange>
          </w:tcPr>
          <w:p w14:paraId="65C6EC6B" w14:textId="77777777" w:rsidR="00450F2B" w:rsidRDefault="006F33AA" w:rsidP="006F33AA">
            <w:pPr>
              <w:pStyle w:val="a4"/>
              <w:numPr>
                <w:ilvl w:val="0"/>
                <w:numId w:val="313"/>
              </w:numPr>
              <w:spacing w:after="0" w:line="273" w:lineRule="exact"/>
              <w:ind w:right="20"/>
              <w:rPr>
                <w:ins w:id="2500" w:author="2" w:date="2021-08-31T10:55:00Z"/>
                <w:rFonts w:ascii="Times New Roman" w:eastAsia="Century Schoolbook" w:hAnsi="Times New Roman" w:cs="Times New Roman"/>
                <w:color w:val="000000"/>
                <w:sz w:val="20"/>
                <w:szCs w:val="20"/>
                <w:lang w:val="ru" w:eastAsia="ru-RU"/>
              </w:rPr>
            </w:pPr>
            <w:ins w:id="2501" w:author="2" w:date="2021-08-31T10:55:00Z">
              <w:r>
                <w:rPr>
                  <w:rFonts w:ascii="Times New Roman" w:eastAsia="Century Schoolbook" w:hAnsi="Times New Roman" w:cs="Times New Roman"/>
                  <w:color w:val="000000"/>
                  <w:sz w:val="20"/>
                  <w:szCs w:val="20"/>
                  <w:lang w:val="ru" w:eastAsia="ru-RU"/>
                </w:rPr>
                <w:t>40мкс</w:t>
              </w:r>
            </w:ins>
          </w:p>
          <w:p w14:paraId="1B689F2A" w14:textId="77777777" w:rsidR="006F33AA" w:rsidRDefault="006F33AA" w:rsidP="006F33AA">
            <w:pPr>
              <w:pStyle w:val="a4"/>
              <w:numPr>
                <w:ilvl w:val="0"/>
                <w:numId w:val="313"/>
              </w:numPr>
              <w:spacing w:after="0" w:line="273" w:lineRule="exact"/>
              <w:ind w:right="20"/>
              <w:rPr>
                <w:ins w:id="2502" w:author="2" w:date="2021-08-31T10:55:00Z"/>
                <w:rFonts w:ascii="Times New Roman" w:eastAsia="Century Schoolbook" w:hAnsi="Times New Roman" w:cs="Times New Roman"/>
                <w:color w:val="000000"/>
                <w:sz w:val="20"/>
                <w:szCs w:val="20"/>
                <w:lang w:val="ru" w:eastAsia="ru-RU"/>
              </w:rPr>
            </w:pPr>
            <w:ins w:id="2503" w:author="2" w:date="2021-08-31T10:55:00Z">
              <w:r>
                <w:rPr>
                  <w:rFonts w:ascii="Times New Roman" w:eastAsia="Century Schoolbook" w:hAnsi="Times New Roman" w:cs="Times New Roman"/>
                  <w:color w:val="000000"/>
                  <w:sz w:val="20"/>
                  <w:szCs w:val="20"/>
                  <w:lang w:val="ru" w:eastAsia="ru-RU"/>
                </w:rPr>
                <w:t>10мкс</w:t>
              </w:r>
            </w:ins>
          </w:p>
          <w:p w14:paraId="17AEBD04" w14:textId="77777777" w:rsidR="006F33AA" w:rsidRDefault="006F33AA" w:rsidP="006F33AA">
            <w:pPr>
              <w:pStyle w:val="a4"/>
              <w:numPr>
                <w:ilvl w:val="0"/>
                <w:numId w:val="313"/>
              </w:numPr>
              <w:spacing w:after="0" w:line="273" w:lineRule="exact"/>
              <w:ind w:right="20"/>
              <w:rPr>
                <w:ins w:id="2504" w:author="2" w:date="2021-08-31T10:55:00Z"/>
                <w:rFonts w:ascii="Times New Roman" w:eastAsia="Century Schoolbook" w:hAnsi="Times New Roman" w:cs="Times New Roman"/>
                <w:color w:val="000000"/>
                <w:sz w:val="20"/>
                <w:szCs w:val="20"/>
                <w:lang w:val="ru" w:eastAsia="ru-RU"/>
              </w:rPr>
            </w:pPr>
            <w:ins w:id="2505" w:author="2" w:date="2021-08-31T10:55:00Z">
              <w:r>
                <w:rPr>
                  <w:rFonts w:ascii="Times New Roman" w:eastAsia="Century Schoolbook" w:hAnsi="Times New Roman" w:cs="Times New Roman"/>
                  <w:color w:val="000000"/>
                  <w:sz w:val="20"/>
                  <w:szCs w:val="20"/>
                  <w:lang w:val="ru" w:eastAsia="ru-RU"/>
                </w:rPr>
                <w:t>20мкс</w:t>
              </w:r>
            </w:ins>
          </w:p>
          <w:p w14:paraId="62100DF7" w14:textId="2596031E" w:rsidR="00450F2B" w:rsidRPr="006F33AA" w:rsidRDefault="006F33AA" w:rsidP="006F33AA">
            <w:pPr>
              <w:pStyle w:val="a4"/>
              <w:numPr>
                <w:ilvl w:val="0"/>
                <w:numId w:val="313"/>
              </w:numPr>
              <w:spacing w:after="0" w:line="273" w:lineRule="exact"/>
              <w:ind w:right="20"/>
              <w:rPr>
                <w:rFonts w:ascii="Times New Roman" w:hAnsi="Times New Roman"/>
                <w:color w:val="000000"/>
                <w:sz w:val="20"/>
                <w:lang w:val="ru"/>
                <w:rPrChange w:id="2506" w:author="2" w:date="2021-08-31T10:55:00Z">
                  <w:rPr>
                    <w:rFonts w:ascii="Times New Roman" w:eastAsia="Century Schoolbook" w:hAnsi="Times New Roman" w:cs="Times New Roman"/>
                    <w:color w:val="000000"/>
                    <w:sz w:val="24"/>
                    <w:szCs w:val="24"/>
                    <w:lang w:val="ru" w:eastAsia="ru-RU"/>
                  </w:rPr>
                </w:rPrChange>
              </w:rPr>
              <w:pPrChange w:id="2507" w:author="2" w:date="2021-08-31T10:55:00Z">
                <w:pPr>
                  <w:pStyle w:val="a4"/>
                  <w:framePr w:hSpace="180" w:wrap="around" w:hAnchor="margin" w:y="665"/>
                  <w:spacing w:after="0" w:line="273" w:lineRule="exact"/>
                  <w:ind w:left="993" w:right="20"/>
                </w:pPr>
              </w:pPrChange>
            </w:pPr>
            <w:ins w:id="2508" w:author="2" w:date="2021-08-31T10:55:00Z">
              <w:r>
                <w:rPr>
                  <w:rFonts w:ascii="Times New Roman" w:eastAsia="Century Schoolbook" w:hAnsi="Times New Roman" w:cs="Times New Roman"/>
                  <w:color w:val="000000"/>
                  <w:sz w:val="20"/>
                  <w:szCs w:val="20"/>
                  <w:lang w:val="ru" w:eastAsia="ru-RU"/>
                </w:rPr>
                <w:t>80мкс</w:t>
              </w:r>
            </w:ins>
          </w:p>
        </w:tc>
        <w:tc>
          <w:tcPr>
            <w:tcW w:w="567" w:type="dxa"/>
            <w:gridSpan w:val="2"/>
            <w:tcPrChange w:id="2509" w:author="2" w:date="2021-08-31T10:55:00Z">
              <w:tcPr>
                <w:tcW w:w="547" w:type="dxa"/>
              </w:tcPr>
            </w:tcPrChange>
          </w:tcPr>
          <w:p w14:paraId="458E5F9E" w14:textId="442209B2" w:rsidR="00450F2B" w:rsidRPr="004B35C4" w:rsidRDefault="00450F2B" w:rsidP="0012270D">
            <w:pPr>
              <w:pStyle w:val="a4"/>
              <w:numPr>
                <w:ilvl w:val="0"/>
                <w:numId w:val="54"/>
              </w:numPr>
              <w:tabs>
                <w:tab w:val="left" w:pos="600"/>
                <w:tab w:val="left" w:pos="851"/>
              </w:tabs>
              <w:spacing w:after="0" w:line="240" w:lineRule="auto"/>
              <w:ind w:left="0" w:right="34"/>
              <w:rPr>
                <w:rFonts w:ascii="Times New Roman" w:hAnsi="Times New Roman" w:cs="Times New Roman"/>
                <w:sz w:val="24"/>
                <w:szCs w:val="24"/>
                <w:lang w:val="ru"/>
              </w:rPr>
            </w:pPr>
            <w:r w:rsidRPr="004B35C4">
              <w:rPr>
                <w:rFonts w:ascii="Times New Roman" w:hAnsi="Times New Roman" w:cs="Times New Roman"/>
                <w:sz w:val="24"/>
                <w:szCs w:val="24"/>
                <w:lang w:val="ru"/>
              </w:rPr>
              <w:t>3</w:t>
            </w:r>
          </w:p>
        </w:tc>
      </w:tr>
      <w:tr w:rsidR="00450F2B" w14:paraId="6BEF386F" w14:textId="01F71B53" w:rsidTr="00911EF6">
        <w:tc>
          <w:tcPr>
            <w:tcW w:w="846" w:type="dxa"/>
            <w:tcPrChange w:id="2510" w:author="2" w:date="2021-08-31T10:55:00Z">
              <w:tcPr>
                <w:tcW w:w="846" w:type="dxa"/>
              </w:tcPr>
            </w:tcPrChange>
          </w:tcPr>
          <w:p w14:paraId="5E5E112B" w14:textId="77777777" w:rsidR="00450F2B" w:rsidRDefault="00450F2B" w:rsidP="00450F2B">
            <w:pPr>
              <w:spacing w:after="120"/>
              <w:rPr>
                <w:rFonts w:ascii="Times New Roman" w:hAnsi="Times New Roman" w:cs="Times New Roman"/>
                <w:sz w:val="24"/>
                <w:szCs w:val="24"/>
              </w:rPr>
            </w:pPr>
          </w:p>
        </w:tc>
        <w:tc>
          <w:tcPr>
            <w:tcW w:w="1843" w:type="dxa"/>
            <w:tcPrChange w:id="2511" w:author="2" w:date="2021-08-31T10:55:00Z">
              <w:tcPr>
                <w:tcW w:w="1843" w:type="dxa"/>
              </w:tcPr>
            </w:tcPrChange>
          </w:tcPr>
          <w:p w14:paraId="59C57E9A" w14:textId="77777777" w:rsidR="00450F2B" w:rsidRDefault="00450F2B" w:rsidP="00450F2B">
            <w:pPr>
              <w:spacing w:after="120"/>
              <w:rPr>
                <w:rFonts w:ascii="Times New Roman" w:hAnsi="Times New Roman" w:cs="Times New Roman"/>
                <w:sz w:val="24"/>
                <w:szCs w:val="24"/>
              </w:rPr>
            </w:pPr>
          </w:p>
        </w:tc>
        <w:tc>
          <w:tcPr>
            <w:tcW w:w="425" w:type="dxa"/>
            <w:tcPrChange w:id="2512" w:author="2" w:date="2021-08-31T10:55:00Z">
              <w:tcPr>
                <w:tcW w:w="425" w:type="dxa"/>
              </w:tcPr>
            </w:tcPrChange>
          </w:tcPr>
          <w:p w14:paraId="0896CDF0" w14:textId="77777777" w:rsidR="00450F2B" w:rsidRDefault="00450F2B" w:rsidP="00450F2B">
            <w:pPr>
              <w:spacing w:after="120"/>
              <w:rPr>
                <w:rFonts w:ascii="Times New Roman" w:hAnsi="Times New Roman" w:cs="Times New Roman"/>
                <w:sz w:val="24"/>
                <w:szCs w:val="24"/>
              </w:rPr>
            </w:pPr>
          </w:p>
        </w:tc>
        <w:tc>
          <w:tcPr>
            <w:tcW w:w="392" w:type="dxa"/>
            <w:tcPrChange w:id="2513" w:author="2" w:date="2021-08-31T10:55:00Z">
              <w:tcPr>
                <w:tcW w:w="392" w:type="dxa"/>
              </w:tcPr>
            </w:tcPrChange>
          </w:tcPr>
          <w:p w14:paraId="1C672A8F" w14:textId="77777777" w:rsidR="00450F2B" w:rsidRDefault="00450F2B" w:rsidP="00450F2B">
            <w:pPr>
              <w:spacing w:after="120"/>
              <w:rPr>
                <w:rFonts w:ascii="Times New Roman" w:hAnsi="Times New Roman" w:cs="Times New Roman"/>
                <w:sz w:val="24"/>
                <w:szCs w:val="24"/>
              </w:rPr>
            </w:pPr>
          </w:p>
        </w:tc>
        <w:tc>
          <w:tcPr>
            <w:tcW w:w="553" w:type="dxa"/>
            <w:tcPrChange w:id="2514" w:author="2" w:date="2021-08-31T10:55:00Z">
              <w:tcPr>
                <w:tcW w:w="553" w:type="dxa"/>
              </w:tcPr>
            </w:tcPrChange>
          </w:tcPr>
          <w:p w14:paraId="3CD87688" w14:textId="2FB32227"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2515" w:author="2" w:date="2021-08-31T10:55:00Z">
              <w:tcPr>
                <w:tcW w:w="6001" w:type="dxa"/>
              </w:tcPr>
            </w:tcPrChange>
          </w:tcPr>
          <w:p w14:paraId="582D7CBE" w14:textId="77777777" w:rsidR="00450F2B" w:rsidRPr="00450F2B" w:rsidRDefault="00450F2B" w:rsidP="00450F2B">
            <w:pPr>
              <w:ind w:firstLine="375"/>
              <w:jc w:val="both"/>
              <w:rPr>
                <w:rFonts w:ascii="Times New Roman" w:eastAsia="Times New Roman" w:hAnsi="Times New Roman" w:cs="Times New Roman"/>
                <w:color w:val="000000"/>
                <w:lang w:eastAsia="ru-RU"/>
              </w:rPr>
            </w:pPr>
            <w:r w:rsidRPr="00450F2B">
              <w:rPr>
                <w:rFonts w:ascii="Times New Roman" w:eastAsia="Times New Roman" w:hAnsi="Times New Roman" w:cs="Times New Roman"/>
                <w:color w:val="000000"/>
                <w:lang w:eastAsia="ru-RU"/>
              </w:rPr>
              <w:t>На рисунке приведен график зависимости силы тока от времени в колебательном контуре с последовательно включенными конденсатором и катушкой, индуктивность которой равна 0,2 Гн.</w:t>
            </w:r>
          </w:p>
          <w:p w14:paraId="641764A1" w14:textId="77777777" w:rsidR="00450F2B" w:rsidRPr="00450F2B" w:rsidRDefault="00450F2B" w:rsidP="00450F2B">
            <w:pPr>
              <w:jc w:val="both"/>
              <w:rPr>
                <w:rFonts w:ascii="Times New Roman" w:eastAsia="Times New Roman" w:hAnsi="Times New Roman" w:cs="Times New Roman"/>
                <w:color w:val="000000"/>
                <w:lang w:eastAsia="ru-RU"/>
              </w:rPr>
            </w:pPr>
            <w:r w:rsidRPr="00450F2B">
              <w:rPr>
                <w:rFonts w:ascii="Times New Roman" w:eastAsia="Times New Roman" w:hAnsi="Times New Roman" w:cs="Times New Roman"/>
                <w:noProof/>
                <w:color w:val="000000"/>
                <w:lang w:eastAsia="ru-RU"/>
              </w:rPr>
              <w:drawing>
                <wp:inline distT="0" distB="0" distL="0" distR="0" wp14:anchorId="70480AF9" wp14:editId="16D9DDAF">
                  <wp:extent cx="2724150" cy="1219200"/>
                  <wp:effectExtent l="0" t="0" r="0" b="0"/>
                  <wp:docPr id="16" name="Рисунок 16" descr="https://phys-ege.sdamgia.ru/get_file?id=89479&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hys-ege.sdamgia.ru/get_file?id=89479&amp;png=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24150" cy="1219200"/>
                          </a:xfrm>
                          <a:prstGeom prst="rect">
                            <a:avLst/>
                          </a:prstGeom>
                          <a:noFill/>
                          <a:ln>
                            <a:noFill/>
                          </a:ln>
                        </pic:spPr>
                      </pic:pic>
                    </a:graphicData>
                  </a:graphic>
                </wp:inline>
              </w:drawing>
            </w:r>
          </w:p>
          <w:p w14:paraId="707C6BFF" w14:textId="77777777" w:rsidR="00450F2B" w:rsidRPr="00450F2B" w:rsidRDefault="00450F2B" w:rsidP="00450F2B">
            <w:pPr>
              <w:ind w:firstLine="375"/>
              <w:jc w:val="both"/>
              <w:rPr>
                <w:rFonts w:ascii="Times New Roman" w:eastAsia="Times New Roman" w:hAnsi="Times New Roman" w:cs="Times New Roman"/>
                <w:color w:val="000000"/>
                <w:lang w:eastAsia="ru-RU"/>
              </w:rPr>
            </w:pPr>
            <w:r w:rsidRPr="00450F2B">
              <w:rPr>
                <w:rFonts w:ascii="Times New Roman" w:eastAsia="Times New Roman" w:hAnsi="Times New Roman" w:cs="Times New Roman"/>
                <w:color w:val="000000"/>
                <w:lang w:eastAsia="ru-RU"/>
              </w:rPr>
              <w:t>Каково максимальное значение энергии электрического поля конденсатора?</w:t>
            </w:r>
          </w:p>
          <w:p w14:paraId="57481D4A" w14:textId="52A91537" w:rsidR="00450F2B" w:rsidRDefault="00450F2B" w:rsidP="00450F2B">
            <w:pPr>
              <w:spacing w:after="120"/>
              <w:rPr>
                <w:rFonts w:ascii="Times New Roman" w:hAnsi="Times New Roman" w:cs="Times New Roman"/>
                <w:noProof/>
                <w:sz w:val="24"/>
                <w:szCs w:val="24"/>
                <w:lang w:eastAsia="ru-RU"/>
              </w:rPr>
            </w:pPr>
          </w:p>
        </w:tc>
        <w:tc>
          <w:tcPr>
            <w:tcW w:w="4961" w:type="dxa"/>
            <w:gridSpan w:val="2"/>
            <w:tcPrChange w:id="2516" w:author="2" w:date="2021-08-31T10:55:00Z">
              <w:tcPr>
                <w:tcW w:w="4839" w:type="dxa"/>
              </w:tcPr>
            </w:tcPrChange>
          </w:tcPr>
          <w:p w14:paraId="07026660" w14:textId="77777777" w:rsidR="00911EF6" w:rsidRPr="006F33AA" w:rsidRDefault="00911EF6" w:rsidP="00911EF6">
            <w:pPr>
              <w:pStyle w:val="a4"/>
              <w:numPr>
                <w:ilvl w:val="0"/>
                <w:numId w:val="293"/>
              </w:numPr>
              <w:spacing w:after="0" w:line="273" w:lineRule="exact"/>
              <w:ind w:right="20"/>
              <w:rPr>
                <w:ins w:id="2517" w:author="2" w:date="2021-08-31T10:55:00Z"/>
                <w:rFonts w:ascii="Times New Roman" w:eastAsia="Century Schoolbook" w:hAnsi="Times New Roman" w:cs="Times New Roman"/>
                <w:color w:val="000000"/>
                <w:sz w:val="20"/>
                <w:szCs w:val="20"/>
                <w:lang w:val="ru" w:eastAsia="ru-RU"/>
              </w:rPr>
            </w:pPr>
            <w:ins w:id="2518" w:author="2" w:date="2021-08-31T10:55:00Z">
              <w:r w:rsidRPr="006F33AA">
                <w:rPr>
                  <w:rFonts w:ascii="Times New Roman" w:eastAsia="Century Schoolbook" w:hAnsi="Times New Roman" w:cs="Times New Roman"/>
                  <w:color w:val="000000"/>
                  <w:sz w:val="20"/>
                  <w:szCs w:val="20"/>
                  <w:lang w:val="ru" w:eastAsia="ru-RU"/>
                </w:rPr>
                <w:lastRenderedPageBreak/>
                <w:t>5 мкДж</w:t>
              </w:r>
            </w:ins>
          </w:p>
          <w:p w14:paraId="021E2780" w14:textId="77777777" w:rsidR="00911EF6" w:rsidRPr="006F33AA" w:rsidRDefault="00911EF6" w:rsidP="00911EF6">
            <w:pPr>
              <w:pStyle w:val="a4"/>
              <w:numPr>
                <w:ilvl w:val="0"/>
                <w:numId w:val="293"/>
              </w:numPr>
              <w:spacing w:after="0" w:line="273" w:lineRule="exact"/>
              <w:ind w:right="20"/>
              <w:rPr>
                <w:ins w:id="2519" w:author="2" w:date="2021-08-31T10:55:00Z"/>
                <w:rFonts w:ascii="Times New Roman" w:eastAsia="Century Schoolbook" w:hAnsi="Times New Roman" w:cs="Times New Roman"/>
                <w:color w:val="000000"/>
                <w:sz w:val="20"/>
                <w:szCs w:val="20"/>
                <w:lang w:val="ru" w:eastAsia="ru-RU"/>
              </w:rPr>
            </w:pPr>
            <w:ins w:id="2520" w:author="2" w:date="2021-08-31T10:55:00Z">
              <w:r w:rsidRPr="006F33AA">
                <w:rPr>
                  <w:rFonts w:ascii="Times New Roman" w:eastAsia="Century Schoolbook" w:hAnsi="Times New Roman" w:cs="Times New Roman"/>
                  <w:color w:val="000000"/>
                  <w:sz w:val="20"/>
                  <w:szCs w:val="20"/>
                  <w:lang w:val="ru" w:eastAsia="ru-RU"/>
                </w:rPr>
                <w:t>25 мкДж</w:t>
              </w:r>
            </w:ins>
          </w:p>
          <w:p w14:paraId="59DE1CEF" w14:textId="77777777" w:rsidR="00911EF6" w:rsidRPr="006F33AA" w:rsidRDefault="00911EF6" w:rsidP="00911EF6">
            <w:pPr>
              <w:pStyle w:val="a4"/>
              <w:numPr>
                <w:ilvl w:val="0"/>
                <w:numId w:val="293"/>
              </w:numPr>
              <w:spacing w:after="0" w:line="273" w:lineRule="exact"/>
              <w:ind w:right="20"/>
              <w:rPr>
                <w:ins w:id="2521" w:author="2" w:date="2021-08-31T10:55:00Z"/>
                <w:rFonts w:ascii="Times New Roman" w:eastAsia="Century Schoolbook" w:hAnsi="Times New Roman" w:cs="Times New Roman"/>
                <w:color w:val="000000"/>
                <w:sz w:val="20"/>
                <w:szCs w:val="20"/>
                <w:lang w:val="ru" w:eastAsia="ru-RU"/>
              </w:rPr>
            </w:pPr>
            <w:ins w:id="2522" w:author="2" w:date="2021-08-31T10:55:00Z">
              <w:r w:rsidRPr="006F33AA">
                <w:rPr>
                  <w:rFonts w:ascii="Times New Roman" w:eastAsia="Century Schoolbook" w:hAnsi="Times New Roman" w:cs="Times New Roman"/>
                  <w:color w:val="000000"/>
                  <w:sz w:val="20"/>
                  <w:szCs w:val="20"/>
                  <w:lang w:val="ru" w:eastAsia="ru-RU"/>
                </w:rPr>
                <w:t>12.5мкДж</w:t>
              </w:r>
            </w:ins>
          </w:p>
          <w:p w14:paraId="04989094" w14:textId="41FE40E6" w:rsidR="00450F2B" w:rsidRPr="006F33AA" w:rsidRDefault="00450F2B" w:rsidP="00911EF6">
            <w:pPr>
              <w:pStyle w:val="a4"/>
              <w:numPr>
                <w:ilvl w:val="0"/>
                <w:numId w:val="293"/>
              </w:numPr>
              <w:spacing w:after="0" w:line="273" w:lineRule="exact"/>
              <w:ind w:right="20"/>
              <w:rPr>
                <w:rFonts w:ascii="Times New Roman" w:hAnsi="Times New Roman"/>
                <w:color w:val="000000"/>
                <w:sz w:val="20"/>
                <w:lang w:val="ru"/>
                <w:rPrChange w:id="2523" w:author="2" w:date="2021-08-31T10:55:00Z">
                  <w:rPr>
                    <w:rFonts w:ascii="Times New Roman" w:eastAsia="Century Schoolbook" w:hAnsi="Times New Roman" w:cs="Times New Roman"/>
                    <w:color w:val="000000"/>
                    <w:sz w:val="24"/>
                    <w:szCs w:val="24"/>
                    <w:lang w:val="ru" w:eastAsia="ru-RU"/>
                  </w:rPr>
                </w:rPrChange>
              </w:rPr>
              <w:pPrChange w:id="2524" w:author="2" w:date="2021-08-31T10:55:00Z">
                <w:pPr>
                  <w:pStyle w:val="a4"/>
                  <w:framePr w:hSpace="180" w:wrap="around" w:hAnchor="margin" w:y="665"/>
                  <w:spacing w:after="0" w:line="273" w:lineRule="exact"/>
                  <w:ind w:left="993" w:right="20"/>
                </w:pPr>
              </w:pPrChange>
            </w:pPr>
            <w:r w:rsidRPr="006F33AA">
              <w:rPr>
                <w:rFonts w:ascii="Times New Roman" w:hAnsi="Times New Roman"/>
                <w:color w:val="000000"/>
                <w:sz w:val="20"/>
                <w:lang w:val="ru"/>
                <w:rPrChange w:id="2525" w:author="2" w:date="2021-08-31T10:55:00Z">
                  <w:rPr>
                    <w:rFonts w:ascii="Times New Roman" w:eastAsia="Century Schoolbook" w:hAnsi="Times New Roman" w:cs="Times New Roman"/>
                    <w:color w:val="000000"/>
                    <w:sz w:val="24"/>
                    <w:szCs w:val="24"/>
                    <w:lang w:val="ru" w:eastAsia="ru-RU"/>
                  </w:rPr>
                </w:rPrChange>
              </w:rPr>
              <w:t>2,5 мкДж</w:t>
            </w:r>
          </w:p>
        </w:tc>
        <w:tc>
          <w:tcPr>
            <w:tcW w:w="567" w:type="dxa"/>
            <w:gridSpan w:val="2"/>
            <w:tcPrChange w:id="2526" w:author="2" w:date="2021-08-31T10:55:00Z">
              <w:tcPr>
                <w:tcW w:w="547" w:type="dxa"/>
              </w:tcPr>
            </w:tcPrChange>
          </w:tcPr>
          <w:p w14:paraId="34F780C3" w14:textId="77777777" w:rsidR="00450F2B" w:rsidRPr="004B35C4" w:rsidRDefault="00450F2B" w:rsidP="0012270D">
            <w:pPr>
              <w:pStyle w:val="a4"/>
              <w:numPr>
                <w:ilvl w:val="0"/>
                <w:numId w:val="55"/>
              </w:numPr>
              <w:tabs>
                <w:tab w:val="left" w:pos="600"/>
                <w:tab w:val="left" w:pos="851"/>
              </w:tabs>
              <w:spacing w:after="0" w:line="240" w:lineRule="auto"/>
              <w:ind w:left="0" w:right="34"/>
              <w:rPr>
                <w:rFonts w:ascii="Times New Roman" w:hAnsi="Times New Roman" w:cs="Times New Roman"/>
                <w:sz w:val="24"/>
                <w:szCs w:val="24"/>
                <w:lang w:val="ru"/>
              </w:rPr>
            </w:pPr>
            <w:r w:rsidRPr="004B35C4">
              <w:rPr>
                <w:rFonts w:ascii="Times New Roman" w:hAnsi="Times New Roman" w:cs="Times New Roman"/>
                <w:sz w:val="24"/>
                <w:szCs w:val="24"/>
                <w:lang w:val="ru"/>
              </w:rPr>
              <w:t>4</w:t>
            </w:r>
          </w:p>
          <w:p w14:paraId="176E1F21" w14:textId="77777777" w:rsidR="00450F2B" w:rsidRPr="004B35C4" w:rsidRDefault="00450F2B" w:rsidP="00450F2B">
            <w:pPr>
              <w:tabs>
                <w:tab w:val="left" w:pos="600"/>
                <w:tab w:val="left" w:pos="851"/>
              </w:tabs>
              <w:ind w:right="34"/>
              <w:rPr>
                <w:rFonts w:ascii="Times New Roman" w:hAnsi="Times New Roman" w:cs="Times New Roman"/>
                <w:sz w:val="24"/>
                <w:szCs w:val="24"/>
                <w:lang w:val="ru"/>
              </w:rPr>
            </w:pPr>
          </w:p>
          <w:p w14:paraId="61567ACC" w14:textId="77777777" w:rsidR="00450F2B" w:rsidRPr="004B35C4" w:rsidRDefault="00450F2B" w:rsidP="00450F2B">
            <w:pPr>
              <w:tabs>
                <w:tab w:val="left" w:pos="600"/>
                <w:tab w:val="left" w:pos="851"/>
              </w:tabs>
              <w:ind w:right="34"/>
              <w:rPr>
                <w:rFonts w:ascii="Times New Roman" w:hAnsi="Times New Roman" w:cs="Times New Roman"/>
                <w:sz w:val="24"/>
                <w:szCs w:val="24"/>
                <w:lang w:val="ru"/>
              </w:rPr>
            </w:pPr>
          </w:p>
          <w:p w14:paraId="3BD8AB03" w14:textId="77777777" w:rsidR="00450F2B" w:rsidRPr="004B35C4" w:rsidRDefault="00450F2B" w:rsidP="00450F2B">
            <w:pPr>
              <w:tabs>
                <w:tab w:val="left" w:pos="600"/>
                <w:tab w:val="left" w:pos="851"/>
              </w:tabs>
              <w:ind w:right="34"/>
              <w:rPr>
                <w:rFonts w:ascii="Times New Roman" w:hAnsi="Times New Roman" w:cs="Times New Roman"/>
                <w:sz w:val="24"/>
                <w:szCs w:val="24"/>
                <w:lang w:val="ru"/>
              </w:rPr>
            </w:pPr>
          </w:p>
          <w:p w14:paraId="7FDFFA58" w14:textId="022566B0" w:rsidR="00450F2B" w:rsidRPr="004B35C4" w:rsidRDefault="00450F2B" w:rsidP="00450F2B">
            <w:pPr>
              <w:tabs>
                <w:tab w:val="left" w:pos="600"/>
                <w:tab w:val="left" w:pos="851"/>
              </w:tabs>
              <w:ind w:right="34"/>
              <w:rPr>
                <w:rFonts w:ascii="Times New Roman" w:hAnsi="Times New Roman" w:cs="Times New Roman"/>
                <w:sz w:val="24"/>
                <w:szCs w:val="24"/>
                <w:lang w:val="ru"/>
              </w:rPr>
            </w:pPr>
          </w:p>
        </w:tc>
      </w:tr>
      <w:tr w:rsidR="00450F2B" w14:paraId="4689B734" w14:textId="4E93EED7" w:rsidTr="00911EF6">
        <w:tc>
          <w:tcPr>
            <w:tcW w:w="846" w:type="dxa"/>
            <w:tcPrChange w:id="2527" w:author="2" w:date="2021-08-31T10:55:00Z">
              <w:tcPr>
                <w:tcW w:w="846" w:type="dxa"/>
              </w:tcPr>
            </w:tcPrChange>
          </w:tcPr>
          <w:p w14:paraId="44613BD6" w14:textId="77777777" w:rsidR="00450F2B" w:rsidRDefault="00450F2B" w:rsidP="00450F2B">
            <w:pPr>
              <w:spacing w:after="120"/>
              <w:rPr>
                <w:rFonts w:ascii="Times New Roman" w:hAnsi="Times New Roman" w:cs="Times New Roman"/>
                <w:sz w:val="24"/>
                <w:szCs w:val="24"/>
              </w:rPr>
            </w:pPr>
          </w:p>
        </w:tc>
        <w:tc>
          <w:tcPr>
            <w:tcW w:w="1843" w:type="dxa"/>
            <w:tcPrChange w:id="2528" w:author="2" w:date="2021-08-31T10:55:00Z">
              <w:tcPr>
                <w:tcW w:w="1843" w:type="dxa"/>
              </w:tcPr>
            </w:tcPrChange>
          </w:tcPr>
          <w:p w14:paraId="61415DA7" w14:textId="77777777" w:rsidR="00450F2B" w:rsidRDefault="00450F2B" w:rsidP="00450F2B">
            <w:pPr>
              <w:spacing w:after="120"/>
              <w:rPr>
                <w:rFonts w:ascii="Times New Roman" w:hAnsi="Times New Roman" w:cs="Times New Roman"/>
                <w:sz w:val="24"/>
                <w:szCs w:val="24"/>
              </w:rPr>
            </w:pPr>
          </w:p>
        </w:tc>
        <w:tc>
          <w:tcPr>
            <w:tcW w:w="425" w:type="dxa"/>
            <w:tcPrChange w:id="2529" w:author="2" w:date="2021-08-31T10:55:00Z">
              <w:tcPr>
                <w:tcW w:w="425" w:type="dxa"/>
              </w:tcPr>
            </w:tcPrChange>
          </w:tcPr>
          <w:p w14:paraId="23B2B280" w14:textId="77777777" w:rsidR="00450F2B" w:rsidRDefault="00450F2B" w:rsidP="00450F2B">
            <w:pPr>
              <w:spacing w:after="120"/>
              <w:rPr>
                <w:rFonts w:ascii="Times New Roman" w:hAnsi="Times New Roman" w:cs="Times New Roman"/>
                <w:sz w:val="24"/>
                <w:szCs w:val="24"/>
              </w:rPr>
            </w:pPr>
          </w:p>
        </w:tc>
        <w:tc>
          <w:tcPr>
            <w:tcW w:w="392" w:type="dxa"/>
            <w:tcPrChange w:id="2530" w:author="2" w:date="2021-08-31T10:55:00Z">
              <w:tcPr>
                <w:tcW w:w="392" w:type="dxa"/>
              </w:tcPr>
            </w:tcPrChange>
          </w:tcPr>
          <w:p w14:paraId="1976A262" w14:textId="77777777" w:rsidR="00450F2B" w:rsidRDefault="00450F2B" w:rsidP="00450F2B">
            <w:pPr>
              <w:spacing w:after="120"/>
              <w:rPr>
                <w:rFonts w:ascii="Times New Roman" w:hAnsi="Times New Roman" w:cs="Times New Roman"/>
                <w:sz w:val="24"/>
                <w:szCs w:val="24"/>
              </w:rPr>
            </w:pPr>
          </w:p>
        </w:tc>
        <w:tc>
          <w:tcPr>
            <w:tcW w:w="553" w:type="dxa"/>
            <w:tcPrChange w:id="2531" w:author="2" w:date="2021-08-31T10:55:00Z">
              <w:tcPr>
                <w:tcW w:w="553" w:type="dxa"/>
              </w:tcPr>
            </w:tcPrChange>
          </w:tcPr>
          <w:p w14:paraId="774040D2" w14:textId="06320C3C"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2532" w:author="2" w:date="2021-08-31T10:55:00Z">
              <w:tcPr>
                <w:tcW w:w="6001" w:type="dxa"/>
              </w:tcPr>
            </w:tcPrChange>
          </w:tcPr>
          <w:p w14:paraId="5651B313" w14:textId="7DA4F423" w:rsidR="00450F2B" w:rsidRPr="00450F2B" w:rsidRDefault="00450F2B" w:rsidP="00450F2B">
            <w:pPr>
              <w:ind w:firstLine="375"/>
              <w:jc w:val="both"/>
              <w:rPr>
                <w:rFonts w:ascii="Times New Roman" w:eastAsia="Times New Roman" w:hAnsi="Times New Roman" w:cs="Times New Roman"/>
                <w:color w:val="000000"/>
                <w:lang w:eastAsia="ru-RU"/>
              </w:rPr>
            </w:pPr>
            <w:r w:rsidRPr="00450F2B">
              <w:rPr>
                <w:rFonts w:ascii="Times New Roman" w:eastAsia="Times New Roman" w:hAnsi="Times New Roman" w:cs="Times New Roman"/>
                <w:color w:val="000000"/>
                <w:lang w:eastAsia="ru-RU"/>
              </w:rPr>
              <w:t>На рисунке приведён график зависимости силы тока от времени в колебательном контуре, состоящем из последовательно соединённых конденсатора и катушки,</w:t>
            </w:r>
            <w:r>
              <w:rPr>
                <w:rFonts w:ascii="Times New Roman" w:eastAsia="Times New Roman" w:hAnsi="Times New Roman" w:cs="Times New Roman"/>
                <w:color w:val="000000"/>
                <w:lang w:eastAsia="ru-RU"/>
              </w:rPr>
              <w:t xml:space="preserve"> индуктивность которой равна 0,6</w:t>
            </w:r>
            <w:r w:rsidRPr="00450F2B">
              <w:rPr>
                <w:rFonts w:ascii="Times New Roman" w:eastAsia="Times New Roman" w:hAnsi="Times New Roman" w:cs="Times New Roman"/>
                <w:color w:val="000000"/>
                <w:lang w:eastAsia="ru-RU"/>
              </w:rPr>
              <w:t xml:space="preserve"> Гн.</w:t>
            </w:r>
          </w:p>
          <w:p w14:paraId="174FCD00" w14:textId="77777777" w:rsidR="00450F2B" w:rsidRPr="00450F2B" w:rsidRDefault="00450F2B" w:rsidP="00450F2B">
            <w:pPr>
              <w:jc w:val="both"/>
              <w:rPr>
                <w:rFonts w:ascii="Times New Roman" w:eastAsia="Times New Roman" w:hAnsi="Times New Roman" w:cs="Times New Roman"/>
                <w:color w:val="000000"/>
                <w:lang w:eastAsia="ru-RU"/>
              </w:rPr>
            </w:pPr>
            <w:r w:rsidRPr="00450F2B">
              <w:rPr>
                <w:rFonts w:ascii="Times New Roman" w:eastAsia="Times New Roman" w:hAnsi="Times New Roman" w:cs="Times New Roman"/>
                <w:noProof/>
                <w:color w:val="000000"/>
                <w:lang w:eastAsia="ru-RU"/>
              </w:rPr>
              <w:drawing>
                <wp:inline distT="0" distB="0" distL="0" distR="0" wp14:anchorId="7F00F6F3" wp14:editId="630ED092">
                  <wp:extent cx="2724150" cy="1219200"/>
                  <wp:effectExtent l="0" t="0" r="0" b="0"/>
                  <wp:docPr id="17" name="Рисунок 17" descr="https://phys-ege.sdamgia.ru/get_file?id=89697&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hys-ege.sdamgia.ru/get_file?id=89697&amp;png=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24150" cy="1219200"/>
                          </a:xfrm>
                          <a:prstGeom prst="rect">
                            <a:avLst/>
                          </a:prstGeom>
                          <a:noFill/>
                          <a:ln>
                            <a:noFill/>
                          </a:ln>
                        </pic:spPr>
                      </pic:pic>
                    </a:graphicData>
                  </a:graphic>
                </wp:inline>
              </w:drawing>
            </w:r>
          </w:p>
          <w:p w14:paraId="6B783E75" w14:textId="77777777" w:rsidR="00450F2B" w:rsidRPr="00450F2B" w:rsidRDefault="00450F2B" w:rsidP="00450F2B">
            <w:pPr>
              <w:ind w:firstLine="375"/>
              <w:jc w:val="both"/>
              <w:rPr>
                <w:rFonts w:ascii="Times New Roman" w:eastAsia="Times New Roman" w:hAnsi="Times New Roman" w:cs="Times New Roman"/>
                <w:color w:val="000000"/>
                <w:lang w:eastAsia="ru-RU"/>
              </w:rPr>
            </w:pPr>
            <w:r w:rsidRPr="00450F2B">
              <w:rPr>
                <w:rFonts w:ascii="Times New Roman" w:eastAsia="Times New Roman" w:hAnsi="Times New Roman" w:cs="Times New Roman"/>
                <w:color w:val="000000"/>
                <w:lang w:eastAsia="ru-RU"/>
              </w:rPr>
              <w:t>Каково максимальное значение энергии магнитного поля катушки?</w:t>
            </w:r>
          </w:p>
          <w:p w14:paraId="7703B378" w14:textId="3B9FBDD7" w:rsidR="00450F2B" w:rsidRDefault="00450F2B" w:rsidP="00450F2B">
            <w:pPr>
              <w:spacing w:after="120"/>
              <w:rPr>
                <w:rFonts w:ascii="Times New Roman" w:hAnsi="Times New Roman" w:cs="Times New Roman"/>
                <w:noProof/>
                <w:sz w:val="24"/>
                <w:szCs w:val="24"/>
                <w:lang w:eastAsia="ru-RU"/>
              </w:rPr>
            </w:pPr>
          </w:p>
        </w:tc>
        <w:tc>
          <w:tcPr>
            <w:tcW w:w="4961" w:type="dxa"/>
            <w:gridSpan w:val="2"/>
            <w:tcPrChange w:id="2533" w:author="2" w:date="2021-08-31T10:55:00Z">
              <w:tcPr>
                <w:tcW w:w="4839" w:type="dxa"/>
              </w:tcPr>
            </w:tcPrChange>
          </w:tcPr>
          <w:p w14:paraId="3908E8F3" w14:textId="77777777" w:rsidR="00911EF6" w:rsidRPr="006F33AA" w:rsidRDefault="00911EF6" w:rsidP="00911EF6">
            <w:pPr>
              <w:pStyle w:val="a4"/>
              <w:numPr>
                <w:ilvl w:val="0"/>
                <w:numId w:val="292"/>
              </w:numPr>
              <w:spacing w:after="0" w:line="273" w:lineRule="exact"/>
              <w:ind w:right="20"/>
              <w:rPr>
                <w:ins w:id="2534" w:author="2" w:date="2021-08-31T10:55:00Z"/>
                <w:rFonts w:ascii="Times New Roman" w:eastAsia="Century Schoolbook" w:hAnsi="Times New Roman" w:cs="Times New Roman"/>
                <w:color w:val="000000"/>
                <w:sz w:val="20"/>
                <w:szCs w:val="20"/>
                <w:lang w:val="ru" w:eastAsia="ru-RU"/>
              </w:rPr>
            </w:pPr>
            <w:ins w:id="2535" w:author="2" w:date="2021-08-31T10:55:00Z">
              <w:r w:rsidRPr="006F33AA">
                <w:rPr>
                  <w:rFonts w:ascii="Times New Roman" w:eastAsia="Century Schoolbook" w:hAnsi="Times New Roman" w:cs="Times New Roman"/>
                  <w:color w:val="000000"/>
                  <w:sz w:val="20"/>
                  <w:szCs w:val="20"/>
                  <w:lang w:val="ru" w:eastAsia="ru-RU"/>
                </w:rPr>
                <w:t>15 мкДж</w:t>
              </w:r>
            </w:ins>
          </w:p>
          <w:p w14:paraId="25DD80E1" w14:textId="77777777" w:rsidR="00450F2B" w:rsidRPr="006F33AA" w:rsidRDefault="00450F2B" w:rsidP="00911EF6">
            <w:pPr>
              <w:pStyle w:val="a4"/>
              <w:numPr>
                <w:ilvl w:val="0"/>
                <w:numId w:val="292"/>
              </w:numPr>
              <w:spacing w:after="0" w:line="273" w:lineRule="exact"/>
              <w:ind w:right="20"/>
              <w:rPr>
                <w:ins w:id="2536" w:author="2" w:date="2021-08-31T10:55:00Z"/>
                <w:rFonts w:ascii="Times New Roman" w:eastAsia="Century Schoolbook" w:hAnsi="Times New Roman" w:cs="Times New Roman"/>
                <w:color w:val="000000"/>
                <w:sz w:val="20"/>
                <w:szCs w:val="20"/>
                <w:lang w:val="ru" w:eastAsia="ru-RU"/>
              </w:rPr>
            </w:pPr>
            <w:r w:rsidRPr="006F33AA">
              <w:rPr>
                <w:rFonts w:ascii="Times New Roman" w:hAnsi="Times New Roman"/>
                <w:color w:val="000000"/>
                <w:sz w:val="20"/>
                <w:highlight w:val="yellow"/>
                <w:lang w:val="ru"/>
                <w:rPrChange w:id="2537" w:author="2" w:date="2021-08-31T10:55:00Z">
                  <w:rPr>
                    <w:rFonts w:ascii="Times New Roman" w:eastAsia="Century Schoolbook" w:hAnsi="Times New Roman" w:cs="Times New Roman"/>
                    <w:color w:val="000000"/>
                    <w:sz w:val="24"/>
                    <w:szCs w:val="24"/>
                    <w:lang w:val="ru" w:eastAsia="ru-RU"/>
                  </w:rPr>
                </w:rPrChange>
              </w:rPr>
              <w:t>7,5мкДж</w:t>
            </w:r>
          </w:p>
          <w:p w14:paraId="3DA5FFF8" w14:textId="77777777" w:rsidR="00911EF6" w:rsidRPr="006F33AA" w:rsidRDefault="00911EF6" w:rsidP="00911EF6">
            <w:pPr>
              <w:pStyle w:val="a4"/>
              <w:numPr>
                <w:ilvl w:val="0"/>
                <w:numId w:val="292"/>
              </w:numPr>
              <w:spacing w:after="0" w:line="273" w:lineRule="exact"/>
              <w:ind w:right="20"/>
              <w:rPr>
                <w:ins w:id="2538" w:author="2" w:date="2021-08-31T10:55:00Z"/>
                <w:rFonts w:ascii="Times New Roman" w:eastAsia="Century Schoolbook" w:hAnsi="Times New Roman" w:cs="Times New Roman"/>
                <w:color w:val="000000"/>
                <w:sz w:val="20"/>
                <w:szCs w:val="20"/>
                <w:lang w:val="ru" w:eastAsia="ru-RU"/>
              </w:rPr>
            </w:pPr>
            <w:ins w:id="2539" w:author="2" w:date="2021-08-31T10:55:00Z">
              <w:r w:rsidRPr="006F33AA">
                <w:rPr>
                  <w:rFonts w:ascii="Times New Roman" w:eastAsia="Century Schoolbook" w:hAnsi="Times New Roman" w:cs="Times New Roman"/>
                  <w:color w:val="000000"/>
                  <w:sz w:val="20"/>
                  <w:szCs w:val="20"/>
                  <w:lang w:val="ru" w:eastAsia="ru-RU"/>
                </w:rPr>
                <w:t>14 мкДж</w:t>
              </w:r>
            </w:ins>
          </w:p>
          <w:p w14:paraId="6408F41C" w14:textId="2459AAD5" w:rsidR="00450F2B" w:rsidRPr="006F33AA" w:rsidRDefault="00911EF6" w:rsidP="00911EF6">
            <w:pPr>
              <w:pStyle w:val="a4"/>
              <w:numPr>
                <w:ilvl w:val="0"/>
                <w:numId w:val="292"/>
              </w:numPr>
              <w:spacing w:after="0" w:line="273" w:lineRule="exact"/>
              <w:ind w:right="20"/>
              <w:rPr>
                <w:rFonts w:ascii="Times New Roman" w:hAnsi="Times New Roman"/>
                <w:color w:val="000000"/>
                <w:sz w:val="20"/>
                <w:lang w:val="ru"/>
                <w:rPrChange w:id="2540" w:author="2" w:date="2021-08-31T10:55:00Z">
                  <w:rPr>
                    <w:rFonts w:ascii="Times New Roman" w:eastAsia="Century Schoolbook" w:hAnsi="Times New Roman" w:cs="Times New Roman"/>
                    <w:color w:val="000000"/>
                    <w:sz w:val="24"/>
                    <w:szCs w:val="24"/>
                    <w:lang w:val="ru" w:eastAsia="ru-RU"/>
                  </w:rPr>
                </w:rPrChange>
              </w:rPr>
              <w:pPrChange w:id="2541" w:author="2" w:date="2021-08-31T10:55:00Z">
                <w:pPr>
                  <w:pStyle w:val="a4"/>
                  <w:framePr w:hSpace="180" w:wrap="around" w:hAnchor="margin" w:y="665"/>
                  <w:spacing w:after="0" w:line="273" w:lineRule="exact"/>
                  <w:ind w:left="993" w:right="20"/>
                </w:pPr>
              </w:pPrChange>
            </w:pPr>
            <w:ins w:id="2542" w:author="2" w:date="2021-08-31T10:55:00Z">
              <w:r w:rsidRPr="006F33AA">
                <w:rPr>
                  <w:rFonts w:ascii="Times New Roman" w:eastAsia="Century Schoolbook" w:hAnsi="Times New Roman" w:cs="Times New Roman"/>
                  <w:color w:val="000000"/>
                  <w:sz w:val="20"/>
                  <w:szCs w:val="20"/>
                  <w:lang w:val="ru" w:eastAsia="ru-RU"/>
                </w:rPr>
                <w:t>21мкДж</w:t>
              </w:r>
            </w:ins>
          </w:p>
        </w:tc>
        <w:tc>
          <w:tcPr>
            <w:tcW w:w="567" w:type="dxa"/>
            <w:gridSpan w:val="2"/>
            <w:tcPrChange w:id="2543" w:author="2" w:date="2021-08-31T10:55:00Z">
              <w:tcPr>
                <w:tcW w:w="547" w:type="dxa"/>
              </w:tcPr>
            </w:tcPrChange>
          </w:tcPr>
          <w:p w14:paraId="1C3E9C07" w14:textId="2A2E8306" w:rsidR="00450F2B" w:rsidRPr="004B35C4" w:rsidRDefault="00450F2B" w:rsidP="00911EF6">
            <w:pPr>
              <w:tabs>
                <w:tab w:val="left" w:pos="458"/>
              </w:tabs>
              <w:ind w:left="-816" w:right="34" w:firstLine="284"/>
              <w:rPr>
                <w:rFonts w:ascii="Times New Roman" w:hAnsi="Times New Roman" w:cs="Times New Roman"/>
                <w:sz w:val="24"/>
                <w:szCs w:val="24"/>
                <w:lang w:val="ru"/>
              </w:rPr>
              <w:pPrChange w:id="2544" w:author="2" w:date="2021-08-31T10:55:00Z">
                <w:pPr>
                  <w:framePr w:hSpace="180" w:wrap="around" w:hAnchor="margin" w:y="665"/>
                  <w:tabs>
                    <w:tab w:val="left" w:pos="458"/>
                  </w:tabs>
                  <w:ind w:right="34" w:hanging="284"/>
                </w:pPr>
              </w:pPrChange>
            </w:pPr>
            <w:r w:rsidRPr="004B35C4">
              <w:rPr>
                <w:rFonts w:ascii="Times New Roman" w:hAnsi="Times New Roman" w:cs="Times New Roman"/>
                <w:sz w:val="24"/>
                <w:szCs w:val="24"/>
                <w:lang w:val="ru"/>
              </w:rPr>
              <w:t>4</w:t>
            </w:r>
          </w:p>
        </w:tc>
      </w:tr>
      <w:tr w:rsidR="00450F2B" w14:paraId="5F351BD3" w14:textId="28F47DEE" w:rsidTr="00911EF6">
        <w:tc>
          <w:tcPr>
            <w:tcW w:w="846" w:type="dxa"/>
            <w:tcPrChange w:id="2545" w:author="2" w:date="2021-08-31T10:55:00Z">
              <w:tcPr>
                <w:tcW w:w="846" w:type="dxa"/>
              </w:tcPr>
            </w:tcPrChange>
          </w:tcPr>
          <w:p w14:paraId="28062AE8" w14:textId="77777777" w:rsidR="00450F2B" w:rsidRDefault="00450F2B" w:rsidP="00450F2B">
            <w:pPr>
              <w:spacing w:after="120"/>
              <w:rPr>
                <w:rFonts w:ascii="Times New Roman" w:hAnsi="Times New Roman" w:cs="Times New Roman"/>
                <w:sz w:val="24"/>
                <w:szCs w:val="24"/>
              </w:rPr>
            </w:pPr>
          </w:p>
        </w:tc>
        <w:tc>
          <w:tcPr>
            <w:tcW w:w="1843" w:type="dxa"/>
            <w:tcPrChange w:id="2546" w:author="2" w:date="2021-08-31T10:55:00Z">
              <w:tcPr>
                <w:tcW w:w="1843" w:type="dxa"/>
              </w:tcPr>
            </w:tcPrChange>
          </w:tcPr>
          <w:p w14:paraId="0FA8BBC9" w14:textId="77777777" w:rsidR="00450F2B" w:rsidRDefault="00450F2B" w:rsidP="00450F2B">
            <w:pPr>
              <w:spacing w:after="120"/>
              <w:rPr>
                <w:rFonts w:ascii="Times New Roman" w:hAnsi="Times New Roman" w:cs="Times New Roman"/>
                <w:sz w:val="24"/>
                <w:szCs w:val="24"/>
              </w:rPr>
            </w:pPr>
          </w:p>
        </w:tc>
        <w:tc>
          <w:tcPr>
            <w:tcW w:w="425" w:type="dxa"/>
            <w:tcPrChange w:id="2547" w:author="2" w:date="2021-08-31T10:55:00Z">
              <w:tcPr>
                <w:tcW w:w="425" w:type="dxa"/>
              </w:tcPr>
            </w:tcPrChange>
          </w:tcPr>
          <w:p w14:paraId="5738B5A8" w14:textId="77777777" w:rsidR="00450F2B" w:rsidRDefault="00450F2B" w:rsidP="00450F2B">
            <w:pPr>
              <w:spacing w:after="120"/>
              <w:rPr>
                <w:rFonts w:ascii="Times New Roman" w:hAnsi="Times New Roman" w:cs="Times New Roman"/>
                <w:sz w:val="24"/>
                <w:szCs w:val="24"/>
              </w:rPr>
            </w:pPr>
          </w:p>
        </w:tc>
        <w:tc>
          <w:tcPr>
            <w:tcW w:w="392" w:type="dxa"/>
            <w:tcPrChange w:id="2548" w:author="2" w:date="2021-08-31T10:55:00Z">
              <w:tcPr>
                <w:tcW w:w="392" w:type="dxa"/>
              </w:tcPr>
            </w:tcPrChange>
          </w:tcPr>
          <w:p w14:paraId="359DCB3E" w14:textId="77777777" w:rsidR="00450F2B" w:rsidRDefault="00450F2B" w:rsidP="00450F2B">
            <w:pPr>
              <w:spacing w:after="120"/>
              <w:rPr>
                <w:rFonts w:ascii="Times New Roman" w:hAnsi="Times New Roman" w:cs="Times New Roman"/>
                <w:sz w:val="24"/>
                <w:szCs w:val="24"/>
              </w:rPr>
            </w:pPr>
          </w:p>
        </w:tc>
        <w:tc>
          <w:tcPr>
            <w:tcW w:w="553" w:type="dxa"/>
            <w:tcPrChange w:id="2549" w:author="2" w:date="2021-08-31T10:55:00Z">
              <w:tcPr>
                <w:tcW w:w="553" w:type="dxa"/>
              </w:tcPr>
            </w:tcPrChange>
          </w:tcPr>
          <w:p w14:paraId="018AE1DE" w14:textId="490C1A03"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2550" w:author="2" w:date="2021-08-31T10:55:00Z">
              <w:tcPr>
                <w:tcW w:w="6001" w:type="dxa"/>
              </w:tcPr>
            </w:tcPrChange>
          </w:tcPr>
          <w:p w14:paraId="0F702C34" w14:textId="77777777" w:rsidR="00450F2B" w:rsidRPr="00450F2B" w:rsidRDefault="00450F2B" w:rsidP="00450F2B">
            <w:pPr>
              <w:ind w:firstLine="375"/>
              <w:jc w:val="both"/>
              <w:rPr>
                <w:rFonts w:ascii="Times New Roman" w:eastAsia="Times New Roman" w:hAnsi="Times New Roman" w:cs="Times New Roman"/>
                <w:color w:val="000000"/>
                <w:lang w:eastAsia="ru-RU"/>
              </w:rPr>
            </w:pPr>
            <w:r w:rsidRPr="00450F2B">
              <w:rPr>
                <w:rFonts w:ascii="Times New Roman" w:eastAsia="Times New Roman" w:hAnsi="Times New Roman" w:cs="Times New Roman"/>
                <w:color w:val="000000"/>
                <w:lang w:eastAsia="ru-RU"/>
              </w:rPr>
              <w:t>На рисунке приведен график гармонических колебаний тока в колебательном контуре.</w:t>
            </w:r>
          </w:p>
          <w:p w14:paraId="5D5C9052" w14:textId="77777777" w:rsidR="00450F2B" w:rsidRPr="00450F2B" w:rsidRDefault="00450F2B" w:rsidP="00450F2B">
            <w:pPr>
              <w:jc w:val="both"/>
              <w:rPr>
                <w:rFonts w:ascii="Times New Roman" w:eastAsia="Times New Roman" w:hAnsi="Times New Roman" w:cs="Times New Roman"/>
                <w:color w:val="000000"/>
                <w:lang w:eastAsia="ru-RU"/>
              </w:rPr>
            </w:pPr>
            <w:r w:rsidRPr="00450F2B">
              <w:rPr>
                <w:rFonts w:ascii="Times New Roman" w:eastAsia="Times New Roman" w:hAnsi="Times New Roman" w:cs="Times New Roman"/>
                <w:noProof/>
                <w:color w:val="000000"/>
                <w:lang w:eastAsia="ru-RU"/>
              </w:rPr>
              <w:drawing>
                <wp:inline distT="0" distB="0" distL="0" distR="0" wp14:anchorId="428138A5" wp14:editId="7266DAD8">
                  <wp:extent cx="2724150" cy="1219200"/>
                  <wp:effectExtent l="0" t="0" r="0" b="0"/>
                  <wp:docPr id="18" name="Рисунок 18" descr="https://phys-ege.sdamgia.ru/get_file?id=89478&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hys-ege.sdamgia.ru/get_file?id=89478&amp;png=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24150" cy="1219200"/>
                          </a:xfrm>
                          <a:prstGeom prst="rect">
                            <a:avLst/>
                          </a:prstGeom>
                          <a:noFill/>
                          <a:ln>
                            <a:noFill/>
                          </a:ln>
                        </pic:spPr>
                      </pic:pic>
                    </a:graphicData>
                  </a:graphic>
                </wp:inline>
              </w:drawing>
            </w:r>
          </w:p>
          <w:p w14:paraId="4807BB0B" w14:textId="1CC4D99E" w:rsidR="00450F2B" w:rsidRDefault="00450F2B" w:rsidP="00450F2B">
            <w:pPr>
              <w:ind w:firstLine="375"/>
              <w:jc w:val="both"/>
              <w:rPr>
                <w:rFonts w:ascii="Times New Roman" w:hAnsi="Times New Roman" w:cs="Times New Roman"/>
                <w:noProof/>
                <w:sz w:val="24"/>
                <w:szCs w:val="24"/>
                <w:lang w:eastAsia="ru-RU"/>
              </w:rPr>
            </w:pPr>
            <w:r w:rsidRPr="00450F2B">
              <w:rPr>
                <w:rFonts w:ascii="Times New Roman" w:eastAsia="Times New Roman" w:hAnsi="Times New Roman" w:cs="Times New Roman"/>
                <w:color w:val="000000"/>
                <w:lang w:eastAsia="ru-RU"/>
              </w:rPr>
              <w:t>Если конденсатор в этом контуре заменить на другой конденсатор, емкость которого в 16 раз больше, то каков будет период колебаний?</w:t>
            </w:r>
            <w:r>
              <w:rPr>
                <w:rFonts w:ascii="Times New Roman" w:hAnsi="Times New Roman" w:cs="Times New Roman"/>
                <w:noProof/>
                <w:sz w:val="24"/>
                <w:szCs w:val="24"/>
                <w:lang w:eastAsia="ru-RU"/>
              </w:rPr>
              <w:t xml:space="preserve"> </w:t>
            </w:r>
          </w:p>
        </w:tc>
        <w:tc>
          <w:tcPr>
            <w:tcW w:w="4961" w:type="dxa"/>
            <w:gridSpan w:val="2"/>
            <w:tcPrChange w:id="2551" w:author="2" w:date="2021-08-31T10:55:00Z">
              <w:tcPr>
                <w:tcW w:w="4839" w:type="dxa"/>
              </w:tcPr>
            </w:tcPrChange>
          </w:tcPr>
          <w:p w14:paraId="1EFB69C6" w14:textId="77777777" w:rsidR="006F33AA" w:rsidRDefault="006F33AA" w:rsidP="006F33AA">
            <w:pPr>
              <w:pStyle w:val="a4"/>
              <w:numPr>
                <w:ilvl w:val="0"/>
                <w:numId w:val="314"/>
              </w:numPr>
              <w:spacing w:after="0" w:line="273" w:lineRule="exact"/>
              <w:ind w:right="20"/>
              <w:rPr>
                <w:ins w:id="2552" w:author="2" w:date="2021-08-31T10:55:00Z"/>
                <w:rFonts w:ascii="Times New Roman" w:eastAsia="Century Schoolbook" w:hAnsi="Times New Roman" w:cs="Times New Roman"/>
                <w:color w:val="000000"/>
                <w:sz w:val="20"/>
                <w:szCs w:val="20"/>
                <w:lang w:eastAsia="ru-RU"/>
              </w:rPr>
            </w:pPr>
            <w:ins w:id="2553" w:author="2" w:date="2021-08-31T10:55:00Z">
              <w:r>
                <w:rPr>
                  <w:rFonts w:ascii="Times New Roman" w:eastAsia="Century Schoolbook" w:hAnsi="Times New Roman" w:cs="Times New Roman"/>
                  <w:color w:val="000000"/>
                  <w:sz w:val="20"/>
                  <w:szCs w:val="20"/>
                  <w:lang w:eastAsia="ru-RU"/>
                </w:rPr>
                <w:t>320 мкс</w:t>
              </w:r>
            </w:ins>
          </w:p>
          <w:p w14:paraId="2E1593D8" w14:textId="77777777" w:rsidR="006F33AA" w:rsidRDefault="006F33AA" w:rsidP="006F33AA">
            <w:pPr>
              <w:pStyle w:val="a4"/>
              <w:numPr>
                <w:ilvl w:val="0"/>
                <w:numId w:val="314"/>
              </w:numPr>
              <w:spacing w:after="0" w:line="273" w:lineRule="exact"/>
              <w:ind w:right="20"/>
              <w:rPr>
                <w:ins w:id="2554" w:author="2" w:date="2021-08-31T10:55:00Z"/>
                <w:rFonts w:ascii="Times New Roman" w:eastAsia="Century Schoolbook" w:hAnsi="Times New Roman" w:cs="Times New Roman"/>
                <w:color w:val="000000"/>
                <w:sz w:val="20"/>
                <w:szCs w:val="20"/>
                <w:lang w:eastAsia="ru-RU"/>
              </w:rPr>
            </w:pPr>
            <w:ins w:id="2555" w:author="2" w:date="2021-08-31T10:55:00Z">
              <w:r>
                <w:rPr>
                  <w:rFonts w:ascii="Times New Roman" w:eastAsia="Century Schoolbook" w:hAnsi="Times New Roman" w:cs="Times New Roman"/>
                  <w:color w:val="000000"/>
                  <w:sz w:val="20"/>
                  <w:szCs w:val="20"/>
                  <w:lang w:eastAsia="ru-RU"/>
                </w:rPr>
                <w:t>160мкс</w:t>
              </w:r>
            </w:ins>
          </w:p>
          <w:p w14:paraId="0CD580D1" w14:textId="77777777" w:rsidR="006F33AA" w:rsidRDefault="006F33AA" w:rsidP="006F33AA">
            <w:pPr>
              <w:pStyle w:val="a4"/>
              <w:numPr>
                <w:ilvl w:val="0"/>
                <w:numId w:val="314"/>
              </w:numPr>
              <w:spacing w:after="0" w:line="273" w:lineRule="exact"/>
              <w:ind w:right="20"/>
              <w:rPr>
                <w:ins w:id="2556" w:author="2" w:date="2021-08-31T10:55:00Z"/>
                <w:rFonts w:ascii="Times New Roman" w:eastAsia="Century Schoolbook" w:hAnsi="Times New Roman" w:cs="Times New Roman"/>
                <w:color w:val="000000"/>
                <w:sz w:val="20"/>
                <w:szCs w:val="20"/>
                <w:lang w:eastAsia="ru-RU"/>
              </w:rPr>
            </w:pPr>
            <w:ins w:id="2557" w:author="2" w:date="2021-08-31T10:55:00Z">
              <w:r>
                <w:rPr>
                  <w:rFonts w:ascii="Times New Roman" w:eastAsia="Century Schoolbook" w:hAnsi="Times New Roman" w:cs="Times New Roman"/>
                  <w:color w:val="000000"/>
                  <w:sz w:val="20"/>
                  <w:szCs w:val="20"/>
                  <w:lang w:eastAsia="ru-RU"/>
                </w:rPr>
                <w:t>40мкс</w:t>
              </w:r>
            </w:ins>
          </w:p>
          <w:p w14:paraId="6B9F7414" w14:textId="46DD48C2" w:rsidR="00450F2B" w:rsidRPr="006F33AA" w:rsidRDefault="00450F2B" w:rsidP="006F33AA">
            <w:pPr>
              <w:pStyle w:val="a4"/>
              <w:numPr>
                <w:ilvl w:val="0"/>
                <w:numId w:val="314"/>
              </w:numPr>
              <w:spacing w:after="0" w:line="273" w:lineRule="exact"/>
              <w:ind w:right="20"/>
              <w:rPr>
                <w:rFonts w:ascii="Times New Roman" w:hAnsi="Times New Roman"/>
                <w:color w:val="000000"/>
                <w:sz w:val="20"/>
                <w:rPrChange w:id="2558" w:author="2" w:date="2021-08-31T10:55:00Z">
                  <w:rPr>
                    <w:rFonts w:ascii="Times New Roman" w:eastAsia="Century Schoolbook" w:hAnsi="Times New Roman" w:cs="Times New Roman"/>
                    <w:color w:val="000000"/>
                    <w:sz w:val="24"/>
                    <w:szCs w:val="24"/>
                    <w:lang w:eastAsia="ru-RU"/>
                  </w:rPr>
                </w:rPrChange>
              </w:rPr>
              <w:pPrChange w:id="2559" w:author="2" w:date="2021-08-31T10:55:00Z">
                <w:pPr>
                  <w:pStyle w:val="a4"/>
                  <w:framePr w:hSpace="180" w:wrap="around" w:hAnchor="margin" w:y="665"/>
                  <w:spacing w:after="0" w:line="273" w:lineRule="exact"/>
                  <w:ind w:left="346" w:right="20" w:firstLine="142"/>
                </w:pPr>
              </w:pPrChange>
            </w:pPr>
            <w:r w:rsidRPr="006F33AA">
              <w:rPr>
                <w:rFonts w:ascii="Times New Roman" w:hAnsi="Times New Roman"/>
                <w:color w:val="000000"/>
                <w:sz w:val="20"/>
                <w:rPrChange w:id="2560" w:author="2" w:date="2021-08-31T10:55:00Z">
                  <w:rPr>
                    <w:rFonts w:ascii="Times New Roman" w:eastAsia="Century Schoolbook" w:hAnsi="Times New Roman" w:cs="Times New Roman"/>
                    <w:color w:val="000000"/>
                    <w:sz w:val="24"/>
                    <w:szCs w:val="24"/>
                    <w:lang w:eastAsia="ru-RU"/>
                  </w:rPr>
                </w:rPrChange>
              </w:rPr>
              <w:t>80мкс</w:t>
            </w:r>
          </w:p>
        </w:tc>
        <w:tc>
          <w:tcPr>
            <w:tcW w:w="567" w:type="dxa"/>
            <w:gridSpan w:val="2"/>
            <w:tcPrChange w:id="2561" w:author="2" w:date="2021-08-31T10:55:00Z">
              <w:tcPr>
                <w:tcW w:w="547" w:type="dxa"/>
              </w:tcPr>
            </w:tcPrChange>
          </w:tcPr>
          <w:p w14:paraId="468FCE94" w14:textId="4681826B" w:rsidR="00450F2B" w:rsidRPr="004B35C4" w:rsidRDefault="00450F2B" w:rsidP="00450F2B">
            <w:pPr>
              <w:tabs>
                <w:tab w:val="left" w:pos="600"/>
                <w:tab w:val="left" w:pos="851"/>
              </w:tabs>
              <w:ind w:right="34" w:firstLine="142"/>
              <w:rPr>
                <w:rFonts w:ascii="Times New Roman" w:hAnsi="Times New Roman" w:cs="Times New Roman"/>
                <w:sz w:val="24"/>
                <w:szCs w:val="24"/>
                <w:lang w:val="ru"/>
              </w:rPr>
            </w:pPr>
            <w:r w:rsidRPr="004B35C4">
              <w:rPr>
                <w:rFonts w:ascii="Times New Roman" w:hAnsi="Times New Roman" w:cs="Times New Roman"/>
                <w:sz w:val="24"/>
                <w:szCs w:val="24"/>
                <w:lang w:val="ru"/>
              </w:rPr>
              <w:t>4</w:t>
            </w:r>
          </w:p>
        </w:tc>
      </w:tr>
      <w:tr w:rsidR="00450F2B" w14:paraId="7066BB72" w14:textId="77777777" w:rsidTr="00911EF6">
        <w:trPr>
          <w:trHeight w:val="2467"/>
          <w:trPrChange w:id="2562" w:author="2" w:date="2021-08-31T10:55:00Z">
            <w:trPr>
              <w:trHeight w:val="2467"/>
            </w:trPr>
          </w:trPrChange>
        </w:trPr>
        <w:tc>
          <w:tcPr>
            <w:tcW w:w="846" w:type="dxa"/>
            <w:tcPrChange w:id="2563" w:author="2" w:date="2021-08-31T10:55:00Z">
              <w:tcPr>
                <w:tcW w:w="846" w:type="dxa"/>
              </w:tcPr>
            </w:tcPrChange>
          </w:tcPr>
          <w:p w14:paraId="051BEADC" w14:textId="77777777" w:rsidR="00450F2B" w:rsidRDefault="00450F2B" w:rsidP="00450F2B">
            <w:pPr>
              <w:spacing w:after="120"/>
              <w:rPr>
                <w:rFonts w:ascii="Times New Roman" w:hAnsi="Times New Roman" w:cs="Times New Roman"/>
                <w:sz w:val="24"/>
                <w:szCs w:val="24"/>
              </w:rPr>
            </w:pPr>
          </w:p>
        </w:tc>
        <w:tc>
          <w:tcPr>
            <w:tcW w:w="1843" w:type="dxa"/>
            <w:tcPrChange w:id="2564" w:author="2" w:date="2021-08-31T10:55:00Z">
              <w:tcPr>
                <w:tcW w:w="1843" w:type="dxa"/>
              </w:tcPr>
            </w:tcPrChange>
          </w:tcPr>
          <w:p w14:paraId="1B0DA169" w14:textId="77777777" w:rsidR="00450F2B" w:rsidRDefault="00450F2B" w:rsidP="00450F2B">
            <w:pPr>
              <w:spacing w:after="120"/>
              <w:rPr>
                <w:rFonts w:ascii="Times New Roman" w:hAnsi="Times New Roman" w:cs="Times New Roman"/>
                <w:sz w:val="24"/>
                <w:szCs w:val="24"/>
              </w:rPr>
            </w:pPr>
          </w:p>
        </w:tc>
        <w:tc>
          <w:tcPr>
            <w:tcW w:w="425" w:type="dxa"/>
            <w:tcPrChange w:id="2565" w:author="2" w:date="2021-08-31T10:55:00Z">
              <w:tcPr>
                <w:tcW w:w="425" w:type="dxa"/>
              </w:tcPr>
            </w:tcPrChange>
          </w:tcPr>
          <w:p w14:paraId="74F6086A" w14:textId="42858067"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7</w:t>
            </w:r>
          </w:p>
        </w:tc>
        <w:tc>
          <w:tcPr>
            <w:tcW w:w="392" w:type="dxa"/>
            <w:tcPrChange w:id="2566" w:author="2" w:date="2021-08-31T10:55:00Z">
              <w:tcPr>
                <w:tcW w:w="392" w:type="dxa"/>
              </w:tcPr>
            </w:tcPrChange>
          </w:tcPr>
          <w:p w14:paraId="1DADD175" w14:textId="169BD5D9"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П</w:t>
            </w:r>
          </w:p>
        </w:tc>
        <w:tc>
          <w:tcPr>
            <w:tcW w:w="553" w:type="dxa"/>
            <w:tcPrChange w:id="2567" w:author="2" w:date="2021-08-31T10:55:00Z">
              <w:tcPr>
                <w:tcW w:w="553" w:type="dxa"/>
              </w:tcPr>
            </w:tcPrChange>
          </w:tcPr>
          <w:p w14:paraId="30492E3A" w14:textId="1462458A"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2568" w:author="2" w:date="2021-08-31T10:55:00Z">
              <w:tcPr>
                <w:tcW w:w="6001" w:type="dxa"/>
              </w:tcPr>
            </w:tcPrChange>
          </w:tcPr>
          <w:p w14:paraId="244ED1A8" w14:textId="40E3B046" w:rsidR="00450F2B" w:rsidRDefault="00450F2B" w:rsidP="00450F2B">
            <w:pPr>
              <w:ind w:firstLine="375"/>
              <w:jc w:val="both"/>
              <w:rPr>
                <w:color w:val="000000"/>
              </w:rPr>
            </w:pPr>
            <w:r w:rsidRPr="00450F2B">
              <w:rPr>
                <w:rFonts w:ascii="Times New Roman" w:hAnsi="Times New Roman" w:cs="Times New Roman"/>
                <w:color w:val="000000"/>
                <w:sz w:val="20"/>
                <w:szCs w:val="20"/>
              </w:rPr>
              <w:t xml:space="preserve">На рисунке приведён график зависимости силы тока от времени в колебательном контуре, образованном конденсатором и катушкой, индуктивность которой равна 0,3 Гн. Из приведенного ниже списка выберите </w:t>
            </w:r>
            <w:r>
              <w:rPr>
                <w:rFonts w:ascii="Times New Roman" w:hAnsi="Times New Roman" w:cs="Times New Roman"/>
                <w:color w:val="000000"/>
                <w:sz w:val="20"/>
                <w:szCs w:val="20"/>
              </w:rPr>
              <w:t xml:space="preserve"> правильное утверждение и укажите его номер</w:t>
            </w:r>
            <w:r>
              <w:rPr>
                <w:color w:val="000000"/>
              </w:rPr>
              <w:t>.</w:t>
            </w:r>
          </w:p>
          <w:p w14:paraId="027F2DCF" w14:textId="3580FFA5" w:rsidR="00450F2B" w:rsidRPr="00450F2B" w:rsidRDefault="00450F2B" w:rsidP="00450F2B">
            <w:pPr>
              <w:ind w:firstLine="375"/>
              <w:jc w:val="both"/>
              <w:rPr>
                <w:rFonts w:ascii="Times New Roman" w:eastAsia="Times New Roman" w:hAnsi="Times New Roman" w:cs="Times New Roman"/>
                <w:color w:val="000000"/>
                <w:lang w:eastAsia="ru-RU"/>
              </w:rPr>
            </w:pPr>
            <w:r>
              <w:rPr>
                <w:noProof/>
                <w:lang w:eastAsia="ru-RU"/>
              </w:rPr>
              <w:lastRenderedPageBreak/>
              <w:drawing>
                <wp:inline distT="0" distB="0" distL="0" distR="0" wp14:anchorId="30DC25A0" wp14:editId="089C25F3">
                  <wp:extent cx="2032000" cy="1092200"/>
                  <wp:effectExtent l="0" t="0" r="6350" b="0"/>
                  <wp:docPr id="19" name="Рисунок 19" descr="https://phys-ege.sdamgia.ru/get_file?id=82204&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hys-ege.sdamgia.ru/get_file?id=82204&amp;png=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32000" cy="1092200"/>
                          </a:xfrm>
                          <a:prstGeom prst="rect">
                            <a:avLst/>
                          </a:prstGeom>
                          <a:noFill/>
                          <a:ln>
                            <a:noFill/>
                          </a:ln>
                        </pic:spPr>
                      </pic:pic>
                    </a:graphicData>
                  </a:graphic>
                </wp:inline>
              </w:drawing>
            </w:r>
          </w:p>
        </w:tc>
        <w:tc>
          <w:tcPr>
            <w:tcW w:w="4961" w:type="dxa"/>
            <w:gridSpan w:val="2"/>
            <w:tcPrChange w:id="2569" w:author="2" w:date="2021-08-31T10:55:00Z">
              <w:tcPr>
                <w:tcW w:w="4839" w:type="dxa"/>
              </w:tcPr>
            </w:tcPrChange>
          </w:tcPr>
          <w:p w14:paraId="61BB2D0C" w14:textId="77777777" w:rsidR="00450F2B" w:rsidRPr="00450F2B" w:rsidRDefault="00450F2B" w:rsidP="00450F2B">
            <w:pP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lastRenderedPageBreak/>
              <w:t>1. Период электромагнитных колебаний равен 5 мс.</w:t>
            </w:r>
          </w:p>
          <w:p w14:paraId="64BC0B8F" w14:textId="77777777" w:rsidR="00450F2B" w:rsidRPr="00450F2B" w:rsidRDefault="00450F2B" w:rsidP="00450F2B">
            <w:pP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2. Максимальное значение энергии электрического поля конденсатора равно 0,9 мкДж.</w:t>
            </w:r>
          </w:p>
          <w:p w14:paraId="1D1463DD" w14:textId="739CACF6" w:rsidR="00450F2B" w:rsidRPr="00450F2B" w:rsidRDefault="00450F2B" w:rsidP="00450F2B">
            <w:pP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 xml:space="preserve">3. В момент времени 3 мс заряд конденсатора </w:t>
            </w:r>
            <w:r>
              <w:rPr>
                <w:rFonts w:ascii="Times New Roman" w:eastAsia="Times New Roman" w:hAnsi="Times New Roman" w:cs="Times New Roman"/>
                <w:color w:val="000000"/>
                <w:sz w:val="20"/>
                <w:szCs w:val="20"/>
                <w:lang w:eastAsia="ru-RU"/>
              </w:rPr>
              <w:t xml:space="preserve"> не </w:t>
            </w:r>
            <w:r w:rsidRPr="00450F2B">
              <w:rPr>
                <w:rFonts w:ascii="Times New Roman" w:eastAsia="Times New Roman" w:hAnsi="Times New Roman" w:cs="Times New Roman"/>
                <w:color w:val="000000"/>
                <w:sz w:val="20"/>
                <w:szCs w:val="20"/>
                <w:lang w:eastAsia="ru-RU"/>
              </w:rPr>
              <w:t>равен нулю.</w:t>
            </w:r>
          </w:p>
          <w:p w14:paraId="3247D2E1" w14:textId="77777777" w:rsidR="00450F2B" w:rsidRPr="00450F2B" w:rsidRDefault="00450F2B" w:rsidP="00450F2B">
            <w:pP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4. В момент времени 4 мс энергия магнитного поля катушки достигает своего минимума.</w:t>
            </w:r>
          </w:p>
          <w:p w14:paraId="0871C10E" w14:textId="77777777" w:rsidR="00450F2B" w:rsidRPr="00450F2B" w:rsidRDefault="00450F2B" w:rsidP="00450F2B">
            <w:pP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5. За первые 6 мс энергия магнитного поля катушки достигла своего максимума 2 раза.</w:t>
            </w:r>
          </w:p>
          <w:p w14:paraId="640CFD4B" w14:textId="77777777" w:rsidR="00450F2B" w:rsidRPr="006F33AA" w:rsidRDefault="00450F2B" w:rsidP="00450F2B">
            <w:pPr>
              <w:pStyle w:val="a4"/>
              <w:spacing w:after="0" w:line="273" w:lineRule="exact"/>
              <w:ind w:left="346" w:right="20" w:firstLine="142"/>
              <w:rPr>
                <w:rFonts w:ascii="Times New Roman" w:hAnsi="Times New Roman"/>
                <w:color w:val="000000"/>
                <w:sz w:val="20"/>
                <w:rPrChange w:id="2570"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2571" w:author="2" w:date="2021-08-31T10:55:00Z">
              <w:tcPr>
                <w:tcW w:w="547" w:type="dxa"/>
              </w:tcPr>
            </w:tcPrChange>
          </w:tcPr>
          <w:p w14:paraId="615E0EB2" w14:textId="5CA44018" w:rsidR="00450F2B" w:rsidRPr="004B35C4" w:rsidRDefault="00450F2B" w:rsidP="00450F2B">
            <w:pPr>
              <w:tabs>
                <w:tab w:val="left" w:pos="600"/>
                <w:tab w:val="left" w:pos="851"/>
              </w:tabs>
              <w:ind w:right="34" w:firstLine="142"/>
              <w:rPr>
                <w:rFonts w:ascii="Times New Roman" w:hAnsi="Times New Roman" w:cs="Times New Roman"/>
                <w:sz w:val="24"/>
                <w:szCs w:val="24"/>
                <w:lang w:val="ru"/>
              </w:rPr>
            </w:pPr>
            <w:r>
              <w:rPr>
                <w:rFonts w:ascii="Times New Roman" w:hAnsi="Times New Roman" w:cs="Times New Roman"/>
                <w:sz w:val="24"/>
                <w:szCs w:val="24"/>
                <w:lang w:val="ru"/>
              </w:rPr>
              <w:t>4</w:t>
            </w:r>
          </w:p>
        </w:tc>
      </w:tr>
      <w:tr w:rsidR="00450F2B" w14:paraId="558542BA" w14:textId="77777777" w:rsidTr="00911EF6">
        <w:tc>
          <w:tcPr>
            <w:tcW w:w="846" w:type="dxa"/>
            <w:tcPrChange w:id="2572" w:author="2" w:date="2021-08-31T10:55:00Z">
              <w:tcPr>
                <w:tcW w:w="846" w:type="dxa"/>
              </w:tcPr>
            </w:tcPrChange>
          </w:tcPr>
          <w:p w14:paraId="7518E4EE" w14:textId="77777777" w:rsidR="00450F2B" w:rsidRDefault="00450F2B" w:rsidP="00450F2B">
            <w:pPr>
              <w:spacing w:after="120"/>
              <w:rPr>
                <w:rFonts w:ascii="Times New Roman" w:hAnsi="Times New Roman" w:cs="Times New Roman"/>
                <w:sz w:val="24"/>
                <w:szCs w:val="24"/>
              </w:rPr>
            </w:pPr>
          </w:p>
        </w:tc>
        <w:tc>
          <w:tcPr>
            <w:tcW w:w="1843" w:type="dxa"/>
            <w:tcPrChange w:id="2573" w:author="2" w:date="2021-08-31T10:55:00Z">
              <w:tcPr>
                <w:tcW w:w="1843" w:type="dxa"/>
              </w:tcPr>
            </w:tcPrChange>
          </w:tcPr>
          <w:p w14:paraId="57136C14" w14:textId="77777777" w:rsidR="00450F2B" w:rsidRDefault="00450F2B" w:rsidP="00450F2B">
            <w:pPr>
              <w:spacing w:after="120"/>
              <w:rPr>
                <w:rFonts w:ascii="Times New Roman" w:hAnsi="Times New Roman" w:cs="Times New Roman"/>
                <w:sz w:val="24"/>
                <w:szCs w:val="24"/>
              </w:rPr>
            </w:pPr>
          </w:p>
        </w:tc>
        <w:tc>
          <w:tcPr>
            <w:tcW w:w="425" w:type="dxa"/>
            <w:tcPrChange w:id="2574" w:author="2" w:date="2021-08-31T10:55:00Z">
              <w:tcPr>
                <w:tcW w:w="425" w:type="dxa"/>
              </w:tcPr>
            </w:tcPrChange>
          </w:tcPr>
          <w:p w14:paraId="1F263194" w14:textId="77777777" w:rsidR="00450F2B" w:rsidRDefault="00450F2B" w:rsidP="00450F2B">
            <w:pPr>
              <w:spacing w:after="120"/>
              <w:rPr>
                <w:rFonts w:ascii="Times New Roman" w:hAnsi="Times New Roman" w:cs="Times New Roman"/>
                <w:sz w:val="24"/>
                <w:szCs w:val="24"/>
              </w:rPr>
            </w:pPr>
          </w:p>
        </w:tc>
        <w:tc>
          <w:tcPr>
            <w:tcW w:w="392" w:type="dxa"/>
            <w:tcPrChange w:id="2575" w:author="2" w:date="2021-08-31T10:55:00Z">
              <w:tcPr>
                <w:tcW w:w="392" w:type="dxa"/>
              </w:tcPr>
            </w:tcPrChange>
          </w:tcPr>
          <w:p w14:paraId="1748CD57" w14:textId="77777777" w:rsidR="00450F2B" w:rsidRDefault="00450F2B" w:rsidP="00450F2B">
            <w:pPr>
              <w:spacing w:after="120"/>
              <w:rPr>
                <w:rFonts w:ascii="Times New Roman" w:hAnsi="Times New Roman" w:cs="Times New Roman"/>
                <w:sz w:val="24"/>
                <w:szCs w:val="24"/>
              </w:rPr>
            </w:pPr>
          </w:p>
        </w:tc>
        <w:tc>
          <w:tcPr>
            <w:tcW w:w="553" w:type="dxa"/>
            <w:tcPrChange w:id="2576" w:author="2" w:date="2021-08-31T10:55:00Z">
              <w:tcPr>
                <w:tcW w:w="553" w:type="dxa"/>
              </w:tcPr>
            </w:tcPrChange>
          </w:tcPr>
          <w:p w14:paraId="5EFA3C86" w14:textId="19128B6A"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2577" w:author="2" w:date="2021-08-31T10:55:00Z">
              <w:tcPr>
                <w:tcW w:w="6001" w:type="dxa"/>
              </w:tcPr>
            </w:tcPrChange>
          </w:tcPr>
          <w:p w14:paraId="24821DF9" w14:textId="77777777"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Идеальный колебательный контур состоит из конденсатора ёмкостью 1 мкФ и катушки индуктивности. В контуре происходят свободные электромагнитные колебания. В таблице приведена зависимость энергии </w:t>
            </w:r>
            <w:r w:rsidRPr="00450F2B">
              <w:rPr>
                <w:rFonts w:ascii="Times New Roman" w:eastAsia="Times New Roman" w:hAnsi="Times New Roman" w:cs="Times New Roman"/>
                <w:i/>
                <w:iCs/>
                <w:color w:val="000000"/>
                <w:sz w:val="20"/>
                <w:szCs w:val="20"/>
                <w:lang w:eastAsia="ru-RU"/>
              </w:rPr>
              <w:t>W</w:t>
            </w:r>
            <w:r w:rsidRPr="00450F2B">
              <w:rPr>
                <w:rFonts w:ascii="Times New Roman" w:eastAsia="Times New Roman" w:hAnsi="Times New Roman" w:cs="Times New Roman"/>
                <w:color w:val="000000"/>
                <w:sz w:val="20"/>
                <w:szCs w:val="20"/>
                <w:lang w:eastAsia="ru-RU"/>
              </w:rPr>
              <w:t>, запасённой в конденсаторе идеального колебательного контура, от времени </w:t>
            </w:r>
            <w:r w:rsidRPr="00450F2B">
              <w:rPr>
                <w:rFonts w:ascii="Times New Roman" w:eastAsia="Times New Roman" w:hAnsi="Times New Roman" w:cs="Times New Roman"/>
                <w:i/>
                <w:iCs/>
                <w:color w:val="000000"/>
                <w:sz w:val="20"/>
                <w:szCs w:val="20"/>
                <w:lang w:eastAsia="ru-RU"/>
              </w:rPr>
              <w:t>t</w:t>
            </w:r>
            <w:r w:rsidRPr="00450F2B">
              <w:rPr>
                <w:rFonts w:ascii="Times New Roman" w:eastAsia="Times New Roman" w:hAnsi="Times New Roman" w:cs="Times New Roman"/>
                <w:color w:val="000000"/>
                <w:sz w:val="20"/>
                <w:szCs w:val="20"/>
                <w:lang w:eastAsia="ru-RU"/>
              </w:rPr>
              <w:t>.</w:t>
            </w:r>
          </w:p>
          <w:p w14:paraId="2EC4A789" w14:textId="77777777" w:rsidR="00450F2B" w:rsidRPr="00450F2B" w:rsidRDefault="00450F2B" w:rsidP="00450F2B">
            <w:pPr>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 </w:t>
            </w:r>
          </w:p>
          <w:tbl>
            <w:tblPr>
              <w:tblW w:w="4922" w:type="dxa"/>
              <w:tblLayout w:type="fixed"/>
              <w:tblCellMar>
                <w:top w:w="15" w:type="dxa"/>
                <w:left w:w="15" w:type="dxa"/>
                <w:bottom w:w="15" w:type="dxa"/>
                <w:right w:w="15" w:type="dxa"/>
              </w:tblCellMar>
              <w:tblLook w:val="04A0" w:firstRow="1" w:lastRow="0" w:firstColumn="1" w:lastColumn="0" w:noHBand="0" w:noVBand="1"/>
            </w:tblPr>
            <w:tblGrid>
              <w:gridCol w:w="765"/>
              <w:gridCol w:w="182"/>
              <w:gridCol w:w="402"/>
              <w:gridCol w:w="489"/>
              <w:gridCol w:w="489"/>
              <w:gridCol w:w="489"/>
              <w:gridCol w:w="489"/>
              <w:gridCol w:w="489"/>
              <w:gridCol w:w="489"/>
              <w:gridCol w:w="639"/>
            </w:tblGrid>
            <w:tr w:rsidR="00450F2B" w:rsidRPr="00450F2B" w14:paraId="0EF88287" w14:textId="77777777" w:rsidTr="00450F2B">
              <w:trPr>
                <w:trHeight w:val="311"/>
              </w:trPr>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95BF096"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i/>
                      <w:iCs/>
                      <w:color w:val="000000"/>
                      <w:sz w:val="20"/>
                      <w:szCs w:val="20"/>
                      <w:lang w:eastAsia="ru-RU"/>
                    </w:rPr>
                    <w:t>t</w:t>
                  </w:r>
                  <w:r w:rsidRPr="00450F2B">
                    <w:rPr>
                      <w:rFonts w:ascii="Times New Roman" w:eastAsia="Times New Roman" w:hAnsi="Times New Roman" w:cs="Times New Roman"/>
                      <w:color w:val="000000"/>
                      <w:sz w:val="20"/>
                      <w:szCs w:val="20"/>
                      <w:lang w:eastAsia="ru-RU"/>
                    </w:rPr>
                    <w:t>, нс</w:t>
                  </w:r>
                </w:p>
              </w:tc>
              <w:tc>
                <w:tcPr>
                  <w:tcW w:w="1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297EB6"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0</w:t>
                  </w:r>
                </w:p>
              </w:tc>
              <w:tc>
                <w:tcPr>
                  <w:tcW w:w="4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DEEEC40"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62,5</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1EA2ED1"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125</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012BA0D"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187,5</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978726B"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250</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CCA49B7"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312,5</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7AB8F6"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375</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A169A25"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437,5</w:t>
                  </w:r>
                </w:p>
              </w:tc>
              <w:tc>
                <w:tcPr>
                  <w:tcW w:w="6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24630C"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500</w:t>
                  </w:r>
                </w:p>
              </w:tc>
            </w:tr>
            <w:tr w:rsidR="00450F2B" w:rsidRPr="00450F2B" w14:paraId="5092B162" w14:textId="77777777" w:rsidTr="00450F2B">
              <w:trPr>
                <w:trHeight w:val="322"/>
              </w:trPr>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EB42D3D"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i/>
                      <w:iCs/>
                      <w:color w:val="000000"/>
                      <w:sz w:val="20"/>
                      <w:szCs w:val="20"/>
                      <w:lang w:eastAsia="ru-RU"/>
                    </w:rPr>
                    <w:t>W</w:t>
                  </w:r>
                  <w:r w:rsidRPr="00450F2B">
                    <w:rPr>
                      <w:rFonts w:ascii="Times New Roman" w:eastAsia="Times New Roman" w:hAnsi="Times New Roman" w:cs="Times New Roman"/>
                      <w:color w:val="000000"/>
                      <w:sz w:val="20"/>
                      <w:szCs w:val="20"/>
                      <w:lang w:eastAsia="ru-RU"/>
                    </w:rPr>
                    <w:t>, мкДж</w:t>
                  </w:r>
                </w:p>
              </w:tc>
              <w:tc>
                <w:tcPr>
                  <w:tcW w:w="1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1386E36"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0</w:t>
                  </w:r>
                </w:p>
              </w:tc>
              <w:tc>
                <w:tcPr>
                  <w:tcW w:w="4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E8CCA2"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7,32</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9FF3379"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25,00</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6693E1"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42,68</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44004C"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50,00</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CC2A1D"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42,68</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7897D2"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25,00</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64FB60"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7,32</w:t>
                  </w:r>
                </w:p>
              </w:tc>
              <w:tc>
                <w:tcPr>
                  <w:tcW w:w="6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80C7289"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0,00</w:t>
                  </w:r>
                </w:p>
              </w:tc>
            </w:tr>
          </w:tbl>
          <w:p w14:paraId="26ABDE9C" w14:textId="77777777" w:rsidR="00450F2B" w:rsidRPr="00450F2B" w:rsidRDefault="00450F2B" w:rsidP="00450F2B">
            <w:pPr>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 </w:t>
            </w:r>
          </w:p>
          <w:tbl>
            <w:tblPr>
              <w:tblW w:w="5621" w:type="dxa"/>
              <w:tblLayout w:type="fixed"/>
              <w:tblCellMar>
                <w:top w:w="15" w:type="dxa"/>
                <w:left w:w="15" w:type="dxa"/>
                <w:bottom w:w="15" w:type="dxa"/>
                <w:right w:w="15" w:type="dxa"/>
              </w:tblCellMar>
              <w:tblLook w:val="04A0" w:firstRow="1" w:lastRow="0" w:firstColumn="1" w:lastColumn="0" w:noHBand="0" w:noVBand="1"/>
            </w:tblPr>
            <w:tblGrid>
              <w:gridCol w:w="805"/>
              <w:gridCol w:w="528"/>
              <w:gridCol w:w="529"/>
              <w:gridCol w:w="528"/>
              <w:gridCol w:w="529"/>
              <w:gridCol w:w="528"/>
              <w:gridCol w:w="529"/>
              <w:gridCol w:w="528"/>
              <w:gridCol w:w="529"/>
              <w:gridCol w:w="588"/>
            </w:tblGrid>
            <w:tr w:rsidR="00450F2B" w:rsidRPr="00450F2B" w14:paraId="48095478" w14:textId="77777777" w:rsidTr="00450F2B">
              <w:trPr>
                <w:trHeight w:val="104"/>
              </w:trPr>
              <w:tc>
                <w:tcPr>
                  <w:tcW w:w="8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A87D0A1"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i/>
                      <w:iCs/>
                      <w:color w:val="000000"/>
                      <w:sz w:val="20"/>
                      <w:szCs w:val="20"/>
                      <w:lang w:eastAsia="ru-RU"/>
                    </w:rPr>
                    <w:t>t</w:t>
                  </w:r>
                  <w:r w:rsidRPr="00450F2B">
                    <w:rPr>
                      <w:rFonts w:ascii="Times New Roman" w:eastAsia="Times New Roman" w:hAnsi="Times New Roman" w:cs="Times New Roman"/>
                      <w:color w:val="000000"/>
                      <w:sz w:val="20"/>
                      <w:szCs w:val="20"/>
                      <w:lang w:eastAsia="ru-RU"/>
                    </w:rPr>
                    <w:t>, нс</w:t>
                  </w:r>
                </w:p>
              </w:tc>
              <w:tc>
                <w:tcPr>
                  <w:tcW w:w="52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5B6EAE"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562,5</w:t>
                  </w:r>
                </w:p>
              </w:tc>
              <w:tc>
                <w:tcPr>
                  <w:tcW w:w="52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9B1D9E9"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625</w:t>
                  </w:r>
                </w:p>
              </w:tc>
              <w:tc>
                <w:tcPr>
                  <w:tcW w:w="52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018B2C"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687,5</w:t>
                  </w:r>
                </w:p>
              </w:tc>
              <w:tc>
                <w:tcPr>
                  <w:tcW w:w="52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44F46C"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750</w:t>
                  </w:r>
                </w:p>
              </w:tc>
              <w:tc>
                <w:tcPr>
                  <w:tcW w:w="52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619A1D"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812,5</w:t>
                  </w:r>
                </w:p>
              </w:tc>
              <w:tc>
                <w:tcPr>
                  <w:tcW w:w="52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462444B"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875</w:t>
                  </w:r>
                </w:p>
              </w:tc>
              <w:tc>
                <w:tcPr>
                  <w:tcW w:w="52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8E2D187"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937,5</w:t>
                  </w:r>
                </w:p>
              </w:tc>
              <w:tc>
                <w:tcPr>
                  <w:tcW w:w="52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8D118C"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1000</w:t>
                  </w:r>
                </w:p>
              </w:tc>
              <w:tc>
                <w:tcPr>
                  <w:tcW w:w="5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EE6D1BF"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1062,5</w:t>
                  </w:r>
                </w:p>
              </w:tc>
            </w:tr>
            <w:tr w:rsidR="00450F2B" w:rsidRPr="00450F2B" w14:paraId="0EDFFBD2" w14:textId="77777777" w:rsidTr="00450F2B">
              <w:trPr>
                <w:trHeight w:val="167"/>
              </w:trPr>
              <w:tc>
                <w:tcPr>
                  <w:tcW w:w="8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8FA4F65"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i/>
                      <w:iCs/>
                      <w:color w:val="000000"/>
                      <w:sz w:val="20"/>
                      <w:szCs w:val="20"/>
                      <w:lang w:eastAsia="ru-RU"/>
                    </w:rPr>
                    <w:t>W</w:t>
                  </w:r>
                  <w:r w:rsidRPr="00450F2B">
                    <w:rPr>
                      <w:rFonts w:ascii="Times New Roman" w:eastAsia="Times New Roman" w:hAnsi="Times New Roman" w:cs="Times New Roman"/>
                      <w:color w:val="000000"/>
                      <w:sz w:val="20"/>
                      <w:szCs w:val="20"/>
                      <w:lang w:eastAsia="ru-RU"/>
                    </w:rPr>
                    <w:t>, мкДж</w:t>
                  </w:r>
                </w:p>
              </w:tc>
              <w:tc>
                <w:tcPr>
                  <w:tcW w:w="52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C49A54"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7,32</w:t>
                  </w:r>
                </w:p>
              </w:tc>
              <w:tc>
                <w:tcPr>
                  <w:tcW w:w="52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614AAE"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25,00</w:t>
                  </w:r>
                </w:p>
              </w:tc>
              <w:tc>
                <w:tcPr>
                  <w:tcW w:w="52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97AB798"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42,68</w:t>
                  </w:r>
                </w:p>
              </w:tc>
              <w:tc>
                <w:tcPr>
                  <w:tcW w:w="52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E23FE1"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50,00</w:t>
                  </w:r>
                </w:p>
              </w:tc>
              <w:tc>
                <w:tcPr>
                  <w:tcW w:w="52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B9564F"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42,68</w:t>
                  </w:r>
                </w:p>
              </w:tc>
              <w:tc>
                <w:tcPr>
                  <w:tcW w:w="52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630D7B0"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25,00</w:t>
                  </w:r>
                </w:p>
              </w:tc>
              <w:tc>
                <w:tcPr>
                  <w:tcW w:w="52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ACF3D3F"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7,32</w:t>
                  </w:r>
                </w:p>
              </w:tc>
              <w:tc>
                <w:tcPr>
                  <w:tcW w:w="52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6D9093"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0,00</w:t>
                  </w:r>
                </w:p>
              </w:tc>
              <w:tc>
                <w:tcPr>
                  <w:tcW w:w="5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502674"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7,32</w:t>
                  </w:r>
                </w:p>
              </w:tc>
            </w:tr>
          </w:tbl>
          <w:p w14:paraId="41CC6C4C" w14:textId="77777777" w:rsidR="00450F2B" w:rsidRPr="00450F2B" w:rsidRDefault="00450F2B" w:rsidP="00450F2B">
            <w:pPr>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 </w:t>
            </w:r>
          </w:p>
          <w:p w14:paraId="40F0CA2E" w14:textId="33AB1FA3"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r w:rsidRPr="00450F2B">
              <w:rPr>
                <w:rFonts w:ascii="Times New Roman" w:hAnsi="Times New Roman" w:cs="Times New Roman"/>
                <w:color w:val="000000"/>
                <w:sz w:val="20"/>
                <w:szCs w:val="20"/>
              </w:rPr>
              <w:t>Из приведенного ниже списка выберите  правильное утверждение и укажите его номер.</w:t>
            </w:r>
          </w:p>
        </w:tc>
        <w:tc>
          <w:tcPr>
            <w:tcW w:w="4961" w:type="dxa"/>
            <w:gridSpan w:val="2"/>
            <w:tcPrChange w:id="2578" w:author="2" w:date="2021-08-31T10:55:00Z">
              <w:tcPr>
                <w:tcW w:w="4839" w:type="dxa"/>
              </w:tcPr>
            </w:tcPrChange>
          </w:tcPr>
          <w:p w14:paraId="4D708DC8" w14:textId="77777777" w:rsidR="00450F2B" w:rsidRPr="00450F2B" w:rsidRDefault="00450F2B" w:rsidP="00450F2B">
            <w:pP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 xml:space="preserve">1.Индуктивность катушки равна примерно </w:t>
            </w:r>
          </w:p>
          <w:p w14:paraId="2E43E66B" w14:textId="71FC0905" w:rsidR="00450F2B" w:rsidRPr="00450F2B" w:rsidRDefault="00450F2B" w:rsidP="00450F2B">
            <w:pP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0,6 нГн.</w:t>
            </w:r>
          </w:p>
          <w:p w14:paraId="7DEB6DEF" w14:textId="192F79C5" w:rsidR="00450F2B" w:rsidRPr="00450F2B" w:rsidRDefault="00450F2B" w:rsidP="00450F2B">
            <w:pP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2. Максимальное напряжение на конденсаторе равно 10 кВ.</w:t>
            </w:r>
          </w:p>
          <w:p w14:paraId="4BE56C93" w14:textId="5A72CB44" w:rsidR="00450F2B" w:rsidRPr="00450F2B" w:rsidRDefault="00450F2B" w:rsidP="00450F2B">
            <w:pP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3).Период электромагнитных колебаний в контуре равен 1 мкс.</w:t>
            </w:r>
          </w:p>
          <w:p w14:paraId="3B831BE5" w14:textId="195E0FC1" w:rsidR="00450F2B" w:rsidRPr="00450F2B" w:rsidRDefault="00450F2B" w:rsidP="00450F2B">
            <w:pP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4. Максимальное напряжение на конденсаторе равно 5 В.</w:t>
            </w:r>
          </w:p>
          <w:p w14:paraId="2FD1E786" w14:textId="350539CE" w:rsidR="00450F2B" w:rsidRPr="00450F2B" w:rsidRDefault="00450F2B" w:rsidP="00450F2B">
            <w:pP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5. Период электромагнитных колебаний в контуре равен 0,5 мкс</w:t>
            </w:r>
          </w:p>
          <w:p w14:paraId="708916F5" w14:textId="77777777" w:rsidR="00450F2B" w:rsidRPr="00450F2B" w:rsidRDefault="00450F2B" w:rsidP="00450F2B">
            <w:pPr>
              <w:pStyle w:val="a4"/>
              <w:spacing w:after="0" w:line="273" w:lineRule="exact"/>
              <w:ind w:left="346" w:right="20" w:firstLine="142"/>
              <w:rPr>
                <w:rFonts w:ascii="Times New Roman" w:eastAsia="Century Schoolbook" w:hAnsi="Times New Roman" w:cs="Times New Roman"/>
                <w:color w:val="000000"/>
                <w:sz w:val="20"/>
                <w:szCs w:val="20"/>
                <w:lang w:eastAsia="ru-RU"/>
              </w:rPr>
            </w:pPr>
          </w:p>
        </w:tc>
        <w:tc>
          <w:tcPr>
            <w:tcW w:w="567" w:type="dxa"/>
            <w:gridSpan w:val="2"/>
            <w:tcPrChange w:id="2579" w:author="2" w:date="2021-08-31T10:55:00Z">
              <w:tcPr>
                <w:tcW w:w="547" w:type="dxa"/>
              </w:tcPr>
            </w:tcPrChange>
          </w:tcPr>
          <w:p w14:paraId="5642A372" w14:textId="462ADB16" w:rsidR="00450F2B" w:rsidRPr="004B35C4" w:rsidRDefault="00450F2B" w:rsidP="00450F2B">
            <w:pPr>
              <w:tabs>
                <w:tab w:val="left" w:pos="600"/>
                <w:tab w:val="left" w:pos="851"/>
              </w:tabs>
              <w:ind w:right="34" w:firstLine="142"/>
              <w:rPr>
                <w:rFonts w:ascii="Times New Roman" w:hAnsi="Times New Roman" w:cs="Times New Roman"/>
                <w:sz w:val="24"/>
                <w:szCs w:val="24"/>
                <w:lang w:val="ru"/>
              </w:rPr>
            </w:pPr>
            <w:r>
              <w:rPr>
                <w:rFonts w:ascii="Times New Roman" w:hAnsi="Times New Roman" w:cs="Times New Roman"/>
                <w:sz w:val="24"/>
                <w:szCs w:val="24"/>
                <w:lang w:val="ru"/>
              </w:rPr>
              <w:t>3</w:t>
            </w:r>
          </w:p>
        </w:tc>
      </w:tr>
      <w:tr w:rsidR="00450F2B" w14:paraId="43180687" w14:textId="77777777" w:rsidTr="00911EF6">
        <w:tc>
          <w:tcPr>
            <w:tcW w:w="846" w:type="dxa"/>
            <w:tcPrChange w:id="2580" w:author="2" w:date="2021-08-31T10:55:00Z">
              <w:tcPr>
                <w:tcW w:w="846" w:type="dxa"/>
              </w:tcPr>
            </w:tcPrChange>
          </w:tcPr>
          <w:p w14:paraId="7B57CE52" w14:textId="77777777" w:rsidR="00450F2B" w:rsidRDefault="00450F2B" w:rsidP="00450F2B">
            <w:pPr>
              <w:spacing w:after="120"/>
              <w:rPr>
                <w:rFonts w:ascii="Times New Roman" w:hAnsi="Times New Roman" w:cs="Times New Roman"/>
                <w:sz w:val="24"/>
                <w:szCs w:val="24"/>
              </w:rPr>
            </w:pPr>
          </w:p>
        </w:tc>
        <w:tc>
          <w:tcPr>
            <w:tcW w:w="1843" w:type="dxa"/>
            <w:tcPrChange w:id="2581" w:author="2" w:date="2021-08-31T10:55:00Z">
              <w:tcPr>
                <w:tcW w:w="1843" w:type="dxa"/>
              </w:tcPr>
            </w:tcPrChange>
          </w:tcPr>
          <w:p w14:paraId="72931114" w14:textId="77777777" w:rsidR="00450F2B" w:rsidRDefault="00450F2B" w:rsidP="00450F2B">
            <w:pPr>
              <w:spacing w:after="120"/>
              <w:rPr>
                <w:rFonts w:ascii="Times New Roman" w:hAnsi="Times New Roman" w:cs="Times New Roman"/>
                <w:sz w:val="24"/>
                <w:szCs w:val="24"/>
              </w:rPr>
            </w:pPr>
          </w:p>
        </w:tc>
        <w:tc>
          <w:tcPr>
            <w:tcW w:w="425" w:type="dxa"/>
            <w:tcPrChange w:id="2582" w:author="2" w:date="2021-08-31T10:55:00Z">
              <w:tcPr>
                <w:tcW w:w="425" w:type="dxa"/>
              </w:tcPr>
            </w:tcPrChange>
          </w:tcPr>
          <w:p w14:paraId="0F031EAF" w14:textId="77777777" w:rsidR="00450F2B" w:rsidRDefault="00450F2B" w:rsidP="00450F2B">
            <w:pPr>
              <w:spacing w:after="120"/>
              <w:rPr>
                <w:rFonts w:ascii="Times New Roman" w:hAnsi="Times New Roman" w:cs="Times New Roman"/>
                <w:sz w:val="24"/>
                <w:szCs w:val="24"/>
              </w:rPr>
            </w:pPr>
          </w:p>
        </w:tc>
        <w:tc>
          <w:tcPr>
            <w:tcW w:w="392" w:type="dxa"/>
            <w:tcPrChange w:id="2583" w:author="2" w:date="2021-08-31T10:55:00Z">
              <w:tcPr>
                <w:tcW w:w="392" w:type="dxa"/>
              </w:tcPr>
            </w:tcPrChange>
          </w:tcPr>
          <w:p w14:paraId="05BCE124" w14:textId="77777777" w:rsidR="00450F2B" w:rsidRDefault="00450F2B" w:rsidP="00450F2B">
            <w:pPr>
              <w:spacing w:after="120"/>
              <w:rPr>
                <w:rFonts w:ascii="Times New Roman" w:hAnsi="Times New Roman" w:cs="Times New Roman"/>
                <w:sz w:val="24"/>
                <w:szCs w:val="24"/>
              </w:rPr>
            </w:pPr>
          </w:p>
        </w:tc>
        <w:tc>
          <w:tcPr>
            <w:tcW w:w="553" w:type="dxa"/>
            <w:tcPrChange w:id="2584" w:author="2" w:date="2021-08-31T10:55:00Z">
              <w:tcPr>
                <w:tcW w:w="553" w:type="dxa"/>
              </w:tcPr>
            </w:tcPrChange>
          </w:tcPr>
          <w:p w14:paraId="3A15D315" w14:textId="777B1189"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2585" w:author="2" w:date="2021-08-31T10:55:00Z">
              <w:tcPr>
                <w:tcW w:w="6001" w:type="dxa"/>
              </w:tcPr>
            </w:tcPrChange>
          </w:tcPr>
          <w:p w14:paraId="1C14B03E" w14:textId="77777777"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Идеальный колебательный контур состоит из конденсатора и катушки, индуктивность которой можно изменять. В таблице представлены результаты измерения зависимости периода </w:t>
            </w:r>
            <w:r w:rsidRPr="00450F2B">
              <w:rPr>
                <w:rFonts w:ascii="Times New Roman" w:eastAsia="Times New Roman" w:hAnsi="Times New Roman" w:cs="Times New Roman"/>
                <w:i/>
                <w:iCs/>
                <w:color w:val="000000"/>
                <w:sz w:val="20"/>
                <w:szCs w:val="20"/>
                <w:lang w:eastAsia="ru-RU"/>
              </w:rPr>
              <w:t>T</w:t>
            </w:r>
            <w:r w:rsidRPr="00450F2B">
              <w:rPr>
                <w:rFonts w:ascii="Times New Roman" w:eastAsia="Times New Roman" w:hAnsi="Times New Roman" w:cs="Times New Roman"/>
                <w:color w:val="000000"/>
                <w:sz w:val="20"/>
                <w:szCs w:val="20"/>
                <w:lang w:eastAsia="ru-RU"/>
              </w:rPr>
              <w:t> свободных электромагнитных колебаний в контуре от индуктивности </w:t>
            </w:r>
            <w:r w:rsidRPr="00450F2B">
              <w:rPr>
                <w:rFonts w:ascii="Times New Roman" w:eastAsia="Times New Roman" w:hAnsi="Times New Roman" w:cs="Times New Roman"/>
                <w:i/>
                <w:iCs/>
                <w:color w:val="000000"/>
                <w:sz w:val="20"/>
                <w:szCs w:val="20"/>
                <w:lang w:eastAsia="ru-RU"/>
              </w:rPr>
              <w:t>L</w:t>
            </w:r>
            <w:r w:rsidRPr="00450F2B">
              <w:rPr>
                <w:rFonts w:ascii="Times New Roman" w:eastAsia="Times New Roman" w:hAnsi="Times New Roman" w:cs="Times New Roman"/>
                <w:color w:val="000000"/>
                <w:sz w:val="20"/>
                <w:szCs w:val="20"/>
                <w:lang w:eastAsia="ru-RU"/>
              </w:rPr>
              <w:t> катушки. Выберите </w:t>
            </w:r>
            <w:r w:rsidRPr="00450F2B">
              <w:rPr>
                <w:rFonts w:ascii="Times New Roman" w:eastAsia="Times New Roman" w:hAnsi="Times New Roman" w:cs="Times New Roman"/>
                <w:b/>
                <w:bCs/>
                <w:color w:val="000000"/>
                <w:sz w:val="20"/>
                <w:szCs w:val="20"/>
                <w:lang w:eastAsia="ru-RU"/>
              </w:rPr>
              <w:t>два</w:t>
            </w:r>
            <w:r w:rsidRPr="00450F2B">
              <w:rPr>
                <w:rFonts w:ascii="Times New Roman" w:eastAsia="Times New Roman" w:hAnsi="Times New Roman" w:cs="Times New Roman"/>
                <w:color w:val="000000"/>
                <w:sz w:val="20"/>
                <w:szCs w:val="20"/>
                <w:lang w:eastAsia="ru-RU"/>
              </w:rPr>
              <w:t> верных утверждения на основании данных, приведённых в таблице.</w:t>
            </w:r>
          </w:p>
          <w:p w14:paraId="60BA0334" w14:textId="77777777" w:rsidR="00450F2B" w:rsidRPr="00450F2B" w:rsidRDefault="00450F2B" w:rsidP="00450F2B">
            <w:pPr>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749"/>
              <w:gridCol w:w="615"/>
              <w:gridCol w:w="615"/>
              <w:gridCol w:w="615"/>
              <w:gridCol w:w="615"/>
              <w:gridCol w:w="450"/>
            </w:tblGrid>
            <w:tr w:rsidR="00450F2B" w:rsidRPr="00450F2B" w14:paraId="23F9BC84" w14:textId="77777777" w:rsidTr="00450F2B">
              <w:tc>
                <w:tcPr>
                  <w:tcW w:w="74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B19C312"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L, мГн</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5D79EF"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1</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B1B8AFC"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4</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AAFB21F"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9</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1514187"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16</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4BB208"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25</w:t>
                  </w:r>
                </w:p>
              </w:tc>
            </w:tr>
            <w:tr w:rsidR="00450F2B" w:rsidRPr="00450F2B" w14:paraId="67081F27" w14:textId="77777777" w:rsidTr="00450F2B">
              <w:tc>
                <w:tcPr>
                  <w:tcW w:w="74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EC1E51A"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T, мкс</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F7EE56C"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125,6</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23424F2"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251,2</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7A210C"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376,8</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95287A1"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502,4</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E29DCCB"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628</w:t>
                  </w:r>
                </w:p>
              </w:tc>
            </w:tr>
          </w:tbl>
          <w:p w14:paraId="724F9E86" w14:textId="611E75CE"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r w:rsidRPr="00450F2B">
              <w:rPr>
                <w:rFonts w:ascii="Times New Roman" w:hAnsi="Times New Roman" w:cs="Times New Roman"/>
                <w:color w:val="000000"/>
                <w:sz w:val="20"/>
                <w:szCs w:val="20"/>
              </w:rPr>
              <w:lastRenderedPageBreak/>
              <w:t>Из приведенного ниже списка выберите  правильное утверждение и укажите его номер.</w:t>
            </w:r>
          </w:p>
        </w:tc>
        <w:tc>
          <w:tcPr>
            <w:tcW w:w="4961" w:type="dxa"/>
            <w:gridSpan w:val="2"/>
            <w:tcPrChange w:id="2586" w:author="2" w:date="2021-08-31T10:55:00Z">
              <w:tcPr>
                <w:tcW w:w="4839" w:type="dxa"/>
              </w:tcPr>
            </w:tcPrChange>
          </w:tcPr>
          <w:p w14:paraId="4DF72D6C" w14:textId="595C5355" w:rsidR="00450F2B" w:rsidRPr="00450F2B" w:rsidRDefault="00450F2B" w:rsidP="00450F2B">
            <w:pPr>
              <w:ind w:firstLine="34"/>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lastRenderedPageBreak/>
              <w:t>1.</w:t>
            </w:r>
            <w:r w:rsidRPr="00450F2B">
              <w:rPr>
                <w:rFonts w:ascii="Times New Roman" w:eastAsia="Times New Roman" w:hAnsi="Times New Roman" w:cs="Times New Roman"/>
                <w:color w:val="000000"/>
                <w:sz w:val="20"/>
                <w:szCs w:val="20"/>
                <w:lang w:eastAsia="ru-RU"/>
              </w:rPr>
              <w:t xml:space="preserve"> Ёмкость конденсатора во всех проведённых измерениях была различной.</w:t>
            </w:r>
          </w:p>
          <w:p w14:paraId="1E96703D" w14:textId="01AF742C" w:rsidR="00450F2B" w:rsidRPr="00450F2B" w:rsidRDefault="00450F2B" w:rsidP="00450F2B">
            <w:pPr>
              <w:ind w:firstLine="34"/>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r w:rsidRPr="00450F2B">
              <w:rPr>
                <w:rFonts w:ascii="Times New Roman" w:eastAsia="Times New Roman" w:hAnsi="Times New Roman" w:cs="Times New Roman"/>
                <w:color w:val="000000"/>
                <w:sz w:val="20"/>
                <w:szCs w:val="20"/>
                <w:lang w:eastAsia="ru-RU"/>
              </w:rPr>
              <w:t xml:space="preserve"> Частота свободных электромагнитных колебаний в контуре увеличивается с ростом индуктивности катушки.</w:t>
            </w:r>
          </w:p>
          <w:p w14:paraId="0C5C8C23" w14:textId="354717F0" w:rsidR="00450F2B" w:rsidRPr="00450F2B" w:rsidRDefault="00450F2B" w:rsidP="00450F2B">
            <w:pPr>
              <w:ind w:firstLine="34"/>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r w:rsidRPr="00450F2B">
              <w:rPr>
                <w:rFonts w:ascii="Times New Roman" w:eastAsia="Times New Roman" w:hAnsi="Times New Roman" w:cs="Times New Roman"/>
                <w:color w:val="000000"/>
                <w:sz w:val="20"/>
                <w:szCs w:val="20"/>
                <w:lang w:eastAsia="ru-RU"/>
              </w:rPr>
              <w:t xml:space="preserve"> Ёмкость конденсатора во всех проведённых измерениях была равна 0,04 мкФ.</w:t>
            </w:r>
          </w:p>
          <w:p w14:paraId="5578C220" w14:textId="35FD6A4F" w:rsidR="00450F2B" w:rsidRPr="00450F2B" w:rsidRDefault="00450F2B" w:rsidP="00450F2B">
            <w:pPr>
              <w:ind w:firstLine="34"/>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4.</w:t>
            </w:r>
            <w:r w:rsidRPr="00450F2B">
              <w:rPr>
                <w:rFonts w:ascii="Times New Roman" w:eastAsia="Times New Roman" w:hAnsi="Times New Roman" w:cs="Times New Roman"/>
                <w:color w:val="000000"/>
                <w:sz w:val="20"/>
                <w:szCs w:val="20"/>
                <w:lang w:eastAsia="ru-RU"/>
              </w:rPr>
              <w:t xml:space="preserve"> Ёмкость конденсатора во всех проведённых измерениях была равна 400 Ф.</w:t>
            </w:r>
          </w:p>
          <w:p w14:paraId="14BC344C" w14:textId="2D2918AE" w:rsidR="00450F2B" w:rsidRPr="00450F2B" w:rsidRDefault="00450F2B" w:rsidP="00450F2B">
            <w:pPr>
              <w:ind w:firstLine="34"/>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lastRenderedPageBreak/>
              <w:t>5.</w:t>
            </w:r>
            <w:r w:rsidRPr="00450F2B">
              <w:rPr>
                <w:rFonts w:ascii="Times New Roman" w:eastAsia="Times New Roman" w:hAnsi="Times New Roman" w:cs="Times New Roman"/>
                <w:color w:val="000000"/>
                <w:sz w:val="20"/>
                <w:szCs w:val="20"/>
                <w:lang w:eastAsia="ru-RU"/>
              </w:rPr>
              <w:t xml:space="preserve"> При индуктивности катушки 25 мГн энергия конденсатора достигает своего максимального значения примерно 3185 раз за каждую секунду.</w:t>
            </w:r>
          </w:p>
          <w:p w14:paraId="738168F9" w14:textId="77777777" w:rsidR="00450F2B" w:rsidRPr="00450F2B" w:rsidRDefault="00450F2B" w:rsidP="00450F2B">
            <w:pPr>
              <w:pStyle w:val="a4"/>
              <w:spacing w:after="0" w:line="273" w:lineRule="exact"/>
              <w:ind w:left="346" w:right="20" w:firstLine="142"/>
              <w:rPr>
                <w:rFonts w:ascii="Times New Roman" w:eastAsia="Century Schoolbook" w:hAnsi="Times New Roman" w:cs="Times New Roman"/>
                <w:color w:val="000000"/>
                <w:sz w:val="20"/>
                <w:szCs w:val="20"/>
                <w:lang w:eastAsia="ru-RU"/>
              </w:rPr>
            </w:pPr>
          </w:p>
        </w:tc>
        <w:tc>
          <w:tcPr>
            <w:tcW w:w="567" w:type="dxa"/>
            <w:gridSpan w:val="2"/>
            <w:tcPrChange w:id="2587" w:author="2" w:date="2021-08-31T10:55:00Z">
              <w:tcPr>
                <w:tcW w:w="547" w:type="dxa"/>
              </w:tcPr>
            </w:tcPrChange>
          </w:tcPr>
          <w:p w14:paraId="46A500AF" w14:textId="0E0419EA" w:rsidR="00450F2B" w:rsidRPr="004B35C4" w:rsidRDefault="00450F2B" w:rsidP="00450F2B">
            <w:pPr>
              <w:tabs>
                <w:tab w:val="left" w:pos="600"/>
                <w:tab w:val="left" w:pos="851"/>
              </w:tabs>
              <w:ind w:right="34" w:firstLine="142"/>
              <w:rPr>
                <w:rFonts w:ascii="Times New Roman" w:hAnsi="Times New Roman" w:cs="Times New Roman"/>
                <w:sz w:val="24"/>
                <w:szCs w:val="24"/>
                <w:lang w:val="ru"/>
              </w:rPr>
            </w:pPr>
            <w:r>
              <w:rPr>
                <w:rFonts w:ascii="Times New Roman" w:hAnsi="Times New Roman" w:cs="Times New Roman"/>
                <w:sz w:val="24"/>
                <w:szCs w:val="24"/>
                <w:lang w:val="ru"/>
              </w:rPr>
              <w:lastRenderedPageBreak/>
              <w:t>5</w:t>
            </w:r>
          </w:p>
        </w:tc>
      </w:tr>
      <w:tr w:rsidR="00450F2B" w14:paraId="5165E5B7" w14:textId="77777777" w:rsidTr="00911EF6">
        <w:tc>
          <w:tcPr>
            <w:tcW w:w="846" w:type="dxa"/>
            <w:tcPrChange w:id="2588" w:author="2" w:date="2021-08-31T10:55:00Z">
              <w:tcPr>
                <w:tcW w:w="846" w:type="dxa"/>
              </w:tcPr>
            </w:tcPrChange>
          </w:tcPr>
          <w:p w14:paraId="23C75DAA" w14:textId="77777777" w:rsidR="00450F2B" w:rsidRDefault="00450F2B" w:rsidP="00450F2B">
            <w:pPr>
              <w:spacing w:after="120"/>
              <w:rPr>
                <w:rFonts w:ascii="Times New Roman" w:hAnsi="Times New Roman" w:cs="Times New Roman"/>
                <w:sz w:val="24"/>
                <w:szCs w:val="24"/>
              </w:rPr>
            </w:pPr>
          </w:p>
        </w:tc>
        <w:tc>
          <w:tcPr>
            <w:tcW w:w="1843" w:type="dxa"/>
            <w:tcPrChange w:id="2589" w:author="2" w:date="2021-08-31T10:55:00Z">
              <w:tcPr>
                <w:tcW w:w="1843" w:type="dxa"/>
              </w:tcPr>
            </w:tcPrChange>
          </w:tcPr>
          <w:p w14:paraId="32611242" w14:textId="77777777" w:rsidR="00450F2B" w:rsidRDefault="00450F2B" w:rsidP="00450F2B">
            <w:pPr>
              <w:spacing w:after="120"/>
              <w:rPr>
                <w:rFonts w:ascii="Times New Roman" w:hAnsi="Times New Roman" w:cs="Times New Roman"/>
                <w:sz w:val="24"/>
                <w:szCs w:val="24"/>
              </w:rPr>
            </w:pPr>
          </w:p>
        </w:tc>
        <w:tc>
          <w:tcPr>
            <w:tcW w:w="425" w:type="dxa"/>
            <w:tcPrChange w:id="2590" w:author="2" w:date="2021-08-31T10:55:00Z">
              <w:tcPr>
                <w:tcW w:w="425" w:type="dxa"/>
              </w:tcPr>
            </w:tcPrChange>
          </w:tcPr>
          <w:p w14:paraId="51063D1A" w14:textId="77777777" w:rsidR="00450F2B" w:rsidRDefault="00450F2B" w:rsidP="00450F2B">
            <w:pPr>
              <w:spacing w:after="120"/>
              <w:rPr>
                <w:rFonts w:ascii="Times New Roman" w:hAnsi="Times New Roman" w:cs="Times New Roman"/>
                <w:sz w:val="24"/>
                <w:szCs w:val="24"/>
              </w:rPr>
            </w:pPr>
          </w:p>
        </w:tc>
        <w:tc>
          <w:tcPr>
            <w:tcW w:w="392" w:type="dxa"/>
            <w:tcPrChange w:id="2591" w:author="2" w:date="2021-08-31T10:55:00Z">
              <w:tcPr>
                <w:tcW w:w="392" w:type="dxa"/>
              </w:tcPr>
            </w:tcPrChange>
          </w:tcPr>
          <w:p w14:paraId="7762E117" w14:textId="77777777" w:rsidR="00450F2B" w:rsidRDefault="00450F2B" w:rsidP="00450F2B">
            <w:pPr>
              <w:spacing w:after="120"/>
              <w:rPr>
                <w:rFonts w:ascii="Times New Roman" w:hAnsi="Times New Roman" w:cs="Times New Roman"/>
                <w:sz w:val="24"/>
                <w:szCs w:val="24"/>
              </w:rPr>
            </w:pPr>
          </w:p>
        </w:tc>
        <w:tc>
          <w:tcPr>
            <w:tcW w:w="553" w:type="dxa"/>
            <w:tcPrChange w:id="2592" w:author="2" w:date="2021-08-31T10:55:00Z">
              <w:tcPr>
                <w:tcW w:w="553" w:type="dxa"/>
              </w:tcPr>
            </w:tcPrChange>
          </w:tcPr>
          <w:p w14:paraId="2762169C" w14:textId="475C9F2B"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2593" w:author="2" w:date="2021-08-31T10:55:00Z">
              <w:tcPr>
                <w:tcW w:w="6001" w:type="dxa"/>
              </w:tcPr>
            </w:tcPrChange>
          </w:tcPr>
          <w:p w14:paraId="65415339" w14:textId="77777777"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В идеальном колебательном контуре происходят свободные электромагнитные колебания. В таблице показано, как изменялся заряд одной из пластин конденсатора в колебательном контуре с течением времени.</w:t>
            </w:r>
          </w:p>
          <w:p w14:paraId="16228D33" w14:textId="77777777" w:rsidR="00450F2B" w:rsidRPr="00450F2B" w:rsidRDefault="00450F2B" w:rsidP="00450F2B">
            <w:pPr>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 </w:t>
            </w:r>
          </w:p>
          <w:tbl>
            <w:tblPr>
              <w:tblW w:w="5725" w:type="dxa"/>
              <w:tblLayout w:type="fixed"/>
              <w:tblCellMar>
                <w:top w:w="15" w:type="dxa"/>
                <w:left w:w="15" w:type="dxa"/>
                <w:bottom w:w="15" w:type="dxa"/>
                <w:right w:w="15" w:type="dxa"/>
              </w:tblCellMar>
              <w:tblLook w:val="04A0" w:firstRow="1" w:lastRow="0" w:firstColumn="1" w:lastColumn="0" w:noHBand="0" w:noVBand="1"/>
            </w:tblPr>
            <w:tblGrid>
              <w:gridCol w:w="944"/>
              <w:gridCol w:w="453"/>
              <w:gridCol w:w="438"/>
              <w:gridCol w:w="453"/>
              <w:gridCol w:w="516"/>
              <w:gridCol w:w="453"/>
              <w:gridCol w:w="655"/>
              <w:gridCol w:w="453"/>
              <w:gridCol w:w="453"/>
              <w:gridCol w:w="453"/>
              <w:gridCol w:w="454"/>
            </w:tblGrid>
            <w:tr w:rsidR="00450F2B" w:rsidRPr="00450F2B" w14:paraId="283005A2" w14:textId="77777777" w:rsidTr="00450F2B">
              <w:trPr>
                <w:trHeight w:val="100"/>
              </w:trPr>
              <w:tc>
                <w:tcPr>
                  <w:tcW w:w="94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8F88B0"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i/>
                      <w:iCs/>
                      <w:color w:val="000000"/>
                      <w:sz w:val="16"/>
                      <w:szCs w:val="16"/>
                      <w:lang w:eastAsia="ru-RU"/>
                    </w:rPr>
                    <w:t>t,</w:t>
                  </w:r>
                  <w:r w:rsidRPr="00450F2B">
                    <w:rPr>
                      <w:rFonts w:ascii="Times New Roman" w:eastAsia="Times New Roman" w:hAnsi="Times New Roman" w:cs="Times New Roman"/>
                      <w:color w:val="000000"/>
                      <w:sz w:val="16"/>
                      <w:szCs w:val="16"/>
                      <w:lang w:eastAsia="ru-RU"/>
                    </w:rPr>
                    <w:t> 10</w:t>
                  </w:r>
                  <w:r w:rsidRPr="00450F2B">
                    <w:rPr>
                      <w:rFonts w:ascii="Times New Roman" w:eastAsia="Times New Roman" w:hAnsi="Times New Roman" w:cs="Times New Roman"/>
                      <w:color w:val="000000"/>
                      <w:sz w:val="16"/>
                      <w:szCs w:val="16"/>
                      <w:vertAlign w:val="superscript"/>
                      <w:lang w:eastAsia="ru-RU"/>
                    </w:rPr>
                    <w:t>–6</w:t>
                  </w:r>
                  <w:r w:rsidRPr="00450F2B">
                    <w:rPr>
                      <w:rFonts w:ascii="Times New Roman" w:eastAsia="Times New Roman" w:hAnsi="Times New Roman" w:cs="Times New Roman"/>
                      <w:color w:val="000000"/>
                      <w:sz w:val="16"/>
                      <w:szCs w:val="16"/>
                      <w:lang w:eastAsia="ru-RU"/>
                    </w:rPr>
                    <w:t> с</w:t>
                  </w:r>
                </w:p>
              </w:tc>
              <w:tc>
                <w:tcPr>
                  <w:tcW w:w="45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7B9365"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0</w:t>
                  </w:r>
                </w:p>
              </w:tc>
              <w:tc>
                <w:tcPr>
                  <w:tcW w:w="4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D239CC"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1</w:t>
                  </w:r>
                </w:p>
              </w:tc>
              <w:tc>
                <w:tcPr>
                  <w:tcW w:w="45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00121E"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2</w:t>
                  </w:r>
                </w:p>
              </w:tc>
              <w:tc>
                <w:tcPr>
                  <w:tcW w:w="51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7C3B58E"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3</w:t>
                  </w:r>
                </w:p>
              </w:tc>
              <w:tc>
                <w:tcPr>
                  <w:tcW w:w="45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18EC52"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4</w:t>
                  </w:r>
                </w:p>
              </w:tc>
              <w:tc>
                <w:tcPr>
                  <w:tcW w:w="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92EC733"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5</w:t>
                  </w:r>
                </w:p>
              </w:tc>
              <w:tc>
                <w:tcPr>
                  <w:tcW w:w="45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9CDF53"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6</w:t>
                  </w:r>
                </w:p>
              </w:tc>
              <w:tc>
                <w:tcPr>
                  <w:tcW w:w="45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73026EE"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7</w:t>
                  </w:r>
                </w:p>
              </w:tc>
              <w:tc>
                <w:tcPr>
                  <w:tcW w:w="45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D523FA4"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8</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76065D8"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9</w:t>
                  </w:r>
                </w:p>
              </w:tc>
            </w:tr>
            <w:tr w:rsidR="00450F2B" w:rsidRPr="00450F2B" w14:paraId="777EFDC8" w14:textId="77777777" w:rsidTr="00450F2B">
              <w:trPr>
                <w:trHeight w:val="184"/>
              </w:trPr>
              <w:tc>
                <w:tcPr>
                  <w:tcW w:w="94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54DC7C"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i/>
                      <w:iCs/>
                      <w:color w:val="000000"/>
                      <w:sz w:val="16"/>
                      <w:szCs w:val="16"/>
                      <w:lang w:eastAsia="ru-RU"/>
                    </w:rPr>
                    <w:t>q,</w:t>
                  </w:r>
                  <w:r w:rsidRPr="00450F2B">
                    <w:rPr>
                      <w:rFonts w:ascii="Times New Roman" w:eastAsia="Times New Roman" w:hAnsi="Times New Roman" w:cs="Times New Roman"/>
                      <w:color w:val="000000"/>
                      <w:sz w:val="16"/>
                      <w:szCs w:val="16"/>
                      <w:lang w:eastAsia="ru-RU"/>
                    </w:rPr>
                    <w:t> 10</w:t>
                  </w:r>
                  <w:r w:rsidRPr="00450F2B">
                    <w:rPr>
                      <w:rFonts w:ascii="Times New Roman" w:eastAsia="Times New Roman" w:hAnsi="Times New Roman" w:cs="Times New Roman"/>
                      <w:color w:val="000000"/>
                      <w:sz w:val="16"/>
                      <w:szCs w:val="16"/>
                      <w:vertAlign w:val="superscript"/>
                      <w:lang w:eastAsia="ru-RU"/>
                    </w:rPr>
                    <w:t>–9</w:t>
                  </w:r>
                  <w:r w:rsidRPr="00450F2B">
                    <w:rPr>
                      <w:rFonts w:ascii="Times New Roman" w:eastAsia="Times New Roman" w:hAnsi="Times New Roman" w:cs="Times New Roman"/>
                      <w:color w:val="000000"/>
                      <w:sz w:val="16"/>
                      <w:szCs w:val="16"/>
                      <w:lang w:eastAsia="ru-RU"/>
                    </w:rPr>
                    <w:t> Кл</w:t>
                  </w:r>
                </w:p>
              </w:tc>
              <w:tc>
                <w:tcPr>
                  <w:tcW w:w="45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9B6993"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2</w:t>
                  </w:r>
                </w:p>
              </w:tc>
              <w:tc>
                <w:tcPr>
                  <w:tcW w:w="4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2DEEC9"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1,42</w:t>
                  </w:r>
                </w:p>
              </w:tc>
              <w:tc>
                <w:tcPr>
                  <w:tcW w:w="45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2E92AD"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0</w:t>
                  </w:r>
                </w:p>
              </w:tc>
              <w:tc>
                <w:tcPr>
                  <w:tcW w:w="51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BDC1DA"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–1,42</w:t>
                  </w:r>
                </w:p>
              </w:tc>
              <w:tc>
                <w:tcPr>
                  <w:tcW w:w="45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C29B37"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–2</w:t>
                  </w:r>
                </w:p>
              </w:tc>
              <w:tc>
                <w:tcPr>
                  <w:tcW w:w="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C970B7"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–1,42</w:t>
                  </w:r>
                </w:p>
              </w:tc>
              <w:tc>
                <w:tcPr>
                  <w:tcW w:w="45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F5C6F7"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0</w:t>
                  </w:r>
                </w:p>
              </w:tc>
              <w:tc>
                <w:tcPr>
                  <w:tcW w:w="45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DECB32"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1,42</w:t>
                  </w:r>
                </w:p>
              </w:tc>
              <w:tc>
                <w:tcPr>
                  <w:tcW w:w="45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261DD2"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2</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52E745"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1,42</w:t>
                  </w:r>
                </w:p>
              </w:tc>
            </w:tr>
          </w:tbl>
          <w:p w14:paraId="5DDAD8F1" w14:textId="77777777" w:rsidR="00450F2B" w:rsidRPr="00450F2B" w:rsidRDefault="00450F2B" w:rsidP="00450F2B">
            <w:pPr>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 </w:t>
            </w:r>
          </w:p>
          <w:p w14:paraId="790A1DD5" w14:textId="16FA024E"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Выберите верное утверждение</w:t>
            </w:r>
            <w:r w:rsidRPr="00450F2B">
              <w:rPr>
                <w:rFonts w:ascii="Times New Roman" w:eastAsia="Times New Roman" w:hAnsi="Times New Roman" w:cs="Times New Roman"/>
                <w:color w:val="000000"/>
                <w:sz w:val="20"/>
                <w:szCs w:val="20"/>
                <w:lang w:eastAsia="ru-RU"/>
              </w:rPr>
              <w:t xml:space="preserve"> о процессе, происходящем в контуре:</w:t>
            </w:r>
          </w:p>
        </w:tc>
        <w:tc>
          <w:tcPr>
            <w:tcW w:w="4961" w:type="dxa"/>
            <w:gridSpan w:val="2"/>
            <w:tcPrChange w:id="2594" w:author="2" w:date="2021-08-31T10:55:00Z">
              <w:tcPr>
                <w:tcW w:w="4839" w:type="dxa"/>
              </w:tcPr>
            </w:tcPrChange>
          </w:tcPr>
          <w:p w14:paraId="57C3D934" w14:textId="6F9400FA" w:rsidR="00450F2B" w:rsidRPr="00450F2B" w:rsidRDefault="00450F2B" w:rsidP="00450F2B">
            <w:pPr>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r w:rsidRPr="00450F2B">
              <w:rPr>
                <w:rFonts w:ascii="Times New Roman" w:eastAsia="Times New Roman" w:hAnsi="Times New Roman" w:cs="Times New Roman"/>
                <w:color w:val="000000"/>
                <w:sz w:val="20"/>
                <w:szCs w:val="20"/>
                <w:lang w:eastAsia="ru-RU"/>
              </w:rPr>
              <w:t xml:space="preserve"> Период колебаний равен </w:t>
            </w:r>
            <w:r>
              <w:rPr>
                <w:rFonts w:ascii="Times New Roman" w:eastAsia="Times New Roman" w:hAnsi="Times New Roman" w:cs="Times New Roman"/>
                <w:noProof/>
                <w:color w:val="000000"/>
                <w:sz w:val="20"/>
                <w:szCs w:val="20"/>
                <w:lang w:eastAsia="ru-RU"/>
              </w:rPr>
              <w:t>4</w:t>
            </w:r>
            <m:oMath>
              <m:r>
                <w:rPr>
                  <w:rFonts w:ascii="Cambria Math" w:eastAsia="Times New Roman" w:hAnsi="Cambria Math" w:cs="Times New Roman"/>
                  <w:noProof/>
                  <w:color w:val="000000"/>
                  <w:sz w:val="20"/>
                  <w:szCs w:val="20"/>
                  <w:lang w:eastAsia="ru-RU"/>
                </w:rPr>
                <m:t>∙</m:t>
              </m:r>
              <m:sSup>
                <m:sSupPr>
                  <m:ctrlPr>
                    <w:rPr>
                      <w:rFonts w:ascii="Cambria Math" w:eastAsia="Times New Roman" w:hAnsi="Cambria Math" w:cs="Times New Roman"/>
                      <w:i/>
                      <w:noProof/>
                      <w:color w:val="000000"/>
                      <w:sz w:val="20"/>
                      <w:szCs w:val="20"/>
                      <w:lang w:eastAsia="ru-RU"/>
                    </w:rPr>
                  </m:ctrlPr>
                </m:sSupPr>
                <m:e>
                  <m:r>
                    <w:rPr>
                      <w:rFonts w:ascii="Cambria Math" w:eastAsia="Times New Roman" w:hAnsi="Cambria Math" w:cs="Times New Roman"/>
                      <w:noProof/>
                      <w:color w:val="000000"/>
                      <w:sz w:val="20"/>
                      <w:szCs w:val="20"/>
                      <w:lang w:eastAsia="ru-RU"/>
                    </w:rPr>
                    <m:t>10</m:t>
                  </m:r>
                </m:e>
                <m:sup>
                  <m:r>
                    <w:rPr>
                      <w:rFonts w:ascii="Cambria Math" w:eastAsia="Times New Roman" w:hAnsi="Cambria Math" w:cs="Times New Roman"/>
                      <w:noProof/>
                      <w:color w:val="000000"/>
                      <w:sz w:val="20"/>
                      <w:szCs w:val="20"/>
                      <w:lang w:eastAsia="ru-RU"/>
                    </w:rPr>
                    <m:t>-6</m:t>
                  </m:r>
                </m:sup>
              </m:sSup>
            </m:oMath>
            <w:r w:rsidRPr="00450F2B">
              <w:rPr>
                <w:rFonts w:ascii="Times New Roman" w:eastAsia="Times New Roman" w:hAnsi="Times New Roman" w:cs="Times New Roman"/>
                <w:color w:val="000000"/>
                <w:sz w:val="20"/>
                <w:szCs w:val="20"/>
                <w:lang w:eastAsia="ru-RU"/>
              </w:rPr>
              <w:t> c.</w:t>
            </w:r>
          </w:p>
          <w:p w14:paraId="0F7092C2" w14:textId="54980885" w:rsidR="00450F2B" w:rsidRPr="00450F2B" w:rsidRDefault="00450F2B" w:rsidP="00450F2B">
            <w:pPr>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r w:rsidRPr="00450F2B">
              <w:rPr>
                <w:rFonts w:ascii="Times New Roman" w:eastAsia="Times New Roman" w:hAnsi="Times New Roman" w:cs="Times New Roman"/>
                <w:color w:val="000000"/>
                <w:sz w:val="20"/>
                <w:szCs w:val="20"/>
                <w:lang w:eastAsia="ru-RU"/>
              </w:rPr>
              <w:t xml:space="preserve"> В момент </w:t>
            </w:r>
            <w:r>
              <w:rPr>
                <w:rFonts w:ascii="Times New Roman" w:eastAsia="Times New Roman" w:hAnsi="Times New Roman" w:cs="Times New Roman"/>
                <w:color w:val="000000"/>
                <w:sz w:val="20"/>
                <w:szCs w:val="20"/>
                <w:lang w:val="en-US" w:eastAsia="ru-RU"/>
              </w:rPr>
              <w:t>t</w:t>
            </w:r>
            <w:r w:rsidRPr="00450F2B">
              <w:rPr>
                <w:rFonts w:ascii="Times New Roman" w:eastAsia="Times New Roman" w:hAnsi="Times New Roman" w:cs="Times New Roman"/>
                <w:color w:val="000000"/>
                <w:sz w:val="20"/>
                <w:szCs w:val="20"/>
                <w:lang w:eastAsia="ru-RU"/>
              </w:rPr>
              <w:t xml:space="preserve">= </w:t>
            </w:r>
            <w:r>
              <w:rPr>
                <w:rFonts w:ascii="Times New Roman" w:eastAsia="Times New Roman" w:hAnsi="Times New Roman" w:cs="Times New Roman"/>
                <w:noProof/>
                <w:color w:val="000000"/>
                <w:sz w:val="20"/>
                <w:szCs w:val="20"/>
                <w:lang w:eastAsia="ru-RU"/>
              </w:rPr>
              <w:t>4</w:t>
            </w:r>
            <m:oMath>
              <m:r>
                <w:rPr>
                  <w:rFonts w:ascii="Cambria Math" w:eastAsia="Times New Roman" w:hAnsi="Cambria Math" w:cs="Times New Roman"/>
                  <w:noProof/>
                  <w:color w:val="000000"/>
                  <w:sz w:val="20"/>
                  <w:szCs w:val="20"/>
                  <w:lang w:eastAsia="ru-RU"/>
                </w:rPr>
                <m:t>∙</m:t>
              </m:r>
              <m:sSup>
                <m:sSupPr>
                  <m:ctrlPr>
                    <w:rPr>
                      <w:rFonts w:ascii="Cambria Math" w:eastAsia="Times New Roman" w:hAnsi="Cambria Math" w:cs="Times New Roman"/>
                      <w:i/>
                      <w:noProof/>
                      <w:color w:val="000000"/>
                      <w:sz w:val="20"/>
                      <w:szCs w:val="20"/>
                      <w:lang w:eastAsia="ru-RU"/>
                    </w:rPr>
                  </m:ctrlPr>
                </m:sSupPr>
                <m:e>
                  <m:r>
                    <w:rPr>
                      <w:rFonts w:ascii="Cambria Math" w:eastAsia="Times New Roman" w:hAnsi="Cambria Math" w:cs="Times New Roman"/>
                      <w:noProof/>
                      <w:color w:val="000000"/>
                      <w:sz w:val="20"/>
                      <w:szCs w:val="20"/>
                      <w:lang w:eastAsia="ru-RU"/>
                    </w:rPr>
                    <m:t>10</m:t>
                  </m:r>
                </m:e>
                <m:sup>
                  <m:r>
                    <w:rPr>
                      <w:rFonts w:ascii="Cambria Math" w:eastAsia="Times New Roman" w:hAnsi="Cambria Math" w:cs="Times New Roman"/>
                      <w:noProof/>
                      <w:color w:val="000000"/>
                      <w:sz w:val="20"/>
                      <w:szCs w:val="20"/>
                      <w:lang w:eastAsia="ru-RU"/>
                    </w:rPr>
                    <m:t>-6</m:t>
                  </m:r>
                </m:sup>
              </m:sSup>
            </m:oMath>
            <w:r>
              <w:rPr>
                <w:rFonts w:ascii="Times New Roman" w:eastAsia="Times New Roman" w:hAnsi="Times New Roman" w:cs="Times New Roman"/>
                <w:color w:val="000000"/>
                <w:sz w:val="20"/>
                <w:szCs w:val="20"/>
                <w:lang w:eastAsia="ru-RU"/>
              </w:rPr>
              <w:t> c</w:t>
            </w:r>
            <w:r w:rsidRPr="00450F2B">
              <w:rPr>
                <w:rFonts w:ascii="Times New Roman" w:eastAsia="Times New Roman" w:hAnsi="Times New Roman" w:cs="Times New Roman"/>
                <w:color w:val="000000"/>
                <w:sz w:val="20"/>
                <w:szCs w:val="20"/>
                <w:lang w:eastAsia="ru-RU"/>
              </w:rPr>
              <w:t xml:space="preserve"> энергия катушки максимальна.</w:t>
            </w:r>
          </w:p>
          <w:p w14:paraId="6CBAE168" w14:textId="78363A91" w:rsidR="00450F2B" w:rsidRPr="00450F2B" w:rsidRDefault="00450F2B" w:rsidP="00450F2B">
            <w:pPr>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r w:rsidRPr="00450F2B">
              <w:rPr>
                <w:rFonts w:ascii="Times New Roman" w:eastAsia="Times New Roman" w:hAnsi="Times New Roman" w:cs="Times New Roman"/>
                <w:color w:val="000000"/>
                <w:sz w:val="20"/>
                <w:szCs w:val="20"/>
                <w:lang w:eastAsia="ru-RU"/>
              </w:rPr>
              <w:t xml:space="preserve"> В момент </w:t>
            </w:r>
            <w:r>
              <w:rPr>
                <w:rFonts w:ascii="Times New Roman" w:eastAsia="Times New Roman" w:hAnsi="Times New Roman" w:cs="Times New Roman"/>
                <w:color w:val="000000"/>
                <w:sz w:val="20"/>
                <w:szCs w:val="20"/>
                <w:lang w:val="en-US" w:eastAsia="ru-RU"/>
              </w:rPr>
              <w:t>t</w:t>
            </w:r>
            <w:r w:rsidRPr="00450F2B">
              <w:rPr>
                <w:rFonts w:ascii="Times New Roman" w:eastAsia="Times New Roman" w:hAnsi="Times New Roman" w:cs="Times New Roman"/>
                <w:color w:val="000000"/>
                <w:sz w:val="20"/>
                <w:szCs w:val="20"/>
                <w:lang w:eastAsia="ru-RU"/>
              </w:rPr>
              <w:t xml:space="preserve">= </w:t>
            </w:r>
            <w:r>
              <w:rPr>
                <w:rFonts w:ascii="Times New Roman" w:eastAsia="Times New Roman" w:hAnsi="Times New Roman" w:cs="Times New Roman"/>
                <w:noProof/>
                <w:color w:val="000000"/>
                <w:sz w:val="20"/>
                <w:szCs w:val="20"/>
                <w:lang w:eastAsia="ru-RU"/>
              </w:rPr>
              <w:t>4</w:t>
            </w:r>
            <m:oMath>
              <m:r>
                <w:rPr>
                  <w:rFonts w:ascii="Cambria Math" w:eastAsia="Times New Roman" w:hAnsi="Cambria Math" w:cs="Times New Roman"/>
                  <w:noProof/>
                  <w:color w:val="000000"/>
                  <w:sz w:val="20"/>
                  <w:szCs w:val="20"/>
                  <w:lang w:eastAsia="ru-RU"/>
                </w:rPr>
                <m:t>∙</m:t>
              </m:r>
              <m:sSup>
                <m:sSupPr>
                  <m:ctrlPr>
                    <w:rPr>
                      <w:rFonts w:ascii="Cambria Math" w:eastAsia="Times New Roman" w:hAnsi="Cambria Math" w:cs="Times New Roman"/>
                      <w:i/>
                      <w:noProof/>
                      <w:color w:val="000000"/>
                      <w:sz w:val="20"/>
                      <w:szCs w:val="20"/>
                      <w:lang w:eastAsia="ru-RU"/>
                    </w:rPr>
                  </m:ctrlPr>
                </m:sSupPr>
                <m:e>
                  <m:r>
                    <w:rPr>
                      <w:rFonts w:ascii="Cambria Math" w:eastAsia="Times New Roman" w:hAnsi="Cambria Math" w:cs="Times New Roman"/>
                      <w:noProof/>
                      <w:color w:val="000000"/>
                      <w:sz w:val="20"/>
                      <w:szCs w:val="20"/>
                      <w:lang w:eastAsia="ru-RU"/>
                    </w:rPr>
                    <m:t>10</m:t>
                  </m:r>
                </m:e>
                <m:sup>
                  <m:r>
                    <w:rPr>
                      <w:rFonts w:ascii="Cambria Math" w:eastAsia="Times New Roman" w:hAnsi="Cambria Math" w:cs="Times New Roman"/>
                      <w:noProof/>
                      <w:color w:val="000000"/>
                      <w:sz w:val="20"/>
                      <w:szCs w:val="20"/>
                      <w:lang w:eastAsia="ru-RU"/>
                    </w:rPr>
                    <m:t>-6</m:t>
                  </m:r>
                </m:sup>
              </m:sSup>
            </m:oMath>
            <w:r w:rsidRPr="00450F2B">
              <w:rPr>
                <w:rFonts w:ascii="Times New Roman" w:eastAsia="Times New Roman" w:hAnsi="Times New Roman" w:cs="Times New Roman"/>
                <w:color w:val="000000"/>
                <w:sz w:val="20"/>
                <w:szCs w:val="20"/>
                <w:lang w:eastAsia="ru-RU"/>
              </w:rPr>
              <w:t xml:space="preserve">  с энергия конденсатора минимальна.</w:t>
            </w:r>
          </w:p>
          <w:p w14:paraId="5866572E" w14:textId="4E3E1763" w:rsidR="00450F2B" w:rsidRPr="00450F2B" w:rsidRDefault="00450F2B" w:rsidP="00450F2B">
            <w:pPr>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4</w:t>
            </w:r>
            <w:r w:rsidRPr="00450F2B">
              <w:rPr>
                <w:rFonts w:ascii="Times New Roman" w:eastAsia="Times New Roman" w:hAnsi="Times New Roman" w:cs="Times New Roman"/>
                <w:color w:val="000000"/>
                <w:sz w:val="20"/>
                <w:szCs w:val="20"/>
                <w:lang w:eastAsia="ru-RU"/>
              </w:rPr>
              <w:t xml:space="preserve"> В момент </w:t>
            </w:r>
            <w:r>
              <w:rPr>
                <w:rFonts w:ascii="Times New Roman" w:eastAsia="Times New Roman" w:hAnsi="Times New Roman" w:cs="Times New Roman"/>
                <w:color w:val="000000"/>
                <w:sz w:val="20"/>
                <w:szCs w:val="20"/>
                <w:lang w:val="en-US" w:eastAsia="ru-RU"/>
              </w:rPr>
              <w:t>t</w:t>
            </w:r>
            <w:r w:rsidRPr="00450F2B">
              <w:rPr>
                <w:rFonts w:ascii="Times New Roman" w:eastAsia="Times New Roman" w:hAnsi="Times New Roman" w:cs="Times New Roman"/>
                <w:color w:val="000000"/>
                <w:sz w:val="20"/>
                <w:szCs w:val="20"/>
                <w:lang w:eastAsia="ru-RU"/>
              </w:rPr>
              <w:t xml:space="preserve">= </w:t>
            </w:r>
            <w:r>
              <w:rPr>
                <w:rFonts w:ascii="Times New Roman" w:eastAsia="Times New Roman" w:hAnsi="Times New Roman" w:cs="Times New Roman"/>
                <w:noProof/>
                <w:color w:val="000000"/>
                <w:sz w:val="20"/>
                <w:szCs w:val="20"/>
                <w:lang w:eastAsia="ru-RU"/>
              </w:rPr>
              <w:t>2</w:t>
            </w:r>
            <m:oMath>
              <m:r>
                <w:rPr>
                  <w:rFonts w:ascii="Cambria Math" w:eastAsia="Times New Roman" w:hAnsi="Cambria Math" w:cs="Times New Roman"/>
                  <w:noProof/>
                  <w:color w:val="000000"/>
                  <w:sz w:val="20"/>
                  <w:szCs w:val="20"/>
                  <w:lang w:eastAsia="ru-RU"/>
                </w:rPr>
                <m:t>∙</m:t>
              </m:r>
              <m:sSup>
                <m:sSupPr>
                  <m:ctrlPr>
                    <w:rPr>
                      <w:rFonts w:ascii="Cambria Math" w:eastAsia="Times New Roman" w:hAnsi="Cambria Math" w:cs="Times New Roman"/>
                      <w:i/>
                      <w:noProof/>
                      <w:color w:val="000000"/>
                      <w:sz w:val="20"/>
                      <w:szCs w:val="20"/>
                      <w:lang w:eastAsia="ru-RU"/>
                    </w:rPr>
                  </m:ctrlPr>
                </m:sSupPr>
                <m:e>
                  <m:r>
                    <w:rPr>
                      <w:rFonts w:ascii="Cambria Math" w:eastAsia="Times New Roman" w:hAnsi="Cambria Math" w:cs="Times New Roman"/>
                      <w:noProof/>
                      <w:color w:val="000000"/>
                      <w:sz w:val="20"/>
                      <w:szCs w:val="20"/>
                      <w:lang w:eastAsia="ru-RU"/>
                    </w:rPr>
                    <m:t>10</m:t>
                  </m:r>
                </m:e>
                <m:sup>
                  <m:r>
                    <w:rPr>
                      <w:rFonts w:ascii="Cambria Math" w:eastAsia="Times New Roman" w:hAnsi="Cambria Math" w:cs="Times New Roman"/>
                      <w:noProof/>
                      <w:color w:val="000000"/>
                      <w:sz w:val="20"/>
                      <w:szCs w:val="20"/>
                      <w:lang w:eastAsia="ru-RU"/>
                    </w:rPr>
                    <m:t>-6</m:t>
                  </m:r>
                </m:sup>
              </m:sSup>
            </m:oMath>
            <w:r w:rsidRPr="00450F2B">
              <w:rPr>
                <w:rFonts w:ascii="Times New Roman" w:eastAsia="Times New Roman" w:hAnsi="Times New Roman" w:cs="Times New Roman"/>
                <w:color w:val="000000"/>
                <w:sz w:val="20"/>
                <w:szCs w:val="20"/>
                <w:lang w:eastAsia="ru-RU"/>
              </w:rPr>
              <w:t> </w:t>
            </w:r>
            <w:r w:rsidRPr="00450F2B">
              <w:rPr>
                <w:rFonts w:ascii="Times New Roman" w:eastAsia="Times New Roman" w:hAnsi="Times New Roman" w:cs="Times New Roman"/>
                <w:noProof/>
                <w:color w:val="000000"/>
                <w:sz w:val="20"/>
                <w:szCs w:val="20"/>
                <w:lang w:eastAsia="ru-RU"/>
              </w:rPr>
              <w:t xml:space="preserve"> </w:t>
            </w:r>
            <w:r w:rsidRPr="00450F2B">
              <w:rPr>
                <w:rFonts w:ascii="Times New Roman" w:eastAsia="Times New Roman" w:hAnsi="Times New Roman" w:cs="Times New Roman"/>
                <w:color w:val="000000"/>
                <w:sz w:val="20"/>
                <w:szCs w:val="20"/>
                <w:lang w:eastAsia="ru-RU"/>
              </w:rPr>
              <w:t> с сила тока в контуре равна 0.</w:t>
            </w:r>
          </w:p>
          <w:p w14:paraId="1427794E" w14:textId="7E7977CF" w:rsidR="00450F2B" w:rsidRPr="00450F2B" w:rsidRDefault="00450F2B" w:rsidP="00450F2B">
            <w:pPr>
              <w:pStyle w:val="a4"/>
              <w:spacing w:after="0" w:line="273" w:lineRule="exact"/>
              <w:ind w:left="34" w:right="20"/>
              <w:rPr>
                <w:rFonts w:ascii="Times New Roman" w:eastAsia="Century Schoolbook"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5.</w:t>
            </w:r>
            <w:r w:rsidRPr="00450F2B">
              <w:rPr>
                <w:rFonts w:ascii="Times New Roman" w:eastAsia="Times New Roman" w:hAnsi="Times New Roman" w:cs="Times New Roman"/>
                <w:color w:val="000000"/>
                <w:sz w:val="20"/>
                <w:szCs w:val="20"/>
                <w:lang w:eastAsia="ru-RU"/>
              </w:rPr>
              <w:t xml:space="preserve"> Частота колебаний равна 125 кГц</w:t>
            </w:r>
          </w:p>
        </w:tc>
        <w:tc>
          <w:tcPr>
            <w:tcW w:w="567" w:type="dxa"/>
            <w:gridSpan w:val="2"/>
            <w:tcPrChange w:id="2595" w:author="2" w:date="2021-08-31T10:55:00Z">
              <w:tcPr>
                <w:tcW w:w="547" w:type="dxa"/>
              </w:tcPr>
            </w:tcPrChange>
          </w:tcPr>
          <w:p w14:paraId="496561CE" w14:textId="14F6291A" w:rsidR="00450F2B" w:rsidRPr="004B35C4" w:rsidRDefault="00450F2B" w:rsidP="00450F2B">
            <w:pPr>
              <w:tabs>
                <w:tab w:val="left" w:pos="600"/>
                <w:tab w:val="left" w:pos="851"/>
              </w:tabs>
              <w:ind w:right="34" w:firstLine="142"/>
              <w:rPr>
                <w:rFonts w:ascii="Times New Roman" w:hAnsi="Times New Roman" w:cs="Times New Roman"/>
                <w:sz w:val="24"/>
                <w:szCs w:val="24"/>
                <w:lang w:val="ru"/>
              </w:rPr>
            </w:pPr>
            <w:r>
              <w:rPr>
                <w:rFonts w:ascii="Times New Roman" w:hAnsi="Times New Roman" w:cs="Times New Roman"/>
                <w:sz w:val="24"/>
                <w:szCs w:val="24"/>
                <w:lang w:val="ru"/>
              </w:rPr>
              <w:t>5</w:t>
            </w:r>
          </w:p>
        </w:tc>
      </w:tr>
      <w:tr w:rsidR="00450F2B" w14:paraId="2D2F4BC5" w14:textId="77777777" w:rsidTr="00911EF6">
        <w:tc>
          <w:tcPr>
            <w:tcW w:w="846" w:type="dxa"/>
            <w:tcPrChange w:id="2596" w:author="2" w:date="2021-08-31T10:55:00Z">
              <w:tcPr>
                <w:tcW w:w="846" w:type="dxa"/>
              </w:tcPr>
            </w:tcPrChange>
          </w:tcPr>
          <w:p w14:paraId="451DDB08" w14:textId="77777777" w:rsidR="00450F2B" w:rsidRDefault="00450F2B" w:rsidP="00450F2B">
            <w:pPr>
              <w:spacing w:after="120"/>
              <w:rPr>
                <w:rFonts w:ascii="Times New Roman" w:hAnsi="Times New Roman" w:cs="Times New Roman"/>
                <w:sz w:val="24"/>
                <w:szCs w:val="24"/>
              </w:rPr>
            </w:pPr>
          </w:p>
        </w:tc>
        <w:tc>
          <w:tcPr>
            <w:tcW w:w="1843" w:type="dxa"/>
            <w:tcPrChange w:id="2597" w:author="2" w:date="2021-08-31T10:55:00Z">
              <w:tcPr>
                <w:tcW w:w="1843" w:type="dxa"/>
              </w:tcPr>
            </w:tcPrChange>
          </w:tcPr>
          <w:p w14:paraId="2568A470" w14:textId="77777777" w:rsidR="00450F2B" w:rsidRDefault="00450F2B" w:rsidP="00450F2B">
            <w:pPr>
              <w:spacing w:after="120"/>
              <w:rPr>
                <w:rFonts w:ascii="Times New Roman" w:hAnsi="Times New Roman" w:cs="Times New Roman"/>
                <w:sz w:val="24"/>
                <w:szCs w:val="24"/>
              </w:rPr>
            </w:pPr>
          </w:p>
        </w:tc>
        <w:tc>
          <w:tcPr>
            <w:tcW w:w="425" w:type="dxa"/>
            <w:tcPrChange w:id="2598" w:author="2" w:date="2021-08-31T10:55:00Z">
              <w:tcPr>
                <w:tcW w:w="425" w:type="dxa"/>
              </w:tcPr>
            </w:tcPrChange>
          </w:tcPr>
          <w:p w14:paraId="3A79310F" w14:textId="77777777" w:rsidR="00450F2B" w:rsidRDefault="00450F2B" w:rsidP="00450F2B">
            <w:pPr>
              <w:spacing w:after="120"/>
              <w:rPr>
                <w:rFonts w:ascii="Times New Roman" w:hAnsi="Times New Roman" w:cs="Times New Roman"/>
                <w:sz w:val="24"/>
                <w:szCs w:val="24"/>
              </w:rPr>
            </w:pPr>
          </w:p>
        </w:tc>
        <w:tc>
          <w:tcPr>
            <w:tcW w:w="392" w:type="dxa"/>
            <w:tcPrChange w:id="2599" w:author="2" w:date="2021-08-31T10:55:00Z">
              <w:tcPr>
                <w:tcW w:w="392" w:type="dxa"/>
              </w:tcPr>
            </w:tcPrChange>
          </w:tcPr>
          <w:p w14:paraId="565BD428" w14:textId="77777777" w:rsidR="00450F2B" w:rsidRDefault="00450F2B" w:rsidP="00450F2B">
            <w:pPr>
              <w:spacing w:after="120"/>
              <w:rPr>
                <w:rFonts w:ascii="Times New Roman" w:hAnsi="Times New Roman" w:cs="Times New Roman"/>
                <w:sz w:val="24"/>
                <w:szCs w:val="24"/>
              </w:rPr>
            </w:pPr>
          </w:p>
        </w:tc>
        <w:tc>
          <w:tcPr>
            <w:tcW w:w="553" w:type="dxa"/>
            <w:tcPrChange w:id="2600" w:author="2" w:date="2021-08-31T10:55:00Z">
              <w:tcPr>
                <w:tcW w:w="553" w:type="dxa"/>
              </w:tcPr>
            </w:tcPrChange>
          </w:tcPr>
          <w:p w14:paraId="1BE6D5DB" w14:textId="47530BC3"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2601" w:author="2" w:date="2021-08-31T10:55:00Z">
              <w:tcPr>
                <w:tcW w:w="6001" w:type="dxa"/>
              </w:tcPr>
            </w:tcPrChange>
          </w:tcPr>
          <w:p w14:paraId="4DE64E49" w14:textId="77777777"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В идеальном колебательном контуре происходят свободные электромагнитные колебания. В таблице показано, как изменялся заряд конденсатора в колебательном контуре с течением времени.</w:t>
            </w:r>
          </w:p>
          <w:p w14:paraId="17562F6C" w14:textId="77777777" w:rsidR="00450F2B" w:rsidRPr="00450F2B" w:rsidRDefault="00450F2B" w:rsidP="00450F2B">
            <w:pPr>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 </w:t>
            </w:r>
          </w:p>
          <w:tbl>
            <w:tblPr>
              <w:tblW w:w="5570" w:type="dxa"/>
              <w:tblLayout w:type="fixed"/>
              <w:tblCellMar>
                <w:top w:w="15" w:type="dxa"/>
                <w:left w:w="15" w:type="dxa"/>
                <w:bottom w:w="15" w:type="dxa"/>
                <w:right w:w="15" w:type="dxa"/>
              </w:tblCellMar>
              <w:tblLook w:val="04A0" w:firstRow="1" w:lastRow="0" w:firstColumn="1" w:lastColumn="0" w:noHBand="0" w:noVBand="1"/>
            </w:tblPr>
            <w:tblGrid>
              <w:gridCol w:w="864"/>
              <w:gridCol w:w="262"/>
              <w:gridCol w:w="473"/>
              <w:gridCol w:w="236"/>
              <w:gridCol w:w="709"/>
              <w:gridCol w:w="473"/>
              <w:gridCol w:w="661"/>
              <w:gridCol w:w="473"/>
              <w:gridCol w:w="473"/>
              <w:gridCol w:w="473"/>
              <w:gridCol w:w="473"/>
            </w:tblGrid>
            <w:tr w:rsidR="00450F2B" w:rsidRPr="00450F2B" w14:paraId="2032D7E3" w14:textId="77777777" w:rsidTr="00450F2B">
              <w:trPr>
                <w:trHeight w:val="255"/>
              </w:trPr>
              <w:tc>
                <w:tcPr>
                  <w:tcW w:w="86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0660119" w14:textId="77777777" w:rsidR="00450F2B" w:rsidRPr="00450F2B" w:rsidRDefault="00450F2B" w:rsidP="00FC39F7">
                  <w:pPr>
                    <w:framePr w:hSpace="180" w:wrap="around" w:hAnchor="margin" w:y="665"/>
                    <w:spacing w:before="75" w:after="0" w:line="240" w:lineRule="auto"/>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i/>
                      <w:iCs/>
                      <w:color w:val="000000"/>
                      <w:sz w:val="16"/>
                      <w:szCs w:val="16"/>
                      <w:lang w:eastAsia="ru-RU"/>
                    </w:rPr>
                    <w:t>t</w:t>
                  </w:r>
                  <w:r w:rsidRPr="00450F2B">
                    <w:rPr>
                      <w:rFonts w:ascii="Times New Roman" w:eastAsia="Times New Roman" w:hAnsi="Times New Roman" w:cs="Times New Roman"/>
                      <w:color w:val="000000"/>
                      <w:sz w:val="16"/>
                      <w:szCs w:val="16"/>
                      <w:lang w:eastAsia="ru-RU"/>
                    </w:rPr>
                    <w:t>, 10</w:t>
                  </w:r>
                  <w:r w:rsidRPr="00450F2B">
                    <w:rPr>
                      <w:rFonts w:ascii="Times New Roman" w:eastAsia="Times New Roman" w:hAnsi="Times New Roman" w:cs="Times New Roman"/>
                      <w:color w:val="000000"/>
                      <w:sz w:val="16"/>
                      <w:szCs w:val="16"/>
                      <w:vertAlign w:val="superscript"/>
                      <w:lang w:eastAsia="ru-RU"/>
                    </w:rPr>
                    <w:t>−6</w:t>
                  </w:r>
                  <w:r w:rsidRPr="00450F2B">
                    <w:rPr>
                      <w:rFonts w:ascii="Times New Roman" w:eastAsia="Times New Roman" w:hAnsi="Times New Roman" w:cs="Times New Roman"/>
                      <w:color w:val="000000"/>
                      <w:sz w:val="16"/>
                      <w:szCs w:val="16"/>
                      <w:lang w:eastAsia="ru-RU"/>
                    </w:rPr>
                    <w:t> c</w:t>
                  </w:r>
                </w:p>
              </w:tc>
              <w:tc>
                <w:tcPr>
                  <w:tcW w:w="2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450522"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0</w:t>
                  </w:r>
                </w:p>
              </w:tc>
              <w:tc>
                <w:tcPr>
                  <w:tcW w:w="4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6E2B628"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1</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272D6F9"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2</w:t>
                  </w:r>
                </w:p>
              </w:tc>
              <w:tc>
                <w:tcPr>
                  <w:tcW w:w="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AAE025E"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3</w:t>
                  </w:r>
                </w:p>
              </w:tc>
              <w:tc>
                <w:tcPr>
                  <w:tcW w:w="4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9DD047"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4</w:t>
                  </w:r>
                </w:p>
              </w:tc>
              <w:tc>
                <w:tcPr>
                  <w:tcW w:w="6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14BFE7F"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5</w:t>
                  </w:r>
                </w:p>
              </w:tc>
              <w:tc>
                <w:tcPr>
                  <w:tcW w:w="4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B6F2BA6"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6</w:t>
                  </w:r>
                </w:p>
              </w:tc>
              <w:tc>
                <w:tcPr>
                  <w:tcW w:w="4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EA4D29"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7</w:t>
                  </w:r>
                </w:p>
              </w:tc>
              <w:tc>
                <w:tcPr>
                  <w:tcW w:w="4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9EC6CD"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8</w:t>
                  </w:r>
                </w:p>
              </w:tc>
              <w:tc>
                <w:tcPr>
                  <w:tcW w:w="4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3DAD6B"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9</w:t>
                  </w:r>
                </w:p>
              </w:tc>
            </w:tr>
            <w:tr w:rsidR="00450F2B" w:rsidRPr="00450F2B" w14:paraId="469DDD4C" w14:textId="77777777" w:rsidTr="00450F2B">
              <w:trPr>
                <w:trHeight w:val="255"/>
              </w:trPr>
              <w:tc>
                <w:tcPr>
                  <w:tcW w:w="86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90D63C" w14:textId="77777777" w:rsidR="00450F2B" w:rsidRPr="00450F2B" w:rsidRDefault="00450F2B" w:rsidP="00FC39F7">
                  <w:pPr>
                    <w:framePr w:hSpace="180" w:wrap="around" w:hAnchor="margin" w:y="665"/>
                    <w:spacing w:before="75" w:after="0" w:line="240" w:lineRule="auto"/>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i/>
                      <w:iCs/>
                      <w:color w:val="000000"/>
                      <w:sz w:val="16"/>
                      <w:szCs w:val="16"/>
                      <w:lang w:eastAsia="ru-RU"/>
                    </w:rPr>
                    <w:t>q</w:t>
                  </w:r>
                  <w:r w:rsidRPr="00450F2B">
                    <w:rPr>
                      <w:rFonts w:ascii="Times New Roman" w:eastAsia="Times New Roman" w:hAnsi="Times New Roman" w:cs="Times New Roman"/>
                      <w:color w:val="000000"/>
                      <w:sz w:val="16"/>
                      <w:szCs w:val="16"/>
                      <w:lang w:eastAsia="ru-RU"/>
                    </w:rPr>
                    <w:t>, 10</w:t>
                  </w:r>
                  <w:r w:rsidRPr="00450F2B">
                    <w:rPr>
                      <w:rFonts w:ascii="Times New Roman" w:eastAsia="Times New Roman" w:hAnsi="Times New Roman" w:cs="Times New Roman"/>
                      <w:color w:val="000000"/>
                      <w:sz w:val="16"/>
                      <w:szCs w:val="16"/>
                      <w:vertAlign w:val="superscript"/>
                      <w:lang w:eastAsia="ru-RU"/>
                    </w:rPr>
                    <w:t>−9</w:t>
                  </w:r>
                  <w:r w:rsidRPr="00450F2B">
                    <w:rPr>
                      <w:rFonts w:ascii="Times New Roman" w:eastAsia="Times New Roman" w:hAnsi="Times New Roman" w:cs="Times New Roman"/>
                      <w:color w:val="000000"/>
                      <w:sz w:val="16"/>
                      <w:szCs w:val="16"/>
                      <w:lang w:eastAsia="ru-RU"/>
                    </w:rPr>
                    <w:t> Кл</w:t>
                  </w:r>
                </w:p>
              </w:tc>
              <w:tc>
                <w:tcPr>
                  <w:tcW w:w="2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77B389"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2</w:t>
                  </w:r>
                </w:p>
              </w:tc>
              <w:tc>
                <w:tcPr>
                  <w:tcW w:w="4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2F4C4A"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1,42</w:t>
                  </w:r>
                </w:p>
              </w:tc>
              <w:tc>
                <w:tcPr>
                  <w:tcW w:w="2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8E6B3A"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0</w:t>
                  </w:r>
                </w:p>
              </w:tc>
              <w:tc>
                <w:tcPr>
                  <w:tcW w:w="7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6B480B1"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−1,42</w:t>
                  </w:r>
                </w:p>
              </w:tc>
              <w:tc>
                <w:tcPr>
                  <w:tcW w:w="4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B9BA14"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−2</w:t>
                  </w:r>
                </w:p>
              </w:tc>
              <w:tc>
                <w:tcPr>
                  <w:tcW w:w="6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245872"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−1,42</w:t>
                  </w:r>
                </w:p>
              </w:tc>
              <w:tc>
                <w:tcPr>
                  <w:tcW w:w="4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61FCAF"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0</w:t>
                  </w:r>
                </w:p>
              </w:tc>
              <w:tc>
                <w:tcPr>
                  <w:tcW w:w="4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C27954D"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1,42</w:t>
                  </w:r>
                </w:p>
              </w:tc>
              <w:tc>
                <w:tcPr>
                  <w:tcW w:w="4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9768A4"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2</w:t>
                  </w:r>
                </w:p>
              </w:tc>
              <w:tc>
                <w:tcPr>
                  <w:tcW w:w="4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C9621DD"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1,42</w:t>
                  </w:r>
                </w:p>
              </w:tc>
            </w:tr>
          </w:tbl>
          <w:p w14:paraId="01A6E570" w14:textId="6C265423" w:rsidR="00450F2B" w:rsidRPr="00450F2B" w:rsidRDefault="00450F2B" w:rsidP="00450F2B">
            <w:pPr>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lang w:eastAsia="ru-RU"/>
              </w:rPr>
              <w:t> </w:t>
            </w:r>
            <w:r w:rsidRPr="00450F2B">
              <w:rPr>
                <w:rFonts w:ascii="Times New Roman" w:eastAsia="Times New Roman" w:hAnsi="Times New Roman" w:cs="Times New Roman"/>
                <w:color w:val="000000"/>
                <w:sz w:val="20"/>
                <w:szCs w:val="20"/>
                <w:lang w:eastAsia="ru-RU"/>
              </w:rPr>
              <w:t>Выберите верное утверждение о процессе, происходящем в контуре:</w:t>
            </w:r>
          </w:p>
        </w:tc>
        <w:tc>
          <w:tcPr>
            <w:tcW w:w="4961" w:type="dxa"/>
            <w:gridSpan w:val="2"/>
            <w:tcPrChange w:id="2602" w:author="2" w:date="2021-08-31T10:55:00Z">
              <w:tcPr>
                <w:tcW w:w="4839" w:type="dxa"/>
              </w:tcPr>
            </w:tcPrChange>
          </w:tcPr>
          <w:p w14:paraId="2FEE4C2A" w14:textId="4EC0310B" w:rsidR="00450F2B" w:rsidRPr="00450F2B" w:rsidRDefault="00450F2B" w:rsidP="00450F2B">
            <w:pPr>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 Период колебаний равен 4</w:t>
            </w:r>
            <w:r w:rsidRPr="00450F2B">
              <w:rPr>
                <w:rFonts w:ascii="Times New Roman" w:eastAsia="Times New Roman" w:hAnsi="Times New Roman" w:cs="Times New Roman"/>
                <w:color w:val="000000"/>
                <w:sz w:val="20"/>
                <w:szCs w:val="20"/>
                <w:lang w:eastAsia="ru-RU"/>
              </w:rPr>
              <w:t>·10</w:t>
            </w:r>
            <w:r w:rsidRPr="00450F2B">
              <w:rPr>
                <w:rFonts w:ascii="Times New Roman" w:eastAsia="Times New Roman" w:hAnsi="Times New Roman" w:cs="Times New Roman"/>
                <w:color w:val="000000"/>
                <w:sz w:val="20"/>
                <w:szCs w:val="20"/>
                <w:vertAlign w:val="superscript"/>
                <w:lang w:eastAsia="ru-RU"/>
              </w:rPr>
              <w:t>−6</w:t>
            </w:r>
            <w:r w:rsidRPr="00450F2B">
              <w:rPr>
                <w:rFonts w:ascii="Times New Roman" w:eastAsia="Times New Roman" w:hAnsi="Times New Roman" w:cs="Times New Roman"/>
                <w:color w:val="000000"/>
                <w:sz w:val="20"/>
                <w:szCs w:val="20"/>
                <w:lang w:eastAsia="ru-RU"/>
              </w:rPr>
              <w:t> c.</w:t>
            </w:r>
          </w:p>
          <w:p w14:paraId="63ECC12B" w14:textId="706DBCD7" w:rsidR="00450F2B" w:rsidRPr="00450F2B" w:rsidRDefault="00450F2B" w:rsidP="00450F2B">
            <w:pPr>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r w:rsidRPr="00450F2B">
              <w:rPr>
                <w:rFonts w:ascii="Times New Roman" w:eastAsia="Times New Roman" w:hAnsi="Times New Roman" w:cs="Times New Roman"/>
                <w:color w:val="000000"/>
                <w:sz w:val="20"/>
                <w:szCs w:val="20"/>
                <w:lang w:eastAsia="ru-RU"/>
              </w:rPr>
              <w:t xml:space="preserve"> В момент </w:t>
            </w:r>
            <w:r w:rsidRPr="00450F2B">
              <w:rPr>
                <w:rFonts w:ascii="Times New Roman" w:eastAsia="Times New Roman" w:hAnsi="Times New Roman" w:cs="Times New Roman"/>
                <w:i/>
                <w:iCs/>
                <w:color w:val="000000"/>
                <w:sz w:val="20"/>
                <w:szCs w:val="20"/>
                <w:lang w:eastAsia="ru-RU"/>
              </w:rPr>
              <w:t>t</w:t>
            </w:r>
            <w:r w:rsidRPr="00450F2B">
              <w:rPr>
                <w:rFonts w:ascii="Times New Roman" w:eastAsia="Times New Roman" w:hAnsi="Times New Roman" w:cs="Times New Roman"/>
                <w:color w:val="000000"/>
                <w:sz w:val="20"/>
                <w:szCs w:val="20"/>
                <w:lang w:eastAsia="ru-RU"/>
              </w:rPr>
              <w:t> = 4·10</w:t>
            </w:r>
            <w:r w:rsidRPr="00450F2B">
              <w:rPr>
                <w:rFonts w:ascii="Times New Roman" w:eastAsia="Times New Roman" w:hAnsi="Times New Roman" w:cs="Times New Roman"/>
                <w:color w:val="000000"/>
                <w:sz w:val="20"/>
                <w:szCs w:val="20"/>
                <w:vertAlign w:val="superscript"/>
                <w:lang w:eastAsia="ru-RU"/>
              </w:rPr>
              <w:t>−6</w:t>
            </w:r>
            <w:r w:rsidRPr="00450F2B">
              <w:rPr>
                <w:rFonts w:ascii="Times New Roman" w:eastAsia="Times New Roman" w:hAnsi="Times New Roman" w:cs="Times New Roman"/>
                <w:color w:val="000000"/>
                <w:sz w:val="20"/>
                <w:szCs w:val="20"/>
                <w:lang w:eastAsia="ru-RU"/>
              </w:rPr>
              <w:t> c энергия конденсатора минимальна.</w:t>
            </w:r>
          </w:p>
          <w:p w14:paraId="0CBB8DA1" w14:textId="3EB67D47" w:rsidR="00450F2B" w:rsidRPr="00450F2B" w:rsidRDefault="00450F2B" w:rsidP="00450F2B">
            <w:pPr>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r w:rsidRPr="00450F2B">
              <w:rPr>
                <w:rFonts w:ascii="Times New Roman" w:eastAsia="Times New Roman" w:hAnsi="Times New Roman" w:cs="Times New Roman"/>
                <w:color w:val="000000"/>
                <w:sz w:val="20"/>
                <w:szCs w:val="20"/>
                <w:lang w:eastAsia="ru-RU"/>
              </w:rPr>
              <w:t xml:space="preserve"> В момент </w:t>
            </w:r>
            <w:r w:rsidRPr="00450F2B">
              <w:rPr>
                <w:rFonts w:ascii="Times New Roman" w:eastAsia="Times New Roman" w:hAnsi="Times New Roman" w:cs="Times New Roman"/>
                <w:i/>
                <w:iCs/>
                <w:color w:val="000000"/>
                <w:sz w:val="20"/>
                <w:szCs w:val="20"/>
                <w:lang w:eastAsia="ru-RU"/>
              </w:rPr>
              <w:t>t</w:t>
            </w:r>
            <w:r w:rsidRPr="00450F2B">
              <w:rPr>
                <w:rFonts w:ascii="Times New Roman" w:eastAsia="Times New Roman" w:hAnsi="Times New Roman" w:cs="Times New Roman"/>
                <w:color w:val="000000"/>
                <w:sz w:val="20"/>
                <w:szCs w:val="20"/>
                <w:lang w:eastAsia="ru-RU"/>
              </w:rPr>
              <w:t> = 2·10</w:t>
            </w:r>
            <w:r w:rsidRPr="00450F2B">
              <w:rPr>
                <w:rFonts w:ascii="Times New Roman" w:eastAsia="Times New Roman" w:hAnsi="Times New Roman" w:cs="Times New Roman"/>
                <w:color w:val="000000"/>
                <w:sz w:val="20"/>
                <w:szCs w:val="20"/>
                <w:vertAlign w:val="superscript"/>
                <w:lang w:eastAsia="ru-RU"/>
              </w:rPr>
              <w:t>−6</w:t>
            </w:r>
            <w:r w:rsidRPr="00450F2B">
              <w:rPr>
                <w:rFonts w:ascii="Times New Roman" w:eastAsia="Times New Roman" w:hAnsi="Times New Roman" w:cs="Times New Roman"/>
                <w:color w:val="000000"/>
                <w:sz w:val="20"/>
                <w:szCs w:val="20"/>
                <w:lang w:eastAsia="ru-RU"/>
              </w:rPr>
              <w:t> c сила тока в контуре максимальна.</w:t>
            </w:r>
          </w:p>
          <w:p w14:paraId="12350866" w14:textId="284E57BA" w:rsidR="00450F2B" w:rsidRPr="00450F2B" w:rsidRDefault="00450F2B" w:rsidP="00450F2B">
            <w:pPr>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4.</w:t>
            </w:r>
            <w:r w:rsidRPr="00450F2B">
              <w:rPr>
                <w:rFonts w:ascii="Times New Roman" w:eastAsia="Times New Roman" w:hAnsi="Times New Roman" w:cs="Times New Roman"/>
                <w:color w:val="000000"/>
                <w:sz w:val="20"/>
                <w:szCs w:val="20"/>
                <w:lang w:eastAsia="ru-RU"/>
              </w:rPr>
              <w:t xml:space="preserve"> В момент </w:t>
            </w:r>
            <w:r w:rsidRPr="00450F2B">
              <w:rPr>
                <w:rFonts w:ascii="Times New Roman" w:eastAsia="Times New Roman" w:hAnsi="Times New Roman" w:cs="Times New Roman"/>
                <w:i/>
                <w:iCs/>
                <w:color w:val="000000"/>
                <w:sz w:val="20"/>
                <w:szCs w:val="20"/>
                <w:lang w:eastAsia="ru-RU"/>
              </w:rPr>
              <w:t>t</w:t>
            </w:r>
            <w:r w:rsidRPr="00450F2B">
              <w:rPr>
                <w:rFonts w:ascii="Times New Roman" w:eastAsia="Times New Roman" w:hAnsi="Times New Roman" w:cs="Times New Roman"/>
                <w:color w:val="000000"/>
                <w:sz w:val="20"/>
                <w:szCs w:val="20"/>
                <w:lang w:eastAsia="ru-RU"/>
              </w:rPr>
              <w:t> = 6·10</w:t>
            </w:r>
            <w:r w:rsidRPr="00450F2B">
              <w:rPr>
                <w:rFonts w:ascii="Times New Roman" w:eastAsia="Times New Roman" w:hAnsi="Times New Roman" w:cs="Times New Roman"/>
                <w:color w:val="000000"/>
                <w:sz w:val="20"/>
                <w:szCs w:val="20"/>
                <w:vertAlign w:val="superscript"/>
                <w:lang w:eastAsia="ru-RU"/>
              </w:rPr>
              <w:t>−6</w:t>
            </w:r>
            <w:r w:rsidRPr="00450F2B">
              <w:rPr>
                <w:rFonts w:ascii="Times New Roman" w:eastAsia="Times New Roman" w:hAnsi="Times New Roman" w:cs="Times New Roman"/>
                <w:color w:val="000000"/>
                <w:sz w:val="20"/>
                <w:szCs w:val="20"/>
                <w:lang w:eastAsia="ru-RU"/>
              </w:rPr>
              <w:t> c сила тока в контуре равна 0.</w:t>
            </w:r>
          </w:p>
          <w:p w14:paraId="178FD94B" w14:textId="64F381AA" w:rsidR="00450F2B" w:rsidRPr="006F33AA" w:rsidRDefault="00450F2B" w:rsidP="00450F2B">
            <w:pPr>
              <w:jc w:val="both"/>
              <w:rPr>
                <w:rFonts w:ascii="Times New Roman" w:hAnsi="Times New Roman"/>
                <w:color w:val="000000"/>
                <w:sz w:val="20"/>
                <w:rPrChange w:id="2603" w:author="2" w:date="2021-08-31T10:55:00Z">
                  <w:rPr>
                    <w:rFonts w:ascii="Times New Roman" w:eastAsia="Times New Roman" w:hAnsi="Times New Roman" w:cs="Times New Roman"/>
                    <w:color w:val="000000"/>
                    <w:lang w:eastAsia="ru-RU"/>
                  </w:rPr>
                </w:rPrChange>
              </w:rPr>
            </w:pPr>
            <w:r>
              <w:rPr>
                <w:rFonts w:ascii="Times New Roman" w:eastAsia="Times New Roman" w:hAnsi="Times New Roman" w:cs="Times New Roman"/>
                <w:color w:val="000000"/>
                <w:sz w:val="20"/>
                <w:szCs w:val="20"/>
                <w:lang w:eastAsia="ru-RU"/>
              </w:rPr>
              <w:t>5.</w:t>
            </w:r>
            <w:r w:rsidRPr="00450F2B">
              <w:rPr>
                <w:rFonts w:ascii="Times New Roman" w:eastAsia="Times New Roman" w:hAnsi="Times New Roman" w:cs="Times New Roman"/>
                <w:color w:val="000000"/>
                <w:sz w:val="20"/>
                <w:szCs w:val="20"/>
                <w:lang w:eastAsia="ru-RU"/>
              </w:rPr>
              <w:t xml:space="preserve"> Частота колебаний равна 2</w:t>
            </w:r>
            <w:r w:rsidRPr="006F33AA">
              <w:rPr>
                <w:rFonts w:ascii="Times New Roman" w:hAnsi="Times New Roman"/>
                <w:color w:val="000000"/>
                <w:sz w:val="20"/>
                <w:rPrChange w:id="2604" w:author="2" w:date="2021-08-31T10:55:00Z">
                  <w:rPr>
                    <w:rFonts w:ascii="Times New Roman" w:eastAsia="Times New Roman" w:hAnsi="Times New Roman" w:cs="Times New Roman"/>
                    <w:color w:val="000000"/>
                    <w:lang w:eastAsia="ru-RU"/>
                  </w:rPr>
                </w:rPrChange>
              </w:rPr>
              <w:t>5 кГц.</w:t>
            </w:r>
          </w:p>
          <w:p w14:paraId="7ABCB9F9" w14:textId="77777777" w:rsidR="00450F2B" w:rsidRPr="00450F2B" w:rsidRDefault="00450F2B" w:rsidP="00450F2B">
            <w:pPr>
              <w:pStyle w:val="a4"/>
              <w:spacing w:after="0" w:line="273" w:lineRule="exact"/>
              <w:ind w:left="346" w:right="20" w:firstLine="142"/>
              <w:rPr>
                <w:rFonts w:ascii="Times New Roman" w:eastAsia="Century Schoolbook" w:hAnsi="Times New Roman" w:cs="Times New Roman"/>
                <w:color w:val="000000"/>
                <w:sz w:val="20"/>
                <w:szCs w:val="20"/>
                <w:lang w:eastAsia="ru-RU"/>
              </w:rPr>
            </w:pPr>
          </w:p>
        </w:tc>
        <w:tc>
          <w:tcPr>
            <w:tcW w:w="567" w:type="dxa"/>
            <w:gridSpan w:val="2"/>
            <w:tcPrChange w:id="2605" w:author="2" w:date="2021-08-31T10:55:00Z">
              <w:tcPr>
                <w:tcW w:w="547" w:type="dxa"/>
              </w:tcPr>
            </w:tcPrChange>
          </w:tcPr>
          <w:p w14:paraId="35377FD1" w14:textId="6CC24CC4" w:rsidR="00450F2B" w:rsidRPr="004B35C4" w:rsidRDefault="00450F2B" w:rsidP="00450F2B">
            <w:pPr>
              <w:tabs>
                <w:tab w:val="left" w:pos="600"/>
                <w:tab w:val="left" w:pos="851"/>
              </w:tabs>
              <w:ind w:right="34" w:firstLine="142"/>
              <w:rPr>
                <w:rFonts w:ascii="Times New Roman" w:hAnsi="Times New Roman" w:cs="Times New Roman"/>
                <w:sz w:val="24"/>
                <w:szCs w:val="24"/>
                <w:lang w:val="ru"/>
              </w:rPr>
            </w:pPr>
            <w:r>
              <w:rPr>
                <w:rFonts w:ascii="Times New Roman" w:hAnsi="Times New Roman" w:cs="Times New Roman"/>
                <w:sz w:val="24"/>
                <w:szCs w:val="24"/>
                <w:lang w:val="ru"/>
              </w:rPr>
              <w:t>3</w:t>
            </w:r>
          </w:p>
        </w:tc>
      </w:tr>
      <w:tr w:rsidR="00450F2B" w14:paraId="35367196" w14:textId="77777777" w:rsidTr="00911EF6">
        <w:tc>
          <w:tcPr>
            <w:tcW w:w="846" w:type="dxa"/>
            <w:tcPrChange w:id="2606" w:author="2" w:date="2021-08-31T10:55:00Z">
              <w:tcPr>
                <w:tcW w:w="846" w:type="dxa"/>
              </w:tcPr>
            </w:tcPrChange>
          </w:tcPr>
          <w:p w14:paraId="4256A141" w14:textId="77777777" w:rsidR="00450F2B" w:rsidRDefault="00450F2B" w:rsidP="00450F2B">
            <w:pPr>
              <w:spacing w:after="120"/>
              <w:rPr>
                <w:rFonts w:ascii="Times New Roman" w:hAnsi="Times New Roman" w:cs="Times New Roman"/>
                <w:sz w:val="24"/>
                <w:szCs w:val="24"/>
              </w:rPr>
            </w:pPr>
          </w:p>
        </w:tc>
        <w:tc>
          <w:tcPr>
            <w:tcW w:w="1843" w:type="dxa"/>
            <w:tcPrChange w:id="2607" w:author="2" w:date="2021-08-31T10:55:00Z">
              <w:tcPr>
                <w:tcW w:w="1843" w:type="dxa"/>
              </w:tcPr>
            </w:tcPrChange>
          </w:tcPr>
          <w:p w14:paraId="10750D30" w14:textId="77777777" w:rsidR="00450F2B" w:rsidRDefault="00450F2B" w:rsidP="00450F2B">
            <w:pPr>
              <w:spacing w:after="120"/>
              <w:rPr>
                <w:rFonts w:ascii="Times New Roman" w:hAnsi="Times New Roman" w:cs="Times New Roman"/>
                <w:sz w:val="24"/>
                <w:szCs w:val="24"/>
              </w:rPr>
            </w:pPr>
          </w:p>
        </w:tc>
        <w:tc>
          <w:tcPr>
            <w:tcW w:w="425" w:type="dxa"/>
            <w:tcPrChange w:id="2608" w:author="2" w:date="2021-08-31T10:55:00Z">
              <w:tcPr>
                <w:tcW w:w="425" w:type="dxa"/>
              </w:tcPr>
            </w:tcPrChange>
          </w:tcPr>
          <w:p w14:paraId="7587A45B" w14:textId="77777777" w:rsidR="00450F2B" w:rsidRDefault="00450F2B" w:rsidP="00450F2B">
            <w:pPr>
              <w:spacing w:after="120"/>
              <w:rPr>
                <w:rFonts w:ascii="Times New Roman" w:hAnsi="Times New Roman" w:cs="Times New Roman"/>
                <w:sz w:val="24"/>
                <w:szCs w:val="24"/>
              </w:rPr>
            </w:pPr>
          </w:p>
        </w:tc>
        <w:tc>
          <w:tcPr>
            <w:tcW w:w="392" w:type="dxa"/>
            <w:tcPrChange w:id="2609" w:author="2" w:date="2021-08-31T10:55:00Z">
              <w:tcPr>
                <w:tcW w:w="392" w:type="dxa"/>
              </w:tcPr>
            </w:tcPrChange>
          </w:tcPr>
          <w:p w14:paraId="6FB9208E" w14:textId="77777777" w:rsidR="00450F2B" w:rsidRDefault="00450F2B" w:rsidP="00450F2B">
            <w:pPr>
              <w:spacing w:after="120"/>
              <w:rPr>
                <w:rFonts w:ascii="Times New Roman" w:hAnsi="Times New Roman" w:cs="Times New Roman"/>
                <w:sz w:val="24"/>
                <w:szCs w:val="24"/>
              </w:rPr>
            </w:pPr>
          </w:p>
        </w:tc>
        <w:tc>
          <w:tcPr>
            <w:tcW w:w="553" w:type="dxa"/>
            <w:tcPrChange w:id="2610" w:author="2" w:date="2021-08-31T10:55:00Z">
              <w:tcPr>
                <w:tcW w:w="553" w:type="dxa"/>
              </w:tcPr>
            </w:tcPrChange>
          </w:tcPr>
          <w:p w14:paraId="2C22DE33" w14:textId="57F71B32"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2611" w:author="2" w:date="2021-08-31T10:55:00Z">
              <w:tcPr>
                <w:tcW w:w="6001" w:type="dxa"/>
              </w:tcPr>
            </w:tcPrChange>
          </w:tcPr>
          <w:p w14:paraId="2F32D337" w14:textId="77777777"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Идеальный колебательный контур состоит из конденсатора ёмкостью 1 мкФ и катушки индуктивности. В контуре происходят свободные электромагнитные колебания. В таблице приведена зависимость энергии </w:t>
            </w:r>
            <w:r w:rsidRPr="00450F2B">
              <w:rPr>
                <w:rFonts w:ascii="Times New Roman" w:eastAsia="Times New Roman" w:hAnsi="Times New Roman" w:cs="Times New Roman"/>
                <w:i/>
                <w:iCs/>
                <w:color w:val="000000"/>
                <w:sz w:val="20"/>
                <w:szCs w:val="20"/>
                <w:lang w:eastAsia="ru-RU"/>
              </w:rPr>
              <w:t>W</w:t>
            </w:r>
            <w:r w:rsidRPr="00450F2B">
              <w:rPr>
                <w:rFonts w:ascii="Times New Roman" w:eastAsia="Times New Roman" w:hAnsi="Times New Roman" w:cs="Times New Roman"/>
                <w:color w:val="000000"/>
                <w:sz w:val="20"/>
                <w:szCs w:val="20"/>
                <w:lang w:eastAsia="ru-RU"/>
              </w:rPr>
              <w:t>, запасённой в конденсаторе идеального колебательного контура, от времени </w:t>
            </w:r>
            <w:r w:rsidRPr="00450F2B">
              <w:rPr>
                <w:rFonts w:ascii="Times New Roman" w:eastAsia="Times New Roman" w:hAnsi="Times New Roman" w:cs="Times New Roman"/>
                <w:i/>
                <w:iCs/>
                <w:color w:val="000000"/>
                <w:sz w:val="20"/>
                <w:szCs w:val="20"/>
                <w:lang w:eastAsia="ru-RU"/>
              </w:rPr>
              <w:t>t</w:t>
            </w:r>
            <w:r w:rsidRPr="00450F2B">
              <w:rPr>
                <w:rFonts w:ascii="Times New Roman" w:eastAsia="Times New Roman" w:hAnsi="Times New Roman" w:cs="Times New Roman"/>
                <w:color w:val="000000"/>
                <w:sz w:val="20"/>
                <w:szCs w:val="20"/>
                <w:lang w:eastAsia="ru-RU"/>
              </w:rPr>
              <w:t>.</w:t>
            </w:r>
          </w:p>
          <w:p w14:paraId="4BDDBC59" w14:textId="77777777" w:rsidR="00450F2B" w:rsidRPr="00450F2B" w:rsidRDefault="00450F2B" w:rsidP="00450F2B">
            <w:pPr>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 </w:t>
            </w:r>
          </w:p>
          <w:tbl>
            <w:tblPr>
              <w:tblW w:w="5719" w:type="dxa"/>
              <w:tblLayout w:type="fixed"/>
              <w:tblCellMar>
                <w:top w:w="15" w:type="dxa"/>
                <w:left w:w="15" w:type="dxa"/>
                <w:bottom w:w="15" w:type="dxa"/>
                <w:right w:w="15" w:type="dxa"/>
              </w:tblCellMar>
              <w:tblLook w:val="04A0" w:firstRow="1" w:lastRow="0" w:firstColumn="1" w:lastColumn="0" w:noHBand="0" w:noVBand="1"/>
            </w:tblPr>
            <w:tblGrid>
              <w:gridCol w:w="934"/>
              <w:gridCol w:w="223"/>
              <w:gridCol w:w="490"/>
              <w:gridCol w:w="597"/>
              <w:gridCol w:w="597"/>
              <w:gridCol w:w="597"/>
              <w:gridCol w:w="597"/>
              <w:gridCol w:w="597"/>
              <w:gridCol w:w="597"/>
              <w:gridCol w:w="490"/>
            </w:tblGrid>
            <w:tr w:rsidR="00450F2B" w:rsidRPr="00450F2B" w14:paraId="7138223B" w14:textId="77777777" w:rsidTr="00450F2B">
              <w:trPr>
                <w:trHeight w:val="326"/>
              </w:trPr>
              <w:tc>
                <w:tcPr>
                  <w:tcW w:w="93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48F743B"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i/>
                      <w:iCs/>
                      <w:color w:val="000000"/>
                      <w:sz w:val="16"/>
                      <w:szCs w:val="16"/>
                      <w:lang w:eastAsia="ru-RU"/>
                    </w:rPr>
                    <w:t>t</w:t>
                  </w:r>
                  <w:r w:rsidRPr="00450F2B">
                    <w:rPr>
                      <w:rFonts w:ascii="Times New Roman" w:eastAsia="Times New Roman" w:hAnsi="Times New Roman" w:cs="Times New Roman"/>
                      <w:color w:val="000000"/>
                      <w:sz w:val="16"/>
                      <w:szCs w:val="16"/>
                      <w:lang w:eastAsia="ru-RU"/>
                    </w:rPr>
                    <w:t>, нс</w:t>
                  </w:r>
                </w:p>
              </w:tc>
              <w:tc>
                <w:tcPr>
                  <w:tcW w:w="22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6AC35D"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0</w:t>
                  </w:r>
                </w:p>
              </w:tc>
              <w:tc>
                <w:tcPr>
                  <w:tcW w:w="4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0D5AF03"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62,5</w:t>
                  </w:r>
                </w:p>
              </w:tc>
              <w:tc>
                <w:tcPr>
                  <w:tcW w:w="5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0A7D2F7"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125</w:t>
                  </w:r>
                </w:p>
              </w:tc>
              <w:tc>
                <w:tcPr>
                  <w:tcW w:w="5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553582"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187,5</w:t>
                  </w:r>
                </w:p>
              </w:tc>
              <w:tc>
                <w:tcPr>
                  <w:tcW w:w="5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F285A8"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250</w:t>
                  </w:r>
                </w:p>
              </w:tc>
              <w:tc>
                <w:tcPr>
                  <w:tcW w:w="5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FE582B"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312,5</w:t>
                  </w:r>
                </w:p>
              </w:tc>
              <w:tc>
                <w:tcPr>
                  <w:tcW w:w="5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89572A"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375</w:t>
                  </w:r>
                </w:p>
              </w:tc>
              <w:tc>
                <w:tcPr>
                  <w:tcW w:w="5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E1D586"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437,5</w:t>
                  </w:r>
                </w:p>
              </w:tc>
              <w:tc>
                <w:tcPr>
                  <w:tcW w:w="4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3C96BC4"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500</w:t>
                  </w:r>
                </w:p>
              </w:tc>
            </w:tr>
            <w:tr w:rsidR="00450F2B" w:rsidRPr="00450F2B" w14:paraId="3A524A79" w14:textId="77777777" w:rsidTr="00450F2B">
              <w:trPr>
                <w:trHeight w:val="337"/>
              </w:trPr>
              <w:tc>
                <w:tcPr>
                  <w:tcW w:w="93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1861E15"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i/>
                      <w:iCs/>
                      <w:color w:val="000000"/>
                      <w:sz w:val="16"/>
                      <w:szCs w:val="16"/>
                      <w:lang w:eastAsia="ru-RU"/>
                    </w:rPr>
                    <w:t>W</w:t>
                  </w:r>
                  <w:r w:rsidRPr="00450F2B">
                    <w:rPr>
                      <w:rFonts w:ascii="Times New Roman" w:eastAsia="Times New Roman" w:hAnsi="Times New Roman" w:cs="Times New Roman"/>
                      <w:color w:val="000000"/>
                      <w:sz w:val="16"/>
                      <w:szCs w:val="16"/>
                      <w:lang w:eastAsia="ru-RU"/>
                    </w:rPr>
                    <w:t>, мкДж</w:t>
                  </w:r>
                </w:p>
              </w:tc>
              <w:tc>
                <w:tcPr>
                  <w:tcW w:w="22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3CCDCA"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0</w:t>
                  </w:r>
                </w:p>
              </w:tc>
              <w:tc>
                <w:tcPr>
                  <w:tcW w:w="4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AFA721"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7,32</w:t>
                  </w:r>
                </w:p>
              </w:tc>
              <w:tc>
                <w:tcPr>
                  <w:tcW w:w="5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1AB9AA5"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25,00</w:t>
                  </w:r>
                </w:p>
              </w:tc>
              <w:tc>
                <w:tcPr>
                  <w:tcW w:w="5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F5876F1"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42,68</w:t>
                  </w:r>
                </w:p>
              </w:tc>
              <w:tc>
                <w:tcPr>
                  <w:tcW w:w="5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FD7F4EE"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50,00</w:t>
                  </w:r>
                </w:p>
              </w:tc>
              <w:tc>
                <w:tcPr>
                  <w:tcW w:w="5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ADC588E"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42,68</w:t>
                  </w:r>
                </w:p>
              </w:tc>
              <w:tc>
                <w:tcPr>
                  <w:tcW w:w="5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3E1070"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25,00</w:t>
                  </w:r>
                </w:p>
              </w:tc>
              <w:tc>
                <w:tcPr>
                  <w:tcW w:w="5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2094BC9"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7,32</w:t>
                  </w:r>
                </w:p>
              </w:tc>
              <w:tc>
                <w:tcPr>
                  <w:tcW w:w="4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9AD5993"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0,00</w:t>
                  </w:r>
                </w:p>
              </w:tc>
            </w:tr>
          </w:tbl>
          <w:p w14:paraId="01FFD748" w14:textId="77777777" w:rsidR="00450F2B" w:rsidRPr="00450F2B" w:rsidRDefault="00450F2B" w:rsidP="00450F2B">
            <w:pPr>
              <w:jc w:val="both"/>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 </w:t>
            </w:r>
          </w:p>
          <w:tbl>
            <w:tblPr>
              <w:tblW w:w="5732" w:type="dxa"/>
              <w:tblLayout w:type="fixed"/>
              <w:tblCellMar>
                <w:top w:w="15" w:type="dxa"/>
                <w:left w:w="15" w:type="dxa"/>
                <w:bottom w:w="15" w:type="dxa"/>
                <w:right w:w="15" w:type="dxa"/>
              </w:tblCellMar>
              <w:tblLook w:val="04A0" w:firstRow="1" w:lastRow="0" w:firstColumn="1" w:lastColumn="0" w:noHBand="0" w:noVBand="1"/>
            </w:tblPr>
            <w:tblGrid>
              <w:gridCol w:w="842"/>
              <w:gridCol w:w="538"/>
              <w:gridCol w:w="538"/>
              <w:gridCol w:w="538"/>
              <w:gridCol w:w="538"/>
              <w:gridCol w:w="538"/>
              <w:gridCol w:w="538"/>
              <w:gridCol w:w="538"/>
              <w:gridCol w:w="490"/>
              <w:gridCol w:w="634"/>
            </w:tblGrid>
            <w:tr w:rsidR="00450F2B" w:rsidRPr="00450F2B" w14:paraId="5F4BC0ED" w14:textId="77777777" w:rsidTr="00450F2B">
              <w:trPr>
                <w:trHeight w:val="201"/>
              </w:trPr>
              <w:tc>
                <w:tcPr>
                  <w:tcW w:w="84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F29808"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i/>
                      <w:iCs/>
                      <w:color w:val="000000"/>
                      <w:sz w:val="16"/>
                      <w:szCs w:val="16"/>
                      <w:lang w:eastAsia="ru-RU"/>
                    </w:rPr>
                    <w:t>t</w:t>
                  </w:r>
                  <w:r w:rsidRPr="00450F2B">
                    <w:rPr>
                      <w:rFonts w:ascii="Times New Roman" w:eastAsia="Times New Roman" w:hAnsi="Times New Roman" w:cs="Times New Roman"/>
                      <w:color w:val="000000"/>
                      <w:sz w:val="16"/>
                      <w:szCs w:val="16"/>
                      <w:lang w:eastAsia="ru-RU"/>
                    </w:rPr>
                    <w:t>, нс</w:t>
                  </w:r>
                </w:p>
              </w:tc>
              <w:tc>
                <w:tcPr>
                  <w:tcW w:w="5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BBF518F"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562,5</w:t>
                  </w:r>
                </w:p>
              </w:tc>
              <w:tc>
                <w:tcPr>
                  <w:tcW w:w="5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A8C5F3"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625</w:t>
                  </w:r>
                </w:p>
              </w:tc>
              <w:tc>
                <w:tcPr>
                  <w:tcW w:w="5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6BEBD71"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687,5</w:t>
                  </w:r>
                </w:p>
              </w:tc>
              <w:tc>
                <w:tcPr>
                  <w:tcW w:w="5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765A70"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750</w:t>
                  </w:r>
                </w:p>
              </w:tc>
              <w:tc>
                <w:tcPr>
                  <w:tcW w:w="5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7851FB"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812,5</w:t>
                  </w:r>
                </w:p>
              </w:tc>
              <w:tc>
                <w:tcPr>
                  <w:tcW w:w="5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BEDD51C"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875</w:t>
                  </w:r>
                </w:p>
              </w:tc>
              <w:tc>
                <w:tcPr>
                  <w:tcW w:w="5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E158596"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937,5</w:t>
                  </w:r>
                </w:p>
              </w:tc>
              <w:tc>
                <w:tcPr>
                  <w:tcW w:w="4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B2B36B"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1000</w:t>
                  </w:r>
                </w:p>
              </w:tc>
              <w:tc>
                <w:tcPr>
                  <w:tcW w:w="63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99E750"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1062,5</w:t>
                  </w:r>
                </w:p>
              </w:tc>
            </w:tr>
            <w:tr w:rsidR="00450F2B" w:rsidRPr="00450F2B" w14:paraId="4E140D7C" w14:textId="77777777" w:rsidTr="00450F2B">
              <w:trPr>
                <w:trHeight w:val="208"/>
              </w:trPr>
              <w:tc>
                <w:tcPr>
                  <w:tcW w:w="84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8352E45"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i/>
                      <w:iCs/>
                      <w:color w:val="000000"/>
                      <w:sz w:val="16"/>
                      <w:szCs w:val="16"/>
                      <w:lang w:eastAsia="ru-RU"/>
                    </w:rPr>
                    <w:t>W</w:t>
                  </w:r>
                  <w:r w:rsidRPr="00450F2B">
                    <w:rPr>
                      <w:rFonts w:ascii="Times New Roman" w:eastAsia="Times New Roman" w:hAnsi="Times New Roman" w:cs="Times New Roman"/>
                      <w:color w:val="000000"/>
                      <w:sz w:val="16"/>
                      <w:szCs w:val="16"/>
                      <w:lang w:eastAsia="ru-RU"/>
                    </w:rPr>
                    <w:t>, мкДж</w:t>
                  </w:r>
                </w:p>
              </w:tc>
              <w:tc>
                <w:tcPr>
                  <w:tcW w:w="5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3CF5AB"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7,32</w:t>
                  </w:r>
                </w:p>
              </w:tc>
              <w:tc>
                <w:tcPr>
                  <w:tcW w:w="5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A96A79"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25,00</w:t>
                  </w:r>
                </w:p>
              </w:tc>
              <w:tc>
                <w:tcPr>
                  <w:tcW w:w="5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A669D7D"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42,68</w:t>
                  </w:r>
                </w:p>
              </w:tc>
              <w:tc>
                <w:tcPr>
                  <w:tcW w:w="5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DB4B613"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50,00</w:t>
                  </w:r>
                </w:p>
              </w:tc>
              <w:tc>
                <w:tcPr>
                  <w:tcW w:w="5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B9E5CD"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42,68</w:t>
                  </w:r>
                </w:p>
              </w:tc>
              <w:tc>
                <w:tcPr>
                  <w:tcW w:w="5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B1965B"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25,00</w:t>
                  </w:r>
                </w:p>
              </w:tc>
              <w:tc>
                <w:tcPr>
                  <w:tcW w:w="5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E1F354"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7,32</w:t>
                  </w:r>
                </w:p>
              </w:tc>
              <w:tc>
                <w:tcPr>
                  <w:tcW w:w="4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40C84B"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0,00</w:t>
                  </w:r>
                </w:p>
              </w:tc>
              <w:tc>
                <w:tcPr>
                  <w:tcW w:w="63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509294"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7,32</w:t>
                  </w:r>
                </w:p>
              </w:tc>
            </w:tr>
          </w:tbl>
          <w:p w14:paraId="72562017" w14:textId="77777777" w:rsidR="00450F2B" w:rsidRPr="00450F2B" w:rsidRDefault="00450F2B" w:rsidP="00450F2B">
            <w:pPr>
              <w:jc w:val="both"/>
              <w:rPr>
                <w:rFonts w:ascii="Times New Roman" w:eastAsia="Times New Roman" w:hAnsi="Times New Roman" w:cs="Times New Roman"/>
                <w:color w:val="000000"/>
                <w:lang w:eastAsia="ru-RU"/>
              </w:rPr>
            </w:pPr>
            <w:r w:rsidRPr="00450F2B">
              <w:rPr>
                <w:rFonts w:ascii="Times New Roman" w:eastAsia="Times New Roman" w:hAnsi="Times New Roman" w:cs="Times New Roman"/>
                <w:color w:val="000000"/>
                <w:lang w:eastAsia="ru-RU"/>
              </w:rPr>
              <w:t> </w:t>
            </w:r>
          </w:p>
          <w:p w14:paraId="6D1A0E96" w14:textId="1176D92F"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На основании анализа этой таблицы выберите  верное утверждение.</w:t>
            </w:r>
          </w:p>
          <w:p w14:paraId="50B312AF" w14:textId="77777777"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2612" w:author="2" w:date="2021-08-31T10:55:00Z">
              <w:tcPr>
                <w:tcW w:w="4839" w:type="dxa"/>
              </w:tcPr>
            </w:tcPrChange>
          </w:tcPr>
          <w:p w14:paraId="2FDDB7E4" w14:textId="64D28CE3" w:rsidR="00450F2B" w:rsidRPr="00450F2B" w:rsidRDefault="00450F2B" w:rsidP="00450F2B">
            <w:pPr>
              <w:ind w:firstLine="34"/>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lastRenderedPageBreak/>
              <w:t>1.</w:t>
            </w:r>
            <w:r w:rsidRPr="00450F2B">
              <w:rPr>
                <w:rFonts w:ascii="Times New Roman" w:eastAsia="Times New Roman" w:hAnsi="Times New Roman" w:cs="Times New Roman"/>
                <w:color w:val="000000"/>
                <w:sz w:val="20"/>
                <w:szCs w:val="20"/>
                <w:lang w:eastAsia="ru-RU"/>
              </w:rPr>
              <w:t xml:space="preserve"> Индуктивность катушки равна примерно 0,6 нГн.</w:t>
            </w:r>
          </w:p>
          <w:p w14:paraId="281429D5" w14:textId="77777777" w:rsidR="00450F2B" w:rsidRDefault="00450F2B" w:rsidP="00450F2B">
            <w:pPr>
              <w:ind w:firstLine="34"/>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r w:rsidRPr="00450F2B">
              <w:rPr>
                <w:rFonts w:ascii="Times New Roman" w:eastAsia="Times New Roman" w:hAnsi="Times New Roman" w:cs="Times New Roman"/>
                <w:color w:val="000000"/>
                <w:sz w:val="20"/>
                <w:szCs w:val="20"/>
                <w:lang w:eastAsia="ru-RU"/>
              </w:rPr>
              <w:t xml:space="preserve"> Максимальное напряжение на конденсаторе</w:t>
            </w:r>
          </w:p>
          <w:p w14:paraId="67E47CD1" w14:textId="28959936" w:rsidR="00450F2B" w:rsidRPr="00450F2B" w:rsidRDefault="00450F2B" w:rsidP="00450F2B">
            <w:pPr>
              <w:ind w:firstLine="34"/>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 xml:space="preserve"> равно 10 кВ.</w:t>
            </w:r>
          </w:p>
          <w:p w14:paraId="439559B5" w14:textId="1388691F" w:rsidR="00450F2B" w:rsidRPr="00450F2B" w:rsidRDefault="00450F2B" w:rsidP="00450F2B">
            <w:pPr>
              <w:ind w:firstLine="34"/>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r w:rsidRPr="00450F2B">
              <w:rPr>
                <w:rFonts w:ascii="Times New Roman" w:eastAsia="Times New Roman" w:hAnsi="Times New Roman" w:cs="Times New Roman"/>
                <w:color w:val="000000"/>
                <w:sz w:val="20"/>
                <w:szCs w:val="20"/>
                <w:lang w:eastAsia="ru-RU"/>
              </w:rPr>
              <w:t xml:space="preserve"> Период электромагнитных колебаний в контуре равен 500нс.</w:t>
            </w:r>
          </w:p>
          <w:p w14:paraId="0E237560" w14:textId="77777777" w:rsidR="00450F2B" w:rsidRDefault="00450F2B" w:rsidP="00450F2B">
            <w:pPr>
              <w:ind w:firstLine="34"/>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4.</w:t>
            </w:r>
            <w:r w:rsidRPr="00450F2B">
              <w:rPr>
                <w:rFonts w:ascii="Times New Roman" w:eastAsia="Times New Roman" w:hAnsi="Times New Roman" w:cs="Times New Roman"/>
                <w:color w:val="000000"/>
                <w:sz w:val="20"/>
                <w:szCs w:val="20"/>
                <w:lang w:eastAsia="ru-RU"/>
              </w:rPr>
              <w:t xml:space="preserve"> Максимальное напряжение на конденсаторе</w:t>
            </w:r>
          </w:p>
          <w:p w14:paraId="539F514A" w14:textId="015AA5AB" w:rsidR="00450F2B" w:rsidRPr="00450F2B" w:rsidRDefault="00450F2B" w:rsidP="00450F2B">
            <w:pPr>
              <w:ind w:firstLine="34"/>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 xml:space="preserve"> равно 10 В.</w:t>
            </w:r>
          </w:p>
          <w:p w14:paraId="21FE6A3D" w14:textId="3AF6C5EF" w:rsidR="00450F2B" w:rsidRPr="00450F2B" w:rsidRDefault="00450F2B" w:rsidP="00450F2B">
            <w:pPr>
              <w:ind w:firstLine="34"/>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5.</w:t>
            </w:r>
            <w:r w:rsidRPr="00450F2B">
              <w:rPr>
                <w:rFonts w:ascii="Times New Roman" w:eastAsia="Times New Roman" w:hAnsi="Times New Roman" w:cs="Times New Roman"/>
                <w:color w:val="000000"/>
                <w:sz w:val="20"/>
                <w:szCs w:val="20"/>
                <w:lang w:eastAsia="ru-RU"/>
              </w:rPr>
              <w:t xml:space="preserve"> Период электромагнитных колебаний в контуре равен 0,5 мкс.</w:t>
            </w:r>
          </w:p>
          <w:p w14:paraId="00E09A58" w14:textId="77777777" w:rsidR="00450F2B" w:rsidRPr="00450F2B" w:rsidRDefault="00450F2B" w:rsidP="00450F2B">
            <w:pPr>
              <w:pStyle w:val="a4"/>
              <w:spacing w:after="0" w:line="273" w:lineRule="exact"/>
              <w:ind w:left="346" w:right="20" w:firstLine="142"/>
              <w:rPr>
                <w:rFonts w:ascii="Times New Roman" w:eastAsia="Century Schoolbook" w:hAnsi="Times New Roman" w:cs="Times New Roman"/>
                <w:color w:val="000000"/>
                <w:sz w:val="20"/>
                <w:szCs w:val="20"/>
                <w:lang w:eastAsia="ru-RU"/>
              </w:rPr>
            </w:pPr>
          </w:p>
        </w:tc>
        <w:tc>
          <w:tcPr>
            <w:tcW w:w="567" w:type="dxa"/>
            <w:gridSpan w:val="2"/>
            <w:tcPrChange w:id="2613" w:author="2" w:date="2021-08-31T10:55:00Z">
              <w:tcPr>
                <w:tcW w:w="547" w:type="dxa"/>
              </w:tcPr>
            </w:tcPrChange>
          </w:tcPr>
          <w:p w14:paraId="438DE27B" w14:textId="21E998FB" w:rsidR="00450F2B" w:rsidRPr="004B35C4" w:rsidRDefault="00450F2B" w:rsidP="00450F2B">
            <w:pPr>
              <w:tabs>
                <w:tab w:val="left" w:pos="600"/>
                <w:tab w:val="left" w:pos="851"/>
              </w:tabs>
              <w:ind w:right="34" w:firstLine="142"/>
              <w:rPr>
                <w:rFonts w:ascii="Times New Roman" w:hAnsi="Times New Roman" w:cs="Times New Roman"/>
                <w:sz w:val="24"/>
                <w:szCs w:val="24"/>
                <w:lang w:val="ru"/>
              </w:rPr>
            </w:pPr>
            <w:r>
              <w:rPr>
                <w:rFonts w:ascii="Times New Roman" w:hAnsi="Times New Roman" w:cs="Times New Roman"/>
                <w:sz w:val="24"/>
                <w:szCs w:val="24"/>
                <w:lang w:val="ru"/>
              </w:rPr>
              <w:t>4</w:t>
            </w:r>
          </w:p>
        </w:tc>
      </w:tr>
      <w:tr w:rsidR="00450F2B" w14:paraId="7B373789" w14:textId="77777777" w:rsidTr="00911EF6">
        <w:trPr>
          <w:trHeight w:val="5951"/>
          <w:trPrChange w:id="2614" w:author="2" w:date="2021-08-31T10:55:00Z">
            <w:trPr>
              <w:trHeight w:val="5951"/>
            </w:trPr>
          </w:trPrChange>
        </w:trPr>
        <w:tc>
          <w:tcPr>
            <w:tcW w:w="846" w:type="dxa"/>
            <w:tcPrChange w:id="2615" w:author="2" w:date="2021-08-31T10:55:00Z">
              <w:tcPr>
                <w:tcW w:w="846" w:type="dxa"/>
              </w:tcPr>
            </w:tcPrChange>
          </w:tcPr>
          <w:p w14:paraId="3253688B" w14:textId="77777777" w:rsidR="00450F2B" w:rsidRDefault="00450F2B" w:rsidP="00450F2B">
            <w:pPr>
              <w:spacing w:after="120"/>
              <w:rPr>
                <w:rFonts w:ascii="Times New Roman" w:hAnsi="Times New Roman" w:cs="Times New Roman"/>
                <w:sz w:val="24"/>
                <w:szCs w:val="24"/>
              </w:rPr>
            </w:pPr>
          </w:p>
        </w:tc>
        <w:tc>
          <w:tcPr>
            <w:tcW w:w="1843" w:type="dxa"/>
            <w:tcPrChange w:id="2616" w:author="2" w:date="2021-08-31T10:55:00Z">
              <w:tcPr>
                <w:tcW w:w="1843" w:type="dxa"/>
              </w:tcPr>
            </w:tcPrChange>
          </w:tcPr>
          <w:p w14:paraId="44DE7D14" w14:textId="77777777" w:rsidR="00450F2B" w:rsidRDefault="00450F2B" w:rsidP="00450F2B">
            <w:pPr>
              <w:spacing w:after="120"/>
              <w:rPr>
                <w:rFonts w:ascii="Times New Roman" w:hAnsi="Times New Roman" w:cs="Times New Roman"/>
                <w:sz w:val="24"/>
                <w:szCs w:val="24"/>
              </w:rPr>
            </w:pPr>
          </w:p>
        </w:tc>
        <w:tc>
          <w:tcPr>
            <w:tcW w:w="425" w:type="dxa"/>
            <w:tcPrChange w:id="2617" w:author="2" w:date="2021-08-31T10:55:00Z">
              <w:tcPr>
                <w:tcW w:w="425" w:type="dxa"/>
              </w:tcPr>
            </w:tcPrChange>
          </w:tcPr>
          <w:p w14:paraId="26714747" w14:textId="77777777" w:rsidR="00450F2B" w:rsidRDefault="00450F2B" w:rsidP="00450F2B">
            <w:pPr>
              <w:spacing w:after="120"/>
              <w:rPr>
                <w:rFonts w:ascii="Times New Roman" w:hAnsi="Times New Roman" w:cs="Times New Roman"/>
                <w:sz w:val="24"/>
                <w:szCs w:val="24"/>
              </w:rPr>
            </w:pPr>
          </w:p>
        </w:tc>
        <w:tc>
          <w:tcPr>
            <w:tcW w:w="392" w:type="dxa"/>
            <w:tcPrChange w:id="2618" w:author="2" w:date="2021-08-31T10:55:00Z">
              <w:tcPr>
                <w:tcW w:w="392" w:type="dxa"/>
              </w:tcPr>
            </w:tcPrChange>
          </w:tcPr>
          <w:p w14:paraId="62C82E8E" w14:textId="77777777" w:rsidR="00450F2B" w:rsidRDefault="00450F2B" w:rsidP="00450F2B">
            <w:pPr>
              <w:spacing w:after="120"/>
              <w:rPr>
                <w:rFonts w:ascii="Times New Roman" w:hAnsi="Times New Roman" w:cs="Times New Roman"/>
                <w:sz w:val="24"/>
                <w:szCs w:val="24"/>
              </w:rPr>
            </w:pPr>
          </w:p>
        </w:tc>
        <w:tc>
          <w:tcPr>
            <w:tcW w:w="553" w:type="dxa"/>
            <w:tcPrChange w:id="2619" w:author="2" w:date="2021-08-31T10:55:00Z">
              <w:tcPr>
                <w:tcW w:w="553" w:type="dxa"/>
              </w:tcPr>
            </w:tcPrChange>
          </w:tcPr>
          <w:p w14:paraId="34AEED88" w14:textId="3DDB2175"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2620" w:author="2" w:date="2021-08-31T10:55:00Z">
              <w:tcPr>
                <w:tcW w:w="6001" w:type="dxa"/>
              </w:tcPr>
            </w:tcPrChange>
          </w:tcPr>
          <w:p w14:paraId="6662C27E" w14:textId="1DD73D65" w:rsidR="00450F2B" w:rsidRDefault="00450F2B" w:rsidP="00450F2B">
            <w:pPr>
              <w:spacing w:after="100" w:afterAutospacing="1"/>
              <w:ind w:firstLine="375"/>
              <w:jc w:val="both"/>
              <w:rPr>
                <w:rFonts w:ascii="Times New Roman" w:eastAsia="Times New Roman" w:hAnsi="Times New Roman" w:cs="Times New Roman"/>
                <w:color w:val="000000"/>
                <w:sz w:val="20"/>
                <w:szCs w:val="20"/>
                <w:lang w:eastAsia="ru-RU"/>
              </w:rPr>
            </w:pPr>
            <w:r>
              <w:rPr>
                <w:noProof/>
                <w:lang w:eastAsia="ru-RU"/>
              </w:rPr>
              <w:drawing>
                <wp:anchor distT="0" distB="0" distL="114300" distR="114300" simplePos="0" relativeHeight="252126208" behindDoc="1" locked="0" layoutInCell="1" allowOverlap="1" wp14:anchorId="498283C3" wp14:editId="25F03AEB">
                  <wp:simplePos x="0" y="0"/>
                  <wp:positionH relativeFrom="column">
                    <wp:posOffset>2479040</wp:posOffset>
                  </wp:positionH>
                  <wp:positionV relativeFrom="paragraph">
                    <wp:posOffset>31750</wp:posOffset>
                  </wp:positionV>
                  <wp:extent cx="1035050" cy="1009015"/>
                  <wp:effectExtent l="0" t="0" r="0" b="635"/>
                  <wp:wrapTight wrapText="bothSides">
                    <wp:wrapPolygon edited="0">
                      <wp:start x="5963" y="0"/>
                      <wp:lineTo x="1193" y="2039"/>
                      <wp:lineTo x="0" y="3262"/>
                      <wp:lineTo x="0" y="16312"/>
                      <wp:lineTo x="4373" y="19982"/>
                      <wp:lineTo x="8348" y="21206"/>
                      <wp:lineTo x="20672" y="21206"/>
                      <wp:lineTo x="20672" y="4078"/>
                      <wp:lineTo x="14312" y="408"/>
                      <wp:lineTo x="7951" y="0"/>
                      <wp:lineTo x="5963" y="0"/>
                    </wp:wrapPolygon>
                  </wp:wrapTight>
                  <wp:docPr id="172" name="Рисунок 172" descr="https://phys-ege.sdamgia.ru/get_file?id=90261&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hys-ege.sdamgia.ru/get_file?id=90261&amp;png=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35050" cy="1009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0F2B">
              <w:rPr>
                <w:rFonts w:ascii="Times New Roman" w:eastAsia="Times New Roman" w:hAnsi="Times New Roman" w:cs="Times New Roman"/>
                <w:color w:val="000000"/>
                <w:sz w:val="20"/>
                <w:szCs w:val="20"/>
                <w:lang w:eastAsia="ru-RU"/>
              </w:rPr>
              <w:t>Конденсатор колебательного контура подключен к источнику постоянного напряжения. Графики А и Б представляют зависимость от времени </w:t>
            </w:r>
            <w:r w:rsidRPr="00450F2B">
              <w:rPr>
                <w:rFonts w:ascii="Times New Roman" w:eastAsia="Times New Roman" w:hAnsi="Times New Roman" w:cs="Times New Roman"/>
                <w:i/>
                <w:iCs/>
                <w:color w:val="000000"/>
                <w:sz w:val="20"/>
                <w:szCs w:val="20"/>
                <w:lang w:eastAsia="ru-RU"/>
              </w:rPr>
              <w:t>t</w:t>
            </w:r>
            <w:r w:rsidRPr="00450F2B">
              <w:rPr>
                <w:rFonts w:ascii="Times New Roman" w:eastAsia="Times New Roman" w:hAnsi="Times New Roman" w:cs="Times New Roman"/>
                <w:color w:val="000000"/>
                <w:sz w:val="20"/>
                <w:szCs w:val="20"/>
                <w:lang w:eastAsia="ru-RU"/>
              </w:rPr>
              <w:t> физических величин, характеризующих колебания в контуре после переведения переключателя К в положение 2 в момент </w:t>
            </w:r>
          </w:p>
          <w:p w14:paraId="75CC3D54" w14:textId="77777777"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Установите соответствие между графиками и физическими величинами, зависимости которых от времени эти графики могут представлять. К каждой позиции первого столбца подберите соответствующую позицию второго и запишите в таблицу выбранные цифры под соответствующими буквами.</w:t>
            </w:r>
          </w:p>
          <w:tbl>
            <w:tblPr>
              <w:tblW w:w="5529" w:type="dxa"/>
              <w:tblLayout w:type="fixed"/>
              <w:tblCellMar>
                <w:top w:w="15" w:type="dxa"/>
                <w:left w:w="15" w:type="dxa"/>
                <w:bottom w:w="15" w:type="dxa"/>
                <w:right w:w="15" w:type="dxa"/>
              </w:tblCellMar>
              <w:tblLook w:val="04A0" w:firstRow="1" w:lastRow="0" w:firstColumn="1" w:lastColumn="0" w:noHBand="0" w:noVBand="1"/>
            </w:tblPr>
            <w:tblGrid>
              <w:gridCol w:w="2694"/>
              <w:gridCol w:w="140"/>
              <w:gridCol w:w="2695"/>
            </w:tblGrid>
            <w:tr w:rsidR="00450F2B" w:rsidRPr="00450F2B" w14:paraId="4CA12795" w14:textId="77777777" w:rsidTr="00450F2B">
              <w:trPr>
                <w:trHeight w:val="308"/>
              </w:trPr>
              <w:tc>
                <w:tcPr>
                  <w:tcW w:w="2694" w:type="dxa"/>
                  <w:tcBorders>
                    <w:top w:val="nil"/>
                    <w:left w:val="nil"/>
                    <w:bottom w:val="nil"/>
                    <w:right w:val="nil"/>
                  </w:tcBorders>
                  <w:tcMar>
                    <w:top w:w="60" w:type="dxa"/>
                    <w:left w:w="60" w:type="dxa"/>
                    <w:bottom w:w="60" w:type="dxa"/>
                    <w:right w:w="60" w:type="dxa"/>
                  </w:tcMar>
                  <w:vAlign w:val="center"/>
                  <w:hideMark/>
                </w:tcPr>
                <w:p w14:paraId="45AA432F"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ГРАФИКИ</w:t>
                  </w:r>
                </w:p>
              </w:tc>
              <w:tc>
                <w:tcPr>
                  <w:tcW w:w="140" w:type="dxa"/>
                  <w:tcBorders>
                    <w:top w:val="nil"/>
                    <w:left w:val="nil"/>
                    <w:bottom w:val="nil"/>
                    <w:right w:val="nil"/>
                  </w:tcBorders>
                  <w:tcMar>
                    <w:top w:w="60" w:type="dxa"/>
                    <w:left w:w="60" w:type="dxa"/>
                    <w:bottom w:w="60" w:type="dxa"/>
                    <w:right w:w="60" w:type="dxa"/>
                  </w:tcMar>
                  <w:vAlign w:val="center"/>
                  <w:hideMark/>
                </w:tcPr>
                <w:p w14:paraId="2FE03672" w14:textId="77777777" w:rsidR="00450F2B" w:rsidRPr="00450F2B" w:rsidRDefault="00450F2B" w:rsidP="00FC39F7">
                  <w:pPr>
                    <w:framePr w:hSpace="180" w:wrap="around" w:hAnchor="margin" w:y="665"/>
                    <w:spacing w:before="75"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 </w:t>
                  </w:r>
                </w:p>
              </w:tc>
              <w:tc>
                <w:tcPr>
                  <w:tcW w:w="2695" w:type="dxa"/>
                  <w:tcBorders>
                    <w:top w:val="nil"/>
                    <w:left w:val="nil"/>
                    <w:bottom w:val="nil"/>
                    <w:right w:val="nil"/>
                  </w:tcBorders>
                  <w:tcMar>
                    <w:top w:w="60" w:type="dxa"/>
                    <w:left w:w="60" w:type="dxa"/>
                    <w:bottom w:w="60" w:type="dxa"/>
                    <w:right w:w="60" w:type="dxa"/>
                  </w:tcMar>
                  <w:vAlign w:val="center"/>
                  <w:hideMark/>
                </w:tcPr>
                <w:p w14:paraId="47957B1F"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ФИЗИЧЕСКИЕ ВЕЛИЧИНЫ</w:t>
                  </w:r>
                </w:p>
              </w:tc>
            </w:tr>
            <w:tr w:rsidR="00450F2B" w:rsidRPr="00450F2B" w14:paraId="4FA8AB64" w14:textId="77777777" w:rsidTr="00450F2B">
              <w:trPr>
                <w:trHeight w:val="2278"/>
              </w:trPr>
              <w:tc>
                <w:tcPr>
                  <w:tcW w:w="2694" w:type="dxa"/>
                  <w:tcBorders>
                    <w:top w:val="nil"/>
                    <w:left w:val="nil"/>
                    <w:bottom w:val="nil"/>
                    <w:right w:val="nil"/>
                  </w:tcBorders>
                  <w:tcMar>
                    <w:top w:w="60" w:type="dxa"/>
                    <w:left w:w="60" w:type="dxa"/>
                    <w:bottom w:w="60" w:type="dxa"/>
                    <w:right w:w="60" w:type="dxa"/>
                  </w:tcMar>
                  <w:hideMark/>
                </w:tcPr>
                <w:p w14:paraId="5D78585E" w14:textId="77777777"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А)</w:t>
                  </w:r>
                </w:p>
                <w:p w14:paraId="6CE2F4CC" w14:textId="41372410"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noProof/>
                      <w:color w:val="000000"/>
                      <w:sz w:val="20"/>
                      <w:szCs w:val="20"/>
                      <w:lang w:eastAsia="ru-RU"/>
                    </w:rPr>
                    <w:drawing>
                      <wp:inline distT="0" distB="0" distL="0" distR="0" wp14:anchorId="1CFD4F37" wp14:editId="06DE6E8C">
                        <wp:extent cx="1238865" cy="685800"/>
                        <wp:effectExtent l="0" t="0" r="0" b="0"/>
                        <wp:docPr id="174" name="Рисунок 174" descr="https://phys-ege.sdamgia.ru/get_file?id=90205&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s://phys-ege.sdamgia.ru/get_file?id=90205&amp;png=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52244" cy="693206"/>
                                </a:xfrm>
                                <a:prstGeom prst="rect">
                                  <a:avLst/>
                                </a:prstGeom>
                                <a:noFill/>
                                <a:ln>
                                  <a:noFill/>
                                </a:ln>
                              </pic:spPr>
                            </pic:pic>
                          </a:graphicData>
                        </a:graphic>
                      </wp:inline>
                    </w:drawing>
                  </w:r>
                </w:p>
                <w:p w14:paraId="59D63077" w14:textId="77777777"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Б)</w:t>
                  </w:r>
                </w:p>
                <w:p w14:paraId="090E36E6" w14:textId="76FF6313"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noProof/>
                      <w:color w:val="000000"/>
                      <w:sz w:val="20"/>
                      <w:szCs w:val="20"/>
                      <w:lang w:eastAsia="ru-RU"/>
                    </w:rPr>
                    <w:drawing>
                      <wp:inline distT="0" distB="0" distL="0" distR="0" wp14:anchorId="3CD4AAD3" wp14:editId="0B61EA2F">
                        <wp:extent cx="1116761" cy="482600"/>
                        <wp:effectExtent l="0" t="0" r="7620" b="0"/>
                        <wp:docPr id="173" name="Рисунок 173" descr="https://phys-ege.sdamgia.ru/get_file?id=90206&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s://phys-ege.sdamgia.ru/get_file?id=90206&amp;png=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37319" cy="491484"/>
                                </a:xfrm>
                                <a:prstGeom prst="rect">
                                  <a:avLst/>
                                </a:prstGeom>
                                <a:noFill/>
                                <a:ln>
                                  <a:noFill/>
                                </a:ln>
                              </pic:spPr>
                            </pic:pic>
                          </a:graphicData>
                        </a:graphic>
                      </wp:inline>
                    </w:drawing>
                  </w:r>
                </w:p>
              </w:tc>
              <w:tc>
                <w:tcPr>
                  <w:tcW w:w="140" w:type="dxa"/>
                  <w:tcBorders>
                    <w:top w:val="nil"/>
                    <w:left w:val="nil"/>
                    <w:bottom w:val="nil"/>
                    <w:right w:val="nil"/>
                  </w:tcBorders>
                  <w:tcMar>
                    <w:top w:w="60" w:type="dxa"/>
                    <w:left w:w="60" w:type="dxa"/>
                    <w:bottom w:w="60" w:type="dxa"/>
                    <w:right w:w="60" w:type="dxa"/>
                  </w:tcMar>
                  <w:vAlign w:val="center"/>
                  <w:hideMark/>
                </w:tcPr>
                <w:p w14:paraId="015CDE17" w14:textId="77777777" w:rsidR="00450F2B" w:rsidRPr="00450F2B" w:rsidRDefault="00450F2B" w:rsidP="00FC39F7">
                  <w:pPr>
                    <w:framePr w:hSpace="180" w:wrap="around" w:hAnchor="margin" w:y="665"/>
                    <w:spacing w:before="75"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 </w:t>
                  </w:r>
                </w:p>
              </w:tc>
              <w:tc>
                <w:tcPr>
                  <w:tcW w:w="2695" w:type="dxa"/>
                  <w:tcBorders>
                    <w:top w:val="nil"/>
                    <w:left w:val="nil"/>
                    <w:bottom w:val="nil"/>
                    <w:right w:val="nil"/>
                  </w:tcBorders>
                  <w:tcMar>
                    <w:top w:w="60" w:type="dxa"/>
                    <w:left w:w="60" w:type="dxa"/>
                    <w:bottom w:w="60" w:type="dxa"/>
                    <w:right w:w="60" w:type="dxa"/>
                  </w:tcMar>
                  <w:hideMark/>
                </w:tcPr>
                <w:p w14:paraId="62C0C53C" w14:textId="77777777" w:rsidR="00450F2B" w:rsidRPr="00450F2B" w:rsidRDefault="00450F2B" w:rsidP="00FC39F7">
                  <w:pPr>
                    <w:framePr w:hSpace="180" w:wrap="around" w:hAnchor="margin" w:y="665"/>
                    <w:spacing w:after="0" w:line="240" w:lineRule="auto"/>
                    <w:ind w:hanging="58"/>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1) Заряд левой обкладки конденсатора</w:t>
                  </w:r>
                </w:p>
                <w:p w14:paraId="185B876F" w14:textId="77777777" w:rsidR="00450F2B" w:rsidRPr="00450F2B" w:rsidRDefault="00450F2B" w:rsidP="00FC39F7">
                  <w:pPr>
                    <w:framePr w:hSpace="180" w:wrap="around" w:hAnchor="margin" w:y="665"/>
                    <w:spacing w:after="0" w:line="240" w:lineRule="auto"/>
                    <w:ind w:hanging="58"/>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2) Энергия электрического поля конденсатора</w:t>
                  </w:r>
                </w:p>
                <w:p w14:paraId="0A677D34" w14:textId="77777777" w:rsidR="00450F2B" w:rsidRPr="00450F2B" w:rsidRDefault="00450F2B" w:rsidP="00FC39F7">
                  <w:pPr>
                    <w:framePr w:hSpace="180" w:wrap="around" w:hAnchor="margin" w:y="665"/>
                    <w:spacing w:after="0" w:line="240" w:lineRule="auto"/>
                    <w:ind w:hanging="58"/>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3) Сила тока в катушке</w:t>
                  </w:r>
                </w:p>
                <w:p w14:paraId="3F3AD921" w14:textId="77777777" w:rsidR="00450F2B" w:rsidRPr="00450F2B" w:rsidRDefault="00450F2B" w:rsidP="00FC39F7">
                  <w:pPr>
                    <w:framePr w:hSpace="180" w:wrap="around" w:hAnchor="margin" w:y="665"/>
                    <w:spacing w:after="0" w:line="240" w:lineRule="auto"/>
                    <w:ind w:hanging="58"/>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4) Энергия магнитного поля катушки</w:t>
                  </w:r>
                </w:p>
              </w:tc>
            </w:tr>
          </w:tbl>
          <w:p w14:paraId="35DB3C1F" w14:textId="1D83F89D" w:rsidR="00450F2B" w:rsidRPr="00450F2B" w:rsidRDefault="00450F2B" w:rsidP="00450F2B">
            <w:pPr>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lang w:eastAsia="ru-RU"/>
              </w:rPr>
              <w:t> </w:t>
            </w:r>
          </w:p>
        </w:tc>
        <w:tc>
          <w:tcPr>
            <w:tcW w:w="4961" w:type="dxa"/>
            <w:gridSpan w:val="2"/>
            <w:tcPrChange w:id="2621" w:author="2" w:date="2021-08-31T10:55:00Z">
              <w:tcPr>
                <w:tcW w:w="4839" w:type="dxa"/>
              </w:tcPr>
            </w:tcPrChange>
          </w:tcPr>
          <w:p w14:paraId="4661D11C" w14:textId="734FAEF4" w:rsidR="00450F2B" w:rsidRDefault="00450F2B" w:rsidP="00450F2B">
            <w:pPr>
              <w:pStyle w:val="a4"/>
              <w:spacing w:after="0" w:line="273" w:lineRule="exact"/>
              <w:ind w:left="346" w:right="20" w:firstLine="142"/>
              <w:rPr>
                <w:del w:id="2622" w:author="2" w:date="2021-08-31T10:55:00Z"/>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 xml:space="preserve">1. </w:t>
            </w:r>
            <w:del w:id="2623" w:author="2" w:date="2021-08-31T10:55:00Z">
              <w:r>
                <w:rPr>
                  <w:rFonts w:ascii="Times New Roman" w:eastAsia="Century Schoolbook" w:hAnsi="Times New Roman" w:cs="Times New Roman"/>
                  <w:color w:val="000000"/>
                  <w:sz w:val="20"/>
                  <w:szCs w:val="20"/>
                  <w:lang w:eastAsia="ru-RU"/>
                </w:rPr>
                <w:delText>13</w:delText>
              </w:r>
            </w:del>
          </w:p>
          <w:p w14:paraId="60B93E6A" w14:textId="60248002" w:rsidR="00450F2B" w:rsidRDefault="00450F2B" w:rsidP="00450F2B">
            <w:pPr>
              <w:pStyle w:val="a4"/>
              <w:spacing w:after="0" w:line="273" w:lineRule="exact"/>
              <w:ind w:left="346" w:right="20" w:firstLine="142"/>
              <w:rPr>
                <w:del w:id="2624" w:author="2" w:date="2021-08-31T10:55:00Z"/>
                <w:rFonts w:ascii="Times New Roman" w:eastAsia="Century Schoolbook" w:hAnsi="Times New Roman" w:cs="Times New Roman"/>
                <w:color w:val="000000"/>
                <w:sz w:val="20"/>
                <w:szCs w:val="20"/>
                <w:lang w:eastAsia="ru-RU"/>
              </w:rPr>
            </w:pPr>
            <w:del w:id="2625" w:author="2" w:date="2021-08-31T10:55:00Z">
              <w:r>
                <w:rPr>
                  <w:rFonts w:ascii="Times New Roman" w:eastAsia="Century Schoolbook" w:hAnsi="Times New Roman" w:cs="Times New Roman"/>
                  <w:color w:val="000000"/>
                  <w:sz w:val="20"/>
                  <w:szCs w:val="20"/>
                  <w:lang w:eastAsia="ru-RU"/>
                </w:rPr>
                <w:delText>2. 24</w:delText>
              </w:r>
            </w:del>
          </w:p>
          <w:p w14:paraId="3395295C" w14:textId="62152475" w:rsidR="00450F2B" w:rsidRDefault="00450F2B" w:rsidP="00450F2B">
            <w:pPr>
              <w:pStyle w:val="a4"/>
              <w:spacing w:after="0" w:line="273" w:lineRule="exact"/>
              <w:ind w:left="346" w:right="20" w:firstLine="142"/>
              <w:rPr>
                <w:del w:id="2626" w:author="2" w:date="2021-08-31T10:55:00Z"/>
                <w:rFonts w:ascii="Times New Roman" w:eastAsia="Century Schoolbook" w:hAnsi="Times New Roman" w:cs="Times New Roman"/>
                <w:color w:val="000000"/>
                <w:sz w:val="20"/>
                <w:szCs w:val="20"/>
                <w:lang w:eastAsia="ru-RU"/>
              </w:rPr>
            </w:pPr>
            <w:del w:id="2627" w:author="2" w:date="2021-08-31T10:55:00Z">
              <w:r>
                <w:rPr>
                  <w:rFonts w:ascii="Times New Roman" w:eastAsia="Century Schoolbook" w:hAnsi="Times New Roman" w:cs="Times New Roman"/>
                  <w:color w:val="000000"/>
                  <w:sz w:val="20"/>
                  <w:szCs w:val="20"/>
                  <w:lang w:eastAsia="ru-RU"/>
                </w:rPr>
                <w:delText>3. 14</w:delText>
              </w:r>
            </w:del>
          </w:p>
          <w:p w14:paraId="7C486A84" w14:textId="2335CD63" w:rsidR="00450F2B" w:rsidRDefault="00450F2B" w:rsidP="00450F2B">
            <w:pPr>
              <w:pStyle w:val="a4"/>
              <w:spacing w:after="0" w:line="273" w:lineRule="exact"/>
              <w:ind w:left="346" w:right="20" w:firstLine="142"/>
              <w:rPr>
                <w:del w:id="2628" w:author="2" w:date="2021-08-31T10:55:00Z"/>
                <w:rFonts w:ascii="Times New Roman" w:eastAsia="Century Schoolbook" w:hAnsi="Times New Roman" w:cs="Times New Roman"/>
                <w:color w:val="000000"/>
                <w:sz w:val="20"/>
                <w:szCs w:val="20"/>
                <w:lang w:eastAsia="ru-RU"/>
              </w:rPr>
            </w:pPr>
            <w:del w:id="2629" w:author="2" w:date="2021-08-31T10:55:00Z">
              <w:r>
                <w:rPr>
                  <w:rFonts w:ascii="Times New Roman" w:eastAsia="Century Schoolbook" w:hAnsi="Times New Roman" w:cs="Times New Roman"/>
                  <w:color w:val="000000"/>
                  <w:sz w:val="20"/>
                  <w:szCs w:val="20"/>
                  <w:lang w:eastAsia="ru-RU"/>
                </w:rPr>
                <w:delText>4. 23</w:delText>
              </w:r>
            </w:del>
          </w:p>
          <w:p w14:paraId="012B522D" w14:textId="1CD7F099" w:rsidR="00450F2B" w:rsidRDefault="00450F2B" w:rsidP="00450F2B">
            <w:pPr>
              <w:pStyle w:val="a4"/>
              <w:spacing w:after="0" w:line="273" w:lineRule="exact"/>
              <w:ind w:left="346" w:right="20" w:firstLine="142"/>
              <w:rPr>
                <w:rFonts w:ascii="Times New Roman" w:eastAsia="Century Schoolbook" w:hAnsi="Times New Roman" w:cs="Times New Roman"/>
                <w:color w:val="000000"/>
                <w:sz w:val="20"/>
                <w:szCs w:val="20"/>
                <w:lang w:eastAsia="ru-RU"/>
              </w:rPr>
            </w:pPr>
            <w:del w:id="2630" w:author="2" w:date="2021-08-31T10:55:00Z">
              <w:r>
                <w:rPr>
                  <w:rFonts w:ascii="Times New Roman" w:eastAsia="Century Schoolbook" w:hAnsi="Times New Roman" w:cs="Times New Roman"/>
                  <w:color w:val="000000"/>
                  <w:sz w:val="20"/>
                  <w:szCs w:val="20"/>
                  <w:lang w:eastAsia="ru-RU"/>
                </w:rPr>
                <w:delText>5.</w:delText>
              </w:r>
            </w:del>
            <w:r>
              <w:rPr>
                <w:rFonts w:ascii="Times New Roman" w:eastAsia="Century Schoolbook" w:hAnsi="Times New Roman" w:cs="Times New Roman"/>
                <w:color w:val="000000"/>
                <w:sz w:val="20"/>
                <w:szCs w:val="20"/>
                <w:lang w:eastAsia="ru-RU"/>
              </w:rPr>
              <w:t xml:space="preserve"> 31</w:t>
            </w:r>
          </w:p>
          <w:p w14:paraId="69DD5052" w14:textId="75BB8001" w:rsidR="00450F2B" w:rsidRDefault="006F33AA" w:rsidP="00450F2B">
            <w:pPr>
              <w:pStyle w:val="a4"/>
              <w:spacing w:after="0" w:line="273" w:lineRule="exact"/>
              <w:ind w:left="346" w:right="20" w:firstLine="142"/>
              <w:rPr>
                <w:rFonts w:ascii="Times New Roman" w:eastAsia="Century Schoolbook" w:hAnsi="Times New Roman" w:cs="Times New Roman"/>
                <w:color w:val="000000"/>
                <w:sz w:val="20"/>
                <w:szCs w:val="20"/>
                <w:lang w:eastAsia="ru-RU"/>
              </w:rPr>
            </w:pPr>
            <w:ins w:id="2631" w:author="2" w:date="2021-08-31T10:55:00Z">
              <w:r>
                <w:rPr>
                  <w:rFonts w:ascii="Times New Roman" w:eastAsia="Century Schoolbook" w:hAnsi="Times New Roman" w:cs="Times New Roman"/>
                  <w:color w:val="000000"/>
                  <w:sz w:val="20"/>
                  <w:szCs w:val="20"/>
                  <w:lang w:eastAsia="ru-RU"/>
                </w:rPr>
                <w:t xml:space="preserve">2 </w:t>
              </w:r>
            </w:ins>
            <w:del w:id="2632" w:author="2" w:date="2021-08-31T10:55:00Z">
              <w:r w:rsidR="00450F2B">
                <w:rPr>
                  <w:rFonts w:ascii="Times New Roman" w:eastAsia="Century Schoolbook" w:hAnsi="Times New Roman" w:cs="Times New Roman"/>
                  <w:color w:val="000000"/>
                  <w:sz w:val="20"/>
                  <w:szCs w:val="20"/>
                  <w:lang w:eastAsia="ru-RU"/>
                </w:rPr>
                <w:delText>6</w:delText>
              </w:r>
            </w:del>
            <w:r w:rsidR="00450F2B">
              <w:rPr>
                <w:rFonts w:ascii="Times New Roman" w:eastAsia="Century Schoolbook" w:hAnsi="Times New Roman" w:cs="Times New Roman"/>
                <w:color w:val="000000"/>
                <w:sz w:val="20"/>
                <w:szCs w:val="20"/>
                <w:lang w:eastAsia="ru-RU"/>
              </w:rPr>
              <w:t>. 21</w:t>
            </w:r>
          </w:p>
          <w:p w14:paraId="52F7CBDD" w14:textId="352A9B67" w:rsidR="00450F2B" w:rsidRDefault="006F33AA" w:rsidP="00450F2B">
            <w:pPr>
              <w:pStyle w:val="a4"/>
              <w:spacing w:after="0" w:line="273" w:lineRule="exact"/>
              <w:ind w:left="346" w:right="20" w:firstLine="142"/>
              <w:rPr>
                <w:rFonts w:ascii="Times New Roman" w:eastAsia="Century Schoolbook" w:hAnsi="Times New Roman" w:cs="Times New Roman"/>
                <w:color w:val="000000"/>
                <w:sz w:val="20"/>
                <w:szCs w:val="20"/>
                <w:lang w:eastAsia="ru-RU"/>
              </w:rPr>
            </w:pPr>
            <w:ins w:id="2633" w:author="2" w:date="2021-08-31T10:55:00Z">
              <w:r>
                <w:rPr>
                  <w:rFonts w:ascii="Times New Roman" w:eastAsia="Century Schoolbook" w:hAnsi="Times New Roman" w:cs="Times New Roman"/>
                  <w:color w:val="000000"/>
                  <w:sz w:val="20"/>
                  <w:szCs w:val="20"/>
                  <w:lang w:eastAsia="ru-RU"/>
                </w:rPr>
                <w:t>3</w:t>
              </w:r>
            </w:ins>
            <w:del w:id="2634" w:author="2" w:date="2021-08-31T10:55:00Z">
              <w:r w:rsidR="00450F2B">
                <w:rPr>
                  <w:rFonts w:ascii="Times New Roman" w:eastAsia="Century Schoolbook" w:hAnsi="Times New Roman" w:cs="Times New Roman"/>
                  <w:color w:val="000000"/>
                  <w:sz w:val="20"/>
                  <w:szCs w:val="20"/>
                  <w:lang w:eastAsia="ru-RU"/>
                </w:rPr>
                <w:delText>7</w:delText>
              </w:r>
            </w:del>
            <w:r w:rsidR="00450F2B">
              <w:rPr>
                <w:rFonts w:ascii="Times New Roman" w:eastAsia="Century Schoolbook" w:hAnsi="Times New Roman" w:cs="Times New Roman"/>
                <w:color w:val="000000"/>
                <w:sz w:val="20"/>
                <w:szCs w:val="20"/>
                <w:lang w:eastAsia="ru-RU"/>
              </w:rPr>
              <w:t>. 34</w:t>
            </w:r>
          </w:p>
          <w:p w14:paraId="369E3034" w14:textId="3E988DC4" w:rsidR="00450F2B" w:rsidRPr="00450F2B" w:rsidRDefault="006F33AA" w:rsidP="00450F2B">
            <w:pPr>
              <w:pStyle w:val="a4"/>
              <w:spacing w:after="0" w:line="273" w:lineRule="exact"/>
              <w:ind w:left="346" w:right="20" w:firstLine="142"/>
              <w:rPr>
                <w:rFonts w:ascii="Times New Roman" w:eastAsia="Century Schoolbook" w:hAnsi="Times New Roman" w:cs="Times New Roman"/>
                <w:color w:val="000000"/>
                <w:sz w:val="20"/>
                <w:szCs w:val="20"/>
                <w:lang w:eastAsia="ru-RU"/>
              </w:rPr>
            </w:pPr>
            <w:ins w:id="2635" w:author="2" w:date="2021-08-31T10:55:00Z">
              <w:r>
                <w:rPr>
                  <w:rFonts w:ascii="Times New Roman" w:eastAsia="Century Schoolbook" w:hAnsi="Times New Roman" w:cs="Times New Roman"/>
                  <w:color w:val="000000"/>
                  <w:sz w:val="20"/>
                  <w:szCs w:val="20"/>
                  <w:lang w:eastAsia="ru-RU"/>
                </w:rPr>
                <w:t>4.</w:t>
              </w:r>
              <w:r w:rsidR="00450F2B" w:rsidRPr="006F33AA">
                <w:rPr>
                  <w:rFonts w:ascii="Times New Roman" w:eastAsia="Century Schoolbook" w:hAnsi="Times New Roman" w:cs="Times New Roman"/>
                  <w:color w:val="000000"/>
                  <w:sz w:val="20"/>
                  <w:szCs w:val="20"/>
                  <w:lang w:eastAsia="ru-RU"/>
                </w:rPr>
                <w:t>.</w:t>
              </w:r>
            </w:ins>
            <w:del w:id="2636" w:author="2" w:date="2021-08-31T10:55:00Z">
              <w:r w:rsidR="00450F2B">
                <w:rPr>
                  <w:rFonts w:ascii="Times New Roman" w:eastAsia="Century Schoolbook" w:hAnsi="Times New Roman" w:cs="Times New Roman"/>
                  <w:color w:val="000000"/>
                  <w:sz w:val="20"/>
                  <w:szCs w:val="20"/>
                  <w:lang w:eastAsia="ru-RU"/>
                </w:rPr>
                <w:delText>8.</w:delText>
              </w:r>
            </w:del>
            <w:r w:rsidR="00450F2B">
              <w:rPr>
                <w:rFonts w:ascii="Times New Roman" w:eastAsia="Century Schoolbook" w:hAnsi="Times New Roman" w:cs="Times New Roman"/>
                <w:color w:val="000000"/>
                <w:sz w:val="20"/>
                <w:szCs w:val="20"/>
                <w:lang w:eastAsia="ru-RU"/>
              </w:rPr>
              <w:t xml:space="preserve"> 12</w:t>
            </w:r>
          </w:p>
        </w:tc>
        <w:tc>
          <w:tcPr>
            <w:tcW w:w="567" w:type="dxa"/>
            <w:gridSpan w:val="2"/>
            <w:tcPrChange w:id="2637" w:author="2" w:date="2021-08-31T10:55:00Z">
              <w:tcPr>
                <w:tcW w:w="547" w:type="dxa"/>
              </w:tcPr>
            </w:tcPrChange>
          </w:tcPr>
          <w:p w14:paraId="6DAC048B" w14:textId="7D837FC0" w:rsidR="00450F2B" w:rsidRPr="004B35C4" w:rsidRDefault="006F33AA" w:rsidP="00450F2B">
            <w:pPr>
              <w:tabs>
                <w:tab w:val="left" w:pos="600"/>
                <w:tab w:val="left" w:pos="851"/>
              </w:tabs>
              <w:ind w:right="34" w:firstLine="142"/>
              <w:rPr>
                <w:rFonts w:ascii="Times New Roman" w:hAnsi="Times New Roman" w:cs="Times New Roman"/>
                <w:sz w:val="24"/>
                <w:szCs w:val="24"/>
                <w:lang w:val="ru"/>
              </w:rPr>
            </w:pPr>
            <w:ins w:id="2638" w:author="2" w:date="2021-08-31T10:55:00Z">
              <w:r>
                <w:rPr>
                  <w:rFonts w:ascii="Times New Roman" w:hAnsi="Times New Roman" w:cs="Times New Roman"/>
                  <w:sz w:val="24"/>
                  <w:szCs w:val="24"/>
                  <w:lang w:val="ru"/>
                </w:rPr>
                <w:t>4</w:t>
              </w:r>
            </w:ins>
            <w:del w:id="2639" w:author="2" w:date="2021-08-31T10:55:00Z">
              <w:r w:rsidR="00450F2B">
                <w:rPr>
                  <w:rFonts w:ascii="Times New Roman" w:hAnsi="Times New Roman" w:cs="Times New Roman"/>
                  <w:sz w:val="24"/>
                  <w:szCs w:val="24"/>
                  <w:lang w:val="ru"/>
                </w:rPr>
                <w:delText>8</w:delText>
              </w:r>
            </w:del>
          </w:p>
        </w:tc>
      </w:tr>
      <w:tr w:rsidR="00450F2B" w14:paraId="23A3A574" w14:textId="77777777" w:rsidTr="00911EF6">
        <w:tc>
          <w:tcPr>
            <w:tcW w:w="846" w:type="dxa"/>
            <w:tcPrChange w:id="2640" w:author="2" w:date="2021-08-31T10:55:00Z">
              <w:tcPr>
                <w:tcW w:w="846" w:type="dxa"/>
              </w:tcPr>
            </w:tcPrChange>
          </w:tcPr>
          <w:p w14:paraId="2530318B" w14:textId="6A5F5365" w:rsidR="00450F2B" w:rsidRDefault="00450F2B" w:rsidP="00450F2B">
            <w:pPr>
              <w:spacing w:after="120"/>
              <w:rPr>
                <w:rFonts w:ascii="Times New Roman" w:hAnsi="Times New Roman" w:cs="Times New Roman"/>
                <w:sz w:val="24"/>
                <w:szCs w:val="24"/>
              </w:rPr>
            </w:pPr>
          </w:p>
        </w:tc>
        <w:tc>
          <w:tcPr>
            <w:tcW w:w="1843" w:type="dxa"/>
            <w:tcPrChange w:id="2641" w:author="2" w:date="2021-08-31T10:55:00Z">
              <w:tcPr>
                <w:tcW w:w="1843" w:type="dxa"/>
              </w:tcPr>
            </w:tcPrChange>
          </w:tcPr>
          <w:p w14:paraId="44E965E8" w14:textId="77777777" w:rsidR="00450F2B" w:rsidRDefault="00450F2B" w:rsidP="00450F2B">
            <w:pPr>
              <w:spacing w:after="120"/>
              <w:rPr>
                <w:rFonts w:ascii="Times New Roman" w:hAnsi="Times New Roman" w:cs="Times New Roman"/>
                <w:sz w:val="24"/>
                <w:szCs w:val="24"/>
              </w:rPr>
            </w:pPr>
          </w:p>
        </w:tc>
        <w:tc>
          <w:tcPr>
            <w:tcW w:w="425" w:type="dxa"/>
            <w:tcPrChange w:id="2642" w:author="2" w:date="2021-08-31T10:55:00Z">
              <w:tcPr>
                <w:tcW w:w="425" w:type="dxa"/>
              </w:tcPr>
            </w:tcPrChange>
          </w:tcPr>
          <w:p w14:paraId="48F748E7" w14:textId="77777777" w:rsidR="00450F2B" w:rsidRDefault="00450F2B" w:rsidP="00450F2B">
            <w:pPr>
              <w:spacing w:after="120"/>
              <w:rPr>
                <w:rFonts w:ascii="Times New Roman" w:hAnsi="Times New Roman" w:cs="Times New Roman"/>
                <w:sz w:val="24"/>
                <w:szCs w:val="24"/>
              </w:rPr>
            </w:pPr>
          </w:p>
        </w:tc>
        <w:tc>
          <w:tcPr>
            <w:tcW w:w="392" w:type="dxa"/>
            <w:tcPrChange w:id="2643" w:author="2" w:date="2021-08-31T10:55:00Z">
              <w:tcPr>
                <w:tcW w:w="392" w:type="dxa"/>
              </w:tcPr>
            </w:tcPrChange>
          </w:tcPr>
          <w:p w14:paraId="51B494AB" w14:textId="77777777" w:rsidR="00450F2B" w:rsidRDefault="00450F2B" w:rsidP="00450F2B">
            <w:pPr>
              <w:spacing w:after="120"/>
              <w:rPr>
                <w:rFonts w:ascii="Times New Roman" w:hAnsi="Times New Roman" w:cs="Times New Roman"/>
                <w:sz w:val="24"/>
                <w:szCs w:val="24"/>
              </w:rPr>
            </w:pPr>
          </w:p>
        </w:tc>
        <w:tc>
          <w:tcPr>
            <w:tcW w:w="553" w:type="dxa"/>
            <w:tcPrChange w:id="2644" w:author="2" w:date="2021-08-31T10:55:00Z">
              <w:tcPr>
                <w:tcW w:w="553" w:type="dxa"/>
              </w:tcPr>
            </w:tcPrChange>
          </w:tcPr>
          <w:p w14:paraId="17B83A4B" w14:textId="1A9F6C9C"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2645" w:author="2" w:date="2021-08-31T10:55:00Z">
              <w:tcPr>
                <w:tcW w:w="6001" w:type="dxa"/>
              </w:tcPr>
            </w:tcPrChange>
          </w:tcPr>
          <w:p w14:paraId="2FA051E8" w14:textId="2143CB2C"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r w:rsidRPr="00450F2B">
              <w:rPr>
                <w:noProof/>
                <w:sz w:val="20"/>
                <w:szCs w:val="20"/>
                <w:lang w:eastAsia="ru-RU"/>
              </w:rPr>
              <w:drawing>
                <wp:anchor distT="0" distB="0" distL="114300" distR="114300" simplePos="0" relativeHeight="252127232" behindDoc="1" locked="0" layoutInCell="1" allowOverlap="1" wp14:anchorId="459D1037" wp14:editId="0FF41F66">
                  <wp:simplePos x="0" y="0"/>
                  <wp:positionH relativeFrom="column">
                    <wp:posOffset>2479040</wp:posOffset>
                  </wp:positionH>
                  <wp:positionV relativeFrom="paragraph">
                    <wp:posOffset>43815</wp:posOffset>
                  </wp:positionV>
                  <wp:extent cx="1130300" cy="1069975"/>
                  <wp:effectExtent l="0" t="0" r="0" b="0"/>
                  <wp:wrapTight wrapText="bothSides">
                    <wp:wrapPolygon edited="0">
                      <wp:start x="6917" y="385"/>
                      <wp:lineTo x="1820" y="2692"/>
                      <wp:lineTo x="728" y="3846"/>
                      <wp:lineTo x="0" y="15383"/>
                      <wp:lineTo x="8009" y="19613"/>
                      <wp:lineTo x="11649" y="19613"/>
                      <wp:lineTo x="11649" y="21151"/>
                      <wp:lineTo x="20751" y="21151"/>
                      <wp:lineTo x="21115" y="19613"/>
                      <wp:lineTo x="19294" y="13460"/>
                      <wp:lineTo x="19658" y="3461"/>
                      <wp:lineTo x="16018" y="1538"/>
                      <wp:lineTo x="8737" y="385"/>
                      <wp:lineTo x="6917" y="385"/>
                    </wp:wrapPolygon>
                  </wp:wrapTight>
                  <wp:docPr id="178" name="Рисунок 178" descr="https://phys-ege.sdamgia.ru/get_file?id=90263&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hys-ege.sdamgia.ru/get_file?id=90263&amp;png=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30300" cy="1069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0F2B">
              <w:rPr>
                <w:rFonts w:ascii="Times New Roman" w:eastAsia="Times New Roman" w:hAnsi="Times New Roman" w:cs="Times New Roman"/>
                <w:color w:val="000000"/>
                <w:sz w:val="20"/>
                <w:szCs w:val="20"/>
                <w:lang w:eastAsia="ru-RU"/>
              </w:rPr>
              <w:t>Конденсатор колебательного контура подключен к источнику постоянного напряжения. Графики А и Б представляют зависимость от времени </w:t>
            </w:r>
            <w:r w:rsidRPr="00450F2B">
              <w:rPr>
                <w:rFonts w:ascii="Times New Roman" w:eastAsia="Times New Roman" w:hAnsi="Times New Roman" w:cs="Times New Roman"/>
                <w:i/>
                <w:iCs/>
                <w:color w:val="000000"/>
                <w:sz w:val="20"/>
                <w:szCs w:val="20"/>
                <w:lang w:eastAsia="ru-RU"/>
              </w:rPr>
              <w:t>t</w:t>
            </w:r>
            <w:r w:rsidRPr="00450F2B">
              <w:rPr>
                <w:rFonts w:ascii="Times New Roman" w:eastAsia="Times New Roman" w:hAnsi="Times New Roman" w:cs="Times New Roman"/>
                <w:color w:val="000000"/>
                <w:sz w:val="20"/>
                <w:szCs w:val="20"/>
                <w:lang w:eastAsia="ru-RU"/>
              </w:rPr>
              <w:t> физических величин, характеризующих колебания в контуре после переведения переключателя К в положение 2 в момент </w:t>
            </w:r>
            <w:r>
              <w:rPr>
                <w:rFonts w:ascii="Times New Roman" w:eastAsia="Times New Roman" w:hAnsi="Times New Roman" w:cs="Times New Roman"/>
                <w:noProof/>
                <w:color w:val="000000"/>
                <w:sz w:val="20"/>
                <w:szCs w:val="20"/>
                <w:lang w:val="en-US" w:eastAsia="ru-RU"/>
              </w:rPr>
              <w:t>t</w:t>
            </w:r>
            <w:r w:rsidRPr="00450F2B">
              <w:rPr>
                <w:rFonts w:ascii="Times New Roman" w:eastAsia="Times New Roman" w:hAnsi="Times New Roman" w:cs="Times New Roman"/>
                <w:noProof/>
                <w:color w:val="000000"/>
                <w:sz w:val="20"/>
                <w:szCs w:val="20"/>
                <w:lang w:eastAsia="ru-RU"/>
              </w:rPr>
              <w:t>=0</w:t>
            </w:r>
          </w:p>
          <w:p w14:paraId="34730E7E" w14:textId="77777777"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Установите соответствие между графиками и физическими величинами, зависимости которых от времени эти графики могут представлять. К каждой позиции первого столбца подберите соответствующую позицию второго и запишите в таблицу выбранные цифры под соответствующими буквами.</w:t>
            </w:r>
          </w:p>
          <w:tbl>
            <w:tblPr>
              <w:tblW w:w="5455" w:type="dxa"/>
              <w:tblLayout w:type="fixed"/>
              <w:tblCellMar>
                <w:top w:w="15" w:type="dxa"/>
                <w:left w:w="15" w:type="dxa"/>
                <w:bottom w:w="15" w:type="dxa"/>
                <w:right w:w="15" w:type="dxa"/>
              </w:tblCellMar>
              <w:tblLook w:val="04A0" w:firstRow="1" w:lastRow="0" w:firstColumn="1" w:lastColumn="0" w:noHBand="0" w:noVBand="1"/>
            </w:tblPr>
            <w:tblGrid>
              <w:gridCol w:w="2552"/>
              <w:gridCol w:w="140"/>
              <w:gridCol w:w="2763"/>
            </w:tblGrid>
            <w:tr w:rsidR="00450F2B" w:rsidRPr="00450F2B" w14:paraId="6CAB9968" w14:textId="77777777" w:rsidTr="00450F2B">
              <w:trPr>
                <w:trHeight w:val="46"/>
              </w:trPr>
              <w:tc>
                <w:tcPr>
                  <w:tcW w:w="2552" w:type="dxa"/>
                  <w:tcBorders>
                    <w:top w:val="nil"/>
                    <w:left w:val="nil"/>
                    <w:bottom w:val="nil"/>
                    <w:right w:val="nil"/>
                  </w:tcBorders>
                  <w:tcMar>
                    <w:top w:w="60" w:type="dxa"/>
                    <w:left w:w="60" w:type="dxa"/>
                    <w:bottom w:w="60" w:type="dxa"/>
                    <w:right w:w="60" w:type="dxa"/>
                  </w:tcMar>
                  <w:vAlign w:val="center"/>
                  <w:hideMark/>
                </w:tcPr>
                <w:p w14:paraId="3136DD53" w14:textId="77777777" w:rsidR="00450F2B" w:rsidRPr="00450F2B" w:rsidRDefault="00450F2B" w:rsidP="00FC39F7">
                  <w:pPr>
                    <w:framePr w:hSpace="180" w:wrap="around" w:hAnchor="margin" w:y="665"/>
                    <w:spacing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ГРАФИКИ</w:t>
                  </w:r>
                </w:p>
              </w:tc>
              <w:tc>
                <w:tcPr>
                  <w:tcW w:w="140" w:type="dxa"/>
                  <w:tcBorders>
                    <w:top w:val="nil"/>
                    <w:left w:val="nil"/>
                    <w:bottom w:val="nil"/>
                    <w:right w:val="nil"/>
                  </w:tcBorders>
                  <w:tcMar>
                    <w:top w:w="60" w:type="dxa"/>
                    <w:left w:w="60" w:type="dxa"/>
                    <w:bottom w:w="60" w:type="dxa"/>
                    <w:right w:w="60" w:type="dxa"/>
                  </w:tcMar>
                  <w:vAlign w:val="center"/>
                  <w:hideMark/>
                </w:tcPr>
                <w:p w14:paraId="20D58E20"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 </w:t>
                  </w:r>
                </w:p>
              </w:tc>
              <w:tc>
                <w:tcPr>
                  <w:tcW w:w="2763" w:type="dxa"/>
                  <w:tcBorders>
                    <w:top w:val="nil"/>
                    <w:left w:val="nil"/>
                    <w:bottom w:val="nil"/>
                    <w:right w:val="nil"/>
                  </w:tcBorders>
                  <w:tcMar>
                    <w:top w:w="60" w:type="dxa"/>
                    <w:left w:w="60" w:type="dxa"/>
                    <w:bottom w:w="60" w:type="dxa"/>
                    <w:right w:w="60" w:type="dxa"/>
                  </w:tcMar>
                  <w:vAlign w:val="center"/>
                  <w:hideMark/>
                </w:tcPr>
                <w:p w14:paraId="3BBA145A" w14:textId="77777777" w:rsidR="00450F2B" w:rsidRPr="00450F2B" w:rsidRDefault="00450F2B" w:rsidP="00FC39F7">
                  <w:pPr>
                    <w:framePr w:hSpace="180" w:wrap="around" w:hAnchor="margin" w:y="665"/>
                    <w:spacing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ФИЗИЧЕСКИЕ ВЕЛИЧИНЫ</w:t>
                  </w:r>
                </w:p>
              </w:tc>
            </w:tr>
            <w:tr w:rsidR="00450F2B" w:rsidRPr="00450F2B" w14:paraId="2BF53AAB" w14:textId="77777777" w:rsidTr="00450F2B">
              <w:trPr>
                <w:trHeight w:val="2343"/>
              </w:trPr>
              <w:tc>
                <w:tcPr>
                  <w:tcW w:w="2552" w:type="dxa"/>
                  <w:tcBorders>
                    <w:top w:val="nil"/>
                    <w:left w:val="nil"/>
                    <w:bottom w:val="nil"/>
                    <w:right w:val="nil"/>
                  </w:tcBorders>
                  <w:tcMar>
                    <w:top w:w="60" w:type="dxa"/>
                    <w:left w:w="60" w:type="dxa"/>
                    <w:bottom w:w="60" w:type="dxa"/>
                    <w:right w:w="60" w:type="dxa"/>
                  </w:tcMar>
                  <w:hideMark/>
                </w:tcPr>
                <w:p w14:paraId="0E292D62" w14:textId="77777777"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lastRenderedPageBreak/>
                    <w:t>А)</w:t>
                  </w:r>
                </w:p>
                <w:p w14:paraId="5CBED327" w14:textId="44EDFBB0"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noProof/>
                      <w:color w:val="000000"/>
                      <w:sz w:val="20"/>
                      <w:szCs w:val="20"/>
                      <w:lang w:eastAsia="ru-RU"/>
                    </w:rPr>
                    <w:drawing>
                      <wp:inline distT="0" distB="0" distL="0" distR="0" wp14:anchorId="774FC5EB" wp14:editId="58753359">
                        <wp:extent cx="1066800" cy="750570"/>
                        <wp:effectExtent l="0" t="0" r="0" b="0"/>
                        <wp:docPr id="180" name="Рисунок 180" descr="https://phys-ege.sdamgia.ru/get_file?id=90202&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s://phys-ege.sdamgia.ru/get_file?id=90202&amp;png=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78924" cy="759100"/>
                                </a:xfrm>
                                <a:prstGeom prst="rect">
                                  <a:avLst/>
                                </a:prstGeom>
                                <a:noFill/>
                                <a:ln>
                                  <a:noFill/>
                                </a:ln>
                              </pic:spPr>
                            </pic:pic>
                          </a:graphicData>
                        </a:graphic>
                      </wp:inline>
                    </w:drawing>
                  </w:r>
                </w:p>
                <w:p w14:paraId="1FB7751B" w14:textId="77777777"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Б)</w:t>
                  </w:r>
                </w:p>
                <w:p w14:paraId="5C1462E6" w14:textId="00FC62E7"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noProof/>
                      <w:color w:val="000000"/>
                      <w:sz w:val="20"/>
                      <w:szCs w:val="20"/>
                      <w:lang w:eastAsia="ru-RU"/>
                    </w:rPr>
                    <w:drawing>
                      <wp:inline distT="0" distB="0" distL="0" distR="0" wp14:anchorId="4A68CABF" wp14:editId="31740584">
                        <wp:extent cx="1037167" cy="533400"/>
                        <wp:effectExtent l="0" t="0" r="0" b="0"/>
                        <wp:docPr id="179" name="Рисунок 179" descr="https://phys-ege.sdamgia.ru/get_file?id=90203&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s://phys-ege.sdamgia.ru/get_file?id=90203&amp;png=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40885" cy="535312"/>
                                </a:xfrm>
                                <a:prstGeom prst="rect">
                                  <a:avLst/>
                                </a:prstGeom>
                                <a:noFill/>
                                <a:ln>
                                  <a:noFill/>
                                </a:ln>
                              </pic:spPr>
                            </pic:pic>
                          </a:graphicData>
                        </a:graphic>
                      </wp:inline>
                    </w:drawing>
                  </w:r>
                </w:p>
              </w:tc>
              <w:tc>
                <w:tcPr>
                  <w:tcW w:w="140" w:type="dxa"/>
                  <w:tcBorders>
                    <w:top w:val="nil"/>
                    <w:left w:val="nil"/>
                    <w:bottom w:val="nil"/>
                    <w:right w:val="nil"/>
                  </w:tcBorders>
                  <w:tcMar>
                    <w:top w:w="60" w:type="dxa"/>
                    <w:left w:w="60" w:type="dxa"/>
                    <w:bottom w:w="60" w:type="dxa"/>
                    <w:right w:w="60" w:type="dxa"/>
                  </w:tcMar>
                  <w:vAlign w:val="center"/>
                  <w:hideMark/>
                </w:tcPr>
                <w:p w14:paraId="15230672" w14:textId="77777777" w:rsidR="00450F2B" w:rsidRPr="00450F2B" w:rsidRDefault="00450F2B" w:rsidP="00FC39F7">
                  <w:pPr>
                    <w:framePr w:hSpace="180" w:wrap="around" w:hAnchor="margin" w:y="665"/>
                    <w:spacing w:before="75"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 </w:t>
                  </w:r>
                </w:p>
              </w:tc>
              <w:tc>
                <w:tcPr>
                  <w:tcW w:w="2763" w:type="dxa"/>
                  <w:tcBorders>
                    <w:top w:val="nil"/>
                    <w:left w:val="nil"/>
                    <w:bottom w:val="nil"/>
                    <w:right w:val="nil"/>
                  </w:tcBorders>
                  <w:tcMar>
                    <w:top w:w="60" w:type="dxa"/>
                    <w:left w:w="60" w:type="dxa"/>
                    <w:bottom w:w="60" w:type="dxa"/>
                    <w:right w:w="60" w:type="dxa"/>
                  </w:tcMar>
                  <w:hideMark/>
                </w:tcPr>
                <w:p w14:paraId="7BBB04AC"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1) Заряд левой обкладки конденсатора</w:t>
                  </w:r>
                </w:p>
                <w:p w14:paraId="50AF42B4"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2) Сила тока в катушке</w:t>
                  </w:r>
                </w:p>
                <w:p w14:paraId="6E9ED5EB"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3) Энергия электрического поля конденсатора</w:t>
                  </w:r>
                </w:p>
                <w:p w14:paraId="5E81931A"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4) Индуктивность катушки</w:t>
                  </w:r>
                </w:p>
              </w:tc>
            </w:tr>
          </w:tbl>
          <w:p w14:paraId="11A0FE61" w14:textId="77777777"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2646" w:author="2" w:date="2021-08-31T10:55:00Z">
              <w:tcPr>
                <w:tcW w:w="4839" w:type="dxa"/>
              </w:tcPr>
            </w:tcPrChange>
          </w:tcPr>
          <w:p w14:paraId="424C6028" w14:textId="77777777" w:rsidR="00450F2B" w:rsidRDefault="00450F2B" w:rsidP="0012270D">
            <w:pPr>
              <w:pStyle w:val="a4"/>
              <w:numPr>
                <w:ilvl w:val="7"/>
                <w:numId w:val="25"/>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lastRenderedPageBreak/>
              <w:t xml:space="preserve">  13</w:t>
            </w:r>
          </w:p>
          <w:p w14:paraId="7BF429AC" w14:textId="77777777" w:rsidR="00450F2B" w:rsidRDefault="00450F2B" w:rsidP="0012270D">
            <w:pPr>
              <w:pStyle w:val="a4"/>
              <w:numPr>
                <w:ilvl w:val="7"/>
                <w:numId w:val="25"/>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 xml:space="preserve">  43</w:t>
            </w:r>
          </w:p>
          <w:p w14:paraId="60EF949B" w14:textId="77777777" w:rsidR="00450F2B" w:rsidRDefault="00450F2B" w:rsidP="0012270D">
            <w:pPr>
              <w:pStyle w:val="a4"/>
              <w:numPr>
                <w:ilvl w:val="7"/>
                <w:numId w:val="25"/>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 xml:space="preserve">  14</w:t>
            </w:r>
          </w:p>
          <w:p w14:paraId="684B8C61" w14:textId="09DC7BF1" w:rsidR="00450F2B" w:rsidRPr="00450F2B" w:rsidRDefault="00450F2B" w:rsidP="0012270D">
            <w:pPr>
              <w:pStyle w:val="a4"/>
              <w:numPr>
                <w:ilvl w:val="7"/>
                <w:numId w:val="25"/>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 xml:space="preserve">  23</w:t>
            </w:r>
          </w:p>
        </w:tc>
        <w:tc>
          <w:tcPr>
            <w:tcW w:w="567" w:type="dxa"/>
            <w:gridSpan w:val="2"/>
            <w:tcPrChange w:id="2647" w:author="2" w:date="2021-08-31T10:55:00Z">
              <w:tcPr>
                <w:tcW w:w="547" w:type="dxa"/>
              </w:tcPr>
            </w:tcPrChange>
          </w:tcPr>
          <w:p w14:paraId="35554778" w14:textId="6A8B7F20" w:rsidR="00450F2B" w:rsidRPr="004B35C4" w:rsidRDefault="00450F2B" w:rsidP="00450F2B">
            <w:pPr>
              <w:tabs>
                <w:tab w:val="left" w:pos="600"/>
                <w:tab w:val="left" w:pos="851"/>
              </w:tabs>
              <w:ind w:right="34" w:firstLine="142"/>
              <w:rPr>
                <w:rFonts w:ascii="Times New Roman" w:hAnsi="Times New Roman" w:cs="Times New Roman"/>
                <w:sz w:val="24"/>
                <w:szCs w:val="24"/>
                <w:lang w:val="ru"/>
              </w:rPr>
            </w:pPr>
            <w:r>
              <w:rPr>
                <w:rFonts w:ascii="Times New Roman" w:hAnsi="Times New Roman" w:cs="Times New Roman"/>
                <w:sz w:val="24"/>
                <w:szCs w:val="24"/>
                <w:lang w:val="ru"/>
              </w:rPr>
              <w:t>3</w:t>
            </w:r>
          </w:p>
        </w:tc>
      </w:tr>
      <w:tr w:rsidR="00450F2B" w14:paraId="0FC54A3D" w14:textId="77777777" w:rsidTr="00911EF6">
        <w:trPr>
          <w:trHeight w:val="5689"/>
          <w:trPrChange w:id="2648" w:author="2" w:date="2021-08-31T10:55:00Z">
            <w:trPr>
              <w:trHeight w:val="5689"/>
            </w:trPr>
          </w:trPrChange>
        </w:trPr>
        <w:tc>
          <w:tcPr>
            <w:tcW w:w="846" w:type="dxa"/>
            <w:tcPrChange w:id="2649" w:author="2" w:date="2021-08-31T10:55:00Z">
              <w:tcPr>
                <w:tcW w:w="846" w:type="dxa"/>
              </w:tcPr>
            </w:tcPrChange>
          </w:tcPr>
          <w:p w14:paraId="111D66EF" w14:textId="6224F884" w:rsidR="00450F2B" w:rsidRDefault="00450F2B" w:rsidP="00450F2B">
            <w:pPr>
              <w:spacing w:after="120"/>
              <w:rPr>
                <w:rFonts w:ascii="Times New Roman" w:hAnsi="Times New Roman" w:cs="Times New Roman"/>
                <w:sz w:val="24"/>
                <w:szCs w:val="24"/>
              </w:rPr>
            </w:pPr>
          </w:p>
        </w:tc>
        <w:tc>
          <w:tcPr>
            <w:tcW w:w="1843" w:type="dxa"/>
            <w:tcPrChange w:id="2650" w:author="2" w:date="2021-08-31T10:55:00Z">
              <w:tcPr>
                <w:tcW w:w="1843" w:type="dxa"/>
              </w:tcPr>
            </w:tcPrChange>
          </w:tcPr>
          <w:p w14:paraId="3002984C" w14:textId="77777777" w:rsidR="00450F2B" w:rsidRDefault="00450F2B" w:rsidP="00450F2B">
            <w:pPr>
              <w:spacing w:after="120"/>
              <w:rPr>
                <w:rFonts w:ascii="Times New Roman" w:hAnsi="Times New Roman" w:cs="Times New Roman"/>
                <w:sz w:val="24"/>
                <w:szCs w:val="24"/>
              </w:rPr>
            </w:pPr>
          </w:p>
        </w:tc>
        <w:tc>
          <w:tcPr>
            <w:tcW w:w="425" w:type="dxa"/>
            <w:tcPrChange w:id="2651" w:author="2" w:date="2021-08-31T10:55:00Z">
              <w:tcPr>
                <w:tcW w:w="425" w:type="dxa"/>
              </w:tcPr>
            </w:tcPrChange>
          </w:tcPr>
          <w:p w14:paraId="6E995B4C" w14:textId="77777777" w:rsidR="00450F2B" w:rsidRDefault="00450F2B" w:rsidP="00450F2B">
            <w:pPr>
              <w:spacing w:after="120"/>
              <w:rPr>
                <w:rFonts w:ascii="Times New Roman" w:hAnsi="Times New Roman" w:cs="Times New Roman"/>
                <w:sz w:val="24"/>
                <w:szCs w:val="24"/>
              </w:rPr>
            </w:pPr>
          </w:p>
        </w:tc>
        <w:tc>
          <w:tcPr>
            <w:tcW w:w="392" w:type="dxa"/>
            <w:tcPrChange w:id="2652" w:author="2" w:date="2021-08-31T10:55:00Z">
              <w:tcPr>
                <w:tcW w:w="392" w:type="dxa"/>
              </w:tcPr>
            </w:tcPrChange>
          </w:tcPr>
          <w:p w14:paraId="0C505B96" w14:textId="77777777" w:rsidR="00450F2B" w:rsidRDefault="00450F2B" w:rsidP="00450F2B">
            <w:pPr>
              <w:spacing w:after="120"/>
              <w:rPr>
                <w:rFonts w:ascii="Times New Roman" w:hAnsi="Times New Roman" w:cs="Times New Roman"/>
                <w:sz w:val="24"/>
                <w:szCs w:val="24"/>
              </w:rPr>
            </w:pPr>
          </w:p>
        </w:tc>
        <w:tc>
          <w:tcPr>
            <w:tcW w:w="553" w:type="dxa"/>
            <w:tcPrChange w:id="2653" w:author="2" w:date="2021-08-31T10:55:00Z">
              <w:tcPr>
                <w:tcW w:w="553" w:type="dxa"/>
              </w:tcPr>
            </w:tcPrChange>
          </w:tcPr>
          <w:p w14:paraId="01D64F68" w14:textId="71164DBF"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2654" w:author="2" w:date="2021-08-31T10:55:00Z">
              <w:tcPr>
                <w:tcW w:w="6001" w:type="dxa"/>
              </w:tcPr>
            </w:tcPrChange>
          </w:tcPr>
          <w:p w14:paraId="523B237D" w14:textId="3A4B4A32" w:rsidR="00450F2B" w:rsidRPr="00450F2B" w:rsidRDefault="00450F2B" w:rsidP="00450F2B">
            <w:pPr>
              <w:ind w:firstLine="375"/>
              <w:jc w:val="both"/>
              <w:rPr>
                <w:rFonts w:ascii="Times New Roman" w:hAnsi="Times New Roman" w:cs="Times New Roman"/>
                <w:color w:val="000000"/>
                <w:sz w:val="20"/>
                <w:szCs w:val="20"/>
              </w:rPr>
            </w:pPr>
            <w:r w:rsidRPr="00450F2B">
              <w:rPr>
                <w:noProof/>
                <w:sz w:val="20"/>
                <w:szCs w:val="20"/>
                <w:lang w:eastAsia="ru-RU"/>
              </w:rPr>
              <w:drawing>
                <wp:anchor distT="0" distB="0" distL="114300" distR="114300" simplePos="0" relativeHeight="252128256" behindDoc="1" locked="0" layoutInCell="1" allowOverlap="1" wp14:anchorId="7F7FB634" wp14:editId="3879BCEE">
                  <wp:simplePos x="0" y="0"/>
                  <wp:positionH relativeFrom="column">
                    <wp:posOffset>2785096</wp:posOffset>
                  </wp:positionH>
                  <wp:positionV relativeFrom="paragraph">
                    <wp:posOffset>1</wp:posOffset>
                  </wp:positionV>
                  <wp:extent cx="867423" cy="1117600"/>
                  <wp:effectExtent l="0" t="0" r="8890" b="6350"/>
                  <wp:wrapTight wrapText="bothSides">
                    <wp:wrapPolygon edited="0">
                      <wp:start x="474" y="0"/>
                      <wp:lineTo x="0" y="18409"/>
                      <wp:lineTo x="4744" y="20618"/>
                      <wp:lineTo x="5218" y="21355"/>
                      <wp:lineTo x="20873" y="21355"/>
                      <wp:lineTo x="21347" y="19882"/>
                      <wp:lineTo x="19449" y="19145"/>
                      <wp:lineTo x="17078" y="18409"/>
                      <wp:lineTo x="18975" y="9205"/>
                      <wp:lineTo x="17552" y="6627"/>
                      <wp:lineTo x="20873" y="4418"/>
                      <wp:lineTo x="20873" y="3682"/>
                      <wp:lineTo x="17078" y="0"/>
                      <wp:lineTo x="474" y="0"/>
                    </wp:wrapPolygon>
                  </wp:wrapTight>
                  <wp:docPr id="181" name="Рисунок 181" descr="https://phys-ege.sdamgia.ru/get_file?id=90248&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hys-ege.sdamgia.ru/get_file?id=90248&amp;png=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67929" cy="1118252"/>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0F2B">
              <w:rPr>
                <w:rFonts w:ascii="Times New Roman" w:hAnsi="Times New Roman" w:cs="Times New Roman"/>
                <w:color w:val="000000"/>
                <w:sz w:val="20"/>
                <w:szCs w:val="20"/>
              </w:rPr>
              <w:t>Перекидной ключ находится в положении 1 в течение долгого времени. Далее ключ переключают в положение 2 и начинают наблюдение за возникшими колебаниями. Установите соответствие между графиками и физическими величинами, зависимости которых от времени эти графики могут отражать.</w:t>
            </w:r>
          </w:p>
          <w:tbl>
            <w:tblPr>
              <w:tblW w:w="5529" w:type="dxa"/>
              <w:tblLayout w:type="fixed"/>
              <w:tblCellMar>
                <w:top w:w="15" w:type="dxa"/>
                <w:left w:w="15" w:type="dxa"/>
                <w:bottom w:w="15" w:type="dxa"/>
                <w:right w:w="15" w:type="dxa"/>
              </w:tblCellMar>
              <w:tblLook w:val="04A0" w:firstRow="1" w:lastRow="0" w:firstColumn="1" w:lastColumn="0" w:noHBand="0" w:noVBand="1"/>
            </w:tblPr>
            <w:tblGrid>
              <w:gridCol w:w="2694"/>
              <w:gridCol w:w="140"/>
              <w:gridCol w:w="2695"/>
            </w:tblGrid>
            <w:tr w:rsidR="00450F2B" w:rsidRPr="00450F2B" w14:paraId="701ED6E5" w14:textId="77777777" w:rsidTr="00450F2B">
              <w:trPr>
                <w:trHeight w:val="142"/>
              </w:trPr>
              <w:tc>
                <w:tcPr>
                  <w:tcW w:w="2694" w:type="dxa"/>
                  <w:tcBorders>
                    <w:top w:val="nil"/>
                    <w:left w:val="nil"/>
                    <w:bottom w:val="nil"/>
                    <w:right w:val="nil"/>
                  </w:tcBorders>
                  <w:tcMar>
                    <w:top w:w="60" w:type="dxa"/>
                    <w:left w:w="60" w:type="dxa"/>
                    <w:bottom w:w="60" w:type="dxa"/>
                    <w:right w:w="60" w:type="dxa"/>
                  </w:tcMar>
                  <w:vAlign w:val="center"/>
                  <w:hideMark/>
                </w:tcPr>
                <w:p w14:paraId="18D60A6B" w14:textId="77777777" w:rsidR="00450F2B" w:rsidRPr="00450F2B" w:rsidRDefault="00450F2B" w:rsidP="00FC39F7">
                  <w:pPr>
                    <w:framePr w:hSpace="180" w:wrap="around" w:hAnchor="margin" w:y="665"/>
                    <w:spacing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ГРАФИК</w:t>
                  </w:r>
                </w:p>
              </w:tc>
              <w:tc>
                <w:tcPr>
                  <w:tcW w:w="140" w:type="dxa"/>
                  <w:tcBorders>
                    <w:top w:val="nil"/>
                    <w:left w:val="nil"/>
                    <w:bottom w:val="nil"/>
                    <w:right w:val="nil"/>
                  </w:tcBorders>
                  <w:tcMar>
                    <w:top w:w="60" w:type="dxa"/>
                    <w:left w:w="60" w:type="dxa"/>
                    <w:bottom w:w="60" w:type="dxa"/>
                    <w:right w:w="60" w:type="dxa"/>
                  </w:tcMar>
                  <w:vAlign w:val="center"/>
                  <w:hideMark/>
                </w:tcPr>
                <w:p w14:paraId="665A646A"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 </w:t>
                  </w:r>
                </w:p>
              </w:tc>
              <w:tc>
                <w:tcPr>
                  <w:tcW w:w="2695" w:type="dxa"/>
                  <w:tcBorders>
                    <w:top w:val="nil"/>
                    <w:left w:val="nil"/>
                    <w:bottom w:val="nil"/>
                    <w:right w:val="nil"/>
                  </w:tcBorders>
                  <w:tcMar>
                    <w:top w:w="60" w:type="dxa"/>
                    <w:left w:w="60" w:type="dxa"/>
                    <w:bottom w:w="60" w:type="dxa"/>
                    <w:right w:w="60" w:type="dxa"/>
                  </w:tcMar>
                  <w:vAlign w:val="center"/>
                  <w:hideMark/>
                </w:tcPr>
                <w:p w14:paraId="34CB2388" w14:textId="77777777" w:rsidR="00450F2B" w:rsidRPr="00450F2B" w:rsidRDefault="00450F2B" w:rsidP="00FC39F7">
                  <w:pPr>
                    <w:framePr w:hSpace="180" w:wrap="around" w:hAnchor="margin" w:y="665"/>
                    <w:spacing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ФИЗИЧЕСКАЯ ВЕЛИЧИНА</w:t>
                  </w:r>
                </w:p>
              </w:tc>
            </w:tr>
            <w:tr w:rsidR="00450F2B" w:rsidRPr="00450F2B" w14:paraId="5AF8DBD4" w14:textId="77777777" w:rsidTr="00450F2B">
              <w:trPr>
                <w:trHeight w:val="2937"/>
              </w:trPr>
              <w:tc>
                <w:tcPr>
                  <w:tcW w:w="2694" w:type="dxa"/>
                  <w:tcBorders>
                    <w:top w:val="nil"/>
                    <w:left w:val="nil"/>
                    <w:bottom w:val="nil"/>
                    <w:right w:val="nil"/>
                  </w:tcBorders>
                  <w:tcMar>
                    <w:top w:w="60" w:type="dxa"/>
                    <w:left w:w="60" w:type="dxa"/>
                    <w:bottom w:w="60" w:type="dxa"/>
                    <w:right w:w="60" w:type="dxa"/>
                  </w:tcMar>
                  <w:hideMark/>
                </w:tcPr>
                <w:p w14:paraId="6A26FBC3" w14:textId="77777777"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А)</w:t>
                  </w:r>
                </w:p>
                <w:p w14:paraId="74954952" w14:textId="221403B2"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noProof/>
                      <w:color w:val="000000"/>
                      <w:sz w:val="20"/>
                      <w:szCs w:val="20"/>
                      <w:lang w:eastAsia="ru-RU"/>
                    </w:rPr>
                    <w:drawing>
                      <wp:inline distT="0" distB="0" distL="0" distR="0" wp14:anchorId="0D39F73A" wp14:editId="474692A5">
                        <wp:extent cx="1346200" cy="1021715"/>
                        <wp:effectExtent l="0" t="0" r="6350" b="6985"/>
                        <wp:docPr id="183" name="Рисунок 183" descr="https://phys-ege.sdamgia.ru/get_file?id=90250&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https://phys-ege.sdamgia.ru/get_file?id=90250&amp;png=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71641" cy="1041024"/>
                                </a:xfrm>
                                <a:prstGeom prst="rect">
                                  <a:avLst/>
                                </a:prstGeom>
                                <a:noFill/>
                                <a:ln>
                                  <a:noFill/>
                                </a:ln>
                              </pic:spPr>
                            </pic:pic>
                          </a:graphicData>
                        </a:graphic>
                      </wp:inline>
                    </w:drawing>
                  </w:r>
                </w:p>
                <w:p w14:paraId="1E2AB4B2" w14:textId="77777777"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Б)</w:t>
                  </w:r>
                </w:p>
                <w:p w14:paraId="6762C556" w14:textId="51837B03"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noProof/>
                      <w:color w:val="000000"/>
                      <w:sz w:val="20"/>
                      <w:szCs w:val="20"/>
                      <w:lang w:eastAsia="ru-RU"/>
                    </w:rPr>
                    <w:drawing>
                      <wp:inline distT="0" distB="0" distL="0" distR="0" wp14:anchorId="03CE350E" wp14:editId="5A6682FF">
                        <wp:extent cx="1289050" cy="1021715"/>
                        <wp:effectExtent l="0" t="0" r="6350" b="6985"/>
                        <wp:docPr id="182" name="Рисунок 182" descr="https://phys-ege.sdamgia.ru/get_file?id=90251&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https://phys-ege.sdamgia.ru/get_file?id=90251&amp;png=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04122" cy="1033661"/>
                                </a:xfrm>
                                <a:prstGeom prst="rect">
                                  <a:avLst/>
                                </a:prstGeom>
                                <a:noFill/>
                                <a:ln>
                                  <a:noFill/>
                                </a:ln>
                              </pic:spPr>
                            </pic:pic>
                          </a:graphicData>
                        </a:graphic>
                      </wp:inline>
                    </w:drawing>
                  </w:r>
                </w:p>
              </w:tc>
              <w:tc>
                <w:tcPr>
                  <w:tcW w:w="140" w:type="dxa"/>
                  <w:tcBorders>
                    <w:top w:val="nil"/>
                    <w:left w:val="nil"/>
                    <w:bottom w:val="nil"/>
                    <w:right w:val="nil"/>
                  </w:tcBorders>
                  <w:tcMar>
                    <w:top w:w="60" w:type="dxa"/>
                    <w:left w:w="60" w:type="dxa"/>
                    <w:bottom w:w="60" w:type="dxa"/>
                    <w:right w:w="60" w:type="dxa"/>
                  </w:tcMar>
                  <w:vAlign w:val="center"/>
                  <w:hideMark/>
                </w:tcPr>
                <w:p w14:paraId="533968AE" w14:textId="77777777" w:rsidR="00450F2B" w:rsidRPr="00450F2B" w:rsidRDefault="00450F2B" w:rsidP="00FC39F7">
                  <w:pPr>
                    <w:framePr w:hSpace="180" w:wrap="around" w:hAnchor="margin" w:y="665"/>
                    <w:spacing w:before="75"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 </w:t>
                  </w:r>
                </w:p>
              </w:tc>
              <w:tc>
                <w:tcPr>
                  <w:tcW w:w="2695" w:type="dxa"/>
                  <w:tcBorders>
                    <w:top w:val="nil"/>
                    <w:left w:val="nil"/>
                    <w:bottom w:val="nil"/>
                    <w:right w:val="nil"/>
                  </w:tcBorders>
                  <w:tcMar>
                    <w:top w:w="60" w:type="dxa"/>
                    <w:left w:w="60" w:type="dxa"/>
                    <w:bottom w:w="60" w:type="dxa"/>
                    <w:right w:w="60" w:type="dxa"/>
                  </w:tcMar>
                  <w:hideMark/>
                </w:tcPr>
                <w:p w14:paraId="5C71BF63"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1) Энергия конденсатора</w:t>
                  </w:r>
                </w:p>
                <w:p w14:paraId="12C8338D"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2) Модуль напряжения на</w:t>
                  </w:r>
                </w:p>
                <w:p w14:paraId="256E61FF"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конденсаторе</w:t>
                  </w:r>
                </w:p>
                <w:p w14:paraId="16B228D7"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3) Ток через катушку</w:t>
                  </w:r>
                </w:p>
                <w:p w14:paraId="4BD5723B"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4) Заряд левой обкладки</w:t>
                  </w:r>
                </w:p>
                <w:p w14:paraId="568C2F21"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конденсатора</w:t>
                  </w:r>
                </w:p>
              </w:tc>
            </w:tr>
          </w:tbl>
          <w:p w14:paraId="15B0E7F4" w14:textId="7AEEE81B"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2655" w:author="2" w:date="2021-08-31T10:55:00Z">
              <w:tcPr>
                <w:tcW w:w="4839" w:type="dxa"/>
              </w:tcPr>
            </w:tcPrChange>
          </w:tcPr>
          <w:p w14:paraId="4A126A54" w14:textId="77777777" w:rsidR="00450F2B" w:rsidRDefault="00450F2B" w:rsidP="0012270D">
            <w:pPr>
              <w:pStyle w:val="a4"/>
              <w:numPr>
                <w:ilvl w:val="7"/>
                <w:numId w:val="24"/>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 xml:space="preserve"> 34</w:t>
            </w:r>
          </w:p>
          <w:p w14:paraId="10B51E7A" w14:textId="77777777" w:rsidR="00450F2B" w:rsidRDefault="00450F2B" w:rsidP="0012270D">
            <w:pPr>
              <w:pStyle w:val="a4"/>
              <w:numPr>
                <w:ilvl w:val="7"/>
                <w:numId w:val="24"/>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41</w:t>
            </w:r>
          </w:p>
          <w:p w14:paraId="44BBAFC8" w14:textId="77777777" w:rsidR="00450F2B" w:rsidRDefault="00450F2B" w:rsidP="0012270D">
            <w:pPr>
              <w:pStyle w:val="a4"/>
              <w:numPr>
                <w:ilvl w:val="7"/>
                <w:numId w:val="24"/>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24</w:t>
            </w:r>
          </w:p>
          <w:p w14:paraId="3EBF44B3" w14:textId="6FFEAD10" w:rsidR="00450F2B" w:rsidRPr="00450F2B" w:rsidRDefault="00450F2B" w:rsidP="0012270D">
            <w:pPr>
              <w:pStyle w:val="a4"/>
              <w:numPr>
                <w:ilvl w:val="7"/>
                <w:numId w:val="24"/>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42</w:t>
            </w:r>
          </w:p>
        </w:tc>
        <w:tc>
          <w:tcPr>
            <w:tcW w:w="567" w:type="dxa"/>
            <w:gridSpan w:val="2"/>
            <w:tcPrChange w:id="2656" w:author="2" w:date="2021-08-31T10:55:00Z">
              <w:tcPr>
                <w:tcW w:w="547" w:type="dxa"/>
              </w:tcPr>
            </w:tcPrChange>
          </w:tcPr>
          <w:p w14:paraId="4ABB5554" w14:textId="18422372" w:rsidR="00450F2B" w:rsidRPr="004B35C4" w:rsidRDefault="00450F2B" w:rsidP="00450F2B">
            <w:pPr>
              <w:tabs>
                <w:tab w:val="left" w:pos="600"/>
                <w:tab w:val="left" w:pos="851"/>
              </w:tabs>
              <w:ind w:right="34" w:firstLine="142"/>
              <w:rPr>
                <w:rFonts w:ascii="Times New Roman" w:hAnsi="Times New Roman" w:cs="Times New Roman"/>
                <w:sz w:val="24"/>
                <w:szCs w:val="24"/>
                <w:lang w:val="ru"/>
              </w:rPr>
            </w:pPr>
            <w:r>
              <w:rPr>
                <w:rFonts w:ascii="Times New Roman" w:hAnsi="Times New Roman" w:cs="Times New Roman"/>
                <w:sz w:val="24"/>
                <w:szCs w:val="24"/>
                <w:lang w:val="ru"/>
              </w:rPr>
              <w:t>2</w:t>
            </w:r>
          </w:p>
        </w:tc>
      </w:tr>
      <w:tr w:rsidR="00450F2B" w14:paraId="3B258F3A" w14:textId="77777777" w:rsidTr="00911EF6">
        <w:tc>
          <w:tcPr>
            <w:tcW w:w="846" w:type="dxa"/>
            <w:tcPrChange w:id="2657" w:author="2" w:date="2021-08-31T10:55:00Z">
              <w:tcPr>
                <w:tcW w:w="846" w:type="dxa"/>
              </w:tcPr>
            </w:tcPrChange>
          </w:tcPr>
          <w:p w14:paraId="49C377ED" w14:textId="6F5376BA" w:rsidR="00450F2B" w:rsidRDefault="00450F2B" w:rsidP="00450F2B">
            <w:pPr>
              <w:spacing w:after="120"/>
              <w:rPr>
                <w:rFonts w:ascii="Times New Roman" w:hAnsi="Times New Roman" w:cs="Times New Roman"/>
                <w:sz w:val="24"/>
                <w:szCs w:val="24"/>
              </w:rPr>
            </w:pPr>
          </w:p>
        </w:tc>
        <w:tc>
          <w:tcPr>
            <w:tcW w:w="1843" w:type="dxa"/>
            <w:tcPrChange w:id="2658" w:author="2" w:date="2021-08-31T10:55:00Z">
              <w:tcPr>
                <w:tcW w:w="1843" w:type="dxa"/>
              </w:tcPr>
            </w:tcPrChange>
          </w:tcPr>
          <w:p w14:paraId="6ADCA29A" w14:textId="77777777" w:rsidR="00450F2B" w:rsidRDefault="00450F2B" w:rsidP="00450F2B">
            <w:pPr>
              <w:spacing w:after="120"/>
              <w:rPr>
                <w:rFonts w:ascii="Times New Roman" w:hAnsi="Times New Roman" w:cs="Times New Roman"/>
                <w:sz w:val="24"/>
                <w:szCs w:val="24"/>
              </w:rPr>
            </w:pPr>
          </w:p>
        </w:tc>
        <w:tc>
          <w:tcPr>
            <w:tcW w:w="425" w:type="dxa"/>
            <w:tcPrChange w:id="2659" w:author="2" w:date="2021-08-31T10:55:00Z">
              <w:tcPr>
                <w:tcW w:w="425" w:type="dxa"/>
              </w:tcPr>
            </w:tcPrChange>
          </w:tcPr>
          <w:p w14:paraId="2D56D02E" w14:textId="77777777" w:rsidR="00450F2B" w:rsidRDefault="00450F2B" w:rsidP="00450F2B">
            <w:pPr>
              <w:spacing w:after="120"/>
              <w:rPr>
                <w:rFonts w:ascii="Times New Roman" w:hAnsi="Times New Roman" w:cs="Times New Roman"/>
                <w:sz w:val="24"/>
                <w:szCs w:val="24"/>
              </w:rPr>
            </w:pPr>
          </w:p>
        </w:tc>
        <w:tc>
          <w:tcPr>
            <w:tcW w:w="392" w:type="dxa"/>
            <w:tcPrChange w:id="2660" w:author="2" w:date="2021-08-31T10:55:00Z">
              <w:tcPr>
                <w:tcW w:w="392" w:type="dxa"/>
              </w:tcPr>
            </w:tcPrChange>
          </w:tcPr>
          <w:p w14:paraId="767D2D47" w14:textId="77777777" w:rsidR="00450F2B" w:rsidRDefault="00450F2B" w:rsidP="00450F2B">
            <w:pPr>
              <w:spacing w:after="120"/>
              <w:rPr>
                <w:rFonts w:ascii="Times New Roman" w:hAnsi="Times New Roman" w:cs="Times New Roman"/>
                <w:sz w:val="24"/>
                <w:szCs w:val="24"/>
              </w:rPr>
            </w:pPr>
          </w:p>
        </w:tc>
        <w:tc>
          <w:tcPr>
            <w:tcW w:w="553" w:type="dxa"/>
            <w:tcPrChange w:id="2661" w:author="2" w:date="2021-08-31T10:55:00Z">
              <w:tcPr>
                <w:tcW w:w="553" w:type="dxa"/>
              </w:tcPr>
            </w:tcPrChange>
          </w:tcPr>
          <w:p w14:paraId="3B3F0251" w14:textId="7FB1979D"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2662" w:author="2" w:date="2021-08-31T10:55:00Z">
              <w:tcPr>
                <w:tcW w:w="6001" w:type="dxa"/>
              </w:tcPr>
            </w:tcPrChange>
          </w:tcPr>
          <w:p w14:paraId="728F7BAB" w14:textId="2AACC145" w:rsidR="00450F2B" w:rsidRDefault="00B5115D" w:rsidP="00450F2B">
            <w:pPr>
              <w:ind w:firstLine="375"/>
              <w:jc w:val="both"/>
              <w:rPr>
                <w:rFonts w:ascii="Times New Roman" w:hAnsi="Times New Roman" w:cs="Times New Roman"/>
                <w:color w:val="000000"/>
                <w:sz w:val="20"/>
                <w:szCs w:val="20"/>
              </w:rPr>
            </w:pPr>
            <w:ins w:id="2663" w:author="2" w:date="2021-08-31T10:55:00Z">
              <w:r>
                <w:rPr>
                  <w:noProof/>
                </w:rPr>
                <w:object w:dxaOrig="1440" w:dyaOrig="1440" w14:anchorId="38C8EA01">
                  <v:shape id="_x0000_s1061" type="#_x0000_t75" style="position:absolute;left:0;text-align:left;margin-left:221.35pt;margin-top:9.8pt;width:59.5pt;height:67.5pt;z-index:252206080;mso-position-horizontal-relative:text;mso-position-vertical-relative:text" wrapcoords="-273 0 -273 21360 21600 21360 21600 0 -273 0">
                    <v:imagedata r:id="rId90" o:title=""/>
                    <w10:wrap type="tight"/>
                  </v:shape>
                  <o:OLEObject Type="Embed" ProgID="PBrush" ShapeID="_x0000_s1061" DrawAspect="Content" ObjectID="_1691913055" r:id="rId91"/>
                </w:object>
              </w:r>
            </w:ins>
            <w:del w:id="2664" w:author="2" w:date="2021-08-31T10:55:00Z">
              <w:r w:rsidR="00013783">
                <w:rPr>
                  <w:noProof/>
                </w:rPr>
                <w:object w:dxaOrig="1440" w:dyaOrig="1440" w14:anchorId="7BDFED48">
                  <v:shape id="_x0000_s1058" type="#_x0000_t75" style="position:absolute;left:0;text-align:left;margin-left:221.35pt;margin-top:9.8pt;width:59.5pt;height:67.5pt;z-index:252130304;mso-position-horizontal-relative:text;mso-position-vertical-relative:text;mso-width-relative:page;mso-height-relative:page" wrapcoords="-273 0 -273 21360 21600 21360 21600 0 -273 0">
                    <v:imagedata r:id="rId90" o:title=""/>
                    <w10:wrap type="tight"/>
                  </v:shape>
                  <o:OLEObject Type="Embed" ProgID="PBrush" ShapeID="_x0000_s1058" DrawAspect="Content" ObjectID="_1691913052" r:id="rId92"/>
                </w:object>
              </w:r>
            </w:del>
            <w:r w:rsidR="00450F2B" w:rsidRPr="00450F2B">
              <w:rPr>
                <w:rFonts w:ascii="Times New Roman" w:hAnsi="Times New Roman" w:cs="Times New Roman"/>
                <w:color w:val="000000"/>
                <w:sz w:val="20"/>
                <w:szCs w:val="20"/>
              </w:rPr>
              <w:t>Перекидной ключ находится в положении 1 в течение долгого времени. Далее ключ переключают в положение 2 и начинают наблюдение за возникшими колебаниями. Установите соответствие между графиками и физическими величинами, зависимости которых от времени эти графики могут отражать</w:t>
            </w:r>
          </w:p>
          <w:p w14:paraId="05884B35" w14:textId="3A7ECD1C" w:rsidR="00450F2B" w:rsidRDefault="00450F2B" w:rsidP="00450F2B">
            <w:pPr>
              <w:ind w:firstLine="375"/>
              <w:jc w:val="both"/>
              <w:rPr>
                <w:rFonts w:ascii="Times New Roman" w:hAnsi="Times New Roman" w:cs="Times New Roman"/>
                <w:color w:val="000000"/>
                <w:sz w:val="20"/>
                <w:szCs w:val="20"/>
              </w:rPr>
            </w:pPr>
          </w:p>
          <w:tbl>
            <w:tblPr>
              <w:tblW w:w="5529" w:type="dxa"/>
              <w:tblLayout w:type="fixed"/>
              <w:tblCellMar>
                <w:top w:w="15" w:type="dxa"/>
                <w:left w:w="15" w:type="dxa"/>
                <w:bottom w:w="15" w:type="dxa"/>
                <w:right w:w="15" w:type="dxa"/>
              </w:tblCellMar>
              <w:tblLook w:val="04A0" w:firstRow="1" w:lastRow="0" w:firstColumn="1" w:lastColumn="0" w:noHBand="0" w:noVBand="1"/>
            </w:tblPr>
            <w:tblGrid>
              <w:gridCol w:w="2694"/>
              <w:gridCol w:w="140"/>
              <w:gridCol w:w="2695"/>
            </w:tblGrid>
            <w:tr w:rsidR="00450F2B" w:rsidRPr="00450F2B" w14:paraId="436786E9" w14:textId="77777777" w:rsidTr="00247CE1">
              <w:trPr>
                <w:trHeight w:val="142"/>
              </w:trPr>
              <w:tc>
                <w:tcPr>
                  <w:tcW w:w="2694" w:type="dxa"/>
                  <w:tcBorders>
                    <w:top w:val="nil"/>
                    <w:left w:val="nil"/>
                    <w:bottom w:val="nil"/>
                    <w:right w:val="nil"/>
                  </w:tcBorders>
                  <w:tcMar>
                    <w:top w:w="60" w:type="dxa"/>
                    <w:left w:w="60" w:type="dxa"/>
                    <w:bottom w:w="60" w:type="dxa"/>
                    <w:right w:w="60" w:type="dxa"/>
                  </w:tcMar>
                  <w:vAlign w:val="center"/>
                  <w:hideMark/>
                </w:tcPr>
                <w:p w14:paraId="293EB63B" w14:textId="77777777" w:rsidR="00450F2B" w:rsidRPr="00450F2B" w:rsidRDefault="00450F2B" w:rsidP="00FC39F7">
                  <w:pPr>
                    <w:framePr w:hSpace="180" w:wrap="around" w:hAnchor="margin" w:y="665"/>
                    <w:spacing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ГРАФИК</w:t>
                  </w:r>
                </w:p>
              </w:tc>
              <w:tc>
                <w:tcPr>
                  <w:tcW w:w="140" w:type="dxa"/>
                  <w:tcBorders>
                    <w:top w:val="nil"/>
                    <w:left w:val="nil"/>
                    <w:bottom w:val="nil"/>
                    <w:right w:val="nil"/>
                  </w:tcBorders>
                  <w:tcMar>
                    <w:top w:w="60" w:type="dxa"/>
                    <w:left w:w="60" w:type="dxa"/>
                    <w:bottom w:w="60" w:type="dxa"/>
                    <w:right w:w="60" w:type="dxa"/>
                  </w:tcMar>
                  <w:vAlign w:val="center"/>
                  <w:hideMark/>
                </w:tcPr>
                <w:p w14:paraId="65E1ACF4"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 </w:t>
                  </w:r>
                </w:p>
              </w:tc>
              <w:tc>
                <w:tcPr>
                  <w:tcW w:w="2695" w:type="dxa"/>
                  <w:tcBorders>
                    <w:top w:val="nil"/>
                    <w:left w:val="nil"/>
                    <w:bottom w:val="nil"/>
                    <w:right w:val="nil"/>
                  </w:tcBorders>
                  <w:tcMar>
                    <w:top w:w="60" w:type="dxa"/>
                    <w:left w:w="60" w:type="dxa"/>
                    <w:bottom w:w="60" w:type="dxa"/>
                    <w:right w:w="60" w:type="dxa"/>
                  </w:tcMar>
                  <w:vAlign w:val="center"/>
                  <w:hideMark/>
                </w:tcPr>
                <w:p w14:paraId="1DB4FD56" w14:textId="77777777" w:rsidR="00450F2B" w:rsidRPr="00450F2B" w:rsidRDefault="00450F2B" w:rsidP="00FC39F7">
                  <w:pPr>
                    <w:framePr w:hSpace="180" w:wrap="around" w:hAnchor="margin" w:y="665"/>
                    <w:spacing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ФИЗИЧЕСКАЯ ВЕЛИЧИНА</w:t>
                  </w:r>
                </w:p>
              </w:tc>
            </w:tr>
            <w:tr w:rsidR="00450F2B" w:rsidRPr="00450F2B" w14:paraId="746ABE9A" w14:textId="77777777" w:rsidTr="00247CE1">
              <w:trPr>
                <w:trHeight w:val="2937"/>
              </w:trPr>
              <w:tc>
                <w:tcPr>
                  <w:tcW w:w="2694" w:type="dxa"/>
                  <w:tcBorders>
                    <w:top w:val="nil"/>
                    <w:left w:val="nil"/>
                    <w:bottom w:val="nil"/>
                    <w:right w:val="nil"/>
                  </w:tcBorders>
                  <w:tcMar>
                    <w:top w:w="60" w:type="dxa"/>
                    <w:left w:w="60" w:type="dxa"/>
                    <w:bottom w:w="60" w:type="dxa"/>
                    <w:right w:w="60" w:type="dxa"/>
                  </w:tcMar>
                  <w:hideMark/>
                </w:tcPr>
                <w:p w14:paraId="75AF7B19" w14:textId="77777777"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А)</w:t>
                  </w:r>
                </w:p>
                <w:p w14:paraId="681261D8" w14:textId="77777777"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noProof/>
                      <w:color w:val="000000"/>
                      <w:sz w:val="20"/>
                      <w:szCs w:val="20"/>
                      <w:lang w:eastAsia="ru-RU"/>
                    </w:rPr>
                    <w:drawing>
                      <wp:inline distT="0" distB="0" distL="0" distR="0" wp14:anchorId="3E1F0026" wp14:editId="46558DE4">
                        <wp:extent cx="1346200" cy="1021715"/>
                        <wp:effectExtent l="0" t="0" r="6350" b="6985"/>
                        <wp:docPr id="184" name="Рисунок 184" descr="https://phys-ege.sdamgia.ru/get_file?id=90250&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https://phys-ege.sdamgia.ru/get_file?id=90250&amp;png=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71641" cy="1041024"/>
                                </a:xfrm>
                                <a:prstGeom prst="rect">
                                  <a:avLst/>
                                </a:prstGeom>
                                <a:noFill/>
                                <a:ln>
                                  <a:noFill/>
                                </a:ln>
                              </pic:spPr>
                            </pic:pic>
                          </a:graphicData>
                        </a:graphic>
                      </wp:inline>
                    </w:drawing>
                  </w:r>
                </w:p>
                <w:p w14:paraId="24408DBD" w14:textId="77777777"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Б)</w:t>
                  </w:r>
                </w:p>
                <w:p w14:paraId="5B8A3F36" w14:textId="77777777"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noProof/>
                      <w:color w:val="000000"/>
                      <w:sz w:val="20"/>
                      <w:szCs w:val="20"/>
                      <w:lang w:eastAsia="ru-RU"/>
                    </w:rPr>
                    <w:drawing>
                      <wp:inline distT="0" distB="0" distL="0" distR="0" wp14:anchorId="5B3146BB" wp14:editId="0C736B26">
                        <wp:extent cx="1289050" cy="1021715"/>
                        <wp:effectExtent l="0" t="0" r="6350" b="6985"/>
                        <wp:docPr id="185" name="Рисунок 185" descr="https://phys-ege.sdamgia.ru/get_file?id=90251&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https://phys-ege.sdamgia.ru/get_file?id=90251&amp;png=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04122" cy="1033661"/>
                                </a:xfrm>
                                <a:prstGeom prst="rect">
                                  <a:avLst/>
                                </a:prstGeom>
                                <a:noFill/>
                                <a:ln>
                                  <a:noFill/>
                                </a:ln>
                              </pic:spPr>
                            </pic:pic>
                          </a:graphicData>
                        </a:graphic>
                      </wp:inline>
                    </w:drawing>
                  </w:r>
                </w:p>
              </w:tc>
              <w:tc>
                <w:tcPr>
                  <w:tcW w:w="140" w:type="dxa"/>
                  <w:tcBorders>
                    <w:top w:val="nil"/>
                    <w:left w:val="nil"/>
                    <w:bottom w:val="nil"/>
                    <w:right w:val="nil"/>
                  </w:tcBorders>
                  <w:tcMar>
                    <w:top w:w="60" w:type="dxa"/>
                    <w:left w:w="60" w:type="dxa"/>
                    <w:bottom w:w="60" w:type="dxa"/>
                    <w:right w:w="60" w:type="dxa"/>
                  </w:tcMar>
                  <w:vAlign w:val="center"/>
                  <w:hideMark/>
                </w:tcPr>
                <w:p w14:paraId="61A7D341" w14:textId="77777777" w:rsidR="00450F2B" w:rsidRPr="00450F2B" w:rsidRDefault="00450F2B" w:rsidP="00FC39F7">
                  <w:pPr>
                    <w:framePr w:hSpace="180" w:wrap="around" w:hAnchor="margin" w:y="665"/>
                    <w:spacing w:before="75"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 </w:t>
                  </w:r>
                </w:p>
              </w:tc>
              <w:tc>
                <w:tcPr>
                  <w:tcW w:w="2695" w:type="dxa"/>
                  <w:tcBorders>
                    <w:top w:val="nil"/>
                    <w:left w:val="nil"/>
                    <w:bottom w:val="nil"/>
                    <w:right w:val="nil"/>
                  </w:tcBorders>
                  <w:tcMar>
                    <w:top w:w="60" w:type="dxa"/>
                    <w:left w:w="60" w:type="dxa"/>
                    <w:bottom w:w="60" w:type="dxa"/>
                    <w:right w:w="60" w:type="dxa"/>
                  </w:tcMar>
                  <w:hideMark/>
                </w:tcPr>
                <w:p w14:paraId="7E60603E" w14:textId="00CB3FFF"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 Энергия катушки</w:t>
                  </w:r>
                </w:p>
                <w:p w14:paraId="52591F7C"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2) Модуль напряжения на</w:t>
                  </w:r>
                </w:p>
                <w:p w14:paraId="4019C6B7"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конденсаторе</w:t>
                  </w:r>
                </w:p>
                <w:p w14:paraId="37E93F2F"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3) Ток через катушку</w:t>
                  </w:r>
                </w:p>
                <w:p w14:paraId="0A29CCB6"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4) Заряд левой обкладки</w:t>
                  </w:r>
                </w:p>
                <w:p w14:paraId="009F2568"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конденсатора</w:t>
                  </w:r>
                </w:p>
              </w:tc>
            </w:tr>
          </w:tbl>
          <w:p w14:paraId="7B48AB46" w14:textId="539B6778"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2665" w:author="2" w:date="2021-08-31T10:55:00Z">
              <w:tcPr>
                <w:tcW w:w="4839" w:type="dxa"/>
              </w:tcPr>
            </w:tcPrChange>
          </w:tcPr>
          <w:p w14:paraId="7D667E01" w14:textId="77777777" w:rsidR="00450F2B" w:rsidRDefault="00450F2B" w:rsidP="0012270D">
            <w:pPr>
              <w:pStyle w:val="a4"/>
              <w:numPr>
                <w:ilvl w:val="7"/>
                <w:numId w:val="23"/>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14</w:t>
            </w:r>
          </w:p>
          <w:p w14:paraId="02630727" w14:textId="77777777" w:rsidR="00450F2B" w:rsidRDefault="00450F2B" w:rsidP="0012270D">
            <w:pPr>
              <w:pStyle w:val="a4"/>
              <w:numPr>
                <w:ilvl w:val="7"/>
                <w:numId w:val="23"/>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23</w:t>
            </w:r>
          </w:p>
          <w:p w14:paraId="6558B629" w14:textId="77777777" w:rsidR="00450F2B" w:rsidRDefault="00450F2B" w:rsidP="0012270D">
            <w:pPr>
              <w:pStyle w:val="a4"/>
              <w:numPr>
                <w:ilvl w:val="7"/>
                <w:numId w:val="23"/>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43</w:t>
            </w:r>
          </w:p>
          <w:p w14:paraId="2DDF9212" w14:textId="1DD3A974" w:rsidR="00450F2B" w:rsidRPr="00450F2B" w:rsidRDefault="00450F2B" w:rsidP="0012270D">
            <w:pPr>
              <w:pStyle w:val="a4"/>
              <w:numPr>
                <w:ilvl w:val="7"/>
                <w:numId w:val="23"/>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13</w:t>
            </w:r>
          </w:p>
        </w:tc>
        <w:tc>
          <w:tcPr>
            <w:tcW w:w="567" w:type="dxa"/>
            <w:gridSpan w:val="2"/>
            <w:tcPrChange w:id="2666" w:author="2" w:date="2021-08-31T10:55:00Z">
              <w:tcPr>
                <w:tcW w:w="547" w:type="dxa"/>
              </w:tcPr>
            </w:tcPrChange>
          </w:tcPr>
          <w:p w14:paraId="74F376E8" w14:textId="5C18900B" w:rsidR="00450F2B" w:rsidRPr="004B35C4" w:rsidRDefault="00450F2B" w:rsidP="00450F2B">
            <w:pPr>
              <w:tabs>
                <w:tab w:val="left" w:pos="600"/>
                <w:tab w:val="left" w:pos="851"/>
              </w:tabs>
              <w:ind w:right="34" w:firstLine="142"/>
              <w:rPr>
                <w:rFonts w:ascii="Times New Roman" w:hAnsi="Times New Roman" w:cs="Times New Roman"/>
                <w:sz w:val="24"/>
                <w:szCs w:val="24"/>
                <w:lang w:val="ru"/>
              </w:rPr>
            </w:pPr>
            <w:r>
              <w:rPr>
                <w:rFonts w:ascii="Times New Roman" w:hAnsi="Times New Roman" w:cs="Times New Roman"/>
                <w:sz w:val="24"/>
                <w:szCs w:val="24"/>
                <w:lang w:val="ru"/>
              </w:rPr>
              <w:t>4</w:t>
            </w:r>
          </w:p>
        </w:tc>
      </w:tr>
      <w:tr w:rsidR="00450F2B" w14:paraId="1C90E1E0" w14:textId="77777777" w:rsidTr="00911EF6">
        <w:tc>
          <w:tcPr>
            <w:tcW w:w="846" w:type="dxa"/>
            <w:tcPrChange w:id="2667" w:author="2" w:date="2021-08-31T10:55:00Z">
              <w:tcPr>
                <w:tcW w:w="846" w:type="dxa"/>
              </w:tcPr>
            </w:tcPrChange>
          </w:tcPr>
          <w:p w14:paraId="06D063B8" w14:textId="17511D09" w:rsidR="00450F2B" w:rsidRDefault="00450F2B" w:rsidP="00450F2B">
            <w:pPr>
              <w:spacing w:after="120"/>
              <w:rPr>
                <w:rFonts w:ascii="Times New Roman" w:hAnsi="Times New Roman" w:cs="Times New Roman"/>
                <w:sz w:val="24"/>
                <w:szCs w:val="24"/>
              </w:rPr>
            </w:pPr>
          </w:p>
        </w:tc>
        <w:tc>
          <w:tcPr>
            <w:tcW w:w="1843" w:type="dxa"/>
            <w:tcPrChange w:id="2668" w:author="2" w:date="2021-08-31T10:55:00Z">
              <w:tcPr>
                <w:tcW w:w="1843" w:type="dxa"/>
              </w:tcPr>
            </w:tcPrChange>
          </w:tcPr>
          <w:p w14:paraId="038E3528" w14:textId="532317DF" w:rsidR="00450F2B" w:rsidRPr="00247CE1" w:rsidRDefault="00450F2B" w:rsidP="00450F2B">
            <w:pPr>
              <w:spacing w:after="120"/>
              <w:rPr>
                <w:rFonts w:ascii="Times New Roman" w:hAnsi="Times New Roman" w:cs="Times New Roman"/>
                <w:b/>
                <w:sz w:val="20"/>
                <w:szCs w:val="20"/>
              </w:rPr>
            </w:pPr>
            <w:r w:rsidRPr="00247CE1">
              <w:rPr>
                <w:rFonts w:ascii="Times New Roman" w:hAnsi="Times New Roman" w:cs="Times New Roman"/>
                <w:b/>
                <w:sz w:val="20"/>
                <w:szCs w:val="20"/>
              </w:rPr>
              <w:t>Анализ процесса</w:t>
            </w:r>
          </w:p>
        </w:tc>
        <w:tc>
          <w:tcPr>
            <w:tcW w:w="425" w:type="dxa"/>
            <w:tcPrChange w:id="2669" w:author="2" w:date="2021-08-31T10:55:00Z">
              <w:tcPr>
                <w:tcW w:w="425" w:type="dxa"/>
              </w:tcPr>
            </w:tcPrChange>
          </w:tcPr>
          <w:p w14:paraId="0199F290" w14:textId="7367A4EB"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8</w:t>
            </w:r>
          </w:p>
        </w:tc>
        <w:tc>
          <w:tcPr>
            <w:tcW w:w="392" w:type="dxa"/>
            <w:tcPrChange w:id="2670" w:author="2" w:date="2021-08-31T10:55:00Z">
              <w:tcPr>
                <w:tcW w:w="392" w:type="dxa"/>
              </w:tcPr>
            </w:tcPrChange>
          </w:tcPr>
          <w:p w14:paraId="09FB262E" w14:textId="6A2EC953"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П</w:t>
            </w:r>
          </w:p>
        </w:tc>
        <w:tc>
          <w:tcPr>
            <w:tcW w:w="553" w:type="dxa"/>
            <w:tcPrChange w:id="2671" w:author="2" w:date="2021-08-31T10:55:00Z">
              <w:tcPr>
                <w:tcW w:w="553" w:type="dxa"/>
              </w:tcPr>
            </w:tcPrChange>
          </w:tcPr>
          <w:p w14:paraId="02F4581B" w14:textId="637CC4CA"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2672" w:author="2" w:date="2021-08-31T10:55:00Z">
              <w:tcPr>
                <w:tcW w:w="6001" w:type="dxa"/>
              </w:tcPr>
            </w:tcPrChange>
          </w:tcPr>
          <w:p w14:paraId="30C65B5B" w14:textId="75E37595"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lang w:eastAsia="ru-RU"/>
              </w:rPr>
              <w:t xml:space="preserve">Идеальный колебательный контур состоит из </w:t>
            </w:r>
            <w:r w:rsidRPr="00450F2B">
              <w:rPr>
                <w:rFonts w:ascii="Times New Roman" w:eastAsia="Times New Roman" w:hAnsi="Times New Roman" w:cs="Times New Roman"/>
                <w:color w:val="000000"/>
                <w:sz w:val="20"/>
                <w:szCs w:val="20"/>
                <w:lang w:eastAsia="ru-RU"/>
              </w:rPr>
              <w:t>конденсатора ёмкостью 0,2 </w:t>
            </w:r>
            <w:r>
              <w:rPr>
                <w:rFonts w:ascii="Times New Roman" w:eastAsia="Times New Roman" w:hAnsi="Times New Roman" w:cs="Times New Roman"/>
                <w:noProof/>
                <w:color w:val="000000"/>
                <w:sz w:val="20"/>
                <w:szCs w:val="20"/>
                <w:lang w:eastAsia="ru-RU"/>
              </w:rPr>
              <w:t>мкФ</w:t>
            </w:r>
            <w:r w:rsidRPr="00450F2B">
              <w:rPr>
                <w:rFonts w:ascii="Times New Roman" w:eastAsia="Times New Roman" w:hAnsi="Times New Roman" w:cs="Times New Roman"/>
                <w:color w:val="000000"/>
                <w:sz w:val="20"/>
                <w:szCs w:val="20"/>
                <w:lang w:eastAsia="ru-RU"/>
              </w:rPr>
              <w:t> заряженного до напряжения 10 </w:t>
            </w:r>
            <w:r>
              <w:rPr>
                <w:rFonts w:ascii="Times New Roman" w:eastAsia="Times New Roman" w:hAnsi="Times New Roman" w:cs="Times New Roman"/>
                <w:noProof/>
                <w:color w:val="000000"/>
                <w:sz w:val="20"/>
                <w:szCs w:val="20"/>
                <w:lang w:eastAsia="ru-RU"/>
              </w:rPr>
              <w:t>В</w:t>
            </w:r>
            <w:r w:rsidRPr="00450F2B">
              <w:rPr>
                <w:rFonts w:ascii="Times New Roman" w:eastAsia="Times New Roman" w:hAnsi="Times New Roman" w:cs="Times New Roman"/>
                <w:color w:val="000000"/>
                <w:sz w:val="20"/>
                <w:szCs w:val="20"/>
                <w:lang w:eastAsia="ru-RU"/>
              </w:rPr>
              <w:t> катушки индуктивностью 2 </w:t>
            </w:r>
            <w:r>
              <w:rPr>
                <w:rFonts w:ascii="Times New Roman" w:eastAsia="Times New Roman" w:hAnsi="Times New Roman" w:cs="Times New Roman"/>
                <w:noProof/>
                <w:color w:val="000000"/>
                <w:sz w:val="20"/>
                <w:szCs w:val="20"/>
                <w:lang w:eastAsia="ru-RU"/>
              </w:rPr>
              <w:t>мГн</w:t>
            </w:r>
            <w:r w:rsidRPr="00450F2B">
              <w:rPr>
                <w:rFonts w:ascii="Times New Roman" w:eastAsia="Times New Roman" w:hAnsi="Times New Roman" w:cs="Times New Roman"/>
                <w:color w:val="000000"/>
                <w:sz w:val="20"/>
                <w:szCs w:val="20"/>
                <w:lang w:eastAsia="ru-RU"/>
              </w:rPr>
              <w:t> и разомкнутого ключа. После замыкания ключа, которое произошло в момент времени </w:t>
            </w:r>
            <w:r>
              <w:rPr>
                <w:rFonts w:ascii="Times New Roman" w:eastAsia="Times New Roman" w:hAnsi="Times New Roman" w:cs="Times New Roman"/>
                <w:noProof/>
                <w:color w:val="000000"/>
                <w:sz w:val="20"/>
                <w:szCs w:val="20"/>
                <w:lang w:val="en-US" w:eastAsia="ru-RU"/>
              </w:rPr>
              <w:t>t</w:t>
            </w:r>
            <w:r w:rsidRPr="00450F2B">
              <w:rPr>
                <w:rFonts w:ascii="Times New Roman" w:eastAsia="Times New Roman" w:hAnsi="Times New Roman" w:cs="Times New Roman"/>
                <w:noProof/>
                <w:color w:val="000000"/>
                <w:sz w:val="20"/>
                <w:szCs w:val="20"/>
                <w:lang w:eastAsia="ru-RU"/>
              </w:rPr>
              <w:t>=0</w:t>
            </w:r>
            <w:r w:rsidRPr="00450F2B">
              <w:rPr>
                <w:rFonts w:ascii="Times New Roman" w:eastAsia="Times New Roman" w:hAnsi="Times New Roman" w:cs="Times New Roman"/>
                <w:color w:val="000000"/>
                <w:sz w:val="20"/>
                <w:szCs w:val="20"/>
                <w:lang w:eastAsia="ru-RU"/>
              </w:rPr>
              <w:t> в контуре возникли собственные электромагнитные колебания. Установите соответствие между зависимостями, полученными при исследовании этих колебаний (см. левый столбец), и формулами, выражающими эти зависимости (см. правый столбец; коэффициенты в формулах выражены в соответствующих единицах СИ без кратных и дольных множителей).</w:t>
            </w:r>
          </w:p>
          <w:p w14:paraId="44AB7498" w14:textId="77777777"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К каждой позиции первого столбца подберите соответствующую позицию второго столбца и запишите в таблицу выбранные цифры под соответствующими буквами.</w:t>
            </w:r>
          </w:p>
          <w:p w14:paraId="00A4D073" w14:textId="77777777" w:rsidR="00450F2B" w:rsidRPr="00450F2B" w:rsidRDefault="00450F2B" w:rsidP="00450F2B">
            <w:pPr>
              <w:jc w:val="both"/>
              <w:rPr>
                <w:rFonts w:ascii="Times New Roman" w:eastAsia="Times New Roman" w:hAnsi="Times New Roman" w:cs="Times New Roman"/>
                <w:color w:val="000000"/>
                <w:lang w:eastAsia="ru-RU"/>
              </w:rPr>
            </w:pPr>
            <w:r w:rsidRPr="00450F2B">
              <w:rPr>
                <w:rFonts w:ascii="Times New Roman" w:eastAsia="Times New Roman" w:hAnsi="Times New Roman" w:cs="Times New Roman"/>
                <w:color w:val="000000"/>
                <w:lang w:eastAsia="ru-RU"/>
              </w:rPr>
              <w:t> </w:t>
            </w:r>
          </w:p>
          <w:tbl>
            <w:tblPr>
              <w:tblW w:w="5670" w:type="dxa"/>
              <w:tblLayout w:type="fixed"/>
              <w:tblCellMar>
                <w:top w:w="15" w:type="dxa"/>
                <w:left w:w="15" w:type="dxa"/>
                <w:bottom w:w="15" w:type="dxa"/>
                <w:right w:w="15" w:type="dxa"/>
              </w:tblCellMar>
              <w:tblLook w:val="04A0" w:firstRow="1" w:lastRow="0" w:firstColumn="1" w:lastColumn="0" w:noHBand="0" w:noVBand="1"/>
            </w:tblPr>
            <w:tblGrid>
              <w:gridCol w:w="2552"/>
              <w:gridCol w:w="140"/>
              <w:gridCol w:w="2978"/>
            </w:tblGrid>
            <w:tr w:rsidR="00450F2B" w:rsidRPr="00450F2B" w14:paraId="3F45DA8F" w14:textId="77777777" w:rsidTr="00450F2B">
              <w:trPr>
                <w:trHeight w:val="285"/>
              </w:trPr>
              <w:tc>
                <w:tcPr>
                  <w:tcW w:w="2552" w:type="dxa"/>
                  <w:tcBorders>
                    <w:top w:val="nil"/>
                    <w:left w:val="nil"/>
                    <w:bottom w:val="nil"/>
                    <w:right w:val="nil"/>
                  </w:tcBorders>
                  <w:tcMar>
                    <w:top w:w="60" w:type="dxa"/>
                    <w:left w:w="60" w:type="dxa"/>
                    <w:bottom w:w="60" w:type="dxa"/>
                    <w:right w:w="60" w:type="dxa"/>
                  </w:tcMar>
                  <w:vAlign w:val="center"/>
                  <w:hideMark/>
                </w:tcPr>
                <w:p w14:paraId="05A71174"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ЗАВИСИМОСТЬ</w:t>
                  </w:r>
                </w:p>
              </w:tc>
              <w:tc>
                <w:tcPr>
                  <w:tcW w:w="140" w:type="dxa"/>
                  <w:tcBorders>
                    <w:top w:val="nil"/>
                    <w:left w:val="nil"/>
                    <w:bottom w:val="nil"/>
                    <w:right w:val="nil"/>
                  </w:tcBorders>
                  <w:tcMar>
                    <w:top w:w="60" w:type="dxa"/>
                    <w:left w:w="60" w:type="dxa"/>
                    <w:bottom w:w="60" w:type="dxa"/>
                    <w:right w:w="60" w:type="dxa"/>
                  </w:tcMar>
                  <w:vAlign w:val="center"/>
                  <w:hideMark/>
                </w:tcPr>
                <w:p w14:paraId="755550A0" w14:textId="77777777" w:rsidR="00450F2B" w:rsidRPr="00450F2B" w:rsidRDefault="00450F2B" w:rsidP="00FC39F7">
                  <w:pPr>
                    <w:framePr w:hSpace="180" w:wrap="around" w:hAnchor="margin" w:y="665"/>
                    <w:spacing w:before="75"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 </w:t>
                  </w:r>
                </w:p>
              </w:tc>
              <w:tc>
                <w:tcPr>
                  <w:tcW w:w="2978" w:type="dxa"/>
                  <w:tcBorders>
                    <w:top w:val="nil"/>
                    <w:left w:val="nil"/>
                    <w:bottom w:val="nil"/>
                    <w:right w:val="nil"/>
                  </w:tcBorders>
                  <w:tcMar>
                    <w:top w:w="60" w:type="dxa"/>
                    <w:left w:w="60" w:type="dxa"/>
                    <w:bottom w:w="60" w:type="dxa"/>
                    <w:right w:w="60" w:type="dxa"/>
                  </w:tcMar>
                  <w:vAlign w:val="center"/>
                  <w:hideMark/>
                </w:tcPr>
                <w:p w14:paraId="650300E2"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ФОРМУЛА</w:t>
                  </w:r>
                </w:p>
              </w:tc>
            </w:tr>
            <w:tr w:rsidR="00450F2B" w:rsidRPr="00450F2B" w14:paraId="74907BBB" w14:textId="77777777" w:rsidTr="00450F2B">
              <w:trPr>
                <w:trHeight w:val="1866"/>
              </w:trPr>
              <w:tc>
                <w:tcPr>
                  <w:tcW w:w="2552" w:type="dxa"/>
                  <w:tcBorders>
                    <w:top w:val="nil"/>
                    <w:left w:val="nil"/>
                    <w:bottom w:val="nil"/>
                    <w:right w:val="nil"/>
                  </w:tcBorders>
                  <w:tcMar>
                    <w:top w:w="60" w:type="dxa"/>
                    <w:left w:w="60" w:type="dxa"/>
                    <w:bottom w:w="60" w:type="dxa"/>
                    <w:right w:w="60" w:type="dxa"/>
                  </w:tcMar>
                  <w:vAlign w:val="center"/>
                  <w:hideMark/>
                </w:tcPr>
                <w:p w14:paraId="75DE6E79" w14:textId="77777777"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lastRenderedPageBreak/>
                    <w:t>А) Зависимость напряжения на конденсаторе от времени</w:t>
                  </w:r>
                </w:p>
                <w:p w14:paraId="7140FF95" w14:textId="77777777"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Б) Зависимость силы тока, текущего через катушку, от времени</w:t>
                  </w:r>
                </w:p>
              </w:tc>
              <w:tc>
                <w:tcPr>
                  <w:tcW w:w="140" w:type="dxa"/>
                  <w:tcBorders>
                    <w:top w:val="nil"/>
                    <w:left w:val="nil"/>
                    <w:bottom w:val="nil"/>
                    <w:right w:val="nil"/>
                  </w:tcBorders>
                  <w:tcMar>
                    <w:top w:w="60" w:type="dxa"/>
                    <w:left w:w="60" w:type="dxa"/>
                    <w:bottom w:w="60" w:type="dxa"/>
                    <w:right w:w="60" w:type="dxa"/>
                  </w:tcMar>
                  <w:vAlign w:val="center"/>
                  <w:hideMark/>
                </w:tcPr>
                <w:p w14:paraId="6599D90F" w14:textId="77777777" w:rsidR="00450F2B" w:rsidRPr="00450F2B" w:rsidRDefault="00450F2B" w:rsidP="00FC39F7">
                  <w:pPr>
                    <w:framePr w:hSpace="180" w:wrap="around" w:hAnchor="margin" w:y="665"/>
                    <w:spacing w:before="75"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 </w:t>
                  </w:r>
                </w:p>
              </w:tc>
              <w:tc>
                <w:tcPr>
                  <w:tcW w:w="2978" w:type="dxa"/>
                  <w:tcBorders>
                    <w:top w:val="nil"/>
                    <w:left w:val="nil"/>
                    <w:bottom w:val="nil"/>
                    <w:right w:val="nil"/>
                  </w:tcBorders>
                  <w:tcMar>
                    <w:top w:w="60" w:type="dxa"/>
                    <w:left w:w="60" w:type="dxa"/>
                    <w:bottom w:w="60" w:type="dxa"/>
                    <w:right w:w="60" w:type="dxa"/>
                  </w:tcMar>
                  <w:vAlign w:val="center"/>
                  <w:hideMark/>
                </w:tcPr>
                <w:p w14:paraId="5A28FDDF" w14:textId="1491EEC9"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1) </w:t>
                  </w:r>
                  <w:r w:rsidRPr="00450F2B">
                    <w:rPr>
                      <w:rFonts w:ascii="Times New Roman" w:eastAsia="Times New Roman" w:hAnsi="Times New Roman" w:cs="Times New Roman"/>
                      <w:noProof/>
                      <w:color w:val="000000"/>
                      <w:sz w:val="16"/>
                      <w:szCs w:val="16"/>
                      <w:lang w:eastAsia="ru-RU"/>
                    </w:rPr>
                    <w:drawing>
                      <wp:inline distT="0" distB="0" distL="0" distR="0" wp14:anchorId="47726FBD" wp14:editId="0BD42E55">
                        <wp:extent cx="1123950" cy="241300"/>
                        <wp:effectExtent l="0" t="0" r="0" b="6350"/>
                        <wp:docPr id="257" name="Рисунок 257" descr="10 синус (5 умножить на {{10} в степени 4 } умножить на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10 синус (5 умножить на {{10} в степени 4 } умножить на t)"/>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148474" cy="246565"/>
                                </a:xfrm>
                                <a:prstGeom prst="rect">
                                  <a:avLst/>
                                </a:prstGeom>
                                <a:noFill/>
                                <a:ln>
                                  <a:noFill/>
                                </a:ln>
                              </pic:spPr>
                            </pic:pic>
                          </a:graphicData>
                        </a:graphic>
                      </wp:inline>
                    </w:drawing>
                  </w:r>
                </w:p>
                <w:p w14:paraId="71A043A7" w14:textId="2893CFE4"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2) </w:t>
                  </w:r>
                  <w:r w:rsidRPr="00450F2B">
                    <w:rPr>
                      <w:rFonts w:ascii="Times New Roman" w:eastAsia="Times New Roman" w:hAnsi="Times New Roman" w:cs="Times New Roman"/>
                      <w:noProof/>
                      <w:color w:val="000000"/>
                      <w:sz w:val="16"/>
                      <w:szCs w:val="16"/>
                      <w:lang w:eastAsia="ru-RU"/>
                    </w:rPr>
                    <w:drawing>
                      <wp:inline distT="0" distB="0" distL="0" distR="0" wp14:anchorId="0C358E6A" wp14:editId="391CFFF3">
                        <wp:extent cx="1149350" cy="241300"/>
                        <wp:effectExtent l="0" t="0" r="0" b="6350"/>
                        <wp:docPr id="256" name="Рисунок 256" descr="10 косинус (5 умножить на {{10} в степени 4 } умножить на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10 косинус (5 умножить на {{10} в степени 4 } умножить на t)"/>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149350" cy="241300"/>
                                </a:xfrm>
                                <a:prstGeom prst="rect">
                                  <a:avLst/>
                                </a:prstGeom>
                                <a:noFill/>
                                <a:ln>
                                  <a:noFill/>
                                </a:ln>
                              </pic:spPr>
                            </pic:pic>
                          </a:graphicData>
                        </a:graphic>
                      </wp:inline>
                    </w:drawing>
                  </w:r>
                </w:p>
                <w:p w14:paraId="2C50503C" w14:textId="177FDDEE"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3) </w:t>
                  </w:r>
                  <w:r w:rsidRPr="00450F2B">
                    <w:rPr>
                      <w:rFonts w:ascii="Times New Roman" w:eastAsia="Times New Roman" w:hAnsi="Times New Roman" w:cs="Times New Roman"/>
                      <w:noProof/>
                      <w:color w:val="000000"/>
                      <w:sz w:val="16"/>
                      <w:szCs w:val="16"/>
                      <w:lang w:eastAsia="ru-RU"/>
                    </w:rPr>
                    <w:drawing>
                      <wp:inline distT="0" distB="0" distL="0" distR="0" wp14:anchorId="7DA5296F" wp14:editId="63FDB7C5">
                        <wp:extent cx="1212850" cy="241300"/>
                        <wp:effectExtent l="0" t="0" r="6350" b="6350"/>
                        <wp:docPr id="191" name="Рисунок 191" descr="0,1 синус (5 умножить на {{10} в степени 4 } умножить на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0,1 синус (5 умножить на {{10} в степени 4 } умножить на t)"/>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212850" cy="241300"/>
                                </a:xfrm>
                                <a:prstGeom prst="rect">
                                  <a:avLst/>
                                </a:prstGeom>
                                <a:noFill/>
                                <a:ln>
                                  <a:noFill/>
                                </a:ln>
                              </pic:spPr>
                            </pic:pic>
                          </a:graphicData>
                        </a:graphic>
                      </wp:inline>
                    </w:drawing>
                  </w:r>
                </w:p>
                <w:p w14:paraId="2022DD4C" w14:textId="113BD20E"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16"/>
                      <w:szCs w:val="16"/>
                      <w:lang w:eastAsia="ru-RU"/>
                    </w:rPr>
                  </w:pPr>
                  <w:r w:rsidRPr="00450F2B">
                    <w:rPr>
                      <w:rFonts w:ascii="Times New Roman" w:eastAsia="Times New Roman" w:hAnsi="Times New Roman" w:cs="Times New Roman"/>
                      <w:color w:val="000000"/>
                      <w:sz w:val="16"/>
                      <w:szCs w:val="16"/>
                      <w:lang w:eastAsia="ru-RU"/>
                    </w:rPr>
                    <w:t>4) </w:t>
                  </w:r>
                  <w:r w:rsidRPr="00450F2B">
                    <w:rPr>
                      <w:rFonts w:ascii="Times New Roman" w:eastAsia="Times New Roman" w:hAnsi="Times New Roman" w:cs="Times New Roman"/>
                      <w:noProof/>
                      <w:color w:val="000000"/>
                      <w:sz w:val="16"/>
                      <w:szCs w:val="16"/>
                      <w:lang w:eastAsia="ru-RU"/>
                    </w:rPr>
                    <w:drawing>
                      <wp:inline distT="0" distB="0" distL="0" distR="0" wp14:anchorId="4433789E" wp14:editId="7AB873B5">
                        <wp:extent cx="1238250" cy="241300"/>
                        <wp:effectExtent l="0" t="0" r="0" b="6350"/>
                        <wp:docPr id="190" name="Рисунок 190" descr="0,1 косинус (5 умножить на {{10} в степени 4 } умножить на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0,1 косинус (5 умножить на {{10} в степени 4 } умножить на t)"/>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238250" cy="241300"/>
                                </a:xfrm>
                                <a:prstGeom prst="rect">
                                  <a:avLst/>
                                </a:prstGeom>
                                <a:noFill/>
                                <a:ln>
                                  <a:noFill/>
                                </a:ln>
                              </pic:spPr>
                            </pic:pic>
                          </a:graphicData>
                        </a:graphic>
                      </wp:inline>
                    </w:drawing>
                  </w:r>
                </w:p>
              </w:tc>
            </w:tr>
          </w:tbl>
          <w:p w14:paraId="72E4B4EC" w14:textId="77777777"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2673" w:author="2" w:date="2021-08-31T10:55:00Z">
              <w:tcPr>
                <w:tcW w:w="4839" w:type="dxa"/>
              </w:tcPr>
            </w:tcPrChange>
          </w:tcPr>
          <w:p w14:paraId="3AFC1930" w14:textId="77777777" w:rsidR="00450F2B" w:rsidRDefault="00450F2B" w:rsidP="0012270D">
            <w:pPr>
              <w:pStyle w:val="a4"/>
              <w:numPr>
                <w:ilvl w:val="7"/>
                <w:numId w:val="98"/>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lastRenderedPageBreak/>
              <w:t>23</w:t>
            </w:r>
          </w:p>
          <w:p w14:paraId="423679B4" w14:textId="77777777" w:rsidR="00450F2B" w:rsidRDefault="00450F2B" w:rsidP="0012270D">
            <w:pPr>
              <w:pStyle w:val="a4"/>
              <w:numPr>
                <w:ilvl w:val="7"/>
                <w:numId w:val="98"/>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24</w:t>
            </w:r>
          </w:p>
          <w:p w14:paraId="3EE7B38D" w14:textId="77777777" w:rsidR="00450F2B" w:rsidRDefault="00450F2B" w:rsidP="0012270D">
            <w:pPr>
              <w:pStyle w:val="a4"/>
              <w:numPr>
                <w:ilvl w:val="7"/>
                <w:numId w:val="98"/>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21</w:t>
            </w:r>
          </w:p>
          <w:p w14:paraId="4AFDB144" w14:textId="7FBF285F" w:rsidR="00450F2B" w:rsidRPr="00450F2B" w:rsidRDefault="00450F2B" w:rsidP="0012270D">
            <w:pPr>
              <w:pStyle w:val="a4"/>
              <w:numPr>
                <w:ilvl w:val="7"/>
                <w:numId w:val="98"/>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31</w:t>
            </w:r>
          </w:p>
        </w:tc>
        <w:tc>
          <w:tcPr>
            <w:tcW w:w="567" w:type="dxa"/>
            <w:gridSpan w:val="2"/>
            <w:tcPrChange w:id="2674" w:author="2" w:date="2021-08-31T10:55:00Z">
              <w:tcPr>
                <w:tcW w:w="547" w:type="dxa"/>
              </w:tcPr>
            </w:tcPrChange>
          </w:tcPr>
          <w:p w14:paraId="018669AE" w14:textId="7E8EAAAC" w:rsidR="00450F2B" w:rsidRPr="004B35C4" w:rsidRDefault="00450F2B" w:rsidP="00450F2B">
            <w:pPr>
              <w:tabs>
                <w:tab w:val="left" w:pos="600"/>
                <w:tab w:val="left" w:pos="851"/>
              </w:tabs>
              <w:ind w:right="34" w:firstLine="142"/>
              <w:rPr>
                <w:rFonts w:ascii="Times New Roman" w:hAnsi="Times New Roman" w:cs="Times New Roman"/>
                <w:sz w:val="24"/>
                <w:szCs w:val="24"/>
                <w:lang w:val="ru"/>
              </w:rPr>
            </w:pPr>
            <w:r>
              <w:rPr>
                <w:rFonts w:ascii="Times New Roman" w:hAnsi="Times New Roman" w:cs="Times New Roman"/>
                <w:sz w:val="24"/>
                <w:szCs w:val="24"/>
                <w:lang w:val="ru"/>
              </w:rPr>
              <w:t>1</w:t>
            </w:r>
          </w:p>
        </w:tc>
      </w:tr>
      <w:tr w:rsidR="00450F2B" w14:paraId="40162423" w14:textId="77777777" w:rsidTr="00911EF6">
        <w:tc>
          <w:tcPr>
            <w:tcW w:w="846" w:type="dxa"/>
            <w:tcPrChange w:id="2675" w:author="2" w:date="2021-08-31T10:55:00Z">
              <w:tcPr>
                <w:tcW w:w="846" w:type="dxa"/>
              </w:tcPr>
            </w:tcPrChange>
          </w:tcPr>
          <w:p w14:paraId="6ACB4F7A" w14:textId="59DFF4CC" w:rsidR="00450F2B" w:rsidRDefault="00450F2B" w:rsidP="00450F2B">
            <w:pPr>
              <w:spacing w:after="120"/>
              <w:rPr>
                <w:rFonts w:ascii="Times New Roman" w:hAnsi="Times New Roman" w:cs="Times New Roman"/>
                <w:sz w:val="24"/>
                <w:szCs w:val="24"/>
              </w:rPr>
            </w:pPr>
          </w:p>
        </w:tc>
        <w:tc>
          <w:tcPr>
            <w:tcW w:w="1843" w:type="dxa"/>
            <w:tcPrChange w:id="2676" w:author="2" w:date="2021-08-31T10:55:00Z">
              <w:tcPr>
                <w:tcW w:w="1843" w:type="dxa"/>
              </w:tcPr>
            </w:tcPrChange>
          </w:tcPr>
          <w:p w14:paraId="14B4F6F4" w14:textId="77777777" w:rsidR="00450F2B" w:rsidRDefault="00450F2B" w:rsidP="00450F2B">
            <w:pPr>
              <w:spacing w:after="120"/>
              <w:rPr>
                <w:rFonts w:ascii="Times New Roman" w:hAnsi="Times New Roman" w:cs="Times New Roman"/>
                <w:sz w:val="24"/>
                <w:szCs w:val="24"/>
              </w:rPr>
            </w:pPr>
          </w:p>
        </w:tc>
        <w:tc>
          <w:tcPr>
            <w:tcW w:w="425" w:type="dxa"/>
            <w:tcPrChange w:id="2677" w:author="2" w:date="2021-08-31T10:55:00Z">
              <w:tcPr>
                <w:tcW w:w="425" w:type="dxa"/>
              </w:tcPr>
            </w:tcPrChange>
          </w:tcPr>
          <w:p w14:paraId="7D72BD63" w14:textId="77777777" w:rsidR="00450F2B" w:rsidRDefault="00450F2B" w:rsidP="00450F2B">
            <w:pPr>
              <w:spacing w:after="120"/>
              <w:rPr>
                <w:rFonts w:ascii="Times New Roman" w:hAnsi="Times New Roman" w:cs="Times New Roman"/>
                <w:sz w:val="24"/>
                <w:szCs w:val="24"/>
              </w:rPr>
            </w:pPr>
          </w:p>
        </w:tc>
        <w:tc>
          <w:tcPr>
            <w:tcW w:w="392" w:type="dxa"/>
            <w:tcPrChange w:id="2678" w:author="2" w:date="2021-08-31T10:55:00Z">
              <w:tcPr>
                <w:tcW w:w="392" w:type="dxa"/>
              </w:tcPr>
            </w:tcPrChange>
          </w:tcPr>
          <w:p w14:paraId="35D87B7F" w14:textId="77777777" w:rsidR="00450F2B" w:rsidRDefault="00450F2B" w:rsidP="00450F2B">
            <w:pPr>
              <w:spacing w:after="120"/>
              <w:rPr>
                <w:rFonts w:ascii="Times New Roman" w:hAnsi="Times New Roman" w:cs="Times New Roman"/>
                <w:sz w:val="24"/>
                <w:szCs w:val="24"/>
              </w:rPr>
            </w:pPr>
          </w:p>
        </w:tc>
        <w:tc>
          <w:tcPr>
            <w:tcW w:w="553" w:type="dxa"/>
            <w:tcPrChange w:id="2679" w:author="2" w:date="2021-08-31T10:55:00Z">
              <w:tcPr>
                <w:tcW w:w="553" w:type="dxa"/>
              </w:tcPr>
            </w:tcPrChange>
          </w:tcPr>
          <w:p w14:paraId="4D068CC7" w14:textId="44965206"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2680" w:author="2" w:date="2021-08-31T10:55:00Z">
              <w:tcPr>
                <w:tcW w:w="6001" w:type="dxa"/>
              </w:tcPr>
            </w:tcPrChange>
          </w:tcPr>
          <w:p w14:paraId="7BC10669" w14:textId="463A2794" w:rsidR="00450F2B" w:rsidRDefault="00450F2B" w:rsidP="00450F2B">
            <w:pPr>
              <w:pStyle w:val="6"/>
              <w:shd w:val="clear" w:color="auto" w:fill="auto"/>
              <w:spacing w:before="0" w:line="226" w:lineRule="exact"/>
              <w:ind w:firstLine="0"/>
            </w:pPr>
            <w:r>
              <w:rPr>
                <w:noProof/>
                <w:lang w:eastAsia="ru-RU"/>
              </w:rPr>
              <w:drawing>
                <wp:anchor distT="0" distB="0" distL="114300" distR="114300" simplePos="0" relativeHeight="252131328" behindDoc="1" locked="0" layoutInCell="1" allowOverlap="1" wp14:anchorId="642851B0" wp14:editId="47E1DDE9">
                  <wp:simplePos x="0" y="0"/>
                  <wp:positionH relativeFrom="column">
                    <wp:posOffset>1955800</wp:posOffset>
                  </wp:positionH>
                  <wp:positionV relativeFrom="paragraph">
                    <wp:posOffset>0</wp:posOffset>
                  </wp:positionV>
                  <wp:extent cx="1604010" cy="1258570"/>
                  <wp:effectExtent l="0" t="0" r="0" b="0"/>
                  <wp:wrapTight wrapText="bothSides">
                    <wp:wrapPolygon edited="0">
                      <wp:start x="0" y="0"/>
                      <wp:lineTo x="0" y="21251"/>
                      <wp:lineTo x="21292" y="21251"/>
                      <wp:lineTo x="21292" y="0"/>
                      <wp:lineTo x="0" y="0"/>
                    </wp:wrapPolygon>
                  </wp:wrapTight>
                  <wp:docPr id="258" name="Рисунок 258" descr="C:\Users\TC634~1.TSE\AppData\Local\Temp\FineReader10\media\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C634~1.TSE\AppData\Local\Temp\FineReader10\media\image30.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04010" cy="1258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По графику, изображенному на рисунке, запишите уравнение мгновен</w:t>
            </w:r>
            <w:r>
              <w:softHyphen/>
              <w:t>ного значения напряжения.</w:t>
            </w:r>
          </w:p>
          <w:p w14:paraId="3F0B19C6" w14:textId="77777777" w:rsidR="00450F2B" w:rsidRDefault="00450F2B" w:rsidP="00450F2B">
            <w:pPr>
              <w:ind w:firstLine="375"/>
              <w:jc w:val="both"/>
              <w:rPr>
                <w:rFonts w:ascii="Times New Roman" w:eastAsia="Times New Roman" w:hAnsi="Times New Roman" w:cs="Times New Roman"/>
                <w:color w:val="000000"/>
                <w:sz w:val="20"/>
                <w:szCs w:val="20"/>
                <w:lang w:eastAsia="ru-RU"/>
              </w:rPr>
            </w:pPr>
          </w:p>
          <w:p w14:paraId="27E88A83" w14:textId="77777777" w:rsidR="00450F2B" w:rsidRDefault="00450F2B" w:rsidP="00450F2B">
            <w:pPr>
              <w:ind w:firstLine="375"/>
              <w:jc w:val="both"/>
              <w:rPr>
                <w:rFonts w:ascii="Times New Roman" w:eastAsia="Times New Roman" w:hAnsi="Times New Roman" w:cs="Times New Roman"/>
                <w:color w:val="000000"/>
                <w:sz w:val="20"/>
                <w:szCs w:val="20"/>
                <w:lang w:eastAsia="ru-RU"/>
              </w:rPr>
            </w:pPr>
          </w:p>
          <w:p w14:paraId="1F16854E" w14:textId="77777777" w:rsidR="00450F2B" w:rsidRDefault="00450F2B" w:rsidP="00450F2B">
            <w:pPr>
              <w:ind w:firstLine="375"/>
              <w:jc w:val="both"/>
              <w:rPr>
                <w:rFonts w:ascii="Times New Roman" w:eastAsia="Times New Roman" w:hAnsi="Times New Roman" w:cs="Times New Roman"/>
                <w:color w:val="000000"/>
                <w:sz w:val="20"/>
                <w:szCs w:val="20"/>
                <w:lang w:eastAsia="ru-RU"/>
              </w:rPr>
            </w:pPr>
          </w:p>
          <w:p w14:paraId="3E04C047" w14:textId="77777777" w:rsidR="00450F2B" w:rsidRDefault="00450F2B" w:rsidP="00450F2B">
            <w:pPr>
              <w:ind w:firstLine="375"/>
              <w:jc w:val="both"/>
              <w:rPr>
                <w:rFonts w:ascii="Times New Roman" w:eastAsia="Times New Roman" w:hAnsi="Times New Roman" w:cs="Times New Roman"/>
                <w:color w:val="000000"/>
                <w:sz w:val="20"/>
                <w:szCs w:val="20"/>
                <w:lang w:eastAsia="ru-RU"/>
              </w:rPr>
            </w:pPr>
          </w:p>
          <w:p w14:paraId="57512D72" w14:textId="77777777" w:rsidR="00450F2B" w:rsidRDefault="00450F2B" w:rsidP="00450F2B">
            <w:pPr>
              <w:ind w:firstLine="375"/>
              <w:jc w:val="both"/>
              <w:rPr>
                <w:rFonts w:ascii="Times New Roman" w:eastAsia="Times New Roman" w:hAnsi="Times New Roman" w:cs="Times New Roman"/>
                <w:color w:val="000000"/>
                <w:sz w:val="20"/>
                <w:szCs w:val="20"/>
                <w:lang w:eastAsia="ru-RU"/>
              </w:rPr>
            </w:pPr>
          </w:p>
          <w:p w14:paraId="0F539FBD" w14:textId="1DFB068E"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2681" w:author="2" w:date="2021-08-31T10:55:00Z">
              <w:tcPr>
                <w:tcW w:w="4839" w:type="dxa"/>
              </w:tcPr>
            </w:tcPrChange>
          </w:tcPr>
          <w:p w14:paraId="407F4F1B" w14:textId="77777777" w:rsidR="00450F2B" w:rsidRPr="006F33AA" w:rsidRDefault="00A45CEB" w:rsidP="00A45CEB">
            <w:pPr>
              <w:pStyle w:val="a4"/>
              <w:numPr>
                <w:ilvl w:val="0"/>
                <w:numId w:val="283"/>
              </w:numPr>
              <w:spacing w:after="0" w:line="273" w:lineRule="exact"/>
              <w:ind w:right="20"/>
              <w:rPr>
                <w:ins w:id="2682" w:author="2" w:date="2021-08-31T10:55:00Z"/>
                <w:rFonts w:ascii="Times New Roman" w:eastAsia="Century Schoolbook" w:hAnsi="Times New Roman" w:cs="Times New Roman"/>
                <w:color w:val="000000"/>
                <w:sz w:val="20"/>
                <w:szCs w:val="20"/>
                <w:lang w:eastAsia="ru-RU"/>
              </w:rPr>
            </w:pPr>
            <w:ins w:id="2683" w:author="2" w:date="2021-08-31T10:55:00Z">
              <w:r w:rsidRPr="006F33AA">
                <w:rPr>
                  <w:rFonts w:ascii="Times New Roman" w:eastAsia="Century Schoolbook" w:hAnsi="Times New Roman" w:cs="Times New Roman"/>
                  <w:color w:val="000000"/>
                  <w:sz w:val="20"/>
                  <w:szCs w:val="20"/>
                  <w:lang w:eastAsia="ru-RU"/>
                </w:rPr>
                <w:t>90</w:t>
              </w:r>
              <m:oMath>
                <m:func>
                  <m:funcPr>
                    <m:ctrlPr>
                      <w:rPr>
                        <w:rFonts w:ascii="Cambria Math" w:eastAsia="Century Schoolbook" w:hAnsi="Cambria Math" w:cs="Times New Roman"/>
                        <w:i/>
                        <w:color w:val="000000"/>
                        <w:sz w:val="20"/>
                        <w:szCs w:val="20"/>
                        <w:lang w:eastAsia="ru-RU"/>
                      </w:rPr>
                    </m:ctrlPr>
                  </m:funcPr>
                  <m:fName>
                    <m:r>
                      <m:rPr>
                        <m:sty m:val="p"/>
                      </m:rPr>
                      <w:rPr>
                        <w:rFonts w:ascii="Cambria Math" w:eastAsia="Century Schoolbook" w:hAnsi="Cambria Math" w:cs="Times New Roman"/>
                        <w:color w:val="000000"/>
                        <w:sz w:val="20"/>
                        <w:szCs w:val="20"/>
                      </w:rPr>
                      <m:t>sin</m:t>
                    </m:r>
                  </m:fName>
                  <m:e>
                    <m:d>
                      <m:dPr>
                        <m:ctrlPr>
                          <w:rPr>
                            <w:rFonts w:ascii="Cambria Math" w:eastAsia="Century Schoolbook" w:hAnsi="Cambria Math" w:cs="Times New Roman"/>
                            <w:i/>
                            <w:color w:val="000000"/>
                            <w:sz w:val="20"/>
                            <w:szCs w:val="20"/>
                            <w:lang w:eastAsia="ru-RU"/>
                          </w:rPr>
                        </m:ctrlPr>
                      </m:dPr>
                      <m:e>
                        <m:r>
                          <w:rPr>
                            <w:rFonts w:ascii="Cambria Math" w:eastAsia="Century Schoolbook" w:hAnsi="Cambria Math" w:cs="Times New Roman"/>
                            <w:color w:val="000000"/>
                            <w:sz w:val="20"/>
                            <w:szCs w:val="20"/>
                            <w:lang w:eastAsia="ru-RU"/>
                          </w:rPr>
                          <m:t>100π</m:t>
                        </m:r>
                        <m:r>
                          <w:rPr>
                            <w:rFonts w:ascii="Cambria Math" w:eastAsia="Century Schoolbook" w:hAnsi="Cambria Math" w:cs="Times New Roman"/>
                            <w:color w:val="000000"/>
                            <w:sz w:val="20"/>
                            <w:szCs w:val="20"/>
                            <w:lang w:val="en-US" w:eastAsia="ru-RU"/>
                          </w:rPr>
                          <m:t>t</m:t>
                        </m:r>
                      </m:e>
                    </m:d>
                  </m:e>
                </m:func>
              </m:oMath>
            </w:ins>
          </w:p>
          <w:p w14:paraId="6F0A8CE2" w14:textId="77777777" w:rsidR="00A45CEB" w:rsidRPr="006F33AA" w:rsidRDefault="00A45CEB" w:rsidP="00A45CEB">
            <w:pPr>
              <w:pStyle w:val="a4"/>
              <w:numPr>
                <w:ilvl w:val="0"/>
                <w:numId w:val="283"/>
              </w:numPr>
              <w:spacing w:after="0" w:line="273" w:lineRule="exact"/>
              <w:ind w:right="20"/>
              <w:rPr>
                <w:ins w:id="2684" w:author="2" w:date="2021-08-31T10:55:00Z"/>
                <w:rFonts w:ascii="Times New Roman" w:eastAsia="Century Schoolbook" w:hAnsi="Times New Roman" w:cs="Times New Roman"/>
                <w:color w:val="000000"/>
                <w:sz w:val="20"/>
                <w:szCs w:val="20"/>
                <w:lang w:eastAsia="ru-RU"/>
              </w:rPr>
            </w:pPr>
            <w:ins w:id="2685" w:author="2" w:date="2021-08-31T10:55:00Z">
              <w:r w:rsidRPr="006F33AA">
                <w:rPr>
                  <w:rFonts w:ascii="Times New Roman" w:eastAsia="Century Schoolbook" w:hAnsi="Times New Roman" w:cs="Times New Roman"/>
                  <w:color w:val="000000"/>
                  <w:sz w:val="20"/>
                  <w:szCs w:val="20"/>
                  <w:lang w:val="en-US" w:eastAsia="ru-RU"/>
                </w:rPr>
                <w:t>180</w:t>
              </w:r>
              <m:oMath>
                <m:func>
                  <m:funcPr>
                    <m:ctrlPr>
                      <w:rPr>
                        <w:rFonts w:ascii="Cambria Math" w:eastAsia="Century Schoolbook" w:hAnsi="Cambria Math" w:cs="Times New Roman"/>
                        <w:i/>
                        <w:color w:val="000000"/>
                        <w:sz w:val="20"/>
                        <w:szCs w:val="20"/>
                        <w:lang w:eastAsia="ru-RU"/>
                      </w:rPr>
                    </m:ctrlPr>
                  </m:funcPr>
                  <m:fName>
                    <m:r>
                      <m:rPr>
                        <m:sty m:val="p"/>
                      </m:rPr>
                      <w:rPr>
                        <w:rFonts w:ascii="Cambria Math" w:eastAsia="Century Schoolbook" w:hAnsi="Cambria Math" w:cs="Times New Roman"/>
                        <w:color w:val="000000"/>
                        <w:sz w:val="20"/>
                        <w:szCs w:val="20"/>
                      </w:rPr>
                      <m:t>sin</m:t>
                    </m:r>
                  </m:fName>
                  <m:e>
                    <m:d>
                      <m:dPr>
                        <m:ctrlPr>
                          <w:rPr>
                            <w:rFonts w:ascii="Cambria Math" w:eastAsia="Century Schoolbook" w:hAnsi="Cambria Math" w:cs="Times New Roman"/>
                            <w:i/>
                            <w:color w:val="000000"/>
                            <w:sz w:val="20"/>
                            <w:szCs w:val="20"/>
                            <w:lang w:eastAsia="ru-RU"/>
                          </w:rPr>
                        </m:ctrlPr>
                      </m:dPr>
                      <m:e>
                        <m:r>
                          <w:rPr>
                            <w:rFonts w:ascii="Cambria Math" w:eastAsia="Century Schoolbook" w:hAnsi="Cambria Math" w:cs="Times New Roman"/>
                            <w:color w:val="000000"/>
                            <w:sz w:val="20"/>
                            <w:szCs w:val="20"/>
                            <w:lang w:eastAsia="ru-RU"/>
                          </w:rPr>
                          <m:t>100π</m:t>
                        </m:r>
                        <m:r>
                          <w:rPr>
                            <w:rFonts w:ascii="Cambria Math" w:eastAsia="Century Schoolbook" w:hAnsi="Cambria Math" w:cs="Times New Roman"/>
                            <w:color w:val="000000"/>
                            <w:sz w:val="20"/>
                            <w:szCs w:val="20"/>
                            <w:lang w:val="en-US" w:eastAsia="ru-RU"/>
                          </w:rPr>
                          <m:t>t</m:t>
                        </m:r>
                      </m:e>
                    </m:d>
                  </m:e>
                </m:func>
              </m:oMath>
            </w:ins>
          </w:p>
          <w:p w14:paraId="02CB9E49" w14:textId="77777777" w:rsidR="00A45CEB" w:rsidRPr="006F33AA" w:rsidRDefault="00A45CEB" w:rsidP="00A45CEB">
            <w:pPr>
              <w:pStyle w:val="a4"/>
              <w:numPr>
                <w:ilvl w:val="0"/>
                <w:numId w:val="283"/>
              </w:numPr>
              <w:spacing w:after="0" w:line="273" w:lineRule="exact"/>
              <w:ind w:right="20"/>
              <w:rPr>
                <w:ins w:id="2686" w:author="2" w:date="2021-08-31T10:55:00Z"/>
                <w:rFonts w:ascii="Times New Roman" w:eastAsia="Century Schoolbook" w:hAnsi="Times New Roman" w:cs="Times New Roman"/>
                <w:color w:val="000000"/>
                <w:sz w:val="20"/>
                <w:szCs w:val="20"/>
                <w:lang w:eastAsia="ru-RU"/>
              </w:rPr>
            </w:pPr>
            <w:ins w:id="2687" w:author="2" w:date="2021-08-31T10:55:00Z">
              <w:r w:rsidRPr="006F33AA">
                <w:rPr>
                  <w:rFonts w:ascii="Times New Roman" w:eastAsia="Century Schoolbook" w:hAnsi="Times New Roman" w:cs="Times New Roman"/>
                  <w:color w:val="000000"/>
                  <w:sz w:val="20"/>
                  <w:szCs w:val="20"/>
                  <w:lang w:eastAsia="ru-RU"/>
                </w:rPr>
                <w:t>90</w:t>
              </w:r>
              <m:oMath>
                <m:func>
                  <m:funcPr>
                    <m:ctrlPr>
                      <w:rPr>
                        <w:rFonts w:ascii="Cambria Math" w:eastAsia="Century Schoolbook" w:hAnsi="Cambria Math" w:cs="Times New Roman"/>
                        <w:i/>
                        <w:color w:val="000000"/>
                        <w:sz w:val="20"/>
                        <w:szCs w:val="20"/>
                        <w:lang w:eastAsia="ru-RU"/>
                      </w:rPr>
                    </m:ctrlPr>
                  </m:funcPr>
                  <m:fName>
                    <m:r>
                      <m:rPr>
                        <m:sty m:val="p"/>
                      </m:rPr>
                      <w:rPr>
                        <w:rFonts w:ascii="Cambria Math" w:eastAsia="Century Schoolbook" w:hAnsi="Cambria Math" w:cs="Times New Roman"/>
                        <w:color w:val="000000"/>
                        <w:sz w:val="20"/>
                        <w:szCs w:val="20"/>
                      </w:rPr>
                      <m:t>sin</m:t>
                    </m:r>
                  </m:fName>
                  <m:e>
                    <m:d>
                      <m:dPr>
                        <m:ctrlPr>
                          <w:rPr>
                            <w:rFonts w:ascii="Cambria Math" w:eastAsia="Century Schoolbook" w:hAnsi="Cambria Math" w:cs="Times New Roman"/>
                            <w:i/>
                            <w:color w:val="000000"/>
                            <w:sz w:val="20"/>
                            <w:szCs w:val="20"/>
                            <w:lang w:eastAsia="ru-RU"/>
                          </w:rPr>
                        </m:ctrlPr>
                      </m:dPr>
                      <m:e>
                        <m:r>
                          <w:rPr>
                            <w:rFonts w:ascii="Cambria Math" w:eastAsia="Century Schoolbook" w:hAnsi="Cambria Math" w:cs="Times New Roman"/>
                            <w:color w:val="000000"/>
                            <w:sz w:val="20"/>
                            <w:szCs w:val="20"/>
                            <w:lang w:eastAsia="ru-RU"/>
                          </w:rPr>
                          <m:t>50π</m:t>
                        </m:r>
                        <m:r>
                          <w:rPr>
                            <w:rFonts w:ascii="Cambria Math" w:eastAsia="Century Schoolbook" w:hAnsi="Cambria Math" w:cs="Times New Roman"/>
                            <w:color w:val="000000"/>
                            <w:sz w:val="20"/>
                            <w:szCs w:val="20"/>
                            <w:lang w:val="en-US" w:eastAsia="ru-RU"/>
                          </w:rPr>
                          <m:t>t</m:t>
                        </m:r>
                      </m:e>
                    </m:d>
                  </m:e>
                </m:func>
              </m:oMath>
            </w:ins>
          </w:p>
          <w:p w14:paraId="1623C94A" w14:textId="58840473" w:rsidR="00450F2B" w:rsidRPr="00450F2B" w:rsidRDefault="00A45CEB" w:rsidP="00A45CEB">
            <w:pPr>
              <w:pStyle w:val="a4"/>
              <w:numPr>
                <w:ilvl w:val="0"/>
                <w:numId w:val="283"/>
              </w:numPr>
              <w:spacing w:after="0" w:line="273" w:lineRule="exact"/>
              <w:ind w:right="20"/>
              <w:rPr>
                <w:rFonts w:ascii="Times New Roman" w:eastAsia="Century Schoolbook" w:hAnsi="Times New Roman" w:cs="Times New Roman"/>
                <w:color w:val="000000"/>
                <w:sz w:val="20"/>
                <w:szCs w:val="20"/>
                <w:lang w:eastAsia="ru-RU"/>
              </w:rPr>
              <w:pPrChange w:id="2688" w:author="2" w:date="2021-08-31T10:55:00Z">
                <w:pPr>
                  <w:pStyle w:val="a4"/>
                  <w:framePr w:hSpace="180" w:wrap="around" w:hAnchor="margin" w:y="665"/>
                  <w:spacing w:after="0" w:line="273" w:lineRule="exact"/>
                  <w:ind w:left="346" w:right="20" w:firstLine="142"/>
                </w:pPr>
              </w:pPrChange>
            </w:pPr>
            <w:ins w:id="2689" w:author="2" w:date="2021-08-31T10:55:00Z">
              <w:r w:rsidRPr="006F33AA">
                <w:rPr>
                  <w:rFonts w:ascii="Times New Roman" w:eastAsia="Century Schoolbook" w:hAnsi="Times New Roman" w:cs="Times New Roman"/>
                  <w:color w:val="000000"/>
                  <w:sz w:val="20"/>
                  <w:szCs w:val="20"/>
                  <w:lang w:eastAsia="ru-RU"/>
                </w:rPr>
                <w:t>90</w:t>
              </w:r>
              <m:oMath>
                <m:func>
                  <m:funcPr>
                    <m:ctrlPr>
                      <w:rPr>
                        <w:rFonts w:ascii="Cambria Math" w:eastAsia="Century Schoolbook" w:hAnsi="Cambria Math" w:cs="Times New Roman"/>
                        <w:i/>
                        <w:color w:val="000000"/>
                        <w:sz w:val="20"/>
                        <w:szCs w:val="20"/>
                        <w:lang w:eastAsia="ru-RU"/>
                      </w:rPr>
                    </m:ctrlPr>
                  </m:funcPr>
                  <m:fName>
                    <m:r>
                      <m:rPr>
                        <m:sty m:val="p"/>
                      </m:rPr>
                      <w:rPr>
                        <w:rFonts w:ascii="Cambria Math" w:eastAsia="Century Schoolbook" w:hAnsi="Cambria Math" w:cs="Times New Roman"/>
                        <w:color w:val="000000"/>
                        <w:sz w:val="20"/>
                        <w:szCs w:val="20"/>
                      </w:rPr>
                      <m:t>cos</m:t>
                    </m:r>
                  </m:fName>
                  <m:e>
                    <m:d>
                      <m:dPr>
                        <m:ctrlPr>
                          <w:rPr>
                            <w:rFonts w:ascii="Cambria Math" w:eastAsia="Century Schoolbook" w:hAnsi="Cambria Math" w:cs="Times New Roman"/>
                            <w:i/>
                            <w:color w:val="000000"/>
                            <w:sz w:val="20"/>
                            <w:szCs w:val="20"/>
                            <w:lang w:eastAsia="ru-RU"/>
                          </w:rPr>
                        </m:ctrlPr>
                      </m:dPr>
                      <m:e>
                        <m:r>
                          <w:rPr>
                            <w:rFonts w:ascii="Cambria Math" w:eastAsia="Century Schoolbook" w:hAnsi="Cambria Math" w:cs="Times New Roman"/>
                            <w:color w:val="000000"/>
                            <w:sz w:val="20"/>
                            <w:szCs w:val="20"/>
                            <w:lang w:eastAsia="ru-RU"/>
                          </w:rPr>
                          <m:t>100π</m:t>
                        </m:r>
                        <m:r>
                          <w:rPr>
                            <w:rFonts w:ascii="Cambria Math" w:eastAsia="Century Schoolbook" w:hAnsi="Cambria Math" w:cs="Times New Roman"/>
                            <w:color w:val="000000"/>
                            <w:sz w:val="20"/>
                            <w:szCs w:val="20"/>
                            <w:lang w:val="en-US" w:eastAsia="ru-RU"/>
                          </w:rPr>
                          <m:t>t</m:t>
                        </m:r>
                      </m:e>
                    </m:d>
                  </m:e>
                </m:func>
              </m:oMath>
            </w:ins>
          </w:p>
        </w:tc>
        <w:tc>
          <w:tcPr>
            <w:tcW w:w="567" w:type="dxa"/>
            <w:gridSpan w:val="2"/>
            <w:tcPrChange w:id="2690" w:author="2" w:date="2021-08-31T10:55:00Z">
              <w:tcPr>
                <w:tcW w:w="547" w:type="dxa"/>
              </w:tcPr>
            </w:tcPrChange>
          </w:tcPr>
          <w:p w14:paraId="75EDD520" w14:textId="5BAB96E1" w:rsidR="00450F2B" w:rsidRPr="00A45CEB" w:rsidRDefault="00A45CEB" w:rsidP="00450F2B">
            <w:pPr>
              <w:tabs>
                <w:tab w:val="left" w:pos="600"/>
                <w:tab w:val="left" w:pos="851"/>
              </w:tabs>
              <w:ind w:right="34" w:firstLine="142"/>
              <w:rPr>
                <w:rFonts w:ascii="Times New Roman" w:hAnsi="Times New Roman"/>
                <w:sz w:val="24"/>
                <w:lang w:val="en-US"/>
                <w:rPrChange w:id="2691" w:author="2" w:date="2021-08-31T10:55:00Z">
                  <w:rPr>
                    <w:rFonts w:ascii="Times New Roman" w:hAnsi="Times New Roman" w:cs="Times New Roman"/>
                    <w:sz w:val="24"/>
                    <w:szCs w:val="24"/>
                    <w:lang w:val="ru"/>
                  </w:rPr>
                </w:rPrChange>
              </w:rPr>
            </w:pPr>
            <w:ins w:id="2692" w:author="2" w:date="2021-08-31T10:55:00Z">
              <w:r>
                <w:rPr>
                  <w:rFonts w:ascii="Times New Roman" w:hAnsi="Times New Roman" w:cs="Times New Roman"/>
                  <w:sz w:val="24"/>
                  <w:szCs w:val="24"/>
                  <w:lang w:val="en-US"/>
                </w:rPr>
                <w:t>1</w:t>
              </w:r>
            </w:ins>
          </w:p>
        </w:tc>
      </w:tr>
      <w:tr w:rsidR="00450F2B" w14:paraId="6BF73234" w14:textId="77777777" w:rsidTr="00911EF6">
        <w:tc>
          <w:tcPr>
            <w:tcW w:w="846" w:type="dxa"/>
            <w:tcPrChange w:id="2693" w:author="2" w:date="2021-08-31T10:55:00Z">
              <w:tcPr>
                <w:tcW w:w="846" w:type="dxa"/>
              </w:tcPr>
            </w:tcPrChange>
          </w:tcPr>
          <w:p w14:paraId="18FD2AA0" w14:textId="77777777" w:rsidR="00450F2B" w:rsidRDefault="00450F2B" w:rsidP="00450F2B">
            <w:pPr>
              <w:spacing w:after="120"/>
              <w:rPr>
                <w:rFonts w:ascii="Times New Roman" w:hAnsi="Times New Roman" w:cs="Times New Roman"/>
                <w:sz w:val="24"/>
                <w:szCs w:val="24"/>
              </w:rPr>
            </w:pPr>
          </w:p>
        </w:tc>
        <w:tc>
          <w:tcPr>
            <w:tcW w:w="1843" w:type="dxa"/>
            <w:tcPrChange w:id="2694" w:author="2" w:date="2021-08-31T10:55:00Z">
              <w:tcPr>
                <w:tcW w:w="1843" w:type="dxa"/>
              </w:tcPr>
            </w:tcPrChange>
          </w:tcPr>
          <w:p w14:paraId="43590209" w14:textId="77777777" w:rsidR="00450F2B" w:rsidRDefault="00450F2B" w:rsidP="00450F2B">
            <w:pPr>
              <w:spacing w:after="120"/>
              <w:rPr>
                <w:rFonts w:ascii="Times New Roman" w:hAnsi="Times New Roman" w:cs="Times New Roman"/>
                <w:sz w:val="24"/>
                <w:szCs w:val="24"/>
              </w:rPr>
            </w:pPr>
          </w:p>
        </w:tc>
        <w:tc>
          <w:tcPr>
            <w:tcW w:w="425" w:type="dxa"/>
            <w:tcPrChange w:id="2695" w:author="2" w:date="2021-08-31T10:55:00Z">
              <w:tcPr>
                <w:tcW w:w="425" w:type="dxa"/>
              </w:tcPr>
            </w:tcPrChange>
          </w:tcPr>
          <w:p w14:paraId="48AFD8CE" w14:textId="77777777" w:rsidR="00450F2B" w:rsidRDefault="00450F2B" w:rsidP="00450F2B">
            <w:pPr>
              <w:spacing w:after="120"/>
              <w:rPr>
                <w:rFonts w:ascii="Times New Roman" w:hAnsi="Times New Roman" w:cs="Times New Roman"/>
                <w:sz w:val="24"/>
                <w:szCs w:val="24"/>
              </w:rPr>
            </w:pPr>
          </w:p>
        </w:tc>
        <w:tc>
          <w:tcPr>
            <w:tcW w:w="392" w:type="dxa"/>
            <w:tcPrChange w:id="2696" w:author="2" w:date="2021-08-31T10:55:00Z">
              <w:tcPr>
                <w:tcW w:w="392" w:type="dxa"/>
              </w:tcPr>
            </w:tcPrChange>
          </w:tcPr>
          <w:p w14:paraId="1D1D1FE5" w14:textId="77777777" w:rsidR="00450F2B" w:rsidRDefault="00450F2B" w:rsidP="00450F2B">
            <w:pPr>
              <w:spacing w:after="120"/>
              <w:rPr>
                <w:rFonts w:ascii="Times New Roman" w:hAnsi="Times New Roman" w:cs="Times New Roman"/>
                <w:sz w:val="24"/>
                <w:szCs w:val="24"/>
              </w:rPr>
            </w:pPr>
          </w:p>
        </w:tc>
        <w:tc>
          <w:tcPr>
            <w:tcW w:w="553" w:type="dxa"/>
            <w:tcPrChange w:id="2697" w:author="2" w:date="2021-08-31T10:55:00Z">
              <w:tcPr>
                <w:tcW w:w="553" w:type="dxa"/>
              </w:tcPr>
            </w:tcPrChange>
          </w:tcPr>
          <w:p w14:paraId="015D4B7E" w14:textId="55D58572"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2698" w:author="2" w:date="2021-08-31T10:55:00Z">
              <w:tcPr>
                <w:tcW w:w="6001" w:type="dxa"/>
              </w:tcPr>
            </w:tcPrChange>
          </w:tcPr>
          <w:p w14:paraId="6CA31607" w14:textId="59973424" w:rsidR="00450F2B" w:rsidRDefault="00450F2B" w:rsidP="00450F2B">
            <w:pPr>
              <w:pStyle w:val="6"/>
              <w:shd w:val="clear" w:color="auto" w:fill="auto"/>
              <w:spacing w:before="0" w:line="226" w:lineRule="exact"/>
              <w:ind w:firstLine="0"/>
            </w:pPr>
            <w:r>
              <w:rPr>
                <w:noProof/>
                <w:lang w:eastAsia="ru-RU"/>
              </w:rPr>
              <w:drawing>
                <wp:anchor distT="0" distB="0" distL="114300" distR="114300" simplePos="0" relativeHeight="252132352" behindDoc="1" locked="0" layoutInCell="1" allowOverlap="1" wp14:anchorId="51A23485" wp14:editId="0832331E">
                  <wp:simplePos x="0" y="0"/>
                  <wp:positionH relativeFrom="column">
                    <wp:posOffset>2041550</wp:posOffset>
                  </wp:positionH>
                  <wp:positionV relativeFrom="paragraph">
                    <wp:posOffset>228</wp:posOffset>
                  </wp:positionV>
                  <wp:extent cx="1615440" cy="1230630"/>
                  <wp:effectExtent l="0" t="0" r="3810" b="7620"/>
                  <wp:wrapTight wrapText="bothSides">
                    <wp:wrapPolygon edited="0">
                      <wp:start x="0" y="0"/>
                      <wp:lineTo x="0" y="21399"/>
                      <wp:lineTo x="21396" y="21399"/>
                      <wp:lineTo x="21396" y="0"/>
                      <wp:lineTo x="0" y="0"/>
                    </wp:wrapPolygon>
                  </wp:wrapTight>
                  <wp:docPr id="32" name="Рисунок 32" descr="C:\Users\TC634~1.TSE\AppData\Local\Temp\FineReader10\media\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C634~1.TSE\AppData\Local\Temp\FineReader10\media\image3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15440" cy="1230630"/>
                          </a:xfrm>
                          <a:prstGeom prst="rect">
                            <a:avLst/>
                          </a:prstGeom>
                          <a:noFill/>
                          <a:ln>
                            <a:noFill/>
                          </a:ln>
                        </pic:spPr>
                      </pic:pic>
                    </a:graphicData>
                  </a:graphic>
                  <wp14:sizeRelH relativeFrom="page">
                    <wp14:pctWidth>0</wp14:pctWidth>
                  </wp14:sizeRelH>
                  <wp14:sizeRelV relativeFrom="page">
                    <wp14:pctHeight>0</wp14:pctHeight>
                  </wp14:sizeRelV>
                </wp:anchor>
              </w:drawing>
            </w:r>
            <w:r>
              <w:t>По графику, изображенному на рисунке, запишите уравнение мгновен</w:t>
            </w:r>
            <w:r>
              <w:softHyphen/>
              <w:t>ного значения силы тока.</w:t>
            </w:r>
          </w:p>
          <w:p w14:paraId="60F281FF" w14:textId="77777777" w:rsidR="00450F2B" w:rsidRDefault="00450F2B" w:rsidP="00450F2B">
            <w:pPr>
              <w:ind w:firstLine="375"/>
              <w:jc w:val="both"/>
              <w:rPr>
                <w:rFonts w:ascii="Times New Roman" w:eastAsia="Times New Roman" w:hAnsi="Times New Roman" w:cs="Times New Roman"/>
                <w:color w:val="000000"/>
                <w:sz w:val="20"/>
                <w:szCs w:val="20"/>
                <w:lang w:eastAsia="ru-RU"/>
              </w:rPr>
            </w:pPr>
          </w:p>
          <w:p w14:paraId="52720215" w14:textId="77777777" w:rsidR="00450F2B" w:rsidRDefault="00450F2B" w:rsidP="00450F2B">
            <w:pPr>
              <w:ind w:firstLine="375"/>
              <w:jc w:val="both"/>
              <w:rPr>
                <w:rFonts w:ascii="Times New Roman" w:eastAsia="Times New Roman" w:hAnsi="Times New Roman" w:cs="Times New Roman"/>
                <w:color w:val="000000"/>
                <w:sz w:val="20"/>
                <w:szCs w:val="20"/>
                <w:lang w:eastAsia="ru-RU"/>
              </w:rPr>
            </w:pPr>
          </w:p>
          <w:p w14:paraId="7AC6AF6D" w14:textId="77777777" w:rsidR="00450F2B" w:rsidRDefault="00450F2B" w:rsidP="00450F2B">
            <w:pPr>
              <w:ind w:firstLine="375"/>
              <w:jc w:val="both"/>
              <w:rPr>
                <w:rFonts w:ascii="Times New Roman" w:eastAsia="Times New Roman" w:hAnsi="Times New Roman" w:cs="Times New Roman"/>
                <w:color w:val="000000"/>
                <w:sz w:val="20"/>
                <w:szCs w:val="20"/>
                <w:lang w:eastAsia="ru-RU"/>
              </w:rPr>
            </w:pPr>
          </w:p>
          <w:p w14:paraId="3344D399" w14:textId="77777777" w:rsidR="00450F2B" w:rsidRDefault="00450F2B" w:rsidP="00450F2B">
            <w:pPr>
              <w:ind w:firstLine="375"/>
              <w:jc w:val="both"/>
              <w:rPr>
                <w:rFonts w:ascii="Times New Roman" w:eastAsia="Times New Roman" w:hAnsi="Times New Roman" w:cs="Times New Roman"/>
                <w:color w:val="000000"/>
                <w:sz w:val="20"/>
                <w:szCs w:val="20"/>
                <w:lang w:eastAsia="ru-RU"/>
              </w:rPr>
            </w:pPr>
          </w:p>
          <w:p w14:paraId="727656BE" w14:textId="77777777" w:rsidR="00450F2B" w:rsidRDefault="00450F2B" w:rsidP="00450F2B">
            <w:pPr>
              <w:ind w:firstLine="375"/>
              <w:jc w:val="both"/>
              <w:rPr>
                <w:rFonts w:ascii="Times New Roman" w:eastAsia="Times New Roman" w:hAnsi="Times New Roman" w:cs="Times New Roman"/>
                <w:color w:val="000000"/>
                <w:sz w:val="20"/>
                <w:szCs w:val="20"/>
                <w:lang w:eastAsia="ru-RU"/>
              </w:rPr>
            </w:pPr>
          </w:p>
          <w:p w14:paraId="7325D632" w14:textId="042F0BEC"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2699" w:author="2" w:date="2021-08-31T10:55:00Z">
              <w:tcPr>
                <w:tcW w:w="4839" w:type="dxa"/>
              </w:tcPr>
            </w:tcPrChange>
          </w:tcPr>
          <w:p w14:paraId="60C8242E" w14:textId="77777777" w:rsidR="00A45CEB" w:rsidRPr="006F33AA" w:rsidRDefault="00A45CEB" w:rsidP="00A45CEB">
            <w:pPr>
              <w:pStyle w:val="a4"/>
              <w:numPr>
                <w:ilvl w:val="0"/>
                <w:numId w:val="284"/>
              </w:numPr>
              <w:spacing w:after="0" w:line="273" w:lineRule="exact"/>
              <w:ind w:right="20"/>
              <w:rPr>
                <w:ins w:id="2700" w:author="2" w:date="2021-08-31T10:55:00Z"/>
                <w:rFonts w:ascii="Times New Roman" w:eastAsia="Century Schoolbook" w:hAnsi="Times New Roman" w:cs="Times New Roman"/>
                <w:color w:val="000000"/>
                <w:sz w:val="20"/>
                <w:szCs w:val="20"/>
                <w:lang w:eastAsia="ru-RU"/>
              </w:rPr>
            </w:pPr>
            <m:oMath>
              <m:r>
                <w:ins w:id="2701" w:author="2" w:date="2021-08-31T10:55:00Z">
                  <w:rPr>
                    <w:rFonts w:ascii="Cambria Math" w:eastAsia="Century Schoolbook" w:hAnsi="Cambria Math" w:cs="Times New Roman"/>
                    <w:color w:val="000000"/>
                    <w:sz w:val="20"/>
                    <w:szCs w:val="20"/>
                    <w:lang w:eastAsia="ru-RU"/>
                  </w:rPr>
                  <m:t>12</m:t>
                </w:ins>
              </m:r>
              <m:func>
                <m:funcPr>
                  <m:ctrlPr>
                    <w:ins w:id="2702" w:author="2" w:date="2021-08-31T10:55:00Z">
                      <w:rPr>
                        <w:rFonts w:ascii="Cambria Math" w:eastAsia="Century Schoolbook" w:hAnsi="Cambria Math" w:cs="Times New Roman"/>
                        <w:i/>
                        <w:color w:val="000000"/>
                        <w:sz w:val="20"/>
                        <w:szCs w:val="20"/>
                        <w:lang w:eastAsia="ru-RU"/>
                      </w:rPr>
                    </w:ins>
                  </m:ctrlPr>
                </m:funcPr>
                <m:fName>
                  <m:r>
                    <w:ins w:id="2703" w:author="2" w:date="2021-08-31T10:55:00Z">
                      <m:rPr>
                        <m:sty m:val="p"/>
                      </m:rPr>
                      <w:rPr>
                        <w:rFonts w:ascii="Cambria Math" w:eastAsia="Century Schoolbook" w:hAnsi="Cambria Math" w:cs="Times New Roman"/>
                        <w:color w:val="000000"/>
                        <w:sz w:val="20"/>
                        <w:szCs w:val="20"/>
                      </w:rPr>
                      <m:t>sin</m:t>
                    </w:ins>
                  </m:r>
                </m:fName>
                <m:e>
                  <m:d>
                    <m:dPr>
                      <m:ctrlPr>
                        <w:ins w:id="2704" w:author="2" w:date="2021-08-31T10:55:00Z">
                          <w:rPr>
                            <w:rFonts w:ascii="Cambria Math" w:eastAsia="Century Schoolbook" w:hAnsi="Cambria Math" w:cs="Times New Roman"/>
                            <w:i/>
                            <w:color w:val="000000"/>
                            <w:sz w:val="20"/>
                            <w:szCs w:val="20"/>
                            <w:lang w:eastAsia="ru-RU"/>
                          </w:rPr>
                        </w:ins>
                      </m:ctrlPr>
                    </m:dPr>
                    <m:e>
                      <m:r>
                        <w:ins w:id="2705" w:author="2" w:date="2021-08-31T10:55:00Z">
                          <w:rPr>
                            <w:rFonts w:ascii="Cambria Math" w:eastAsia="Century Schoolbook" w:hAnsi="Cambria Math" w:cs="Times New Roman"/>
                            <w:color w:val="000000"/>
                            <w:sz w:val="20"/>
                            <w:szCs w:val="20"/>
                            <w:lang w:eastAsia="ru-RU"/>
                          </w:rPr>
                          <m:t>50π</m:t>
                        </w:ins>
                      </m:r>
                      <m:r>
                        <w:ins w:id="2706" w:author="2" w:date="2021-08-31T10:55:00Z">
                          <w:rPr>
                            <w:rFonts w:ascii="Cambria Math" w:eastAsia="Century Schoolbook" w:hAnsi="Cambria Math" w:cs="Times New Roman"/>
                            <w:color w:val="000000"/>
                            <w:sz w:val="20"/>
                            <w:szCs w:val="20"/>
                            <w:lang w:val="en-US" w:eastAsia="ru-RU"/>
                          </w:rPr>
                          <m:t>t</m:t>
                        </w:ins>
                      </m:r>
                    </m:e>
                  </m:d>
                </m:e>
              </m:func>
            </m:oMath>
          </w:p>
          <w:p w14:paraId="7920EEDF" w14:textId="77777777" w:rsidR="00450F2B" w:rsidRPr="006F33AA" w:rsidRDefault="00A45CEB" w:rsidP="00A45CEB">
            <w:pPr>
              <w:pStyle w:val="a4"/>
              <w:numPr>
                <w:ilvl w:val="0"/>
                <w:numId w:val="284"/>
              </w:numPr>
              <w:spacing w:after="0" w:line="273" w:lineRule="exact"/>
              <w:ind w:right="20"/>
              <w:rPr>
                <w:ins w:id="2707" w:author="2" w:date="2021-08-31T10:55:00Z"/>
                <w:rFonts w:ascii="Times New Roman" w:eastAsia="Century Schoolbook" w:hAnsi="Times New Roman" w:cs="Times New Roman"/>
                <w:color w:val="000000"/>
                <w:sz w:val="20"/>
                <w:szCs w:val="20"/>
                <w:lang w:eastAsia="ru-RU"/>
              </w:rPr>
            </w:pPr>
            <m:oMath>
              <m:r>
                <w:ins w:id="2708" w:author="2" w:date="2021-08-31T10:55:00Z">
                  <w:rPr>
                    <w:rFonts w:ascii="Cambria Math" w:eastAsia="Century Schoolbook" w:hAnsi="Cambria Math" w:cs="Times New Roman"/>
                    <w:color w:val="000000"/>
                    <w:sz w:val="20"/>
                    <w:szCs w:val="20"/>
                    <w:lang w:eastAsia="ru-RU"/>
                  </w:rPr>
                  <m:t>12</m:t>
                </w:ins>
              </m:r>
              <m:func>
                <m:funcPr>
                  <m:ctrlPr>
                    <w:ins w:id="2709" w:author="2" w:date="2021-08-31T10:55:00Z">
                      <w:rPr>
                        <w:rFonts w:ascii="Cambria Math" w:eastAsia="Century Schoolbook" w:hAnsi="Cambria Math" w:cs="Times New Roman"/>
                        <w:i/>
                        <w:color w:val="000000"/>
                        <w:sz w:val="20"/>
                        <w:szCs w:val="20"/>
                        <w:lang w:eastAsia="ru-RU"/>
                      </w:rPr>
                    </w:ins>
                  </m:ctrlPr>
                </m:funcPr>
                <m:fName>
                  <m:r>
                    <w:ins w:id="2710" w:author="2" w:date="2021-08-31T10:55:00Z">
                      <m:rPr>
                        <m:sty m:val="p"/>
                      </m:rPr>
                      <w:rPr>
                        <w:rFonts w:ascii="Cambria Math" w:eastAsia="Century Schoolbook" w:hAnsi="Cambria Math" w:cs="Times New Roman"/>
                        <w:color w:val="000000"/>
                        <w:sz w:val="20"/>
                        <w:szCs w:val="20"/>
                      </w:rPr>
                      <m:t>cos</m:t>
                    </w:ins>
                  </m:r>
                </m:fName>
                <m:e>
                  <m:d>
                    <m:dPr>
                      <m:ctrlPr>
                        <w:ins w:id="2711" w:author="2" w:date="2021-08-31T10:55:00Z">
                          <w:rPr>
                            <w:rFonts w:ascii="Cambria Math" w:eastAsia="Century Schoolbook" w:hAnsi="Cambria Math" w:cs="Times New Roman"/>
                            <w:i/>
                            <w:color w:val="000000"/>
                            <w:sz w:val="20"/>
                            <w:szCs w:val="20"/>
                            <w:lang w:eastAsia="ru-RU"/>
                          </w:rPr>
                        </w:ins>
                      </m:ctrlPr>
                    </m:dPr>
                    <m:e>
                      <m:r>
                        <w:ins w:id="2712" w:author="2" w:date="2021-08-31T10:55:00Z">
                          <w:rPr>
                            <w:rFonts w:ascii="Cambria Math" w:eastAsia="Century Schoolbook" w:hAnsi="Cambria Math" w:cs="Times New Roman"/>
                            <w:color w:val="000000"/>
                            <w:sz w:val="20"/>
                            <w:szCs w:val="20"/>
                            <w:lang w:eastAsia="ru-RU"/>
                          </w:rPr>
                          <m:t>50π</m:t>
                        </w:ins>
                      </m:r>
                      <m:r>
                        <w:ins w:id="2713" w:author="2" w:date="2021-08-31T10:55:00Z">
                          <w:rPr>
                            <w:rFonts w:ascii="Cambria Math" w:eastAsia="Century Schoolbook" w:hAnsi="Cambria Math" w:cs="Times New Roman"/>
                            <w:color w:val="000000"/>
                            <w:sz w:val="20"/>
                            <w:szCs w:val="20"/>
                            <w:lang w:val="en-US" w:eastAsia="ru-RU"/>
                          </w:rPr>
                          <m:t>t</m:t>
                        </w:ins>
                      </m:r>
                    </m:e>
                  </m:d>
                </m:e>
              </m:func>
            </m:oMath>
          </w:p>
          <w:p w14:paraId="7F78CC01" w14:textId="77777777" w:rsidR="00A45CEB" w:rsidRPr="006F33AA" w:rsidRDefault="00A45CEB" w:rsidP="00A45CEB">
            <w:pPr>
              <w:pStyle w:val="a4"/>
              <w:numPr>
                <w:ilvl w:val="0"/>
                <w:numId w:val="284"/>
              </w:numPr>
              <w:spacing w:after="0" w:line="273" w:lineRule="exact"/>
              <w:ind w:right="20"/>
              <w:rPr>
                <w:ins w:id="2714" w:author="2" w:date="2021-08-31T10:55:00Z"/>
                <w:rFonts w:ascii="Times New Roman" w:eastAsia="Century Schoolbook" w:hAnsi="Times New Roman" w:cs="Times New Roman"/>
                <w:color w:val="000000"/>
                <w:sz w:val="20"/>
                <w:szCs w:val="20"/>
                <w:lang w:eastAsia="ru-RU"/>
              </w:rPr>
            </w:pPr>
            <m:oMath>
              <m:r>
                <w:ins w:id="2715" w:author="2" w:date="2021-08-31T10:55:00Z">
                  <w:rPr>
                    <w:rFonts w:ascii="Cambria Math" w:eastAsia="Century Schoolbook" w:hAnsi="Cambria Math" w:cs="Times New Roman"/>
                    <w:color w:val="000000"/>
                    <w:sz w:val="20"/>
                    <w:szCs w:val="20"/>
                    <w:lang w:eastAsia="ru-RU"/>
                  </w:rPr>
                  <m:t>24</m:t>
                </w:ins>
              </m:r>
              <m:func>
                <m:funcPr>
                  <m:ctrlPr>
                    <w:ins w:id="2716" w:author="2" w:date="2021-08-31T10:55:00Z">
                      <w:rPr>
                        <w:rFonts w:ascii="Cambria Math" w:eastAsia="Century Schoolbook" w:hAnsi="Cambria Math" w:cs="Times New Roman"/>
                        <w:i/>
                        <w:color w:val="000000"/>
                        <w:sz w:val="20"/>
                        <w:szCs w:val="20"/>
                        <w:lang w:eastAsia="ru-RU"/>
                      </w:rPr>
                    </w:ins>
                  </m:ctrlPr>
                </m:funcPr>
                <m:fName>
                  <m:r>
                    <w:ins w:id="2717" w:author="2" w:date="2021-08-31T10:55:00Z">
                      <m:rPr>
                        <m:sty m:val="p"/>
                      </m:rPr>
                      <w:rPr>
                        <w:rFonts w:ascii="Cambria Math" w:eastAsia="Century Schoolbook" w:hAnsi="Cambria Math" w:cs="Times New Roman"/>
                        <w:color w:val="000000"/>
                        <w:sz w:val="20"/>
                        <w:szCs w:val="20"/>
                      </w:rPr>
                      <m:t>sin</m:t>
                    </w:ins>
                  </m:r>
                </m:fName>
                <m:e>
                  <m:d>
                    <m:dPr>
                      <m:ctrlPr>
                        <w:ins w:id="2718" w:author="2" w:date="2021-08-31T10:55:00Z">
                          <w:rPr>
                            <w:rFonts w:ascii="Cambria Math" w:eastAsia="Century Schoolbook" w:hAnsi="Cambria Math" w:cs="Times New Roman"/>
                            <w:i/>
                            <w:color w:val="000000"/>
                            <w:sz w:val="20"/>
                            <w:szCs w:val="20"/>
                            <w:lang w:eastAsia="ru-RU"/>
                          </w:rPr>
                        </w:ins>
                      </m:ctrlPr>
                    </m:dPr>
                    <m:e>
                      <m:r>
                        <w:ins w:id="2719" w:author="2" w:date="2021-08-31T10:55:00Z">
                          <w:rPr>
                            <w:rFonts w:ascii="Cambria Math" w:eastAsia="Century Schoolbook" w:hAnsi="Cambria Math" w:cs="Times New Roman"/>
                            <w:color w:val="000000"/>
                            <w:sz w:val="20"/>
                            <w:szCs w:val="20"/>
                            <w:lang w:eastAsia="ru-RU"/>
                          </w:rPr>
                          <m:t>25π</m:t>
                        </w:ins>
                      </m:r>
                      <m:r>
                        <w:ins w:id="2720" w:author="2" w:date="2021-08-31T10:55:00Z">
                          <w:rPr>
                            <w:rFonts w:ascii="Cambria Math" w:eastAsia="Century Schoolbook" w:hAnsi="Cambria Math" w:cs="Times New Roman"/>
                            <w:color w:val="000000"/>
                            <w:sz w:val="20"/>
                            <w:szCs w:val="20"/>
                            <w:lang w:val="en-US" w:eastAsia="ru-RU"/>
                          </w:rPr>
                          <m:t>t</m:t>
                        </w:ins>
                      </m:r>
                    </m:e>
                  </m:d>
                </m:e>
              </m:func>
            </m:oMath>
          </w:p>
          <w:p w14:paraId="0D972990" w14:textId="58375140" w:rsidR="00450F2B" w:rsidRPr="00450F2B" w:rsidRDefault="00A45CEB" w:rsidP="00A45CEB">
            <w:pPr>
              <w:pStyle w:val="a4"/>
              <w:numPr>
                <w:ilvl w:val="0"/>
                <w:numId w:val="284"/>
              </w:numPr>
              <w:spacing w:after="0" w:line="273" w:lineRule="exact"/>
              <w:ind w:right="20"/>
              <w:rPr>
                <w:rFonts w:ascii="Times New Roman" w:eastAsia="Century Schoolbook" w:hAnsi="Times New Roman" w:cs="Times New Roman"/>
                <w:color w:val="000000"/>
                <w:sz w:val="20"/>
                <w:szCs w:val="20"/>
                <w:lang w:eastAsia="ru-RU"/>
              </w:rPr>
              <w:pPrChange w:id="2721" w:author="2" w:date="2021-08-31T10:55:00Z">
                <w:pPr>
                  <w:pStyle w:val="a4"/>
                  <w:framePr w:hSpace="180" w:wrap="around" w:hAnchor="margin" w:y="665"/>
                  <w:spacing w:after="0" w:line="273" w:lineRule="exact"/>
                  <w:ind w:left="346" w:right="20" w:firstLine="142"/>
                </w:pPr>
              </w:pPrChange>
            </w:pPr>
            <m:oMath>
              <m:r>
                <w:ins w:id="2722" w:author="2" w:date="2021-08-31T10:55:00Z">
                  <w:rPr>
                    <w:rFonts w:ascii="Cambria Math" w:eastAsia="Century Schoolbook" w:hAnsi="Cambria Math" w:cs="Times New Roman"/>
                    <w:color w:val="000000"/>
                    <w:sz w:val="20"/>
                    <w:szCs w:val="20"/>
                    <w:lang w:eastAsia="ru-RU"/>
                  </w:rPr>
                  <m:t>2</m:t>
                </w:ins>
              </m:r>
              <m:func>
                <m:funcPr>
                  <m:ctrlPr>
                    <w:ins w:id="2723" w:author="2" w:date="2021-08-31T10:55:00Z">
                      <w:rPr>
                        <w:rFonts w:ascii="Cambria Math" w:eastAsia="Century Schoolbook" w:hAnsi="Cambria Math" w:cs="Times New Roman"/>
                        <w:i/>
                        <w:color w:val="000000"/>
                        <w:sz w:val="20"/>
                        <w:szCs w:val="20"/>
                        <w:lang w:eastAsia="ru-RU"/>
                      </w:rPr>
                    </w:ins>
                  </m:ctrlPr>
                </m:funcPr>
                <m:fName>
                  <m:r>
                    <w:ins w:id="2724" w:author="2" w:date="2021-08-31T10:55:00Z">
                      <m:rPr>
                        <m:sty m:val="p"/>
                      </m:rPr>
                      <w:rPr>
                        <w:rFonts w:ascii="Cambria Math" w:eastAsia="Century Schoolbook" w:hAnsi="Cambria Math" w:cs="Times New Roman"/>
                        <w:color w:val="000000"/>
                        <w:sz w:val="20"/>
                        <w:szCs w:val="20"/>
                      </w:rPr>
                      <m:t>4cos</m:t>
                    </w:ins>
                  </m:r>
                </m:fName>
                <m:e>
                  <m:d>
                    <m:dPr>
                      <m:ctrlPr>
                        <w:ins w:id="2725" w:author="2" w:date="2021-08-31T10:55:00Z">
                          <w:rPr>
                            <w:rFonts w:ascii="Cambria Math" w:eastAsia="Century Schoolbook" w:hAnsi="Cambria Math" w:cs="Times New Roman"/>
                            <w:i/>
                            <w:color w:val="000000"/>
                            <w:sz w:val="20"/>
                            <w:szCs w:val="20"/>
                            <w:lang w:eastAsia="ru-RU"/>
                          </w:rPr>
                        </w:ins>
                      </m:ctrlPr>
                    </m:dPr>
                    <m:e>
                      <m:r>
                        <w:ins w:id="2726" w:author="2" w:date="2021-08-31T10:55:00Z">
                          <w:rPr>
                            <w:rFonts w:ascii="Cambria Math" w:eastAsia="Century Schoolbook" w:hAnsi="Cambria Math" w:cs="Times New Roman"/>
                            <w:color w:val="000000"/>
                            <w:sz w:val="20"/>
                            <w:szCs w:val="20"/>
                            <w:lang w:eastAsia="ru-RU"/>
                          </w:rPr>
                          <m:t>25π</m:t>
                        </w:ins>
                      </m:r>
                      <m:r>
                        <w:ins w:id="2727" w:author="2" w:date="2021-08-31T10:55:00Z">
                          <w:rPr>
                            <w:rFonts w:ascii="Cambria Math" w:eastAsia="Century Schoolbook" w:hAnsi="Cambria Math" w:cs="Times New Roman"/>
                            <w:color w:val="000000"/>
                            <w:sz w:val="20"/>
                            <w:szCs w:val="20"/>
                            <w:lang w:val="en-US" w:eastAsia="ru-RU"/>
                          </w:rPr>
                          <m:t>t</m:t>
                        </w:ins>
                      </m:r>
                    </m:e>
                  </m:d>
                </m:e>
              </m:func>
            </m:oMath>
          </w:p>
        </w:tc>
        <w:tc>
          <w:tcPr>
            <w:tcW w:w="567" w:type="dxa"/>
            <w:gridSpan w:val="2"/>
            <w:tcPrChange w:id="2728" w:author="2" w:date="2021-08-31T10:55:00Z">
              <w:tcPr>
                <w:tcW w:w="547" w:type="dxa"/>
              </w:tcPr>
            </w:tcPrChange>
          </w:tcPr>
          <w:p w14:paraId="7B223FD1" w14:textId="5D34ED13" w:rsidR="00450F2B" w:rsidRPr="004B35C4" w:rsidRDefault="00A45CEB" w:rsidP="00450F2B">
            <w:pPr>
              <w:tabs>
                <w:tab w:val="left" w:pos="600"/>
                <w:tab w:val="left" w:pos="851"/>
              </w:tabs>
              <w:ind w:right="34" w:firstLine="142"/>
              <w:rPr>
                <w:rFonts w:ascii="Times New Roman" w:hAnsi="Times New Roman" w:cs="Times New Roman"/>
                <w:sz w:val="24"/>
                <w:szCs w:val="24"/>
                <w:lang w:val="ru"/>
              </w:rPr>
            </w:pPr>
            <w:ins w:id="2729" w:author="2" w:date="2021-08-31T10:55:00Z">
              <w:r>
                <w:rPr>
                  <w:rFonts w:ascii="Times New Roman" w:hAnsi="Times New Roman" w:cs="Times New Roman"/>
                  <w:sz w:val="24"/>
                  <w:szCs w:val="24"/>
                  <w:lang w:val="ru"/>
                </w:rPr>
                <w:t>1</w:t>
              </w:r>
            </w:ins>
          </w:p>
        </w:tc>
      </w:tr>
      <w:tr w:rsidR="00450F2B" w14:paraId="67771FF1" w14:textId="77777777" w:rsidTr="00911EF6">
        <w:tc>
          <w:tcPr>
            <w:tcW w:w="846" w:type="dxa"/>
            <w:tcPrChange w:id="2730" w:author="2" w:date="2021-08-31T10:55:00Z">
              <w:tcPr>
                <w:tcW w:w="846" w:type="dxa"/>
              </w:tcPr>
            </w:tcPrChange>
          </w:tcPr>
          <w:p w14:paraId="7C1D642B" w14:textId="77777777" w:rsidR="00450F2B" w:rsidRDefault="00450F2B" w:rsidP="00450F2B">
            <w:pPr>
              <w:spacing w:after="120"/>
              <w:rPr>
                <w:rFonts w:ascii="Times New Roman" w:hAnsi="Times New Roman" w:cs="Times New Roman"/>
                <w:sz w:val="24"/>
                <w:szCs w:val="24"/>
              </w:rPr>
            </w:pPr>
          </w:p>
        </w:tc>
        <w:tc>
          <w:tcPr>
            <w:tcW w:w="1843" w:type="dxa"/>
            <w:tcPrChange w:id="2731" w:author="2" w:date="2021-08-31T10:55:00Z">
              <w:tcPr>
                <w:tcW w:w="1843" w:type="dxa"/>
              </w:tcPr>
            </w:tcPrChange>
          </w:tcPr>
          <w:p w14:paraId="0E98BEEF" w14:textId="77777777" w:rsidR="00450F2B" w:rsidRDefault="00450F2B" w:rsidP="00450F2B">
            <w:pPr>
              <w:spacing w:after="120"/>
              <w:rPr>
                <w:rFonts w:ascii="Times New Roman" w:hAnsi="Times New Roman" w:cs="Times New Roman"/>
                <w:sz w:val="24"/>
                <w:szCs w:val="24"/>
              </w:rPr>
            </w:pPr>
          </w:p>
        </w:tc>
        <w:tc>
          <w:tcPr>
            <w:tcW w:w="425" w:type="dxa"/>
            <w:tcPrChange w:id="2732" w:author="2" w:date="2021-08-31T10:55:00Z">
              <w:tcPr>
                <w:tcW w:w="425" w:type="dxa"/>
              </w:tcPr>
            </w:tcPrChange>
          </w:tcPr>
          <w:p w14:paraId="14E18D4D" w14:textId="77777777" w:rsidR="00450F2B" w:rsidRDefault="00450F2B" w:rsidP="00450F2B">
            <w:pPr>
              <w:spacing w:after="120"/>
              <w:rPr>
                <w:rFonts w:ascii="Times New Roman" w:hAnsi="Times New Roman" w:cs="Times New Roman"/>
                <w:sz w:val="24"/>
                <w:szCs w:val="24"/>
              </w:rPr>
            </w:pPr>
          </w:p>
        </w:tc>
        <w:tc>
          <w:tcPr>
            <w:tcW w:w="392" w:type="dxa"/>
            <w:tcPrChange w:id="2733" w:author="2" w:date="2021-08-31T10:55:00Z">
              <w:tcPr>
                <w:tcW w:w="392" w:type="dxa"/>
              </w:tcPr>
            </w:tcPrChange>
          </w:tcPr>
          <w:p w14:paraId="2BF67879" w14:textId="77777777" w:rsidR="00450F2B" w:rsidRDefault="00450F2B" w:rsidP="00450F2B">
            <w:pPr>
              <w:spacing w:after="120"/>
              <w:rPr>
                <w:rFonts w:ascii="Times New Roman" w:hAnsi="Times New Roman" w:cs="Times New Roman"/>
                <w:sz w:val="24"/>
                <w:szCs w:val="24"/>
              </w:rPr>
            </w:pPr>
          </w:p>
        </w:tc>
        <w:tc>
          <w:tcPr>
            <w:tcW w:w="553" w:type="dxa"/>
            <w:tcPrChange w:id="2734" w:author="2" w:date="2021-08-31T10:55:00Z">
              <w:tcPr>
                <w:tcW w:w="553" w:type="dxa"/>
              </w:tcPr>
            </w:tcPrChange>
          </w:tcPr>
          <w:p w14:paraId="297887F6" w14:textId="7B6D5B60"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2735" w:author="2" w:date="2021-08-31T10:55:00Z">
              <w:tcPr>
                <w:tcW w:w="6001" w:type="dxa"/>
              </w:tcPr>
            </w:tcPrChange>
          </w:tcPr>
          <w:p w14:paraId="69424110" w14:textId="7D648442" w:rsidR="00450F2B" w:rsidRDefault="00450F2B" w:rsidP="00450F2B">
            <w:pPr>
              <w:pStyle w:val="6"/>
              <w:shd w:val="clear" w:color="auto" w:fill="auto"/>
              <w:spacing w:before="91" w:after="1277" w:line="216" w:lineRule="exact"/>
              <w:ind w:left="40" w:right="140" w:firstLine="0"/>
            </w:pPr>
            <w:r>
              <w:rPr>
                <w:noProof/>
                <w:lang w:eastAsia="ru-RU"/>
              </w:rPr>
              <w:drawing>
                <wp:anchor distT="0" distB="0" distL="114300" distR="114300" simplePos="0" relativeHeight="252133376" behindDoc="1" locked="0" layoutInCell="1" allowOverlap="1" wp14:anchorId="6A95D579" wp14:editId="2905DCC0">
                  <wp:simplePos x="0" y="0"/>
                  <wp:positionH relativeFrom="column">
                    <wp:posOffset>2098675</wp:posOffset>
                  </wp:positionH>
                  <wp:positionV relativeFrom="paragraph">
                    <wp:posOffset>65837</wp:posOffset>
                  </wp:positionV>
                  <wp:extent cx="1560195" cy="1243330"/>
                  <wp:effectExtent l="0" t="0" r="1905" b="0"/>
                  <wp:wrapTight wrapText="bothSides">
                    <wp:wrapPolygon edited="0">
                      <wp:start x="0" y="0"/>
                      <wp:lineTo x="0" y="21181"/>
                      <wp:lineTo x="21363" y="21181"/>
                      <wp:lineTo x="21363" y="0"/>
                      <wp:lineTo x="0" y="0"/>
                    </wp:wrapPolygon>
                  </wp:wrapTight>
                  <wp:docPr id="259" name="Рисунок 259" descr="C:\Users\TC634~1.TSE\AppData\Local\Temp\FineReader10\media\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C634~1.TSE\AppData\Local\Temp\FineReader10\media\image31.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560195" cy="1243330"/>
                          </a:xfrm>
                          <a:prstGeom prst="rect">
                            <a:avLst/>
                          </a:prstGeom>
                          <a:noFill/>
                          <a:ln>
                            <a:noFill/>
                          </a:ln>
                        </pic:spPr>
                      </pic:pic>
                    </a:graphicData>
                  </a:graphic>
                  <wp14:sizeRelH relativeFrom="page">
                    <wp14:pctWidth>0</wp14:pctWidth>
                  </wp14:sizeRelH>
                  <wp14:sizeRelV relativeFrom="page">
                    <wp14:pctHeight>0</wp14:pctHeight>
                  </wp14:sizeRelV>
                </wp:anchor>
              </w:drawing>
            </w:r>
            <w:r>
              <w:t>По графику, изображенному на рисунке, определите амплитуду на</w:t>
            </w:r>
            <w:r>
              <w:softHyphen/>
              <w:t>пряжения, период и значение на</w:t>
            </w:r>
            <w:r>
              <w:softHyphen/>
              <w:t>пряжения для фазы л/3 рад.</w:t>
            </w:r>
          </w:p>
          <w:p w14:paraId="10049F38" w14:textId="039A5A8C"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2736" w:author="2" w:date="2021-08-31T10:55:00Z">
              <w:tcPr>
                <w:tcW w:w="4839" w:type="dxa"/>
              </w:tcPr>
            </w:tcPrChange>
          </w:tcPr>
          <w:p w14:paraId="5277D029" w14:textId="77777777" w:rsidR="00A45CEB" w:rsidRPr="006F33AA" w:rsidRDefault="00A45CEB" w:rsidP="009D40CC">
            <w:pPr>
              <w:spacing w:line="273" w:lineRule="exact"/>
              <w:ind w:right="20"/>
              <w:rPr>
                <w:ins w:id="2737" w:author="2" w:date="2021-08-31T10:55:00Z"/>
                <w:rFonts w:ascii="Times New Roman" w:eastAsia="Century Schoolbook" w:hAnsi="Times New Roman" w:cs="Times New Roman"/>
                <w:color w:val="000000"/>
                <w:sz w:val="20"/>
                <w:szCs w:val="20"/>
                <w:lang w:eastAsia="ru-RU"/>
              </w:rPr>
            </w:pPr>
          </w:p>
          <w:p w14:paraId="5979A210" w14:textId="77777777" w:rsidR="009D40CC" w:rsidRPr="006F33AA" w:rsidRDefault="009D40CC" w:rsidP="009D40CC">
            <w:pPr>
              <w:pStyle w:val="a4"/>
              <w:numPr>
                <w:ilvl w:val="0"/>
                <w:numId w:val="289"/>
              </w:numPr>
              <w:spacing w:after="0" w:line="273" w:lineRule="exact"/>
              <w:ind w:right="20"/>
              <w:rPr>
                <w:ins w:id="2738" w:author="2" w:date="2021-08-31T10:55:00Z"/>
                <w:rFonts w:ascii="Times New Roman" w:eastAsia="Century Schoolbook" w:hAnsi="Times New Roman" w:cs="Times New Roman"/>
                <w:color w:val="000000"/>
                <w:sz w:val="20"/>
                <w:szCs w:val="20"/>
                <w:lang w:eastAsia="ru-RU"/>
              </w:rPr>
            </w:pPr>
            <w:ins w:id="2739" w:author="2" w:date="2021-08-31T10:55:00Z">
              <w:r w:rsidRPr="006F33AA">
                <w:rPr>
                  <w:rFonts w:ascii="Times New Roman" w:eastAsia="Century Schoolbook" w:hAnsi="Times New Roman" w:cs="Times New Roman"/>
                  <w:color w:val="000000"/>
                  <w:sz w:val="20"/>
                  <w:szCs w:val="20"/>
                  <w:lang w:eastAsia="ru-RU"/>
                </w:rPr>
                <w:t>300В: 0,04с;260 В</w:t>
              </w:r>
            </w:ins>
          </w:p>
          <w:p w14:paraId="2A4B329B" w14:textId="77777777" w:rsidR="009D40CC" w:rsidRPr="006F33AA" w:rsidRDefault="009D40CC" w:rsidP="009D40CC">
            <w:pPr>
              <w:pStyle w:val="a4"/>
              <w:numPr>
                <w:ilvl w:val="0"/>
                <w:numId w:val="289"/>
              </w:numPr>
              <w:spacing w:after="0" w:line="273" w:lineRule="exact"/>
              <w:ind w:right="20"/>
              <w:rPr>
                <w:ins w:id="2740" w:author="2" w:date="2021-08-31T10:55:00Z"/>
                <w:rFonts w:ascii="Times New Roman" w:eastAsia="Century Schoolbook" w:hAnsi="Times New Roman" w:cs="Times New Roman"/>
                <w:color w:val="000000"/>
                <w:sz w:val="20"/>
                <w:szCs w:val="20"/>
                <w:lang w:eastAsia="ru-RU"/>
              </w:rPr>
            </w:pPr>
            <w:ins w:id="2741" w:author="2" w:date="2021-08-31T10:55:00Z">
              <w:r w:rsidRPr="006F33AA">
                <w:rPr>
                  <w:rFonts w:ascii="Times New Roman" w:eastAsia="Century Schoolbook" w:hAnsi="Times New Roman" w:cs="Times New Roman"/>
                  <w:color w:val="000000"/>
                  <w:sz w:val="20"/>
                  <w:szCs w:val="20"/>
                  <w:lang w:eastAsia="ru-RU"/>
                </w:rPr>
                <w:t>150В: 0,08с;130 В</w:t>
              </w:r>
            </w:ins>
          </w:p>
          <w:p w14:paraId="21E12247" w14:textId="77777777" w:rsidR="009D40CC" w:rsidRPr="006F33AA" w:rsidRDefault="009D40CC" w:rsidP="009D40CC">
            <w:pPr>
              <w:pStyle w:val="a4"/>
              <w:numPr>
                <w:ilvl w:val="0"/>
                <w:numId w:val="289"/>
              </w:numPr>
              <w:spacing w:after="0" w:line="273" w:lineRule="exact"/>
              <w:ind w:right="20"/>
              <w:rPr>
                <w:ins w:id="2742" w:author="2" w:date="2021-08-31T10:55:00Z"/>
                <w:rFonts w:ascii="Times New Roman" w:eastAsia="Century Schoolbook" w:hAnsi="Times New Roman" w:cs="Times New Roman"/>
                <w:color w:val="000000"/>
                <w:sz w:val="20"/>
                <w:szCs w:val="20"/>
                <w:lang w:eastAsia="ru-RU"/>
              </w:rPr>
            </w:pPr>
            <w:ins w:id="2743" w:author="2" w:date="2021-08-31T10:55:00Z">
              <w:r w:rsidRPr="006F33AA">
                <w:rPr>
                  <w:rFonts w:ascii="Times New Roman" w:eastAsia="Century Schoolbook" w:hAnsi="Times New Roman" w:cs="Times New Roman"/>
                  <w:color w:val="000000"/>
                  <w:sz w:val="20"/>
                  <w:szCs w:val="20"/>
                  <w:lang w:eastAsia="ru-RU"/>
                </w:rPr>
                <w:t>150В: 0,06с;160 В</w:t>
              </w:r>
            </w:ins>
          </w:p>
          <w:p w14:paraId="54ECB996" w14:textId="77777777" w:rsidR="009D40CC" w:rsidRPr="006F33AA" w:rsidRDefault="009D40CC" w:rsidP="009D40CC">
            <w:pPr>
              <w:pStyle w:val="a4"/>
              <w:numPr>
                <w:ilvl w:val="0"/>
                <w:numId w:val="289"/>
              </w:numPr>
              <w:spacing w:after="0" w:line="273" w:lineRule="exact"/>
              <w:ind w:right="20"/>
              <w:rPr>
                <w:ins w:id="2744" w:author="2" w:date="2021-08-31T10:55:00Z"/>
                <w:rFonts w:ascii="Times New Roman" w:eastAsia="Century Schoolbook" w:hAnsi="Times New Roman" w:cs="Times New Roman"/>
                <w:color w:val="000000"/>
                <w:sz w:val="20"/>
                <w:szCs w:val="20"/>
                <w:lang w:eastAsia="ru-RU"/>
              </w:rPr>
            </w:pPr>
            <w:ins w:id="2745" w:author="2" w:date="2021-08-31T10:55:00Z">
              <w:r w:rsidRPr="006F33AA">
                <w:rPr>
                  <w:rFonts w:ascii="Times New Roman" w:eastAsia="Century Schoolbook" w:hAnsi="Times New Roman" w:cs="Times New Roman"/>
                  <w:color w:val="000000"/>
                  <w:sz w:val="20"/>
                  <w:szCs w:val="20"/>
                  <w:lang w:eastAsia="ru-RU"/>
                </w:rPr>
                <w:t>-150В: 0,08с;120 В</w:t>
              </w:r>
            </w:ins>
          </w:p>
          <w:p w14:paraId="1C5CD953" w14:textId="179655C1" w:rsidR="00450F2B" w:rsidRPr="00450F2B" w:rsidRDefault="00450F2B" w:rsidP="009D40CC">
            <w:pPr>
              <w:spacing w:line="273" w:lineRule="exact"/>
              <w:ind w:right="20"/>
              <w:rPr>
                <w:rFonts w:ascii="Times New Roman" w:eastAsia="Century Schoolbook" w:hAnsi="Times New Roman" w:cs="Times New Roman"/>
                <w:color w:val="000000"/>
                <w:sz w:val="20"/>
                <w:szCs w:val="20"/>
                <w:lang w:eastAsia="ru-RU"/>
              </w:rPr>
              <w:pPrChange w:id="2746" w:author="2" w:date="2021-08-31T10:55:00Z">
                <w:pPr>
                  <w:pStyle w:val="a4"/>
                  <w:framePr w:hSpace="180" w:wrap="around" w:hAnchor="margin" w:y="665"/>
                  <w:spacing w:after="0" w:line="273" w:lineRule="exact"/>
                  <w:ind w:left="346" w:right="20" w:firstLine="142"/>
                </w:pPr>
              </w:pPrChange>
            </w:pPr>
          </w:p>
        </w:tc>
        <w:tc>
          <w:tcPr>
            <w:tcW w:w="567" w:type="dxa"/>
            <w:gridSpan w:val="2"/>
            <w:tcPrChange w:id="2747" w:author="2" w:date="2021-08-31T10:55:00Z">
              <w:tcPr>
                <w:tcW w:w="547" w:type="dxa"/>
              </w:tcPr>
            </w:tcPrChange>
          </w:tcPr>
          <w:p w14:paraId="3109FE8C" w14:textId="18988763" w:rsidR="00450F2B" w:rsidRPr="004B35C4" w:rsidRDefault="009D40CC" w:rsidP="00450F2B">
            <w:pPr>
              <w:tabs>
                <w:tab w:val="left" w:pos="600"/>
                <w:tab w:val="left" w:pos="851"/>
              </w:tabs>
              <w:ind w:right="34" w:firstLine="142"/>
              <w:rPr>
                <w:rFonts w:ascii="Times New Roman" w:hAnsi="Times New Roman" w:cs="Times New Roman"/>
                <w:sz w:val="24"/>
                <w:szCs w:val="24"/>
                <w:lang w:val="ru"/>
              </w:rPr>
            </w:pPr>
            <w:ins w:id="2748" w:author="2" w:date="2021-08-31T10:55:00Z">
              <w:r>
                <w:rPr>
                  <w:rFonts w:ascii="Times New Roman" w:hAnsi="Times New Roman" w:cs="Times New Roman"/>
                  <w:sz w:val="24"/>
                  <w:szCs w:val="24"/>
                  <w:lang w:val="ru"/>
                </w:rPr>
                <w:t>2</w:t>
              </w:r>
            </w:ins>
          </w:p>
        </w:tc>
      </w:tr>
      <w:tr w:rsidR="00450F2B" w14:paraId="4F91B4F2" w14:textId="77777777" w:rsidTr="00911EF6">
        <w:tc>
          <w:tcPr>
            <w:tcW w:w="846" w:type="dxa"/>
            <w:tcPrChange w:id="2749" w:author="2" w:date="2021-08-31T10:55:00Z">
              <w:tcPr>
                <w:tcW w:w="846" w:type="dxa"/>
              </w:tcPr>
            </w:tcPrChange>
          </w:tcPr>
          <w:p w14:paraId="439E07A7" w14:textId="77777777" w:rsidR="00450F2B" w:rsidRDefault="00450F2B" w:rsidP="00450F2B">
            <w:pPr>
              <w:spacing w:after="120"/>
              <w:rPr>
                <w:rFonts w:ascii="Times New Roman" w:hAnsi="Times New Roman" w:cs="Times New Roman"/>
                <w:sz w:val="24"/>
                <w:szCs w:val="24"/>
              </w:rPr>
            </w:pPr>
          </w:p>
        </w:tc>
        <w:tc>
          <w:tcPr>
            <w:tcW w:w="1843" w:type="dxa"/>
            <w:tcPrChange w:id="2750" w:author="2" w:date="2021-08-31T10:55:00Z">
              <w:tcPr>
                <w:tcW w:w="1843" w:type="dxa"/>
              </w:tcPr>
            </w:tcPrChange>
          </w:tcPr>
          <w:p w14:paraId="20987A1F" w14:textId="77777777" w:rsidR="00450F2B" w:rsidRDefault="00450F2B" w:rsidP="00450F2B">
            <w:pPr>
              <w:spacing w:after="120"/>
              <w:rPr>
                <w:rFonts w:ascii="Times New Roman" w:hAnsi="Times New Roman" w:cs="Times New Roman"/>
                <w:sz w:val="24"/>
                <w:szCs w:val="24"/>
              </w:rPr>
            </w:pPr>
          </w:p>
        </w:tc>
        <w:tc>
          <w:tcPr>
            <w:tcW w:w="425" w:type="dxa"/>
            <w:tcPrChange w:id="2751" w:author="2" w:date="2021-08-31T10:55:00Z">
              <w:tcPr>
                <w:tcW w:w="425" w:type="dxa"/>
              </w:tcPr>
            </w:tcPrChange>
          </w:tcPr>
          <w:p w14:paraId="1491B2AF" w14:textId="77777777" w:rsidR="00450F2B" w:rsidRDefault="00450F2B" w:rsidP="00450F2B">
            <w:pPr>
              <w:spacing w:after="120"/>
              <w:rPr>
                <w:rFonts w:ascii="Times New Roman" w:hAnsi="Times New Roman" w:cs="Times New Roman"/>
                <w:sz w:val="24"/>
                <w:szCs w:val="24"/>
              </w:rPr>
            </w:pPr>
          </w:p>
        </w:tc>
        <w:tc>
          <w:tcPr>
            <w:tcW w:w="392" w:type="dxa"/>
            <w:tcPrChange w:id="2752" w:author="2" w:date="2021-08-31T10:55:00Z">
              <w:tcPr>
                <w:tcW w:w="392" w:type="dxa"/>
              </w:tcPr>
            </w:tcPrChange>
          </w:tcPr>
          <w:p w14:paraId="348098A0" w14:textId="77777777" w:rsidR="00450F2B" w:rsidRDefault="00450F2B" w:rsidP="00450F2B">
            <w:pPr>
              <w:spacing w:after="120"/>
              <w:rPr>
                <w:rFonts w:ascii="Times New Roman" w:hAnsi="Times New Roman" w:cs="Times New Roman"/>
                <w:sz w:val="24"/>
                <w:szCs w:val="24"/>
              </w:rPr>
            </w:pPr>
          </w:p>
        </w:tc>
        <w:tc>
          <w:tcPr>
            <w:tcW w:w="553" w:type="dxa"/>
            <w:tcPrChange w:id="2753" w:author="2" w:date="2021-08-31T10:55:00Z">
              <w:tcPr>
                <w:tcW w:w="553" w:type="dxa"/>
              </w:tcPr>
            </w:tcPrChange>
          </w:tcPr>
          <w:p w14:paraId="446BFCAE" w14:textId="2D576078"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2754" w:author="2" w:date="2021-08-31T10:55:00Z">
              <w:tcPr>
                <w:tcW w:w="6001" w:type="dxa"/>
              </w:tcPr>
            </w:tcPrChange>
          </w:tcPr>
          <w:p w14:paraId="1FFE80DE" w14:textId="659D3268" w:rsidR="00450F2B" w:rsidRDefault="00450F2B" w:rsidP="00450F2B">
            <w:pPr>
              <w:pStyle w:val="10"/>
              <w:shd w:val="clear" w:color="auto" w:fill="auto"/>
              <w:spacing w:line="240" w:lineRule="auto"/>
              <w:ind w:firstLine="0"/>
              <w:jc w:val="left"/>
            </w:pPr>
            <w:r>
              <w:rPr>
                <w:noProof/>
                <w:lang w:eastAsia="ru-RU"/>
              </w:rPr>
              <w:drawing>
                <wp:anchor distT="0" distB="0" distL="114300" distR="114300" simplePos="0" relativeHeight="252134400" behindDoc="1" locked="0" layoutInCell="1" allowOverlap="1" wp14:anchorId="1AB0703A" wp14:editId="323BCF9E">
                  <wp:simplePos x="0" y="0"/>
                  <wp:positionH relativeFrom="column">
                    <wp:posOffset>2155825</wp:posOffset>
                  </wp:positionH>
                  <wp:positionV relativeFrom="paragraph">
                    <wp:posOffset>51435</wp:posOffset>
                  </wp:positionV>
                  <wp:extent cx="1502410" cy="1098550"/>
                  <wp:effectExtent l="0" t="0" r="2540" b="6350"/>
                  <wp:wrapTight wrapText="bothSides">
                    <wp:wrapPolygon edited="0">
                      <wp:start x="0" y="0"/>
                      <wp:lineTo x="0" y="21350"/>
                      <wp:lineTo x="21363" y="21350"/>
                      <wp:lineTo x="21363" y="0"/>
                      <wp:lineTo x="0" y="0"/>
                    </wp:wrapPolygon>
                  </wp:wrapTight>
                  <wp:docPr id="33" name="Рисунок 33" descr="C:\Users\TC634~1.TSE\AppData\Local\Temp\FineReader10\media\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C634~1.TSE\AppData\Local\Temp\FineReader10\media\image33.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502410" cy="10985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По графику, изображенному на рисунке, определите амплитуду силы тока, частоту и значение силы тока для фазы </w:t>
            </w:r>
            <m:oMath>
              <m:f>
                <m:fPr>
                  <m:ctrlPr>
                    <w:rPr>
                      <w:rFonts w:ascii="Cambria Math" w:hAnsi="Cambria Math"/>
                      <w:i/>
                      <w:sz w:val="20"/>
                      <w:szCs w:val="20"/>
                    </w:rPr>
                  </m:ctrlPr>
                </m:fPr>
                <m:num>
                  <m:r>
                    <w:rPr>
                      <w:rFonts w:ascii="Cambria Math" w:hAnsi="Cambria Math"/>
                      <w:sz w:val="20"/>
                      <w:szCs w:val="20"/>
                    </w:rPr>
                    <m:t>3π</m:t>
                  </m:r>
                </m:num>
                <m:den>
                  <m:r>
                    <w:rPr>
                      <w:rFonts w:ascii="Cambria Math" w:hAnsi="Cambria Math"/>
                      <w:sz w:val="20"/>
                      <w:szCs w:val="20"/>
                    </w:rPr>
                    <m:t>2</m:t>
                  </m:r>
                </m:den>
              </m:f>
            </m:oMath>
            <w:r>
              <w:t>рад.</w:t>
            </w:r>
          </w:p>
          <w:p w14:paraId="3EC891B1" w14:textId="77777777" w:rsidR="00450F2B" w:rsidRDefault="00450F2B" w:rsidP="00450F2B">
            <w:pPr>
              <w:ind w:firstLine="375"/>
              <w:jc w:val="both"/>
              <w:rPr>
                <w:rFonts w:ascii="Times New Roman" w:eastAsia="Times New Roman" w:hAnsi="Times New Roman" w:cs="Times New Roman"/>
                <w:color w:val="000000"/>
                <w:sz w:val="20"/>
                <w:szCs w:val="20"/>
                <w:lang w:eastAsia="ru-RU"/>
              </w:rPr>
            </w:pPr>
          </w:p>
          <w:p w14:paraId="2F8A02A7" w14:textId="77777777" w:rsidR="00450F2B" w:rsidRDefault="00450F2B" w:rsidP="00450F2B">
            <w:pPr>
              <w:ind w:firstLine="375"/>
              <w:jc w:val="both"/>
              <w:rPr>
                <w:rFonts w:ascii="Times New Roman" w:eastAsia="Times New Roman" w:hAnsi="Times New Roman" w:cs="Times New Roman"/>
                <w:color w:val="000000"/>
                <w:sz w:val="20"/>
                <w:szCs w:val="20"/>
                <w:lang w:eastAsia="ru-RU"/>
              </w:rPr>
            </w:pPr>
          </w:p>
          <w:p w14:paraId="5C9481DB" w14:textId="77777777" w:rsidR="00450F2B" w:rsidRDefault="00450F2B" w:rsidP="00450F2B">
            <w:pPr>
              <w:ind w:firstLine="375"/>
              <w:jc w:val="both"/>
              <w:rPr>
                <w:rFonts w:ascii="Times New Roman" w:eastAsia="Times New Roman" w:hAnsi="Times New Roman" w:cs="Times New Roman"/>
                <w:color w:val="000000"/>
                <w:sz w:val="20"/>
                <w:szCs w:val="20"/>
                <w:lang w:eastAsia="ru-RU"/>
              </w:rPr>
            </w:pPr>
          </w:p>
          <w:p w14:paraId="7DC96EC8" w14:textId="3B25B223"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2755" w:author="2" w:date="2021-08-31T10:55:00Z">
              <w:tcPr>
                <w:tcW w:w="4839" w:type="dxa"/>
              </w:tcPr>
            </w:tcPrChange>
          </w:tcPr>
          <w:p w14:paraId="2E8E96EA" w14:textId="77777777" w:rsidR="009D40CC" w:rsidRPr="006F33AA" w:rsidRDefault="009D40CC" w:rsidP="009D40CC">
            <w:pPr>
              <w:pStyle w:val="a4"/>
              <w:numPr>
                <w:ilvl w:val="0"/>
                <w:numId w:val="286"/>
              </w:numPr>
              <w:spacing w:after="0" w:line="273" w:lineRule="exact"/>
              <w:ind w:right="20"/>
              <w:rPr>
                <w:ins w:id="2756" w:author="2" w:date="2021-08-31T10:55:00Z"/>
                <w:rFonts w:ascii="Times New Roman" w:eastAsia="Century Schoolbook" w:hAnsi="Times New Roman" w:cs="Times New Roman"/>
                <w:color w:val="000000"/>
                <w:sz w:val="20"/>
                <w:szCs w:val="20"/>
                <w:lang w:eastAsia="ru-RU"/>
              </w:rPr>
            </w:pPr>
            <w:ins w:id="2757" w:author="2" w:date="2021-08-31T10:55:00Z">
              <w:r w:rsidRPr="006F33AA">
                <w:rPr>
                  <w:rFonts w:ascii="Times New Roman" w:eastAsia="Century Schoolbook" w:hAnsi="Times New Roman" w:cs="Times New Roman"/>
                  <w:color w:val="000000"/>
                  <w:sz w:val="20"/>
                  <w:szCs w:val="20"/>
                  <w:lang w:eastAsia="ru-RU"/>
                </w:rPr>
                <w:t>12А; 0,4 Гц; 6А</w:t>
              </w:r>
            </w:ins>
          </w:p>
          <w:p w14:paraId="2F406075" w14:textId="77777777" w:rsidR="009D40CC" w:rsidRPr="006F33AA" w:rsidRDefault="009D40CC" w:rsidP="009D40CC">
            <w:pPr>
              <w:pStyle w:val="a4"/>
              <w:numPr>
                <w:ilvl w:val="0"/>
                <w:numId w:val="286"/>
              </w:numPr>
              <w:spacing w:after="0" w:line="273" w:lineRule="exact"/>
              <w:ind w:right="20"/>
              <w:rPr>
                <w:ins w:id="2758" w:author="2" w:date="2021-08-31T10:55:00Z"/>
                <w:rFonts w:ascii="Times New Roman" w:eastAsia="Century Schoolbook" w:hAnsi="Times New Roman" w:cs="Times New Roman"/>
                <w:color w:val="000000"/>
                <w:sz w:val="20"/>
                <w:szCs w:val="20"/>
                <w:lang w:eastAsia="ru-RU"/>
              </w:rPr>
            </w:pPr>
            <w:ins w:id="2759" w:author="2" w:date="2021-08-31T10:55:00Z">
              <w:r w:rsidRPr="006F33AA">
                <w:rPr>
                  <w:rFonts w:ascii="Times New Roman" w:eastAsia="Century Schoolbook" w:hAnsi="Times New Roman" w:cs="Times New Roman"/>
                  <w:color w:val="000000"/>
                  <w:sz w:val="20"/>
                  <w:szCs w:val="20"/>
                  <w:lang w:eastAsia="ru-RU"/>
                </w:rPr>
                <w:t>12А; 5 Гц; -12А</w:t>
              </w:r>
            </w:ins>
          </w:p>
          <w:p w14:paraId="53C12CFD" w14:textId="77777777" w:rsidR="009D40CC" w:rsidRPr="006F33AA" w:rsidRDefault="009D40CC" w:rsidP="009D40CC">
            <w:pPr>
              <w:pStyle w:val="a4"/>
              <w:numPr>
                <w:ilvl w:val="0"/>
                <w:numId w:val="286"/>
              </w:numPr>
              <w:spacing w:after="0" w:line="273" w:lineRule="exact"/>
              <w:ind w:right="20"/>
              <w:rPr>
                <w:ins w:id="2760" w:author="2" w:date="2021-08-31T10:55:00Z"/>
                <w:rFonts w:ascii="Times New Roman" w:eastAsia="Century Schoolbook" w:hAnsi="Times New Roman" w:cs="Times New Roman"/>
                <w:color w:val="000000"/>
                <w:sz w:val="20"/>
                <w:szCs w:val="20"/>
                <w:lang w:eastAsia="ru-RU"/>
              </w:rPr>
            </w:pPr>
            <w:ins w:id="2761" w:author="2" w:date="2021-08-31T10:55:00Z">
              <w:r w:rsidRPr="006F33AA">
                <w:rPr>
                  <w:rFonts w:ascii="Times New Roman" w:eastAsia="Century Schoolbook" w:hAnsi="Times New Roman" w:cs="Times New Roman"/>
                  <w:color w:val="000000"/>
                  <w:sz w:val="20"/>
                  <w:szCs w:val="20"/>
                  <w:lang w:eastAsia="ru-RU"/>
                </w:rPr>
                <w:t>6А; 10 Гц; 6А</w:t>
              </w:r>
            </w:ins>
          </w:p>
          <w:p w14:paraId="33ABEB1D" w14:textId="34E7C080" w:rsidR="00450F2B" w:rsidRPr="00450F2B" w:rsidRDefault="009D40CC" w:rsidP="009D40CC">
            <w:pPr>
              <w:pStyle w:val="a4"/>
              <w:numPr>
                <w:ilvl w:val="0"/>
                <w:numId w:val="286"/>
              </w:numPr>
              <w:spacing w:after="0" w:line="273" w:lineRule="exact"/>
              <w:ind w:right="20"/>
              <w:rPr>
                <w:rFonts w:ascii="Times New Roman" w:eastAsia="Century Schoolbook" w:hAnsi="Times New Roman" w:cs="Times New Roman"/>
                <w:color w:val="000000"/>
                <w:sz w:val="20"/>
                <w:szCs w:val="20"/>
                <w:lang w:eastAsia="ru-RU"/>
              </w:rPr>
              <w:pPrChange w:id="2762" w:author="2" w:date="2021-08-31T10:55:00Z">
                <w:pPr>
                  <w:pStyle w:val="a4"/>
                  <w:framePr w:hSpace="180" w:wrap="around" w:hAnchor="margin" w:y="665"/>
                  <w:spacing w:after="0" w:line="273" w:lineRule="exact"/>
                  <w:ind w:left="346" w:right="20" w:firstLine="142"/>
                </w:pPr>
              </w:pPrChange>
            </w:pPr>
            <w:ins w:id="2763" w:author="2" w:date="2021-08-31T10:55:00Z">
              <w:r w:rsidRPr="006F33AA">
                <w:rPr>
                  <w:rFonts w:ascii="Times New Roman" w:eastAsia="Century Schoolbook" w:hAnsi="Times New Roman" w:cs="Times New Roman"/>
                  <w:color w:val="000000"/>
                  <w:sz w:val="20"/>
                  <w:szCs w:val="20"/>
                  <w:lang w:eastAsia="ru-RU"/>
                </w:rPr>
                <w:t>6А; 2,5 Гц; -6А</w:t>
              </w:r>
            </w:ins>
          </w:p>
        </w:tc>
        <w:tc>
          <w:tcPr>
            <w:tcW w:w="567" w:type="dxa"/>
            <w:gridSpan w:val="2"/>
            <w:tcPrChange w:id="2764" w:author="2" w:date="2021-08-31T10:55:00Z">
              <w:tcPr>
                <w:tcW w:w="547" w:type="dxa"/>
              </w:tcPr>
            </w:tcPrChange>
          </w:tcPr>
          <w:p w14:paraId="65678622" w14:textId="39D0B921" w:rsidR="00450F2B" w:rsidRPr="004B35C4" w:rsidRDefault="009D40CC" w:rsidP="00450F2B">
            <w:pPr>
              <w:tabs>
                <w:tab w:val="left" w:pos="600"/>
                <w:tab w:val="left" w:pos="851"/>
              </w:tabs>
              <w:ind w:right="34" w:firstLine="142"/>
              <w:rPr>
                <w:rFonts w:ascii="Times New Roman" w:hAnsi="Times New Roman" w:cs="Times New Roman"/>
                <w:sz w:val="24"/>
                <w:szCs w:val="24"/>
                <w:lang w:val="ru"/>
              </w:rPr>
            </w:pPr>
            <w:ins w:id="2765" w:author="2" w:date="2021-08-31T10:55:00Z">
              <w:r>
                <w:rPr>
                  <w:rFonts w:ascii="Times New Roman" w:hAnsi="Times New Roman" w:cs="Times New Roman"/>
                  <w:sz w:val="24"/>
                  <w:szCs w:val="24"/>
                  <w:lang w:val="ru"/>
                </w:rPr>
                <w:t>4</w:t>
              </w:r>
            </w:ins>
          </w:p>
        </w:tc>
      </w:tr>
      <w:tr w:rsidR="00450F2B" w14:paraId="0E80CE5C" w14:textId="77777777" w:rsidTr="00911EF6">
        <w:tc>
          <w:tcPr>
            <w:tcW w:w="846" w:type="dxa"/>
            <w:tcPrChange w:id="2766" w:author="2" w:date="2021-08-31T10:55:00Z">
              <w:tcPr>
                <w:tcW w:w="846" w:type="dxa"/>
              </w:tcPr>
            </w:tcPrChange>
          </w:tcPr>
          <w:p w14:paraId="3C05E44A" w14:textId="77777777" w:rsidR="00450F2B" w:rsidRDefault="00450F2B" w:rsidP="00450F2B">
            <w:pPr>
              <w:spacing w:after="120"/>
              <w:rPr>
                <w:rFonts w:ascii="Times New Roman" w:hAnsi="Times New Roman" w:cs="Times New Roman"/>
                <w:sz w:val="24"/>
                <w:szCs w:val="24"/>
              </w:rPr>
            </w:pPr>
          </w:p>
        </w:tc>
        <w:tc>
          <w:tcPr>
            <w:tcW w:w="1843" w:type="dxa"/>
            <w:tcPrChange w:id="2767" w:author="2" w:date="2021-08-31T10:55:00Z">
              <w:tcPr>
                <w:tcW w:w="1843" w:type="dxa"/>
              </w:tcPr>
            </w:tcPrChange>
          </w:tcPr>
          <w:p w14:paraId="4913D0A3" w14:textId="77777777" w:rsidR="00450F2B" w:rsidRDefault="00450F2B" w:rsidP="00450F2B">
            <w:pPr>
              <w:spacing w:after="120"/>
              <w:rPr>
                <w:rFonts w:ascii="Times New Roman" w:hAnsi="Times New Roman" w:cs="Times New Roman"/>
                <w:sz w:val="24"/>
                <w:szCs w:val="24"/>
              </w:rPr>
            </w:pPr>
          </w:p>
        </w:tc>
        <w:tc>
          <w:tcPr>
            <w:tcW w:w="425" w:type="dxa"/>
            <w:tcPrChange w:id="2768" w:author="2" w:date="2021-08-31T10:55:00Z">
              <w:tcPr>
                <w:tcW w:w="425" w:type="dxa"/>
              </w:tcPr>
            </w:tcPrChange>
          </w:tcPr>
          <w:p w14:paraId="1837CA52" w14:textId="77777777" w:rsidR="00450F2B" w:rsidRDefault="00450F2B" w:rsidP="00450F2B">
            <w:pPr>
              <w:spacing w:after="120"/>
              <w:rPr>
                <w:rFonts w:ascii="Times New Roman" w:hAnsi="Times New Roman" w:cs="Times New Roman"/>
                <w:sz w:val="24"/>
                <w:szCs w:val="24"/>
              </w:rPr>
            </w:pPr>
          </w:p>
        </w:tc>
        <w:tc>
          <w:tcPr>
            <w:tcW w:w="392" w:type="dxa"/>
            <w:tcPrChange w:id="2769" w:author="2" w:date="2021-08-31T10:55:00Z">
              <w:tcPr>
                <w:tcW w:w="392" w:type="dxa"/>
              </w:tcPr>
            </w:tcPrChange>
          </w:tcPr>
          <w:p w14:paraId="2F595BBF" w14:textId="77777777" w:rsidR="00450F2B" w:rsidRDefault="00450F2B" w:rsidP="00450F2B">
            <w:pPr>
              <w:spacing w:after="120"/>
              <w:rPr>
                <w:rFonts w:ascii="Times New Roman" w:hAnsi="Times New Roman" w:cs="Times New Roman"/>
                <w:sz w:val="24"/>
                <w:szCs w:val="24"/>
              </w:rPr>
            </w:pPr>
          </w:p>
        </w:tc>
        <w:tc>
          <w:tcPr>
            <w:tcW w:w="553" w:type="dxa"/>
            <w:tcPrChange w:id="2770" w:author="2" w:date="2021-08-31T10:55:00Z">
              <w:tcPr>
                <w:tcW w:w="553" w:type="dxa"/>
              </w:tcPr>
            </w:tcPrChange>
          </w:tcPr>
          <w:p w14:paraId="12216B75" w14:textId="0C1CB955"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2771" w:author="2" w:date="2021-08-31T10:55:00Z">
              <w:tcPr>
                <w:tcW w:w="6001" w:type="dxa"/>
              </w:tcPr>
            </w:tcPrChange>
          </w:tcPr>
          <w:p w14:paraId="4D38FB06" w14:textId="77777777" w:rsidR="00450F2B" w:rsidRDefault="00450F2B" w:rsidP="00450F2B">
            <w:pPr>
              <w:jc w:val="both"/>
              <w:rPr>
                <w:rFonts w:ascii="Times New Roman" w:hAnsi="Times New Roman" w:cs="Times New Roman"/>
                <w:sz w:val="20"/>
                <w:szCs w:val="20"/>
              </w:rPr>
            </w:pPr>
            <w:r>
              <w:rPr>
                <w:noProof/>
                <w:lang w:eastAsia="ru-RU"/>
              </w:rPr>
              <w:drawing>
                <wp:anchor distT="0" distB="0" distL="114300" distR="114300" simplePos="0" relativeHeight="252136448" behindDoc="1" locked="0" layoutInCell="1" allowOverlap="1" wp14:anchorId="19A1E9DF" wp14:editId="558AE9D2">
                  <wp:simplePos x="0" y="0"/>
                  <wp:positionH relativeFrom="column">
                    <wp:posOffset>2219960</wp:posOffset>
                  </wp:positionH>
                  <wp:positionV relativeFrom="paragraph">
                    <wp:posOffset>635</wp:posOffset>
                  </wp:positionV>
                  <wp:extent cx="1351280" cy="988060"/>
                  <wp:effectExtent l="0" t="0" r="1270" b="2540"/>
                  <wp:wrapTight wrapText="bothSides">
                    <wp:wrapPolygon edited="0">
                      <wp:start x="0" y="0"/>
                      <wp:lineTo x="0" y="21239"/>
                      <wp:lineTo x="21316" y="21239"/>
                      <wp:lineTo x="21316" y="0"/>
                      <wp:lineTo x="0" y="0"/>
                    </wp:wrapPolygon>
                  </wp:wrapTight>
                  <wp:docPr id="261" name="Рисунок 261" descr="C:\Users\TC634~1.TSE\AppData\Local\Temp\FineReader10\media\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C634~1.TSE\AppData\Local\Temp\FineReader10\media\image33.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351280" cy="9880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0F2B">
              <w:rPr>
                <w:rFonts w:ascii="Times New Roman" w:hAnsi="Times New Roman" w:cs="Times New Roman"/>
                <w:sz w:val="20"/>
                <w:szCs w:val="20"/>
              </w:rPr>
              <w:t>По графику, изображенному на рисунке, запишите уравнение мгновен</w:t>
            </w:r>
            <w:r w:rsidRPr="00450F2B">
              <w:rPr>
                <w:rFonts w:ascii="Times New Roman" w:hAnsi="Times New Roman" w:cs="Times New Roman"/>
                <w:sz w:val="20"/>
                <w:szCs w:val="20"/>
              </w:rPr>
              <w:softHyphen/>
              <w:t>ного значения силы тока</w:t>
            </w:r>
          </w:p>
          <w:p w14:paraId="1E02F7F0" w14:textId="77777777" w:rsidR="00450F2B" w:rsidRDefault="00450F2B" w:rsidP="00450F2B">
            <w:pPr>
              <w:jc w:val="both"/>
              <w:rPr>
                <w:rFonts w:ascii="Times New Roman" w:hAnsi="Times New Roman" w:cs="Times New Roman"/>
                <w:sz w:val="20"/>
                <w:szCs w:val="20"/>
              </w:rPr>
            </w:pPr>
          </w:p>
          <w:p w14:paraId="72EE7518" w14:textId="77777777" w:rsidR="00450F2B" w:rsidRDefault="00450F2B" w:rsidP="00450F2B">
            <w:pPr>
              <w:jc w:val="both"/>
              <w:rPr>
                <w:rFonts w:ascii="Times New Roman" w:hAnsi="Times New Roman" w:cs="Times New Roman"/>
                <w:sz w:val="20"/>
                <w:szCs w:val="20"/>
              </w:rPr>
            </w:pPr>
          </w:p>
          <w:p w14:paraId="410F21CA" w14:textId="77777777" w:rsidR="00450F2B" w:rsidRDefault="00450F2B" w:rsidP="00450F2B">
            <w:pPr>
              <w:jc w:val="both"/>
              <w:rPr>
                <w:rFonts w:ascii="Times New Roman" w:hAnsi="Times New Roman" w:cs="Times New Roman"/>
                <w:sz w:val="20"/>
                <w:szCs w:val="20"/>
              </w:rPr>
            </w:pPr>
          </w:p>
          <w:p w14:paraId="7C9016D3" w14:textId="77777777" w:rsidR="00450F2B" w:rsidRDefault="00450F2B" w:rsidP="00450F2B">
            <w:pPr>
              <w:jc w:val="both"/>
              <w:rPr>
                <w:rFonts w:ascii="Times New Roman" w:hAnsi="Times New Roman" w:cs="Times New Roman"/>
                <w:sz w:val="20"/>
                <w:szCs w:val="20"/>
              </w:rPr>
            </w:pPr>
          </w:p>
          <w:p w14:paraId="27241C68" w14:textId="795F61FA" w:rsidR="00450F2B" w:rsidRPr="00450F2B" w:rsidRDefault="00450F2B" w:rsidP="00450F2B">
            <w:pPr>
              <w:jc w:val="both"/>
              <w:rPr>
                <w:rFonts w:ascii="Times New Roman" w:eastAsia="Times New Roman" w:hAnsi="Times New Roman" w:cs="Times New Roman"/>
                <w:color w:val="000000"/>
                <w:sz w:val="20"/>
                <w:szCs w:val="20"/>
                <w:lang w:eastAsia="ru-RU"/>
              </w:rPr>
            </w:pPr>
          </w:p>
        </w:tc>
        <w:tc>
          <w:tcPr>
            <w:tcW w:w="4961" w:type="dxa"/>
            <w:gridSpan w:val="2"/>
            <w:tcPrChange w:id="2772" w:author="2" w:date="2021-08-31T10:55:00Z">
              <w:tcPr>
                <w:tcW w:w="4839" w:type="dxa"/>
              </w:tcPr>
            </w:tcPrChange>
          </w:tcPr>
          <w:p w14:paraId="175AFD89" w14:textId="77777777" w:rsidR="009D40CC" w:rsidRPr="006F33AA" w:rsidRDefault="009D40CC" w:rsidP="009D40CC">
            <w:pPr>
              <w:pStyle w:val="a4"/>
              <w:numPr>
                <w:ilvl w:val="0"/>
                <w:numId w:val="291"/>
              </w:numPr>
              <w:spacing w:after="0" w:line="273" w:lineRule="exact"/>
              <w:ind w:right="20"/>
              <w:rPr>
                <w:ins w:id="2773" w:author="2" w:date="2021-08-31T10:55:00Z"/>
                <w:rFonts w:ascii="Times New Roman" w:eastAsia="Century Schoolbook" w:hAnsi="Times New Roman" w:cs="Times New Roman"/>
                <w:color w:val="000000"/>
                <w:sz w:val="20"/>
                <w:szCs w:val="20"/>
                <w:lang w:eastAsia="ru-RU"/>
              </w:rPr>
            </w:pPr>
            <m:oMath>
              <m:r>
                <w:ins w:id="2774" w:author="2" w:date="2021-08-31T10:55:00Z">
                  <w:rPr>
                    <w:rFonts w:ascii="Cambria Math" w:eastAsia="Century Schoolbook" w:hAnsi="Cambria Math" w:cs="Times New Roman"/>
                    <w:color w:val="000000"/>
                    <w:sz w:val="20"/>
                    <w:szCs w:val="20"/>
                    <w:lang w:eastAsia="ru-RU"/>
                  </w:rPr>
                  <m:t>6</m:t>
                </w:ins>
              </m:r>
              <m:func>
                <m:funcPr>
                  <m:ctrlPr>
                    <w:ins w:id="2775" w:author="2" w:date="2021-08-31T10:55:00Z">
                      <w:rPr>
                        <w:rFonts w:ascii="Cambria Math" w:eastAsia="Century Schoolbook" w:hAnsi="Cambria Math" w:cs="Times New Roman"/>
                        <w:i/>
                        <w:color w:val="000000"/>
                        <w:sz w:val="20"/>
                        <w:szCs w:val="20"/>
                        <w:lang w:eastAsia="ru-RU"/>
                      </w:rPr>
                    </w:ins>
                  </m:ctrlPr>
                </m:funcPr>
                <m:fName>
                  <m:r>
                    <w:ins w:id="2776" w:author="2" w:date="2021-08-31T10:55:00Z">
                      <m:rPr>
                        <m:sty m:val="p"/>
                      </m:rPr>
                      <w:rPr>
                        <w:rFonts w:ascii="Cambria Math" w:eastAsia="Century Schoolbook" w:hAnsi="Cambria Math" w:cs="Times New Roman"/>
                        <w:color w:val="000000"/>
                        <w:sz w:val="20"/>
                        <w:szCs w:val="20"/>
                      </w:rPr>
                      <m:t>sin</m:t>
                    </w:ins>
                  </m:r>
                </m:fName>
                <m:e>
                  <m:d>
                    <m:dPr>
                      <m:ctrlPr>
                        <w:ins w:id="2777" w:author="2" w:date="2021-08-31T10:55:00Z">
                          <w:rPr>
                            <w:rFonts w:ascii="Cambria Math" w:eastAsia="Century Schoolbook" w:hAnsi="Cambria Math" w:cs="Times New Roman"/>
                            <w:i/>
                            <w:color w:val="000000"/>
                            <w:sz w:val="20"/>
                            <w:szCs w:val="20"/>
                            <w:lang w:eastAsia="ru-RU"/>
                          </w:rPr>
                        </w:ins>
                      </m:ctrlPr>
                    </m:dPr>
                    <m:e>
                      <m:r>
                        <w:ins w:id="2778" w:author="2" w:date="2021-08-31T10:55:00Z">
                          <w:rPr>
                            <w:rFonts w:ascii="Cambria Math" w:eastAsia="Century Schoolbook" w:hAnsi="Cambria Math" w:cs="Times New Roman"/>
                            <w:color w:val="000000"/>
                            <w:sz w:val="20"/>
                            <w:szCs w:val="20"/>
                            <w:lang w:eastAsia="ru-RU"/>
                          </w:rPr>
                          <m:t>5π</m:t>
                        </w:ins>
                      </m:r>
                      <m:r>
                        <w:ins w:id="2779" w:author="2" w:date="2021-08-31T10:55:00Z">
                          <w:rPr>
                            <w:rFonts w:ascii="Cambria Math" w:eastAsia="Century Schoolbook" w:hAnsi="Cambria Math" w:cs="Times New Roman"/>
                            <w:color w:val="000000"/>
                            <w:sz w:val="20"/>
                            <w:szCs w:val="20"/>
                            <w:lang w:val="en-US" w:eastAsia="ru-RU"/>
                          </w:rPr>
                          <m:t>t</m:t>
                        </w:ins>
                      </m:r>
                    </m:e>
                  </m:d>
                </m:e>
              </m:func>
            </m:oMath>
          </w:p>
          <w:p w14:paraId="18BD1C61" w14:textId="77777777" w:rsidR="009D40CC" w:rsidRPr="006F33AA" w:rsidRDefault="009D40CC" w:rsidP="009D40CC">
            <w:pPr>
              <w:pStyle w:val="a4"/>
              <w:numPr>
                <w:ilvl w:val="0"/>
                <w:numId w:val="291"/>
              </w:numPr>
              <w:spacing w:after="0" w:line="273" w:lineRule="exact"/>
              <w:ind w:right="20"/>
              <w:rPr>
                <w:ins w:id="2780" w:author="2" w:date="2021-08-31T10:55:00Z"/>
                <w:rFonts w:ascii="Times New Roman" w:eastAsia="Century Schoolbook" w:hAnsi="Times New Roman" w:cs="Times New Roman"/>
                <w:color w:val="000000"/>
                <w:sz w:val="20"/>
                <w:szCs w:val="20"/>
                <w:lang w:eastAsia="ru-RU"/>
              </w:rPr>
            </w:pPr>
            <m:oMath>
              <m:r>
                <w:ins w:id="2781" w:author="2" w:date="2021-08-31T10:55:00Z">
                  <w:rPr>
                    <w:rFonts w:ascii="Cambria Math" w:eastAsia="Century Schoolbook" w:hAnsi="Cambria Math" w:cs="Times New Roman"/>
                    <w:color w:val="000000"/>
                    <w:sz w:val="20"/>
                    <w:szCs w:val="20"/>
                    <w:lang w:eastAsia="ru-RU"/>
                  </w:rPr>
                  <m:t>12</m:t>
                </w:ins>
              </m:r>
              <m:func>
                <m:funcPr>
                  <m:ctrlPr>
                    <w:ins w:id="2782" w:author="2" w:date="2021-08-31T10:55:00Z">
                      <w:rPr>
                        <w:rFonts w:ascii="Cambria Math" w:eastAsia="Century Schoolbook" w:hAnsi="Cambria Math" w:cs="Times New Roman"/>
                        <w:i/>
                        <w:color w:val="000000"/>
                        <w:sz w:val="20"/>
                        <w:szCs w:val="20"/>
                        <w:lang w:eastAsia="ru-RU"/>
                      </w:rPr>
                    </w:ins>
                  </m:ctrlPr>
                </m:funcPr>
                <m:fName>
                  <m:r>
                    <w:ins w:id="2783" w:author="2" w:date="2021-08-31T10:55:00Z">
                      <m:rPr>
                        <m:sty m:val="p"/>
                      </m:rPr>
                      <w:rPr>
                        <w:rFonts w:ascii="Cambria Math" w:eastAsia="Century Schoolbook" w:hAnsi="Cambria Math" w:cs="Times New Roman"/>
                        <w:color w:val="000000"/>
                        <w:sz w:val="20"/>
                        <w:szCs w:val="20"/>
                      </w:rPr>
                      <m:t>cos</m:t>
                    </w:ins>
                  </m:r>
                </m:fName>
                <m:e>
                  <m:d>
                    <m:dPr>
                      <m:ctrlPr>
                        <w:ins w:id="2784" w:author="2" w:date="2021-08-31T10:55:00Z">
                          <w:rPr>
                            <w:rFonts w:ascii="Cambria Math" w:eastAsia="Century Schoolbook" w:hAnsi="Cambria Math" w:cs="Times New Roman"/>
                            <w:i/>
                            <w:color w:val="000000"/>
                            <w:sz w:val="20"/>
                            <w:szCs w:val="20"/>
                            <w:lang w:eastAsia="ru-RU"/>
                          </w:rPr>
                        </w:ins>
                      </m:ctrlPr>
                    </m:dPr>
                    <m:e>
                      <m:r>
                        <w:ins w:id="2785" w:author="2" w:date="2021-08-31T10:55:00Z">
                          <w:rPr>
                            <w:rFonts w:ascii="Cambria Math" w:eastAsia="Century Schoolbook" w:hAnsi="Cambria Math" w:cs="Times New Roman"/>
                            <w:color w:val="000000"/>
                            <w:sz w:val="20"/>
                            <w:szCs w:val="20"/>
                            <w:lang w:eastAsia="ru-RU"/>
                          </w:rPr>
                          <m:t>20π</m:t>
                        </w:ins>
                      </m:r>
                      <m:r>
                        <w:ins w:id="2786" w:author="2" w:date="2021-08-31T10:55:00Z">
                          <w:rPr>
                            <w:rFonts w:ascii="Cambria Math" w:eastAsia="Century Schoolbook" w:hAnsi="Cambria Math" w:cs="Times New Roman"/>
                            <w:color w:val="000000"/>
                            <w:sz w:val="20"/>
                            <w:szCs w:val="20"/>
                            <w:lang w:val="en-US" w:eastAsia="ru-RU"/>
                          </w:rPr>
                          <m:t>t</m:t>
                        </w:ins>
                      </m:r>
                    </m:e>
                  </m:d>
                </m:e>
              </m:func>
            </m:oMath>
          </w:p>
          <w:p w14:paraId="29F68424" w14:textId="77777777" w:rsidR="009D40CC" w:rsidRPr="006F33AA" w:rsidRDefault="00911EF6" w:rsidP="009D40CC">
            <w:pPr>
              <w:pStyle w:val="a4"/>
              <w:numPr>
                <w:ilvl w:val="0"/>
                <w:numId w:val="291"/>
              </w:numPr>
              <w:spacing w:after="0" w:line="273" w:lineRule="exact"/>
              <w:ind w:right="20"/>
              <w:rPr>
                <w:ins w:id="2787" w:author="2" w:date="2021-08-31T10:55:00Z"/>
                <w:rFonts w:ascii="Times New Roman" w:eastAsia="Century Schoolbook" w:hAnsi="Times New Roman" w:cs="Times New Roman"/>
                <w:color w:val="000000"/>
                <w:sz w:val="20"/>
                <w:szCs w:val="20"/>
                <w:lang w:eastAsia="ru-RU"/>
              </w:rPr>
            </w:pPr>
            <m:oMath>
              <m:r>
                <w:ins w:id="2788" w:author="2" w:date="2021-08-31T10:55:00Z">
                  <w:rPr>
                    <w:rFonts w:ascii="Cambria Math" w:eastAsia="Century Schoolbook" w:hAnsi="Cambria Math" w:cs="Times New Roman"/>
                    <w:color w:val="000000"/>
                    <w:sz w:val="20"/>
                    <w:szCs w:val="20"/>
                    <w:lang w:eastAsia="ru-RU"/>
                  </w:rPr>
                  <m:t>12</m:t>
                </w:ins>
              </m:r>
              <m:func>
                <m:funcPr>
                  <m:ctrlPr>
                    <w:ins w:id="2789" w:author="2" w:date="2021-08-31T10:55:00Z">
                      <w:rPr>
                        <w:rFonts w:ascii="Cambria Math" w:eastAsia="Century Schoolbook" w:hAnsi="Cambria Math" w:cs="Times New Roman"/>
                        <w:i/>
                        <w:color w:val="000000"/>
                        <w:sz w:val="20"/>
                        <w:szCs w:val="20"/>
                        <w:lang w:eastAsia="ru-RU"/>
                      </w:rPr>
                    </w:ins>
                  </m:ctrlPr>
                </m:funcPr>
                <m:fName>
                  <m:r>
                    <w:ins w:id="2790" w:author="2" w:date="2021-08-31T10:55:00Z">
                      <m:rPr>
                        <m:sty m:val="p"/>
                      </m:rPr>
                      <w:rPr>
                        <w:rFonts w:ascii="Cambria Math" w:eastAsia="Century Schoolbook" w:hAnsi="Cambria Math" w:cs="Times New Roman"/>
                        <w:color w:val="000000"/>
                        <w:sz w:val="20"/>
                        <w:szCs w:val="20"/>
                      </w:rPr>
                      <m:t>sin</m:t>
                    </w:ins>
                  </m:r>
                </m:fName>
                <m:e>
                  <m:d>
                    <m:dPr>
                      <m:ctrlPr>
                        <w:ins w:id="2791" w:author="2" w:date="2021-08-31T10:55:00Z">
                          <w:rPr>
                            <w:rFonts w:ascii="Cambria Math" w:eastAsia="Century Schoolbook" w:hAnsi="Cambria Math" w:cs="Times New Roman"/>
                            <w:i/>
                            <w:color w:val="000000"/>
                            <w:sz w:val="20"/>
                            <w:szCs w:val="20"/>
                            <w:lang w:eastAsia="ru-RU"/>
                          </w:rPr>
                        </w:ins>
                      </m:ctrlPr>
                    </m:dPr>
                    <m:e>
                      <m:r>
                        <w:ins w:id="2792" w:author="2" w:date="2021-08-31T10:55:00Z">
                          <w:rPr>
                            <w:rFonts w:ascii="Cambria Math" w:eastAsia="Century Schoolbook" w:hAnsi="Cambria Math" w:cs="Times New Roman"/>
                            <w:color w:val="000000"/>
                            <w:sz w:val="20"/>
                            <w:szCs w:val="20"/>
                            <w:lang w:eastAsia="ru-RU"/>
                          </w:rPr>
                          <m:t>10</m:t>
                        </w:ins>
                      </m:r>
                      <m:r>
                        <w:ins w:id="2793" w:author="2" w:date="2021-08-31T10:55:00Z">
                          <w:rPr>
                            <w:rFonts w:ascii="Cambria Math" w:eastAsia="Century Schoolbook" w:hAnsi="Cambria Math" w:cs="Times New Roman"/>
                            <w:color w:val="000000"/>
                            <w:sz w:val="20"/>
                            <w:szCs w:val="20"/>
                            <w:lang w:eastAsia="ru-RU"/>
                          </w:rPr>
                          <m:t>π</m:t>
                        </w:ins>
                      </m:r>
                      <m:r>
                        <w:ins w:id="2794" w:author="2" w:date="2021-08-31T10:55:00Z">
                          <w:rPr>
                            <w:rFonts w:ascii="Cambria Math" w:eastAsia="Century Schoolbook" w:hAnsi="Cambria Math" w:cs="Times New Roman"/>
                            <w:color w:val="000000"/>
                            <w:sz w:val="20"/>
                            <w:szCs w:val="20"/>
                            <w:lang w:val="en-US" w:eastAsia="ru-RU"/>
                          </w:rPr>
                          <m:t>t</m:t>
                        </w:ins>
                      </m:r>
                    </m:e>
                  </m:d>
                </m:e>
              </m:func>
            </m:oMath>
          </w:p>
          <w:p w14:paraId="713816D1" w14:textId="77777777" w:rsidR="009D40CC" w:rsidRPr="006F33AA" w:rsidRDefault="00911EF6" w:rsidP="009D40CC">
            <w:pPr>
              <w:pStyle w:val="a4"/>
              <w:numPr>
                <w:ilvl w:val="0"/>
                <w:numId w:val="291"/>
              </w:numPr>
              <w:spacing w:after="0" w:line="273" w:lineRule="exact"/>
              <w:ind w:right="20"/>
              <w:rPr>
                <w:ins w:id="2795" w:author="2" w:date="2021-08-31T10:55:00Z"/>
                <w:rFonts w:ascii="Times New Roman" w:eastAsia="Century Schoolbook" w:hAnsi="Times New Roman" w:cs="Times New Roman"/>
                <w:color w:val="000000"/>
                <w:sz w:val="20"/>
                <w:szCs w:val="20"/>
                <w:lang w:eastAsia="ru-RU"/>
              </w:rPr>
            </w:pPr>
            <w:ins w:id="2796" w:author="2" w:date="2021-08-31T10:55:00Z">
              <w:r w:rsidRPr="006F33AA">
                <w:rPr>
                  <w:rFonts w:ascii="Times New Roman" w:eastAsia="Century Schoolbook" w:hAnsi="Times New Roman" w:cs="Times New Roman"/>
                  <w:color w:val="000000"/>
                  <w:sz w:val="20"/>
                  <w:szCs w:val="20"/>
                  <w:lang w:eastAsia="ru-RU"/>
                </w:rPr>
                <w:t>6</w:t>
              </w:r>
              <m:oMath>
                <m:func>
                  <m:funcPr>
                    <m:ctrlPr>
                      <w:rPr>
                        <w:rFonts w:ascii="Cambria Math" w:eastAsia="Century Schoolbook" w:hAnsi="Cambria Math" w:cs="Times New Roman"/>
                        <w:i/>
                        <w:color w:val="000000"/>
                        <w:sz w:val="20"/>
                        <w:szCs w:val="20"/>
                        <w:lang w:eastAsia="ru-RU"/>
                      </w:rPr>
                    </m:ctrlPr>
                  </m:funcPr>
                  <m:fName>
                    <m:r>
                      <m:rPr>
                        <m:sty m:val="p"/>
                      </m:rPr>
                      <w:rPr>
                        <w:rFonts w:ascii="Cambria Math" w:eastAsia="Century Schoolbook" w:hAnsi="Cambria Math" w:cs="Times New Roman"/>
                        <w:color w:val="000000"/>
                        <w:sz w:val="20"/>
                        <w:szCs w:val="20"/>
                      </w:rPr>
                      <m:t>с</m:t>
                    </m:r>
                    <m:r>
                      <m:rPr>
                        <m:sty m:val="p"/>
                      </m:rPr>
                      <w:rPr>
                        <w:rFonts w:ascii="Cambria Math" w:eastAsia="Century Schoolbook" w:hAnsi="Cambria Math" w:cs="Times New Roman"/>
                        <w:color w:val="000000"/>
                        <w:sz w:val="20"/>
                        <w:szCs w:val="20"/>
                      </w:rPr>
                      <m:t>os</m:t>
                    </m:r>
                  </m:fName>
                  <m:e>
                    <m:d>
                      <m:dPr>
                        <m:ctrlPr>
                          <w:rPr>
                            <w:rFonts w:ascii="Cambria Math" w:eastAsia="Century Schoolbook" w:hAnsi="Cambria Math" w:cs="Times New Roman"/>
                            <w:i/>
                            <w:color w:val="000000"/>
                            <w:sz w:val="20"/>
                            <w:szCs w:val="20"/>
                            <w:lang w:eastAsia="ru-RU"/>
                          </w:rPr>
                        </m:ctrlPr>
                      </m:dPr>
                      <m:e>
                        <m:r>
                          <w:rPr>
                            <w:rFonts w:ascii="Cambria Math" w:eastAsia="Century Schoolbook" w:hAnsi="Cambria Math" w:cs="Times New Roman"/>
                            <w:color w:val="000000"/>
                            <w:sz w:val="20"/>
                            <w:szCs w:val="20"/>
                            <w:lang w:eastAsia="ru-RU"/>
                          </w:rPr>
                          <m:t>5π</m:t>
                        </m:r>
                        <m:r>
                          <w:rPr>
                            <w:rFonts w:ascii="Cambria Math" w:eastAsia="Century Schoolbook" w:hAnsi="Cambria Math" w:cs="Times New Roman"/>
                            <w:color w:val="000000"/>
                            <w:sz w:val="20"/>
                            <w:szCs w:val="20"/>
                            <w:lang w:val="en-US" w:eastAsia="ru-RU"/>
                          </w:rPr>
                          <m:t>t</m:t>
                        </m:r>
                      </m:e>
                    </m:d>
                  </m:e>
                </m:func>
              </m:oMath>
            </w:ins>
          </w:p>
          <w:p w14:paraId="2F627E66" w14:textId="77777777" w:rsidR="00450F2B" w:rsidRPr="00450F2B" w:rsidRDefault="00450F2B" w:rsidP="00450F2B">
            <w:pPr>
              <w:pStyle w:val="a4"/>
              <w:spacing w:after="0" w:line="273" w:lineRule="exact"/>
              <w:ind w:left="346" w:right="20" w:firstLine="142"/>
              <w:rPr>
                <w:rFonts w:ascii="Times New Roman" w:eastAsia="Century Schoolbook" w:hAnsi="Times New Roman" w:cs="Times New Roman"/>
                <w:color w:val="000000"/>
                <w:sz w:val="20"/>
                <w:szCs w:val="20"/>
                <w:lang w:eastAsia="ru-RU"/>
              </w:rPr>
            </w:pPr>
          </w:p>
        </w:tc>
        <w:tc>
          <w:tcPr>
            <w:tcW w:w="567" w:type="dxa"/>
            <w:gridSpan w:val="2"/>
            <w:tcPrChange w:id="2797" w:author="2" w:date="2021-08-31T10:55:00Z">
              <w:tcPr>
                <w:tcW w:w="547" w:type="dxa"/>
              </w:tcPr>
            </w:tcPrChange>
          </w:tcPr>
          <w:p w14:paraId="7097E6DE" w14:textId="0FD0438B" w:rsidR="00450F2B" w:rsidRPr="004B35C4" w:rsidRDefault="009D40CC" w:rsidP="00450F2B">
            <w:pPr>
              <w:tabs>
                <w:tab w:val="left" w:pos="600"/>
                <w:tab w:val="left" w:pos="851"/>
              </w:tabs>
              <w:ind w:right="34" w:firstLine="142"/>
              <w:rPr>
                <w:rFonts w:ascii="Times New Roman" w:hAnsi="Times New Roman" w:cs="Times New Roman"/>
                <w:sz w:val="24"/>
                <w:szCs w:val="24"/>
                <w:lang w:val="ru"/>
              </w:rPr>
            </w:pPr>
            <w:ins w:id="2798" w:author="2" w:date="2021-08-31T10:55:00Z">
              <w:r>
                <w:rPr>
                  <w:rFonts w:ascii="Times New Roman" w:hAnsi="Times New Roman" w:cs="Times New Roman"/>
                  <w:sz w:val="24"/>
                  <w:szCs w:val="24"/>
                  <w:lang w:val="ru"/>
                </w:rPr>
                <w:t>1</w:t>
              </w:r>
            </w:ins>
          </w:p>
        </w:tc>
      </w:tr>
      <w:tr w:rsidR="00450F2B" w14:paraId="65DF3EA0" w14:textId="77777777" w:rsidTr="00911EF6">
        <w:trPr>
          <w:trHeight w:val="2968"/>
          <w:trPrChange w:id="2799" w:author="2" w:date="2021-08-31T10:55:00Z">
            <w:trPr>
              <w:trHeight w:val="2968"/>
            </w:trPr>
          </w:trPrChange>
        </w:trPr>
        <w:tc>
          <w:tcPr>
            <w:tcW w:w="846" w:type="dxa"/>
            <w:tcPrChange w:id="2800" w:author="2" w:date="2021-08-31T10:55:00Z">
              <w:tcPr>
                <w:tcW w:w="846" w:type="dxa"/>
              </w:tcPr>
            </w:tcPrChange>
          </w:tcPr>
          <w:p w14:paraId="22EE7B7B" w14:textId="77777777" w:rsidR="00450F2B" w:rsidRDefault="00450F2B" w:rsidP="00450F2B">
            <w:pPr>
              <w:spacing w:after="120"/>
              <w:rPr>
                <w:rFonts w:ascii="Times New Roman" w:hAnsi="Times New Roman" w:cs="Times New Roman"/>
                <w:sz w:val="24"/>
                <w:szCs w:val="24"/>
              </w:rPr>
            </w:pPr>
          </w:p>
        </w:tc>
        <w:tc>
          <w:tcPr>
            <w:tcW w:w="1843" w:type="dxa"/>
            <w:tcPrChange w:id="2801" w:author="2" w:date="2021-08-31T10:55:00Z">
              <w:tcPr>
                <w:tcW w:w="1843" w:type="dxa"/>
              </w:tcPr>
            </w:tcPrChange>
          </w:tcPr>
          <w:p w14:paraId="3203F55A" w14:textId="77777777" w:rsidR="00450F2B" w:rsidRDefault="00450F2B" w:rsidP="00450F2B">
            <w:pPr>
              <w:spacing w:after="120"/>
              <w:rPr>
                <w:rFonts w:ascii="Times New Roman" w:hAnsi="Times New Roman" w:cs="Times New Roman"/>
                <w:sz w:val="24"/>
                <w:szCs w:val="24"/>
              </w:rPr>
            </w:pPr>
          </w:p>
        </w:tc>
        <w:tc>
          <w:tcPr>
            <w:tcW w:w="425" w:type="dxa"/>
            <w:tcPrChange w:id="2802" w:author="2" w:date="2021-08-31T10:55:00Z">
              <w:tcPr>
                <w:tcW w:w="425" w:type="dxa"/>
              </w:tcPr>
            </w:tcPrChange>
          </w:tcPr>
          <w:p w14:paraId="5CE8451A" w14:textId="77777777" w:rsidR="00450F2B" w:rsidRDefault="00450F2B" w:rsidP="00450F2B">
            <w:pPr>
              <w:spacing w:after="120"/>
              <w:rPr>
                <w:rFonts w:ascii="Times New Roman" w:hAnsi="Times New Roman" w:cs="Times New Roman"/>
                <w:sz w:val="24"/>
                <w:szCs w:val="24"/>
              </w:rPr>
            </w:pPr>
          </w:p>
        </w:tc>
        <w:tc>
          <w:tcPr>
            <w:tcW w:w="392" w:type="dxa"/>
            <w:tcPrChange w:id="2803" w:author="2" w:date="2021-08-31T10:55:00Z">
              <w:tcPr>
                <w:tcW w:w="392" w:type="dxa"/>
              </w:tcPr>
            </w:tcPrChange>
          </w:tcPr>
          <w:p w14:paraId="55AFD441" w14:textId="77777777" w:rsidR="00450F2B" w:rsidRDefault="00450F2B" w:rsidP="00450F2B">
            <w:pPr>
              <w:spacing w:after="120"/>
              <w:rPr>
                <w:rFonts w:ascii="Times New Roman" w:hAnsi="Times New Roman" w:cs="Times New Roman"/>
                <w:sz w:val="24"/>
                <w:szCs w:val="24"/>
              </w:rPr>
            </w:pPr>
          </w:p>
        </w:tc>
        <w:tc>
          <w:tcPr>
            <w:tcW w:w="553" w:type="dxa"/>
            <w:tcPrChange w:id="2804" w:author="2" w:date="2021-08-31T10:55:00Z">
              <w:tcPr>
                <w:tcW w:w="553" w:type="dxa"/>
              </w:tcPr>
            </w:tcPrChange>
          </w:tcPr>
          <w:p w14:paraId="556EAB56" w14:textId="44FEAE45"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2805" w:author="2" w:date="2021-08-31T10:55:00Z">
              <w:tcPr>
                <w:tcW w:w="6001" w:type="dxa"/>
              </w:tcPr>
            </w:tcPrChange>
          </w:tcPr>
          <w:p w14:paraId="11AFE766" w14:textId="2CC1FE9D"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lang w:eastAsia="ru-RU"/>
              </w:rPr>
              <w:t>В идеальном колебательном контуре, состоящем из конденсатора ёмкостью </w:t>
            </w:r>
            <m:oMath>
              <m:f>
                <m:fPr>
                  <m:ctrlPr>
                    <w:rPr>
                      <w:rFonts w:ascii="Cambria Math" w:eastAsia="Times New Roman" w:hAnsi="Cambria Math" w:cs="Times New Roman"/>
                      <w:i/>
                      <w:color w:val="000000"/>
                      <w:lang w:eastAsia="ru-RU"/>
                    </w:rPr>
                  </m:ctrlPr>
                </m:fPr>
                <m:num>
                  <m:r>
                    <w:rPr>
                      <w:rFonts w:ascii="Cambria Math" w:eastAsia="Times New Roman" w:hAnsi="Cambria Math" w:cs="Times New Roman"/>
                      <w:color w:val="000000"/>
                      <w:lang w:eastAsia="ru-RU"/>
                    </w:rPr>
                    <m:t>32</m:t>
                  </m:r>
                </m:num>
                <m:den>
                  <m:r>
                    <w:rPr>
                      <w:rFonts w:ascii="Cambria Math" w:eastAsia="Times New Roman" w:hAnsi="Cambria Math" w:cs="Times New Roman"/>
                      <w:color w:val="000000"/>
                      <w:lang w:eastAsia="ru-RU"/>
                    </w:rPr>
                    <m:t>π</m:t>
                  </m:r>
                </m:den>
              </m:f>
            </m:oMath>
            <w:r w:rsidRPr="00450F2B">
              <w:rPr>
                <w:rFonts w:ascii="Times New Roman" w:eastAsia="Times New Roman" w:hAnsi="Times New Roman" w:cs="Times New Roman"/>
                <w:color w:val="000000"/>
                <w:lang w:eastAsia="ru-RU"/>
              </w:rPr>
              <w:t> мкФ и катушки индуктивности, происходят незатухающие колебания. Напряжение </w:t>
            </w:r>
            <w:r w:rsidRPr="00450F2B">
              <w:rPr>
                <w:rFonts w:ascii="Times New Roman" w:eastAsia="Times New Roman" w:hAnsi="Times New Roman" w:cs="Times New Roman"/>
                <w:i/>
                <w:iCs/>
                <w:color w:val="000000"/>
                <w:lang w:eastAsia="ru-RU"/>
              </w:rPr>
              <w:t>U</w:t>
            </w:r>
            <w:r w:rsidRPr="00450F2B">
              <w:rPr>
                <w:rFonts w:ascii="Times New Roman" w:eastAsia="Times New Roman" w:hAnsi="Times New Roman" w:cs="Times New Roman"/>
                <w:color w:val="000000"/>
                <w:lang w:eastAsia="ru-RU"/>
              </w:rPr>
              <w:t> на конденсаторе изменяется со временем </w:t>
            </w:r>
            <w:r w:rsidRPr="00450F2B">
              <w:rPr>
                <w:rFonts w:ascii="Times New Roman" w:eastAsia="Times New Roman" w:hAnsi="Times New Roman" w:cs="Times New Roman"/>
                <w:i/>
                <w:iCs/>
                <w:color w:val="000000"/>
                <w:lang w:eastAsia="ru-RU"/>
              </w:rPr>
              <w:t>t</w:t>
            </w:r>
            <w:r w:rsidRPr="00450F2B">
              <w:rPr>
                <w:rFonts w:ascii="Times New Roman" w:eastAsia="Times New Roman" w:hAnsi="Times New Roman" w:cs="Times New Roman"/>
                <w:color w:val="000000"/>
                <w:lang w:eastAsia="ru-RU"/>
              </w:rPr>
              <w:t xml:space="preserve"> по закону  </w:t>
            </w:r>
            <m:oMath>
              <m:r>
                <m:rPr>
                  <m:sty m:val="p"/>
                </m:rPr>
                <w:rPr>
                  <w:rFonts w:ascii="Cambria Math" w:eastAsia="Times New Roman" w:hAnsi="Cambria Math" w:cs="Times New Roman"/>
                  <w:color w:val="000000"/>
                  <w:sz w:val="20"/>
                  <w:szCs w:val="20"/>
                  <w:lang w:eastAsia="ru-RU"/>
                </w:rPr>
                <w:br/>
              </m:r>
              <m:r>
                <w:rPr>
                  <w:rFonts w:ascii="Cambria Math" w:eastAsia="Times New Roman" w:hAnsi="Cambria Math" w:cs="Times New Roman"/>
                  <w:color w:val="000000"/>
                  <w:sz w:val="20"/>
                  <w:szCs w:val="20"/>
                  <w:lang w:eastAsia="ru-RU"/>
                </w:rPr>
                <m:t>U</m:t>
              </m:r>
              <m:d>
                <m:dPr>
                  <m:ctrlPr>
                    <w:rPr>
                      <w:rFonts w:ascii="Cambria Math" w:eastAsia="Times New Roman" w:hAnsi="Cambria Math" w:cs="Times New Roman"/>
                      <w:i/>
                      <w:color w:val="000000"/>
                      <w:sz w:val="20"/>
                      <w:szCs w:val="20"/>
                      <w:lang w:eastAsia="ru-RU"/>
                    </w:rPr>
                  </m:ctrlPr>
                </m:dPr>
                <m:e>
                  <m:r>
                    <w:rPr>
                      <w:rFonts w:ascii="Cambria Math" w:eastAsia="Times New Roman" w:hAnsi="Cambria Math" w:cs="Times New Roman"/>
                      <w:color w:val="000000"/>
                      <w:sz w:val="20"/>
                      <w:szCs w:val="20"/>
                      <w:lang w:eastAsia="ru-RU"/>
                    </w:rPr>
                    <m:t>t</m:t>
                  </m:r>
                </m:e>
              </m:d>
              <m:r>
                <w:rPr>
                  <w:rFonts w:ascii="Cambria Math" w:eastAsia="Times New Roman" w:hAnsi="Cambria Math" w:cs="Times New Roman"/>
                  <w:color w:val="000000"/>
                  <w:sz w:val="20"/>
                  <w:szCs w:val="20"/>
                  <w:lang w:eastAsia="ru-RU"/>
                </w:rPr>
                <m:t>=5∙</m:t>
              </m:r>
              <m:func>
                <m:funcPr>
                  <m:ctrlPr>
                    <w:rPr>
                      <w:rFonts w:ascii="Cambria Math" w:eastAsia="Times New Roman" w:hAnsi="Cambria Math" w:cs="Times New Roman"/>
                      <w:i/>
                      <w:color w:val="000000"/>
                      <w:sz w:val="20"/>
                      <w:szCs w:val="20"/>
                      <w:lang w:eastAsia="ru-RU"/>
                    </w:rPr>
                  </m:ctrlPr>
                </m:funcPr>
                <m:fName>
                  <m:r>
                    <m:rPr>
                      <m:sty m:val="p"/>
                    </m:rPr>
                    <w:rPr>
                      <w:rFonts w:ascii="Cambria Math" w:eastAsia="Times New Roman" w:hAnsi="Cambria Math" w:cs="Times New Roman"/>
                      <w:color w:val="000000"/>
                      <w:sz w:val="20"/>
                      <w:szCs w:val="20"/>
                    </w:rPr>
                    <m:t>cos</m:t>
                  </m:r>
                </m:fName>
                <m:e>
                  <m:f>
                    <m:fPr>
                      <m:ctrlPr>
                        <w:rPr>
                          <w:rFonts w:ascii="Cambria Math" w:eastAsia="Times New Roman" w:hAnsi="Cambria Math" w:cs="Times New Roman"/>
                          <w:i/>
                          <w:color w:val="000000"/>
                          <w:sz w:val="20"/>
                          <w:szCs w:val="20"/>
                          <w:lang w:eastAsia="ru-RU"/>
                        </w:rPr>
                      </m:ctrlPr>
                    </m:fPr>
                    <m:num>
                      <m:r>
                        <w:rPr>
                          <w:rFonts w:ascii="Cambria Math" w:eastAsia="Times New Roman" w:hAnsi="Cambria Math" w:cs="Times New Roman"/>
                          <w:color w:val="000000"/>
                          <w:sz w:val="20"/>
                          <w:szCs w:val="20"/>
                          <w:lang w:eastAsia="ru-RU"/>
                        </w:rPr>
                        <m:t>π∙</m:t>
                      </m:r>
                      <m:sSup>
                        <m:sSupPr>
                          <m:ctrlPr>
                            <w:rPr>
                              <w:rFonts w:ascii="Cambria Math" w:eastAsia="Times New Roman" w:hAnsi="Cambria Math" w:cs="Times New Roman"/>
                              <w:i/>
                              <w:color w:val="000000"/>
                              <w:sz w:val="20"/>
                              <w:szCs w:val="20"/>
                              <w:lang w:eastAsia="ru-RU"/>
                            </w:rPr>
                          </m:ctrlPr>
                        </m:sSupPr>
                        <m:e>
                          <m:r>
                            <w:rPr>
                              <w:rFonts w:ascii="Cambria Math" w:eastAsia="Times New Roman" w:hAnsi="Cambria Math" w:cs="Times New Roman"/>
                              <w:color w:val="000000"/>
                              <w:sz w:val="20"/>
                              <w:szCs w:val="20"/>
                              <w:lang w:eastAsia="ru-RU"/>
                            </w:rPr>
                            <m:t>10</m:t>
                          </m:r>
                        </m:e>
                        <m:sup>
                          <m:r>
                            <w:rPr>
                              <w:rFonts w:ascii="Cambria Math" w:eastAsia="Times New Roman" w:hAnsi="Cambria Math" w:cs="Times New Roman"/>
                              <w:color w:val="000000"/>
                              <w:sz w:val="20"/>
                              <w:szCs w:val="20"/>
                              <w:lang w:eastAsia="ru-RU"/>
                            </w:rPr>
                            <m:t>5</m:t>
                          </m:r>
                        </m:sup>
                      </m:sSup>
                      <m:r>
                        <w:rPr>
                          <w:rFonts w:ascii="Cambria Math" w:eastAsia="Times New Roman" w:hAnsi="Cambria Math" w:cs="Times New Roman"/>
                          <w:color w:val="000000"/>
                          <w:sz w:val="20"/>
                          <w:szCs w:val="20"/>
                          <w:lang w:eastAsia="ru-RU"/>
                        </w:rPr>
                        <m:t>t</m:t>
                      </m:r>
                    </m:num>
                    <m:den>
                      <m:r>
                        <w:rPr>
                          <w:rFonts w:ascii="Cambria Math" w:eastAsia="Times New Roman" w:hAnsi="Cambria Math" w:cs="Times New Roman"/>
                          <w:color w:val="000000"/>
                          <w:sz w:val="20"/>
                          <w:szCs w:val="20"/>
                          <w:lang w:eastAsia="ru-RU"/>
                        </w:rPr>
                        <m:t>8</m:t>
                      </m:r>
                    </m:den>
                  </m:f>
                </m:e>
              </m:func>
            </m:oMath>
            <w:r w:rsidRPr="00450F2B">
              <w:rPr>
                <w:rFonts w:ascii="Times New Roman" w:eastAsia="Times New Roman" w:hAnsi="Times New Roman" w:cs="Times New Roman"/>
                <w:color w:val="000000"/>
                <w:lang w:eastAsia="ru-RU"/>
              </w:rPr>
              <w:t> Выберите из предложенного</w:t>
            </w:r>
            <w:r>
              <w:rPr>
                <w:rFonts w:ascii="Times New Roman" w:eastAsia="Times New Roman" w:hAnsi="Times New Roman" w:cs="Times New Roman"/>
                <w:color w:val="000000"/>
                <w:lang w:eastAsia="ru-RU"/>
              </w:rPr>
              <w:t xml:space="preserve"> перечня верное утверждение</w:t>
            </w:r>
          </w:p>
        </w:tc>
        <w:tc>
          <w:tcPr>
            <w:tcW w:w="4961" w:type="dxa"/>
            <w:gridSpan w:val="2"/>
            <w:tcPrChange w:id="2806" w:author="2" w:date="2021-08-31T10:55:00Z">
              <w:tcPr>
                <w:tcW w:w="4839" w:type="dxa"/>
              </w:tcPr>
            </w:tcPrChange>
          </w:tcPr>
          <w:p w14:paraId="4106B91D" w14:textId="60A0E84A" w:rsidR="00450F2B" w:rsidRPr="006F33AA" w:rsidRDefault="00450F2B" w:rsidP="00450F2B">
            <w:pPr>
              <w:ind w:firstLine="375"/>
              <w:jc w:val="both"/>
              <w:rPr>
                <w:rFonts w:ascii="Times New Roman" w:hAnsi="Times New Roman"/>
                <w:color w:val="000000"/>
                <w:sz w:val="20"/>
                <w:rPrChange w:id="2807"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2808" w:author="2" w:date="2021-08-31T10:55:00Z">
                  <w:rPr>
                    <w:rFonts w:ascii="Times New Roman" w:eastAsia="Times New Roman" w:hAnsi="Times New Roman" w:cs="Times New Roman"/>
                    <w:color w:val="000000"/>
                    <w:lang w:eastAsia="ru-RU"/>
                  </w:rPr>
                </w:rPrChange>
              </w:rPr>
              <w:t>1. Период изменения заряда конденсатора равен 80 мкс.</w:t>
            </w:r>
          </w:p>
          <w:p w14:paraId="39F86F64" w14:textId="6757EB12" w:rsidR="00450F2B" w:rsidRPr="006F33AA" w:rsidRDefault="00450F2B" w:rsidP="00450F2B">
            <w:pPr>
              <w:ind w:firstLine="375"/>
              <w:jc w:val="both"/>
              <w:rPr>
                <w:rFonts w:ascii="Times New Roman" w:hAnsi="Times New Roman"/>
                <w:color w:val="000000"/>
                <w:sz w:val="20"/>
                <w:rPrChange w:id="2809"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2810" w:author="2" w:date="2021-08-31T10:55:00Z">
                  <w:rPr>
                    <w:rFonts w:ascii="Times New Roman" w:eastAsia="Times New Roman" w:hAnsi="Times New Roman" w:cs="Times New Roman"/>
                    <w:color w:val="000000"/>
                    <w:lang w:eastAsia="ru-RU"/>
                  </w:rPr>
                </w:rPrChange>
              </w:rPr>
              <w:t>2. Круговая частота ω изменения энергии катушки равна </w:t>
            </w:r>
            <w:r w:rsidRPr="006F33AA">
              <w:rPr>
                <w:rFonts w:ascii="Times New Roman" w:hAnsi="Times New Roman"/>
                <w:color w:val="000000"/>
                <w:sz w:val="20"/>
                <w:rPrChange w:id="2811" w:author="2" w:date="2021-08-31T10:55:00Z">
                  <w:rPr>
                    <w:rFonts w:ascii="Times New Roman" w:eastAsia="Times New Roman" w:hAnsi="Times New Roman" w:cs="Times New Roman"/>
                    <w:noProof/>
                    <w:color w:val="000000"/>
                    <w:lang w:eastAsia="ru-RU"/>
                  </w:rPr>
                </w:rPrChange>
              </w:rPr>
              <w:t xml:space="preserve"> </w:t>
            </w:r>
            <m:oMath>
              <m:f>
                <m:fPr>
                  <m:ctrlPr>
                    <w:rPr>
                      <w:rFonts w:ascii="Cambria Math" w:eastAsia="Times New Roman" w:hAnsi="Cambria Math" w:cs="Times New Roman"/>
                      <w:i/>
                      <w:color w:val="000000"/>
                      <w:sz w:val="20"/>
                      <w:szCs w:val="20"/>
                      <w:lang w:eastAsia="ru-RU"/>
                    </w:rPr>
                  </m:ctrlPr>
                </m:fPr>
                <m:num>
                  <m:r>
                    <w:rPr>
                      <w:rFonts w:ascii="Cambria Math" w:eastAsia="Times New Roman" w:hAnsi="Cambria Math" w:cs="Times New Roman"/>
                      <w:color w:val="000000"/>
                      <w:sz w:val="20"/>
                      <w:szCs w:val="20"/>
                      <w:lang w:eastAsia="ru-RU"/>
                    </w:rPr>
                    <m:t>π∙</m:t>
                  </m:r>
                  <m:sSup>
                    <m:sSupPr>
                      <m:ctrlPr>
                        <w:rPr>
                          <w:rFonts w:ascii="Cambria Math" w:eastAsia="Times New Roman" w:hAnsi="Cambria Math" w:cs="Times New Roman"/>
                          <w:i/>
                          <w:color w:val="000000"/>
                          <w:sz w:val="20"/>
                          <w:szCs w:val="20"/>
                          <w:lang w:eastAsia="ru-RU"/>
                        </w:rPr>
                      </m:ctrlPr>
                    </m:sSupPr>
                    <m:e>
                      <m:r>
                        <w:rPr>
                          <w:rFonts w:ascii="Cambria Math" w:eastAsia="Times New Roman" w:hAnsi="Cambria Math" w:cs="Times New Roman"/>
                          <w:color w:val="000000"/>
                          <w:sz w:val="20"/>
                          <w:szCs w:val="20"/>
                          <w:lang w:eastAsia="ru-RU"/>
                        </w:rPr>
                        <m:t>10</m:t>
                      </m:r>
                    </m:e>
                    <m:sup>
                      <m:r>
                        <w:rPr>
                          <w:rFonts w:ascii="Cambria Math" w:eastAsia="Times New Roman" w:hAnsi="Cambria Math" w:cs="Times New Roman"/>
                          <w:color w:val="000000"/>
                          <w:sz w:val="20"/>
                          <w:szCs w:val="20"/>
                          <w:lang w:eastAsia="ru-RU"/>
                        </w:rPr>
                        <m:t>5</m:t>
                      </m:r>
                    </m:sup>
                  </m:sSup>
                </m:num>
                <m:den>
                  <m:r>
                    <w:rPr>
                      <w:rFonts w:ascii="Cambria Math" w:eastAsia="Times New Roman" w:hAnsi="Cambria Math" w:cs="Times New Roman"/>
                      <w:color w:val="000000"/>
                      <w:sz w:val="20"/>
                      <w:szCs w:val="20"/>
                      <w:lang w:eastAsia="ru-RU"/>
                    </w:rPr>
                    <m:t>4</m:t>
                  </m:r>
                </m:den>
              </m:f>
            </m:oMath>
            <w:r w:rsidRPr="006F33AA">
              <w:rPr>
                <w:rFonts w:ascii="Times New Roman" w:hAnsi="Times New Roman"/>
                <w:color w:val="000000"/>
                <w:sz w:val="20"/>
                <w:rPrChange w:id="2812" w:author="2" w:date="2021-08-31T10:55:00Z">
                  <w:rPr>
                    <w:rFonts w:ascii="Times New Roman" w:eastAsia="Times New Roman" w:hAnsi="Times New Roman" w:cs="Times New Roman"/>
                    <w:color w:val="000000"/>
                    <w:lang w:eastAsia="ru-RU"/>
                  </w:rPr>
                </w:rPrChange>
              </w:rPr>
              <w:t> рад/с.</w:t>
            </w:r>
          </w:p>
          <w:p w14:paraId="0AD631B6" w14:textId="218848F8" w:rsidR="00450F2B" w:rsidRPr="006F33AA" w:rsidRDefault="00450F2B" w:rsidP="00450F2B">
            <w:pPr>
              <w:ind w:firstLine="375"/>
              <w:jc w:val="both"/>
              <w:rPr>
                <w:rFonts w:ascii="Times New Roman" w:hAnsi="Times New Roman"/>
                <w:color w:val="000000"/>
                <w:sz w:val="20"/>
                <w:rPrChange w:id="2813"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2814" w:author="2" w:date="2021-08-31T10:55:00Z">
                  <w:rPr>
                    <w:rFonts w:ascii="Times New Roman" w:eastAsia="Times New Roman" w:hAnsi="Times New Roman" w:cs="Times New Roman"/>
                    <w:color w:val="000000"/>
                    <w:lang w:eastAsia="ru-RU"/>
                  </w:rPr>
                </w:rPrChange>
              </w:rPr>
              <w:t>3. Индуктивность катушки равна </w:t>
            </w:r>
            <w:r w:rsidRPr="006F33AA">
              <w:rPr>
                <w:rFonts w:ascii="Times New Roman" w:hAnsi="Times New Roman"/>
                <w:color w:val="000000"/>
                <w:sz w:val="20"/>
                <w:rPrChange w:id="2815" w:author="2" w:date="2021-08-31T10:55:00Z">
                  <w:rPr>
                    <w:rFonts w:ascii="Times New Roman" w:eastAsia="Times New Roman" w:hAnsi="Times New Roman" w:cs="Times New Roman"/>
                    <w:noProof/>
                    <w:color w:val="000000"/>
                    <w:lang w:eastAsia="ru-RU"/>
                  </w:rPr>
                </w:rPrChange>
              </w:rPr>
              <w:t xml:space="preserve"> </w:t>
            </w:r>
            <m:oMath>
              <m:rad>
                <m:radPr>
                  <m:degHide m:val="1"/>
                  <m:ctrlPr>
                    <w:rPr>
                      <w:rFonts w:ascii="Cambria Math" w:hAnsi="Cambria Math"/>
                      <w:i/>
                      <w:color w:val="000000"/>
                      <w:sz w:val="20"/>
                      <w:rPrChange w:id="2816" w:author="2" w:date="2021-08-31T10:55:00Z">
                        <w:rPr>
                          <w:rFonts w:ascii="Cambria Math" w:eastAsia="Times New Roman" w:hAnsi="Cambria Math" w:cs="Times New Roman"/>
                          <w:i/>
                          <w:noProof/>
                          <w:color w:val="000000"/>
                          <w:lang w:eastAsia="ru-RU"/>
                        </w:rPr>
                      </w:rPrChange>
                    </w:rPr>
                  </m:ctrlPr>
                </m:radPr>
                <m:deg/>
                <m:e>
                  <m:f>
                    <m:fPr>
                      <m:ctrlPr>
                        <w:rPr>
                          <w:rFonts w:ascii="Cambria Math" w:hAnsi="Cambria Math"/>
                          <w:i/>
                          <w:color w:val="000000"/>
                          <w:sz w:val="20"/>
                          <w:rPrChange w:id="2817" w:author="2" w:date="2021-08-31T10:55:00Z">
                            <w:rPr>
                              <w:rFonts w:ascii="Cambria Math" w:eastAsia="Times New Roman" w:hAnsi="Cambria Math" w:cs="Times New Roman"/>
                              <w:i/>
                              <w:noProof/>
                              <w:color w:val="000000"/>
                              <w:lang w:eastAsia="ru-RU"/>
                            </w:rPr>
                          </w:rPrChange>
                        </w:rPr>
                      </m:ctrlPr>
                    </m:fPr>
                    <m:num>
                      <m:r>
                        <w:rPr>
                          <w:rFonts w:ascii="Cambria Math" w:hAnsi="Cambria Math"/>
                          <w:color w:val="000000"/>
                          <w:sz w:val="20"/>
                          <w:rPrChange w:id="2818" w:author="2" w:date="2021-08-31T10:55:00Z">
                            <w:rPr>
                              <w:rFonts w:ascii="Cambria Math" w:eastAsia="Times New Roman" w:hAnsi="Cambria Math" w:cs="Times New Roman"/>
                              <w:noProof/>
                              <w:color w:val="000000"/>
                              <w:lang w:eastAsia="ru-RU"/>
                            </w:rPr>
                          </w:rPrChange>
                        </w:rPr>
                        <m:t>2</m:t>
                      </m:r>
                    </m:num>
                    <m:den>
                      <m:r>
                        <w:rPr>
                          <w:rFonts w:ascii="Cambria Math" w:hAnsi="Cambria Math"/>
                          <w:color w:val="000000"/>
                          <w:sz w:val="20"/>
                          <w:rPrChange w:id="2819" w:author="2" w:date="2021-08-31T10:55:00Z">
                            <w:rPr>
                              <w:rFonts w:ascii="Cambria Math" w:eastAsia="Times New Roman" w:hAnsi="Cambria Math" w:cs="Times New Roman"/>
                              <w:noProof/>
                              <w:color w:val="000000"/>
                              <w:lang w:eastAsia="ru-RU"/>
                            </w:rPr>
                          </w:rPrChange>
                        </w:rPr>
                        <m:t>π</m:t>
                      </m:r>
                    </m:den>
                  </m:f>
                </m:e>
              </m:rad>
            </m:oMath>
            <w:r w:rsidRPr="006F33AA">
              <w:rPr>
                <w:rFonts w:ascii="Times New Roman" w:hAnsi="Times New Roman"/>
                <w:color w:val="000000"/>
                <w:sz w:val="20"/>
                <w:rPrChange w:id="2820" w:author="2" w:date="2021-08-31T10:55:00Z">
                  <w:rPr>
                    <w:rFonts w:ascii="Times New Roman" w:eastAsia="Times New Roman" w:hAnsi="Times New Roman" w:cs="Times New Roman"/>
                    <w:color w:val="000000"/>
                    <w:lang w:eastAsia="ru-RU"/>
                  </w:rPr>
                </w:rPrChange>
              </w:rPr>
              <w:t> мГн.</w:t>
            </w:r>
          </w:p>
          <w:p w14:paraId="563DD98C" w14:textId="117AA70F" w:rsidR="00450F2B" w:rsidRPr="006F33AA" w:rsidRDefault="00450F2B" w:rsidP="00450F2B">
            <w:pPr>
              <w:ind w:firstLine="375"/>
              <w:jc w:val="both"/>
              <w:rPr>
                <w:rFonts w:ascii="Times New Roman" w:hAnsi="Times New Roman"/>
                <w:color w:val="000000"/>
                <w:sz w:val="20"/>
                <w:rPrChange w:id="2821"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2822" w:author="2" w:date="2021-08-31T10:55:00Z">
                  <w:rPr>
                    <w:rFonts w:ascii="Times New Roman" w:eastAsia="Times New Roman" w:hAnsi="Times New Roman" w:cs="Times New Roman"/>
                    <w:color w:val="000000"/>
                    <w:lang w:eastAsia="ru-RU"/>
                  </w:rPr>
                </w:rPrChange>
              </w:rPr>
              <w:t>4. Максимальное значение заряда конденсатора равно </w:t>
            </w:r>
            <w:r w:rsidRPr="006F33AA">
              <w:rPr>
                <w:rFonts w:ascii="Times New Roman" w:hAnsi="Times New Roman"/>
                <w:color w:val="000000"/>
                <w:sz w:val="20"/>
                <w:rPrChange w:id="2823" w:author="2" w:date="2021-08-31T10:55:00Z">
                  <w:rPr>
                    <w:rFonts w:ascii="Times New Roman" w:eastAsia="Times New Roman" w:hAnsi="Times New Roman" w:cs="Times New Roman"/>
                    <w:noProof/>
                    <w:color w:val="000000"/>
                    <w:lang w:eastAsia="ru-RU"/>
                  </w:rPr>
                </w:rPrChange>
              </w:rPr>
              <w:t xml:space="preserve"> </w:t>
            </w:r>
            <m:oMath>
              <m:f>
                <m:fPr>
                  <m:ctrlPr>
                    <w:rPr>
                      <w:rFonts w:ascii="Cambria Math" w:hAnsi="Cambria Math"/>
                      <w:i/>
                      <w:color w:val="000000"/>
                      <w:sz w:val="20"/>
                      <w:rPrChange w:id="2824" w:author="2" w:date="2021-08-31T10:55:00Z">
                        <w:rPr>
                          <w:rFonts w:ascii="Cambria Math" w:eastAsia="Times New Roman" w:hAnsi="Cambria Math" w:cs="Times New Roman"/>
                          <w:i/>
                          <w:noProof/>
                          <w:color w:val="000000"/>
                          <w:lang w:eastAsia="ru-RU"/>
                        </w:rPr>
                      </w:rPrChange>
                    </w:rPr>
                  </m:ctrlPr>
                </m:fPr>
                <m:num>
                  <m:r>
                    <w:rPr>
                      <w:rFonts w:ascii="Cambria Math" w:hAnsi="Cambria Math"/>
                      <w:color w:val="000000"/>
                      <w:sz w:val="20"/>
                      <w:rPrChange w:id="2825" w:author="2" w:date="2021-08-31T10:55:00Z">
                        <w:rPr>
                          <w:rFonts w:ascii="Cambria Math" w:eastAsia="Times New Roman" w:hAnsi="Cambria Math" w:cs="Times New Roman"/>
                          <w:noProof/>
                          <w:color w:val="000000"/>
                          <w:lang w:eastAsia="ru-RU"/>
                        </w:rPr>
                      </w:rPrChange>
                    </w:rPr>
                    <m:t>π</m:t>
                  </m:r>
                </m:num>
                <m:den>
                  <m:r>
                    <w:rPr>
                      <w:rFonts w:ascii="Cambria Math" w:hAnsi="Cambria Math"/>
                      <w:color w:val="000000"/>
                      <w:sz w:val="20"/>
                      <w:rPrChange w:id="2826" w:author="2" w:date="2021-08-31T10:55:00Z">
                        <w:rPr>
                          <w:rFonts w:ascii="Cambria Math" w:eastAsia="Times New Roman" w:hAnsi="Cambria Math" w:cs="Times New Roman"/>
                          <w:noProof/>
                          <w:color w:val="000000"/>
                          <w:lang w:eastAsia="ru-RU"/>
                        </w:rPr>
                      </w:rPrChange>
                    </w:rPr>
                    <m:t>8</m:t>
                  </m:r>
                </m:den>
              </m:f>
            </m:oMath>
            <w:r w:rsidRPr="006F33AA">
              <w:rPr>
                <w:rFonts w:ascii="Times New Roman" w:hAnsi="Times New Roman"/>
                <w:color w:val="000000"/>
                <w:sz w:val="20"/>
                <w:rPrChange w:id="2827" w:author="2" w:date="2021-08-31T10:55:00Z">
                  <w:rPr>
                    <w:rFonts w:ascii="Times New Roman" w:eastAsia="Times New Roman" w:hAnsi="Times New Roman" w:cs="Times New Roman"/>
                    <w:color w:val="000000"/>
                    <w:lang w:eastAsia="ru-RU"/>
                  </w:rPr>
                </w:rPrChange>
              </w:rPr>
              <w:t> мкКл.</w:t>
            </w:r>
          </w:p>
          <w:p w14:paraId="1DCFC62C" w14:textId="0AA0568D" w:rsidR="00450F2B" w:rsidRPr="006F33AA" w:rsidRDefault="00450F2B" w:rsidP="00450F2B">
            <w:pPr>
              <w:ind w:firstLine="375"/>
              <w:jc w:val="both"/>
              <w:rPr>
                <w:rFonts w:ascii="Times New Roman" w:hAnsi="Times New Roman"/>
                <w:color w:val="000000"/>
                <w:sz w:val="20"/>
                <w:rPrChange w:id="2828"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2829" w:author="2" w:date="2021-08-31T10:55:00Z">
                  <w:rPr>
                    <w:rFonts w:ascii="Times New Roman" w:eastAsia="Times New Roman" w:hAnsi="Times New Roman" w:cs="Times New Roman"/>
                    <w:color w:val="000000"/>
                    <w:lang w:eastAsia="ru-RU"/>
                  </w:rPr>
                </w:rPrChange>
              </w:rPr>
              <w:t>5. Энергия, запасённая в конденсаторе в момент времени </w:t>
            </w:r>
            <w:r w:rsidRPr="006F33AA">
              <w:rPr>
                <w:rFonts w:ascii="Times New Roman" w:hAnsi="Times New Roman"/>
                <w:i/>
                <w:color w:val="000000"/>
                <w:sz w:val="20"/>
                <w:rPrChange w:id="2830" w:author="2" w:date="2021-08-31T10:55:00Z">
                  <w:rPr>
                    <w:rFonts w:ascii="Times New Roman" w:eastAsia="Times New Roman" w:hAnsi="Times New Roman" w:cs="Times New Roman"/>
                    <w:i/>
                    <w:iCs/>
                    <w:color w:val="000000"/>
                    <w:lang w:eastAsia="ru-RU"/>
                  </w:rPr>
                </w:rPrChange>
              </w:rPr>
              <w:t>t</w:t>
            </w:r>
            <w:r w:rsidRPr="006F33AA">
              <w:rPr>
                <w:rFonts w:ascii="Times New Roman" w:hAnsi="Times New Roman"/>
                <w:color w:val="000000"/>
                <w:sz w:val="20"/>
                <w:rPrChange w:id="2831" w:author="2" w:date="2021-08-31T10:55:00Z">
                  <w:rPr>
                    <w:rFonts w:ascii="Times New Roman" w:eastAsia="Times New Roman" w:hAnsi="Times New Roman" w:cs="Times New Roman"/>
                    <w:color w:val="000000"/>
                    <w:lang w:eastAsia="ru-RU"/>
                  </w:rPr>
                </w:rPrChange>
              </w:rPr>
              <w:t> = 0, равна </w:t>
            </w:r>
            <w:r w:rsidRPr="006F33AA">
              <w:rPr>
                <w:rFonts w:ascii="Times New Roman" w:hAnsi="Times New Roman"/>
                <w:color w:val="000000"/>
                <w:sz w:val="20"/>
                <w:rPrChange w:id="2832" w:author="2" w:date="2021-08-31T10:55:00Z">
                  <w:rPr>
                    <w:rFonts w:ascii="Times New Roman" w:eastAsia="Times New Roman" w:hAnsi="Times New Roman" w:cs="Times New Roman"/>
                    <w:noProof/>
                    <w:color w:val="000000"/>
                    <w:lang w:eastAsia="ru-RU"/>
                  </w:rPr>
                </w:rPrChange>
              </w:rPr>
              <w:t xml:space="preserve"> </w:t>
            </w:r>
            <m:oMath>
              <m:f>
                <m:fPr>
                  <m:ctrlPr>
                    <w:rPr>
                      <w:rFonts w:ascii="Cambria Math" w:hAnsi="Cambria Math"/>
                      <w:i/>
                      <w:color w:val="000000"/>
                      <w:sz w:val="20"/>
                      <w:rPrChange w:id="2833" w:author="2" w:date="2021-08-31T10:55:00Z">
                        <w:rPr>
                          <w:rFonts w:ascii="Cambria Math" w:eastAsia="Times New Roman" w:hAnsi="Cambria Math" w:cs="Times New Roman"/>
                          <w:i/>
                          <w:noProof/>
                          <w:color w:val="000000"/>
                          <w:lang w:eastAsia="ru-RU"/>
                        </w:rPr>
                      </w:rPrChange>
                    </w:rPr>
                  </m:ctrlPr>
                </m:fPr>
                <m:num>
                  <m:r>
                    <w:rPr>
                      <w:rFonts w:ascii="Cambria Math" w:hAnsi="Cambria Math"/>
                      <w:color w:val="000000"/>
                      <w:sz w:val="20"/>
                      <w:rPrChange w:id="2834" w:author="2" w:date="2021-08-31T10:55:00Z">
                        <w:rPr>
                          <w:rFonts w:ascii="Cambria Math" w:eastAsia="Times New Roman" w:hAnsi="Cambria Math" w:cs="Times New Roman"/>
                          <w:noProof/>
                          <w:color w:val="000000"/>
                          <w:lang w:eastAsia="ru-RU"/>
                        </w:rPr>
                      </w:rPrChange>
                    </w:rPr>
                    <m:t>8</m:t>
                  </m:r>
                </m:num>
                <m:den>
                  <m:r>
                    <w:rPr>
                      <w:rFonts w:ascii="Cambria Math" w:hAnsi="Cambria Math"/>
                      <w:color w:val="000000"/>
                      <w:sz w:val="20"/>
                      <w:rPrChange w:id="2835" w:author="2" w:date="2021-08-31T10:55:00Z">
                        <w:rPr>
                          <w:rFonts w:ascii="Cambria Math" w:eastAsia="Times New Roman" w:hAnsi="Cambria Math" w:cs="Times New Roman"/>
                          <w:noProof/>
                          <w:color w:val="000000"/>
                          <w:lang w:eastAsia="ru-RU"/>
                        </w:rPr>
                      </w:rPrChange>
                    </w:rPr>
                    <m:t>π</m:t>
                  </m:r>
                </m:den>
              </m:f>
            </m:oMath>
            <w:r w:rsidRPr="006F33AA">
              <w:rPr>
                <w:rFonts w:ascii="Times New Roman" w:hAnsi="Times New Roman"/>
                <w:color w:val="000000"/>
                <w:sz w:val="20"/>
                <w:rPrChange w:id="2836" w:author="2" w:date="2021-08-31T10:55:00Z">
                  <w:rPr>
                    <w:rFonts w:ascii="Times New Roman" w:eastAsia="Times New Roman" w:hAnsi="Times New Roman" w:cs="Times New Roman"/>
                    <w:color w:val="000000"/>
                    <w:lang w:eastAsia="ru-RU"/>
                  </w:rPr>
                </w:rPrChange>
              </w:rPr>
              <w:t> мДж.</w:t>
            </w:r>
          </w:p>
          <w:p w14:paraId="244CEFC6" w14:textId="77777777" w:rsidR="00450F2B" w:rsidRPr="00450F2B" w:rsidRDefault="00450F2B" w:rsidP="00450F2B">
            <w:pPr>
              <w:pStyle w:val="a4"/>
              <w:spacing w:after="0" w:line="273" w:lineRule="exact"/>
              <w:ind w:left="346" w:right="20" w:firstLine="142"/>
              <w:rPr>
                <w:rFonts w:ascii="Times New Roman" w:eastAsia="Century Schoolbook" w:hAnsi="Times New Roman" w:cs="Times New Roman"/>
                <w:color w:val="000000"/>
                <w:sz w:val="20"/>
                <w:szCs w:val="20"/>
                <w:lang w:eastAsia="ru-RU"/>
              </w:rPr>
            </w:pPr>
          </w:p>
        </w:tc>
        <w:tc>
          <w:tcPr>
            <w:tcW w:w="567" w:type="dxa"/>
            <w:gridSpan w:val="2"/>
            <w:tcPrChange w:id="2837" w:author="2" w:date="2021-08-31T10:55:00Z">
              <w:tcPr>
                <w:tcW w:w="547" w:type="dxa"/>
              </w:tcPr>
            </w:tcPrChange>
          </w:tcPr>
          <w:p w14:paraId="36974FDA" w14:textId="17FC3BF2" w:rsidR="00450F2B" w:rsidRPr="004B35C4" w:rsidRDefault="00450F2B" w:rsidP="00450F2B">
            <w:pPr>
              <w:tabs>
                <w:tab w:val="left" w:pos="600"/>
                <w:tab w:val="left" w:pos="851"/>
              </w:tabs>
              <w:ind w:right="34" w:firstLine="142"/>
              <w:rPr>
                <w:rFonts w:ascii="Times New Roman" w:hAnsi="Times New Roman" w:cs="Times New Roman"/>
                <w:sz w:val="24"/>
                <w:szCs w:val="24"/>
                <w:lang w:val="ru"/>
              </w:rPr>
            </w:pPr>
            <w:r>
              <w:rPr>
                <w:rFonts w:ascii="Times New Roman" w:hAnsi="Times New Roman" w:cs="Times New Roman"/>
                <w:sz w:val="24"/>
                <w:szCs w:val="24"/>
                <w:lang w:val="ru"/>
              </w:rPr>
              <w:t>2</w:t>
            </w:r>
          </w:p>
        </w:tc>
      </w:tr>
      <w:tr w:rsidR="00450F2B" w14:paraId="175F4335" w14:textId="77777777" w:rsidTr="00911EF6">
        <w:tc>
          <w:tcPr>
            <w:tcW w:w="846" w:type="dxa"/>
            <w:tcPrChange w:id="2838" w:author="2" w:date="2021-08-31T10:55:00Z">
              <w:tcPr>
                <w:tcW w:w="846" w:type="dxa"/>
              </w:tcPr>
            </w:tcPrChange>
          </w:tcPr>
          <w:p w14:paraId="2BF59931" w14:textId="77777777" w:rsidR="00450F2B" w:rsidRDefault="00450F2B" w:rsidP="00450F2B">
            <w:pPr>
              <w:spacing w:after="120"/>
              <w:rPr>
                <w:rFonts w:ascii="Times New Roman" w:hAnsi="Times New Roman" w:cs="Times New Roman"/>
                <w:sz w:val="24"/>
                <w:szCs w:val="24"/>
              </w:rPr>
            </w:pPr>
          </w:p>
        </w:tc>
        <w:tc>
          <w:tcPr>
            <w:tcW w:w="1843" w:type="dxa"/>
            <w:tcPrChange w:id="2839" w:author="2" w:date="2021-08-31T10:55:00Z">
              <w:tcPr>
                <w:tcW w:w="1843" w:type="dxa"/>
              </w:tcPr>
            </w:tcPrChange>
          </w:tcPr>
          <w:p w14:paraId="0802A659" w14:textId="77777777" w:rsidR="00450F2B" w:rsidRDefault="00450F2B" w:rsidP="00450F2B">
            <w:pPr>
              <w:spacing w:after="120"/>
              <w:rPr>
                <w:rFonts w:ascii="Times New Roman" w:hAnsi="Times New Roman" w:cs="Times New Roman"/>
                <w:sz w:val="24"/>
                <w:szCs w:val="24"/>
              </w:rPr>
            </w:pPr>
          </w:p>
        </w:tc>
        <w:tc>
          <w:tcPr>
            <w:tcW w:w="425" w:type="dxa"/>
            <w:tcPrChange w:id="2840" w:author="2" w:date="2021-08-31T10:55:00Z">
              <w:tcPr>
                <w:tcW w:w="425" w:type="dxa"/>
              </w:tcPr>
            </w:tcPrChange>
          </w:tcPr>
          <w:p w14:paraId="68B46AFD" w14:textId="77777777" w:rsidR="00450F2B" w:rsidRDefault="00450F2B" w:rsidP="00450F2B">
            <w:pPr>
              <w:spacing w:after="120"/>
              <w:rPr>
                <w:rFonts w:ascii="Times New Roman" w:hAnsi="Times New Roman" w:cs="Times New Roman"/>
                <w:sz w:val="24"/>
                <w:szCs w:val="24"/>
              </w:rPr>
            </w:pPr>
          </w:p>
        </w:tc>
        <w:tc>
          <w:tcPr>
            <w:tcW w:w="392" w:type="dxa"/>
            <w:tcPrChange w:id="2841" w:author="2" w:date="2021-08-31T10:55:00Z">
              <w:tcPr>
                <w:tcW w:w="392" w:type="dxa"/>
              </w:tcPr>
            </w:tcPrChange>
          </w:tcPr>
          <w:p w14:paraId="6C7950C3" w14:textId="77777777" w:rsidR="00450F2B" w:rsidRDefault="00450F2B" w:rsidP="00450F2B">
            <w:pPr>
              <w:spacing w:after="120"/>
              <w:rPr>
                <w:rFonts w:ascii="Times New Roman" w:hAnsi="Times New Roman" w:cs="Times New Roman"/>
                <w:sz w:val="24"/>
                <w:szCs w:val="24"/>
              </w:rPr>
            </w:pPr>
          </w:p>
        </w:tc>
        <w:tc>
          <w:tcPr>
            <w:tcW w:w="553" w:type="dxa"/>
            <w:tcPrChange w:id="2842" w:author="2" w:date="2021-08-31T10:55:00Z">
              <w:tcPr>
                <w:tcW w:w="553" w:type="dxa"/>
              </w:tcPr>
            </w:tcPrChange>
          </w:tcPr>
          <w:p w14:paraId="051C356A" w14:textId="79707656"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2843" w:author="2" w:date="2021-08-31T10:55:00Z">
              <w:tcPr>
                <w:tcW w:w="6001" w:type="dxa"/>
              </w:tcPr>
            </w:tcPrChange>
          </w:tcPr>
          <w:p w14:paraId="2639DEA1" w14:textId="103CEE43"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r w:rsidRPr="00450F2B">
              <w:rPr>
                <w:rFonts w:ascii="Times New Roman" w:hAnsi="Times New Roman" w:cs="Times New Roman"/>
                <w:color w:val="000000"/>
                <w:sz w:val="20"/>
                <w:szCs w:val="20"/>
              </w:rPr>
              <w:t>В идеальном колебательном контуре, состоящем из конденсатора и катушки индуктивности, происходят незатухающие колебания. Известно, что напряжение на конденсаторе изменяется со временем по закону </w:t>
            </w:r>
            <w:r w:rsidRPr="00450F2B">
              <w:rPr>
                <w:rFonts w:ascii="Times New Roman" w:hAnsi="Times New Roman" w:cs="Times New Roman"/>
                <w:noProof/>
                <w:sz w:val="20"/>
                <w:szCs w:val="20"/>
                <w:lang w:eastAsia="ru-RU"/>
              </w:rPr>
              <w:drawing>
                <wp:inline distT="0" distB="0" distL="0" distR="0" wp14:anchorId="0C8D408F" wp14:editId="21F2549D">
                  <wp:extent cx="1609090" cy="182880"/>
                  <wp:effectExtent l="0" t="0" r="0" b="7620"/>
                  <wp:docPr id="280" name="Рисунок 280" descr="U(t) = 25 умножить на косинус ( Пи 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 = 25 умножить на косинус ( Пи t/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609090" cy="182880"/>
                          </a:xfrm>
                          <a:prstGeom prst="rect">
                            <a:avLst/>
                          </a:prstGeom>
                          <a:noFill/>
                          <a:ln>
                            <a:noFill/>
                          </a:ln>
                        </pic:spPr>
                      </pic:pic>
                    </a:graphicData>
                  </a:graphic>
                </wp:inline>
              </w:drawing>
            </w:r>
            <w:r w:rsidRPr="00450F2B">
              <w:rPr>
                <w:rFonts w:ascii="Times New Roman" w:hAnsi="Times New Roman" w:cs="Times New Roman"/>
                <w:color w:val="000000"/>
                <w:sz w:val="20"/>
                <w:szCs w:val="20"/>
              </w:rPr>
              <w:t> Определите период колебаний энергии в катушке.</w:t>
            </w:r>
          </w:p>
        </w:tc>
        <w:tc>
          <w:tcPr>
            <w:tcW w:w="4961" w:type="dxa"/>
            <w:gridSpan w:val="2"/>
            <w:tcPrChange w:id="2844" w:author="2" w:date="2021-08-31T10:55:00Z">
              <w:tcPr>
                <w:tcW w:w="4839" w:type="dxa"/>
              </w:tcPr>
            </w:tcPrChange>
          </w:tcPr>
          <w:p w14:paraId="151E8608" w14:textId="7AE42C27" w:rsidR="00450F2B" w:rsidRPr="00450F2B" w:rsidRDefault="00450F2B" w:rsidP="0012270D">
            <w:pPr>
              <w:pStyle w:val="a4"/>
              <w:numPr>
                <w:ilvl w:val="0"/>
                <w:numId w:val="102"/>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2с</w:t>
            </w:r>
          </w:p>
        </w:tc>
        <w:tc>
          <w:tcPr>
            <w:tcW w:w="567" w:type="dxa"/>
            <w:gridSpan w:val="2"/>
            <w:tcPrChange w:id="2845" w:author="2" w:date="2021-08-31T10:55:00Z">
              <w:tcPr>
                <w:tcW w:w="547" w:type="dxa"/>
              </w:tcPr>
            </w:tcPrChange>
          </w:tcPr>
          <w:p w14:paraId="4F089595" w14:textId="1E7ECD8E" w:rsidR="00450F2B" w:rsidRPr="004B35C4" w:rsidRDefault="00450F2B" w:rsidP="00450F2B">
            <w:pPr>
              <w:tabs>
                <w:tab w:val="left" w:pos="600"/>
                <w:tab w:val="left" w:pos="851"/>
              </w:tabs>
              <w:ind w:right="34" w:firstLine="142"/>
              <w:rPr>
                <w:rFonts w:ascii="Times New Roman" w:hAnsi="Times New Roman" w:cs="Times New Roman"/>
                <w:sz w:val="24"/>
                <w:szCs w:val="24"/>
                <w:lang w:val="ru"/>
              </w:rPr>
            </w:pPr>
            <w:r>
              <w:rPr>
                <w:rFonts w:ascii="Times New Roman" w:hAnsi="Times New Roman" w:cs="Times New Roman"/>
                <w:sz w:val="24"/>
                <w:szCs w:val="24"/>
                <w:lang w:val="ru"/>
              </w:rPr>
              <w:t>1</w:t>
            </w:r>
          </w:p>
        </w:tc>
      </w:tr>
      <w:tr w:rsidR="00450F2B" w14:paraId="1FAAC171" w14:textId="77777777" w:rsidTr="00911EF6">
        <w:tc>
          <w:tcPr>
            <w:tcW w:w="846" w:type="dxa"/>
            <w:tcPrChange w:id="2846" w:author="2" w:date="2021-08-31T10:55:00Z">
              <w:tcPr>
                <w:tcW w:w="846" w:type="dxa"/>
              </w:tcPr>
            </w:tcPrChange>
          </w:tcPr>
          <w:p w14:paraId="14A86BDF" w14:textId="77777777" w:rsidR="00450F2B" w:rsidRDefault="00450F2B" w:rsidP="00450F2B">
            <w:pPr>
              <w:spacing w:after="120"/>
              <w:rPr>
                <w:rFonts w:ascii="Times New Roman" w:hAnsi="Times New Roman" w:cs="Times New Roman"/>
                <w:sz w:val="24"/>
                <w:szCs w:val="24"/>
              </w:rPr>
            </w:pPr>
          </w:p>
        </w:tc>
        <w:tc>
          <w:tcPr>
            <w:tcW w:w="1843" w:type="dxa"/>
            <w:tcPrChange w:id="2847" w:author="2" w:date="2021-08-31T10:55:00Z">
              <w:tcPr>
                <w:tcW w:w="1843" w:type="dxa"/>
              </w:tcPr>
            </w:tcPrChange>
          </w:tcPr>
          <w:p w14:paraId="1C3F0668" w14:textId="77777777" w:rsidR="00450F2B" w:rsidRDefault="00450F2B" w:rsidP="00450F2B">
            <w:pPr>
              <w:spacing w:after="120"/>
              <w:rPr>
                <w:rFonts w:ascii="Times New Roman" w:hAnsi="Times New Roman" w:cs="Times New Roman"/>
                <w:sz w:val="24"/>
                <w:szCs w:val="24"/>
              </w:rPr>
            </w:pPr>
          </w:p>
        </w:tc>
        <w:tc>
          <w:tcPr>
            <w:tcW w:w="425" w:type="dxa"/>
            <w:tcPrChange w:id="2848" w:author="2" w:date="2021-08-31T10:55:00Z">
              <w:tcPr>
                <w:tcW w:w="425" w:type="dxa"/>
              </w:tcPr>
            </w:tcPrChange>
          </w:tcPr>
          <w:p w14:paraId="38E586B1" w14:textId="77777777" w:rsidR="00450F2B" w:rsidRDefault="00450F2B" w:rsidP="00450F2B">
            <w:pPr>
              <w:spacing w:after="120"/>
              <w:rPr>
                <w:rFonts w:ascii="Times New Roman" w:hAnsi="Times New Roman" w:cs="Times New Roman"/>
                <w:sz w:val="24"/>
                <w:szCs w:val="24"/>
              </w:rPr>
            </w:pPr>
          </w:p>
        </w:tc>
        <w:tc>
          <w:tcPr>
            <w:tcW w:w="392" w:type="dxa"/>
            <w:tcPrChange w:id="2849" w:author="2" w:date="2021-08-31T10:55:00Z">
              <w:tcPr>
                <w:tcW w:w="392" w:type="dxa"/>
              </w:tcPr>
            </w:tcPrChange>
          </w:tcPr>
          <w:p w14:paraId="586D1602" w14:textId="77777777" w:rsidR="00450F2B" w:rsidRDefault="00450F2B" w:rsidP="00450F2B">
            <w:pPr>
              <w:spacing w:after="120"/>
              <w:rPr>
                <w:rFonts w:ascii="Times New Roman" w:hAnsi="Times New Roman" w:cs="Times New Roman"/>
                <w:sz w:val="24"/>
                <w:szCs w:val="24"/>
              </w:rPr>
            </w:pPr>
          </w:p>
        </w:tc>
        <w:tc>
          <w:tcPr>
            <w:tcW w:w="553" w:type="dxa"/>
            <w:tcPrChange w:id="2850" w:author="2" w:date="2021-08-31T10:55:00Z">
              <w:tcPr>
                <w:tcW w:w="553" w:type="dxa"/>
              </w:tcPr>
            </w:tcPrChange>
          </w:tcPr>
          <w:p w14:paraId="6BF21F2B" w14:textId="6A78C94F"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2851" w:author="2" w:date="2021-08-31T10:55:00Z">
              <w:tcPr>
                <w:tcW w:w="6001" w:type="dxa"/>
              </w:tcPr>
            </w:tcPrChange>
          </w:tcPr>
          <w:p w14:paraId="3E556B8C" w14:textId="77777777" w:rsidR="00450F2B" w:rsidRPr="00450F2B" w:rsidRDefault="00450F2B" w:rsidP="00450F2B">
            <w:pPr>
              <w:ind w:firstLine="375"/>
              <w:jc w:val="both"/>
              <w:rPr>
                <w:rFonts w:ascii="Times New Roman" w:eastAsia="Times New Roman" w:hAnsi="Times New Roman" w:cs="Times New Roman"/>
                <w:color w:val="000000"/>
                <w:lang w:eastAsia="ru-RU"/>
              </w:rPr>
            </w:pPr>
            <w:r w:rsidRPr="00450F2B">
              <w:rPr>
                <w:rFonts w:ascii="Times New Roman" w:eastAsia="Times New Roman" w:hAnsi="Times New Roman" w:cs="Times New Roman"/>
                <w:color w:val="000000"/>
                <w:lang w:eastAsia="ru-RU"/>
              </w:rPr>
              <w:t>Идеальный колебательный контур состоит из конденсатора ёмкостью </w:t>
            </w:r>
            <w:r w:rsidRPr="00450F2B">
              <w:rPr>
                <w:rFonts w:ascii="Times New Roman" w:eastAsia="Times New Roman" w:hAnsi="Times New Roman" w:cs="Times New Roman"/>
                <w:i/>
                <w:iCs/>
                <w:color w:val="000000"/>
                <w:lang w:eastAsia="ru-RU"/>
              </w:rPr>
              <w:t>C</w:t>
            </w:r>
            <w:r w:rsidRPr="00450F2B">
              <w:rPr>
                <w:rFonts w:ascii="Times New Roman" w:eastAsia="Times New Roman" w:hAnsi="Times New Roman" w:cs="Times New Roman"/>
                <w:color w:val="000000"/>
                <w:lang w:eastAsia="ru-RU"/>
              </w:rPr>
              <w:t> и катушки индуктивностью L. В некоторый момент времени </w:t>
            </w:r>
            <w:r w:rsidRPr="00450F2B">
              <w:rPr>
                <w:rFonts w:ascii="Times New Roman" w:eastAsia="Times New Roman" w:hAnsi="Times New Roman" w:cs="Times New Roman"/>
                <w:i/>
                <w:iCs/>
                <w:color w:val="000000"/>
                <w:lang w:eastAsia="ru-RU"/>
              </w:rPr>
              <w:t>t</w:t>
            </w:r>
            <w:r w:rsidRPr="00450F2B">
              <w:rPr>
                <w:rFonts w:ascii="Times New Roman" w:eastAsia="Times New Roman" w:hAnsi="Times New Roman" w:cs="Times New Roman"/>
                <w:color w:val="000000"/>
                <w:lang w:eastAsia="ru-RU"/>
              </w:rPr>
              <w:t> сила тока, текущего в контуре, равна </w:t>
            </w:r>
            <w:r w:rsidRPr="00450F2B">
              <w:rPr>
                <w:rFonts w:ascii="Times New Roman" w:eastAsia="Times New Roman" w:hAnsi="Times New Roman" w:cs="Times New Roman"/>
                <w:i/>
                <w:iCs/>
                <w:color w:val="000000"/>
                <w:lang w:eastAsia="ru-RU"/>
              </w:rPr>
              <w:t>I</w:t>
            </w:r>
            <w:r w:rsidRPr="00450F2B">
              <w:rPr>
                <w:rFonts w:ascii="Times New Roman" w:eastAsia="Times New Roman" w:hAnsi="Times New Roman" w:cs="Times New Roman"/>
                <w:color w:val="000000"/>
                <w:lang w:eastAsia="ru-RU"/>
              </w:rPr>
              <w:t>, а напряжение на конденсаторе равно </w:t>
            </w:r>
            <w:r w:rsidRPr="00450F2B">
              <w:rPr>
                <w:rFonts w:ascii="Times New Roman" w:eastAsia="Times New Roman" w:hAnsi="Times New Roman" w:cs="Times New Roman"/>
                <w:i/>
                <w:iCs/>
                <w:color w:val="000000"/>
                <w:lang w:eastAsia="ru-RU"/>
              </w:rPr>
              <w:t>U</w:t>
            </w:r>
            <w:r w:rsidRPr="00450F2B">
              <w:rPr>
                <w:rFonts w:ascii="Times New Roman" w:eastAsia="Times New Roman" w:hAnsi="Times New Roman" w:cs="Times New Roman"/>
                <w:color w:val="000000"/>
                <w:lang w:eastAsia="ru-RU"/>
              </w:rPr>
              <w:t>.</w:t>
            </w:r>
          </w:p>
          <w:p w14:paraId="6E0BAE73" w14:textId="77777777" w:rsidR="00450F2B" w:rsidRPr="00450F2B" w:rsidRDefault="00450F2B" w:rsidP="00450F2B">
            <w:pPr>
              <w:ind w:firstLine="375"/>
              <w:jc w:val="both"/>
              <w:rPr>
                <w:rFonts w:ascii="Times New Roman" w:eastAsia="Times New Roman" w:hAnsi="Times New Roman" w:cs="Times New Roman"/>
                <w:color w:val="000000"/>
                <w:lang w:eastAsia="ru-RU"/>
              </w:rPr>
            </w:pPr>
            <w:r w:rsidRPr="00450F2B">
              <w:rPr>
                <w:rFonts w:ascii="Times New Roman" w:eastAsia="Times New Roman" w:hAnsi="Times New Roman" w:cs="Times New Roman"/>
                <w:color w:val="000000"/>
                <w:lang w:eastAsia="ru-RU"/>
              </w:rPr>
              <w:t xml:space="preserve">Установите соответствие между физическими величинами и формулами, по которым их можно определить. К каждой позиции первого столбца подберите </w:t>
            </w:r>
            <w:r w:rsidRPr="00450F2B">
              <w:rPr>
                <w:rFonts w:ascii="Times New Roman" w:eastAsia="Times New Roman" w:hAnsi="Times New Roman" w:cs="Times New Roman"/>
                <w:color w:val="000000"/>
                <w:lang w:eastAsia="ru-RU"/>
              </w:rPr>
              <w:lastRenderedPageBreak/>
              <w:t>соответствующую позицию из второго столбца и запишите в таблицу выбранные цифры под соответствующими буквами.</w:t>
            </w:r>
          </w:p>
          <w:p w14:paraId="513074C0" w14:textId="77777777" w:rsidR="00450F2B" w:rsidRPr="00450F2B" w:rsidRDefault="00450F2B" w:rsidP="00450F2B">
            <w:pPr>
              <w:jc w:val="both"/>
              <w:rPr>
                <w:rFonts w:ascii="Times New Roman" w:eastAsia="Times New Roman" w:hAnsi="Times New Roman" w:cs="Times New Roman"/>
                <w:color w:val="000000"/>
                <w:lang w:eastAsia="ru-RU"/>
              </w:rPr>
            </w:pPr>
            <w:r w:rsidRPr="00450F2B">
              <w:rPr>
                <w:rFonts w:ascii="Times New Roman" w:eastAsia="Times New Roman" w:hAnsi="Times New Roman" w:cs="Times New Roman"/>
                <w:color w:val="000000"/>
                <w:lang w:eastAsia="ru-RU"/>
              </w:rPr>
              <w:t> </w:t>
            </w:r>
          </w:p>
          <w:tbl>
            <w:tblPr>
              <w:tblW w:w="5510" w:type="dxa"/>
              <w:tblLayout w:type="fixed"/>
              <w:tblCellMar>
                <w:top w:w="15" w:type="dxa"/>
                <w:left w:w="15" w:type="dxa"/>
                <w:bottom w:w="15" w:type="dxa"/>
                <w:right w:w="15" w:type="dxa"/>
              </w:tblCellMar>
              <w:tblLook w:val="04A0" w:firstRow="1" w:lastRow="0" w:firstColumn="1" w:lastColumn="0" w:noHBand="0" w:noVBand="1"/>
            </w:tblPr>
            <w:tblGrid>
              <w:gridCol w:w="2438"/>
              <w:gridCol w:w="140"/>
              <w:gridCol w:w="2932"/>
            </w:tblGrid>
            <w:tr w:rsidR="00450F2B" w:rsidRPr="00450F2B" w14:paraId="20DC7A45" w14:textId="77777777" w:rsidTr="00450F2B">
              <w:trPr>
                <w:trHeight w:val="117"/>
              </w:trPr>
              <w:tc>
                <w:tcPr>
                  <w:tcW w:w="2444" w:type="dxa"/>
                  <w:tcBorders>
                    <w:top w:val="nil"/>
                    <w:left w:val="nil"/>
                    <w:bottom w:val="nil"/>
                    <w:right w:val="nil"/>
                  </w:tcBorders>
                  <w:tcMar>
                    <w:top w:w="60" w:type="dxa"/>
                    <w:left w:w="60" w:type="dxa"/>
                    <w:bottom w:w="60" w:type="dxa"/>
                    <w:right w:w="60" w:type="dxa"/>
                  </w:tcMar>
                  <w:vAlign w:val="center"/>
                  <w:hideMark/>
                </w:tcPr>
                <w:p w14:paraId="4AFBD712"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lang w:eastAsia="ru-RU"/>
                    </w:rPr>
                  </w:pPr>
                  <w:r w:rsidRPr="00450F2B">
                    <w:rPr>
                      <w:rFonts w:ascii="Times New Roman" w:eastAsia="Times New Roman" w:hAnsi="Times New Roman" w:cs="Times New Roman"/>
                      <w:color w:val="000000"/>
                      <w:lang w:eastAsia="ru-RU"/>
                    </w:rPr>
                    <w:t>ФИЗИЧЕСКАЯ ВЕЛИЧИНА</w:t>
                  </w:r>
                </w:p>
              </w:tc>
              <w:tc>
                <w:tcPr>
                  <w:tcW w:w="127" w:type="dxa"/>
                  <w:tcBorders>
                    <w:top w:val="nil"/>
                    <w:left w:val="nil"/>
                    <w:bottom w:val="nil"/>
                    <w:right w:val="nil"/>
                  </w:tcBorders>
                  <w:tcMar>
                    <w:top w:w="60" w:type="dxa"/>
                    <w:left w:w="60" w:type="dxa"/>
                    <w:bottom w:w="60" w:type="dxa"/>
                    <w:right w:w="60" w:type="dxa"/>
                  </w:tcMar>
                  <w:vAlign w:val="center"/>
                  <w:hideMark/>
                </w:tcPr>
                <w:p w14:paraId="3A76A7E7" w14:textId="77777777" w:rsidR="00450F2B" w:rsidRPr="00450F2B" w:rsidRDefault="00450F2B" w:rsidP="00FC39F7">
                  <w:pPr>
                    <w:framePr w:hSpace="180" w:wrap="around" w:hAnchor="margin" w:y="665"/>
                    <w:spacing w:before="75" w:after="0" w:line="240" w:lineRule="auto"/>
                    <w:rPr>
                      <w:rFonts w:ascii="Times New Roman" w:eastAsia="Times New Roman" w:hAnsi="Times New Roman" w:cs="Times New Roman"/>
                      <w:color w:val="000000"/>
                      <w:lang w:eastAsia="ru-RU"/>
                    </w:rPr>
                  </w:pPr>
                  <w:r w:rsidRPr="00450F2B">
                    <w:rPr>
                      <w:rFonts w:ascii="Times New Roman" w:eastAsia="Times New Roman" w:hAnsi="Times New Roman" w:cs="Times New Roman"/>
                      <w:color w:val="000000"/>
                      <w:lang w:eastAsia="ru-RU"/>
                    </w:rPr>
                    <w:t> </w:t>
                  </w:r>
                </w:p>
              </w:tc>
              <w:tc>
                <w:tcPr>
                  <w:tcW w:w="2939" w:type="dxa"/>
                  <w:tcBorders>
                    <w:top w:val="nil"/>
                    <w:left w:val="nil"/>
                    <w:bottom w:val="nil"/>
                    <w:right w:val="nil"/>
                  </w:tcBorders>
                  <w:tcMar>
                    <w:top w:w="60" w:type="dxa"/>
                    <w:left w:w="60" w:type="dxa"/>
                    <w:bottom w:w="60" w:type="dxa"/>
                    <w:right w:w="60" w:type="dxa"/>
                  </w:tcMar>
                  <w:vAlign w:val="center"/>
                  <w:hideMark/>
                </w:tcPr>
                <w:p w14:paraId="75142500"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ФОРМУЛА</w:t>
                  </w:r>
                </w:p>
              </w:tc>
            </w:tr>
            <w:tr w:rsidR="00450F2B" w:rsidRPr="00450F2B" w14:paraId="4427E9B6" w14:textId="77777777" w:rsidTr="00450F2B">
              <w:trPr>
                <w:trHeight w:val="1229"/>
              </w:trPr>
              <w:tc>
                <w:tcPr>
                  <w:tcW w:w="2444" w:type="dxa"/>
                  <w:tcBorders>
                    <w:top w:val="nil"/>
                    <w:left w:val="nil"/>
                    <w:bottom w:val="nil"/>
                    <w:right w:val="nil"/>
                  </w:tcBorders>
                  <w:tcMar>
                    <w:top w:w="60" w:type="dxa"/>
                    <w:left w:w="60" w:type="dxa"/>
                    <w:bottom w:w="60" w:type="dxa"/>
                    <w:right w:w="60" w:type="dxa"/>
                  </w:tcMar>
                  <w:hideMark/>
                </w:tcPr>
                <w:p w14:paraId="454B79EA" w14:textId="77777777"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lang w:eastAsia="ru-RU"/>
                    </w:rPr>
                  </w:pPr>
                  <w:r w:rsidRPr="00450F2B">
                    <w:rPr>
                      <w:rFonts w:ascii="Times New Roman" w:eastAsia="Times New Roman" w:hAnsi="Times New Roman" w:cs="Times New Roman"/>
                      <w:color w:val="000000"/>
                      <w:lang w:eastAsia="ru-RU"/>
                    </w:rPr>
                    <w:t>А) Энергия, запасённая в колебательном контуре в момент времени </w:t>
                  </w:r>
                  <w:r w:rsidRPr="00450F2B">
                    <w:rPr>
                      <w:rFonts w:ascii="Times New Roman" w:eastAsia="Times New Roman" w:hAnsi="Times New Roman" w:cs="Times New Roman"/>
                      <w:i/>
                      <w:iCs/>
                      <w:color w:val="000000"/>
                      <w:lang w:eastAsia="ru-RU"/>
                    </w:rPr>
                    <w:t>t</w:t>
                  </w:r>
                </w:p>
                <w:p w14:paraId="7B90DF78" w14:textId="77777777"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lang w:eastAsia="ru-RU"/>
                    </w:rPr>
                  </w:pPr>
                  <w:r w:rsidRPr="00450F2B">
                    <w:rPr>
                      <w:rFonts w:ascii="Times New Roman" w:eastAsia="Times New Roman" w:hAnsi="Times New Roman" w:cs="Times New Roman"/>
                      <w:color w:val="000000"/>
                      <w:lang w:eastAsia="ru-RU"/>
                    </w:rPr>
                    <w:t>Б) Максимальное напряжение на конденсаторе</w:t>
                  </w:r>
                </w:p>
                <w:p w14:paraId="7FD9FA26"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lang w:eastAsia="ru-RU"/>
                    </w:rPr>
                  </w:pPr>
                  <w:r w:rsidRPr="00450F2B">
                    <w:rPr>
                      <w:rFonts w:ascii="Times New Roman" w:eastAsia="Times New Roman" w:hAnsi="Times New Roman" w:cs="Times New Roman"/>
                      <w:color w:val="000000"/>
                      <w:lang w:eastAsia="ru-RU"/>
                    </w:rPr>
                    <w:t> </w:t>
                  </w:r>
                </w:p>
                <w:p w14:paraId="685E71DF"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lang w:eastAsia="ru-RU"/>
                    </w:rPr>
                  </w:pPr>
                  <w:r w:rsidRPr="00450F2B">
                    <w:rPr>
                      <w:rFonts w:ascii="Times New Roman" w:eastAsia="Times New Roman" w:hAnsi="Times New Roman" w:cs="Times New Roman"/>
                      <w:color w:val="000000"/>
                      <w:lang w:eastAsia="ru-RU"/>
                    </w:rPr>
                    <w:t> </w:t>
                  </w:r>
                </w:p>
              </w:tc>
              <w:tc>
                <w:tcPr>
                  <w:tcW w:w="127" w:type="dxa"/>
                  <w:tcBorders>
                    <w:top w:val="nil"/>
                    <w:left w:val="nil"/>
                    <w:bottom w:val="nil"/>
                    <w:right w:val="nil"/>
                  </w:tcBorders>
                  <w:tcMar>
                    <w:top w:w="60" w:type="dxa"/>
                    <w:left w:w="60" w:type="dxa"/>
                    <w:bottom w:w="60" w:type="dxa"/>
                    <w:right w:w="60" w:type="dxa"/>
                  </w:tcMar>
                  <w:vAlign w:val="center"/>
                  <w:hideMark/>
                </w:tcPr>
                <w:p w14:paraId="0A4371C6" w14:textId="77777777" w:rsidR="00450F2B" w:rsidRPr="00450F2B" w:rsidRDefault="00450F2B" w:rsidP="00FC39F7">
                  <w:pPr>
                    <w:framePr w:hSpace="180" w:wrap="around" w:hAnchor="margin" w:y="665"/>
                    <w:spacing w:before="75" w:after="0" w:line="240" w:lineRule="auto"/>
                    <w:rPr>
                      <w:rFonts w:ascii="Times New Roman" w:eastAsia="Times New Roman" w:hAnsi="Times New Roman" w:cs="Times New Roman"/>
                      <w:color w:val="000000"/>
                      <w:lang w:eastAsia="ru-RU"/>
                    </w:rPr>
                  </w:pPr>
                  <w:r w:rsidRPr="00450F2B">
                    <w:rPr>
                      <w:rFonts w:ascii="Times New Roman" w:eastAsia="Times New Roman" w:hAnsi="Times New Roman" w:cs="Times New Roman"/>
                      <w:color w:val="000000"/>
                      <w:lang w:eastAsia="ru-RU"/>
                    </w:rPr>
                    <w:t> </w:t>
                  </w:r>
                </w:p>
              </w:tc>
              <w:tc>
                <w:tcPr>
                  <w:tcW w:w="2939" w:type="dxa"/>
                  <w:tcBorders>
                    <w:top w:val="nil"/>
                    <w:left w:val="nil"/>
                    <w:bottom w:val="nil"/>
                    <w:right w:val="nil"/>
                  </w:tcBorders>
                  <w:tcMar>
                    <w:top w:w="60" w:type="dxa"/>
                    <w:left w:w="60" w:type="dxa"/>
                    <w:bottom w:w="60" w:type="dxa"/>
                    <w:right w:w="60" w:type="dxa"/>
                  </w:tcMar>
                  <w:hideMark/>
                </w:tcPr>
                <w:p w14:paraId="587072C6"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1) </w:t>
                  </w:r>
                  <w:r w:rsidRPr="00450F2B">
                    <w:rPr>
                      <w:rFonts w:ascii="Times New Roman" w:eastAsia="Times New Roman" w:hAnsi="Times New Roman" w:cs="Times New Roman"/>
                      <w:noProof/>
                      <w:color w:val="000000"/>
                      <w:sz w:val="20"/>
                      <w:szCs w:val="20"/>
                      <w:lang w:eastAsia="ru-RU"/>
                    </w:rPr>
                    <w:drawing>
                      <wp:inline distT="0" distB="0" distL="0" distR="0" wp14:anchorId="4A3DBC1D" wp14:editId="3D668BF0">
                        <wp:extent cx="858520" cy="501015"/>
                        <wp:effectExtent l="0" t="0" r="0" b="0"/>
                        <wp:docPr id="270" name="Рисунок 270" descr=" корень из { U в степени 2 плюс дробь, числитель — LI в степени 2 , знаменатель — 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корень из { U в степени 2 плюс дробь, числитель — LI в степени 2 , знаменатель — C }"/>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858520" cy="501015"/>
                                </a:xfrm>
                                <a:prstGeom prst="rect">
                                  <a:avLst/>
                                </a:prstGeom>
                                <a:noFill/>
                                <a:ln>
                                  <a:noFill/>
                                </a:ln>
                              </pic:spPr>
                            </pic:pic>
                          </a:graphicData>
                        </a:graphic>
                      </wp:inline>
                    </w:drawing>
                  </w:r>
                </w:p>
                <w:p w14:paraId="6CEFF875"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2) </w:t>
                  </w:r>
                  <w:r w:rsidRPr="00450F2B">
                    <w:rPr>
                      <w:rFonts w:ascii="Times New Roman" w:eastAsia="Times New Roman" w:hAnsi="Times New Roman" w:cs="Times New Roman"/>
                      <w:noProof/>
                      <w:color w:val="000000"/>
                      <w:sz w:val="20"/>
                      <w:szCs w:val="20"/>
                      <w:lang w:eastAsia="ru-RU"/>
                    </w:rPr>
                    <w:drawing>
                      <wp:inline distT="0" distB="0" distL="0" distR="0" wp14:anchorId="22134324" wp14:editId="58038475">
                        <wp:extent cx="874395" cy="516890"/>
                        <wp:effectExtent l="0" t="0" r="1905" b="0"/>
                        <wp:docPr id="271" name="Рисунок 271" descr=" корень из { I в степени 2 плюс дробь, числитель — CU в степени 2 , знаменатель —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корень из { I в степени 2 плюс дробь, числитель — CU в степени 2 , знаменатель — L }"/>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874395" cy="516890"/>
                                </a:xfrm>
                                <a:prstGeom prst="rect">
                                  <a:avLst/>
                                </a:prstGeom>
                                <a:noFill/>
                                <a:ln>
                                  <a:noFill/>
                                </a:ln>
                              </pic:spPr>
                            </pic:pic>
                          </a:graphicData>
                        </a:graphic>
                      </wp:inline>
                    </w:drawing>
                  </w:r>
                </w:p>
                <w:p w14:paraId="4D1B9B3C"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3) </w:t>
                  </w:r>
                  <w:r w:rsidRPr="00450F2B">
                    <w:rPr>
                      <w:rFonts w:ascii="Times New Roman" w:eastAsia="Times New Roman" w:hAnsi="Times New Roman" w:cs="Times New Roman"/>
                      <w:noProof/>
                      <w:color w:val="000000"/>
                      <w:sz w:val="20"/>
                      <w:szCs w:val="20"/>
                      <w:lang w:eastAsia="ru-RU"/>
                    </w:rPr>
                    <w:drawing>
                      <wp:inline distT="0" distB="0" distL="0" distR="0" wp14:anchorId="19FD682E" wp14:editId="299260DD">
                        <wp:extent cx="819150" cy="469265"/>
                        <wp:effectExtent l="0" t="0" r="0" b="6985"/>
                        <wp:docPr id="272" name="Рисунок 272" descr=" дробь, числитель — LI в степени 2 , знаменатель — 2 плюс дробь, числитель — CU в степени 2 , знаменатель —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дробь, числитель — LI в степени 2 , знаменатель — 2 плюс дробь, числитель — CU в степени 2 , знаменатель — 2 "/>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819150" cy="469265"/>
                                </a:xfrm>
                                <a:prstGeom prst="rect">
                                  <a:avLst/>
                                </a:prstGeom>
                                <a:noFill/>
                                <a:ln>
                                  <a:noFill/>
                                </a:ln>
                              </pic:spPr>
                            </pic:pic>
                          </a:graphicData>
                        </a:graphic>
                      </wp:inline>
                    </w:drawing>
                  </w:r>
                </w:p>
                <w:p w14:paraId="371F3B04" w14:textId="77777777" w:rsidR="00450F2B" w:rsidRPr="00450F2B" w:rsidRDefault="00450F2B" w:rsidP="00FC39F7">
                  <w:pPr>
                    <w:framePr w:hSpace="180" w:wrap="around" w:hAnchor="margin" w:y="665"/>
                    <w:spacing w:after="0" w:line="240" w:lineRule="auto"/>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4) </w:t>
                  </w:r>
                  <w:r w:rsidRPr="00450F2B">
                    <w:rPr>
                      <w:rFonts w:ascii="Times New Roman" w:eastAsia="Times New Roman" w:hAnsi="Times New Roman" w:cs="Times New Roman"/>
                      <w:noProof/>
                      <w:color w:val="000000"/>
                      <w:sz w:val="20"/>
                      <w:szCs w:val="20"/>
                      <w:lang w:eastAsia="ru-RU"/>
                    </w:rPr>
                    <w:drawing>
                      <wp:inline distT="0" distB="0" distL="0" distR="0" wp14:anchorId="6F9AC1F1" wp14:editId="1F0F3B94">
                        <wp:extent cx="819150" cy="469265"/>
                        <wp:effectExtent l="0" t="0" r="0" b="6985"/>
                        <wp:docPr id="273" name="Рисунок 273" descr=" дробь, числитель — LI в степени 2 , знаменатель — 2 минус дробь, числитель — CU в степени 2 , знаменатель —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дробь, числитель — LI в степени 2 , знаменатель — 2 минус дробь, числитель — CU в степени 2 , знаменатель — 2 "/>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819150" cy="469265"/>
                                </a:xfrm>
                                <a:prstGeom prst="rect">
                                  <a:avLst/>
                                </a:prstGeom>
                                <a:noFill/>
                                <a:ln>
                                  <a:noFill/>
                                </a:ln>
                              </pic:spPr>
                            </pic:pic>
                          </a:graphicData>
                        </a:graphic>
                      </wp:inline>
                    </w:drawing>
                  </w:r>
                </w:p>
              </w:tc>
            </w:tr>
          </w:tbl>
          <w:p w14:paraId="42A2A9A9" w14:textId="77777777"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2852" w:author="2" w:date="2021-08-31T10:55:00Z">
              <w:tcPr>
                <w:tcW w:w="4839" w:type="dxa"/>
              </w:tcPr>
            </w:tcPrChange>
          </w:tcPr>
          <w:p w14:paraId="24947DF9" w14:textId="77777777" w:rsidR="00450F2B" w:rsidRDefault="00450F2B" w:rsidP="0012270D">
            <w:pPr>
              <w:pStyle w:val="a4"/>
              <w:numPr>
                <w:ilvl w:val="0"/>
                <w:numId w:val="101"/>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lastRenderedPageBreak/>
              <w:t>23</w:t>
            </w:r>
          </w:p>
          <w:p w14:paraId="07BD9B32" w14:textId="77777777" w:rsidR="00450F2B" w:rsidRDefault="00450F2B" w:rsidP="0012270D">
            <w:pPr>
              <w:pStyle w:val="a4"/>
              <w:numPr>
                <w:ilvl w:val="0"/>
                <w:numId w:val="101"/>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31</w:t>
            </w:r>
          </w:p>
          <w:p w14:paraId="23207B7F" w14:textId="77777777" w:rsidR="00450F2B" w:rsidRDefault="00450F2B" w:rsidP="0012270D">
            <w:pPr>
              <w:pStyle w:val="a4"/>
              <w:numPr>
                <w:ilvl w:val="0"/>
                <w:numId w:val="101"/>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34</w:t>
            </w:r>
          </w:p>
          <w:p w14:paraId="755387BE" w14:textId="0268FBEE" w:rsidR="00450F2B" w:rsidRPr="00450F2B" w:rsidRDefault="00450F2B" w:rsidP="0012270D">
            <w:pPr>
              <w:pStyle w:val="a4"/>
              <w:numPr>
                <w:ilvl w:val="0"/>
                <w:numId w:val="101"/>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13</w:t>
            </w:r>
          </w:p>
        </w:tc>
        <w:tc>
          <w:tcPr>
            <w:tcW w:w="567" w:type="dxa"/>
            <w:gridSpan w:val="2"/>
            <w:tcPrChange w:id="2853" w:author="2" w:date="2021-08-31T10:55:00Z">
              <w:tcPr>
                <w:tcW w:w="547" w:type="dxa"/>
              </w:tcPr>
            </w:tcPrChange>
          </w:tcPr>
          <w:p w14:paraId="208B6B94" w14:textId="10959D20" w:rsidR="00450F2B" w:rsidRPr="004B35C4" w:rsidRDefault="00450F2B" w:rsidP="00450F2B">
            <w:pPr>
              <w:tabs>
                <w:tab w:val="left" w:pos="600"/>
                <w:tab w:val="left" w:pos="851"/>
              </w:tabs>
              <w:ind w:right="34" w:firstLine="142"/>
              <w:rPr>
                <w:rFonts w:ascii="Times New Roman" w:hAnsi="Times New Roman" w:cs="Times New Roman"/>
                <w:sz w:val="24"/>
                <w:szCs w:val="24"/>
                <w:lang w:val="ru"/>
              </w:rPr>
            </w:pPr>
            <w:r>
              <w:rPr>
                <w:rFonts w:ascii="Times New Roman" w:hAnsi="Times New Roman" w:cs="Times New Roman"/>
                <w:sz w:val="24"/>
                <w:szCs w:val="24"/>
                <w:lang w:val="ru"/>
              </w:rPr>
              <w:t>2</w:t>
            </w:r>
          </w:p>
        </w:tc>
      </w:tr>
      <w:tr w:rsidR="00450F2B" w:rsidRPr="00450F2B" w14:paraId="678B91D5" w14:textId="77777777" w:rsidTr="00911EF6">
        <w:trPr>
          <w:trHeight w:val="5701"/>
          <w:trPrChange w:id="2854" w:author="2" w:date="2021-08-31T10:55:00Z">
            <w:trPr>
              <w:trHeight w:val="5701"/>
            </w:trPr>
          </w:trPrChange>
        </w:trPr>
        <w:tc>
          <w:tcPr>
            <w:tcW w:w="846" w:type="dxa"/>
            <w:tcPrChange w:id="2855" w:author="2" w:date="2021-08-31T10:55:00Z">
              <w:tcPr>
                <w:tcW w:w="846" w:type="dxa"/>
              </w:tcPr>
            </w:tcPrChange>
          </w:tcPr>
          <w:p w14:paraId="5B2E3E5C" w14:textId="302E7C72" w:rsidR="00450F2B" w:rsidRDefault="00450F2B" w:rsidP="00450F2B">
            <w:pPr>
              <w:spacing w:after="120"/>
              <w:rPr>
                <w:rFonts w:ascii="Times New Roman" w:hAnsi="Times New Roman" w:cs="Times New Roman"/>
                <w:sz w:val="24"/>
                <w:szCs w:val="24"/>
              </w:rPr>
            </w:pPr>
          </w:p>
        </w:tc>
        <w:tc>
          <w:tcPr>
            <w:tcW w:w="1843" w:type="dxa"/>
            <w:tcPrChange w:id="2856" w:author="2" w:date="2021-08-31T10:55:00Z">
              <w:tcPr>
                <w:tcW w:w="1843" w:type="dxa"/>
              </w:tcPr>
            </w:tcPrChange>
          </w:tcPr>
          <w:p w14:paraId="181B4596" w14:textId="77777777" w:rsidR="00450F2B" w:rsidRDefault="00450F2B" w:rsidP="00450F2B">
            <w:pPr>
              <w:spacing w:after="120"/>
              <w:rPr>
                <w:rFonts w:ascii="Times New Roman" w:hAnsi="Times New Roman" w:cs="Times New Roman"/>
                <w:sz w:val="24"/>
                <w:szCs w:val="24"/>
              </w:rPr>
            </w:pPr>
          </w:p>
        </w:tc>
        <w:tc>
          <w:tcPr>
            <w:tcW w:w="425" w:type="dxa"/>
            <w:tcPrChange w:id="2857" w:author="2" w:date="2021-08-31T10:55:00Z">
              <w:tcPr>
                <w:tcW w:w="425" w:type="dxa"/>
              </w:tcPr>
            </w:tcPrChange>
          </w:tcPr>
          <w:p w14:paraId="69495020" w14:textId="77777777" w:rsidR="00450F2B" w:rsidRDefault="00450F2B" w:rsidP="00450F2B">
            <w:pPr>
              <w:spacing w:after="120"/>
              <w:rPr>
                <w:rFonts w:ascii="Times New Roman" w:hAnsi="Times New Roman" w:cs="Times New Roman"/>
                <w:sz w:val="24"/>
                <w:szCs w:val="24"/>
              </w:rPr>
            </w:pPr>
          </w:p>
        </w:tc>
        <w:tc>
          <w:tcPr>
            <w:tcW w:w="392" w:type="dxa"/>
            <w:tcPrChange w:id="2858" w:author="2" w:date="2021-08-31T10:55:00Z">
              <w:tcPr>
                <w:tcW w:w="392" w:type="dxa"/>
              </w:tcPr>
            </w:tcPrChange>
          </w:tcPr>
          <w:p w14:paraId="3C93C427" w14:textId="77777777" w:rsidR="00450F2B" w:rsidRDefault="00450F2B" w:rsidP="00450F2B">
            <w:pPr>
              <w:spacing w:after="120"/>
              <w:rPr>
                <w:rFonts w:ascii="Times New Roman" w:hAnsi="Times New Roman" w:cs="Times New Roman"/>
                <w:sz w:val="24"/>
                <w:szCs w:val="24"/>
              </w:rPr>
            </w:pPr>
          </w:p>
        </w:tc>
        <w:tc>
          <w:tcPr>
            <w:tcW w:w="553" w:type="dxa"/>
            <w:tcPrChange w:id="2859" w:author="2" w:date="2021-08-31T10:55:00Z">
              <w:tcPr>
                <w:tcW w:w="553" w:type="dxa"/>
              </w:tcPr>
            </w:tcPrChange>
          </w:tcPr>
          <w:p w14:paraId="0BD8CE8F" w14:textId="36CFD682"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2860" w:author="2" w:date="2021-08-31T10:55:00Z">
              <w:tcPr>
                <w:tcW w:w="6001" w:type="dxa"/>
              </w:tcPr>
            </w:tcPrChange>
          </w:tcPr>
          <w:p w14:paraId="10972C22" w14:textId="5793FAD4" w:rsidR="00450F2B" w:rsidRPr="00450F2B" w:rsidRDefault="00450F2B" w:rsidP="00450F2B">
            <w:pPr>
              <w:ind w:firstLine="375"/>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Идеальный колебательный контур состоит из заряженного конденсатора ёмкостью 0,02 </w:t>
            </w:r>
            <w:r w:rsidRPr="00450F2B">
              <w:rPr>
                <w:rFonts w:ascii="Times New Roman" w:eastAsia="Times New Roman" w:hAnsi="Times New Roman" w:cs="Times New Roman"/>
                <w:noProof/>
                <w:color w:val="000000"/>
                <w:sz w:val="20"/>
                <w:szCs w:val="20"/>
                <w:lang w:eastAsia="ru-RU"/>
              </w:rPr>
              <w:t>мкФ</w:t>
            </w:r>
            <w:r w:rsidRPr="00450F2B">
              <w:rPr>
                <w:rFonts w:ascii="Times New Roman" w:eastAsia="Times New Roman" w:hAnsi="Times New Roman" w:cs="Times New Roman"/>
                <w:color w:val="000000"/>
                <w:sz w:val="20"/>
                <w:szCs w:val="20"/>
                <w:lang w:eastAsia="ru-RU"/>
              </w:rPr>
              <w:t> катушки индуктивностью 0,2 </w:t>
            </w:r>
            <w:r w:rsidRPr="00450F2B">
              <w:rPr>
                <w:rFonts w:ascii="Times New Roman" w:eastAsia="Times New Roman" w:hAnsi="Times New Roman" w:cs="Times New Roman"/>
                <w:noProof/>
                <w:color w:val="000000"/>
                <w:sz w:val="20"/>
                <w:szCs w:val="20"/>
                <w:lang w:eastAsia="ru-RU"/>
              </w:rPr>
              <w:t>мГн</w:t>
            </w:r>
            <w:r w:rsidRPr="00450F2B">
              <w:rPr>
                <w:rFonts w:ascii="Times New Roman" w:eastAsia="Times New Roman" w:hAnsi="Times New Roman" w:cs="Times New Roman"/>
                <w:color w:val="000000"/>
                <w:sz w:val="20"/>
                <w:szCs w:val="20"/>
                <w:lang w:eastAsia="ru-RU"/>
              </w:rPr>
              <w:t> и разомкнутого ключа. После замыкания ключа, которое произошло в момент времени </w:t>
            </w:r>
            <w:r w:rsidRPr="00450F2B">
              <w:rPr>
                <w:rFonts w:ascii="Times New Roman" w:eastAsia="Times New Roman" w:hAnsi="Times New Roman" w:cs="Times New Roman"/>
                <w:noProof/>
                <w:color w:val="000000"/>
                <w:sz w:val="20"/>
                <w:szCs w:val="20"/>
                <w:lang w:val="en-US" w:eastAsia="ru-RU"/>
              </w:rPr>
              <w:t>t</w:t>
            </w:r>
            <w:r w:rsidRPr="00450F2B">
              <w:rPr>
                <w:rFonts w:ascii="Times New Roman" w:eastAsia="Times New Roman" w:hAnsi="Times New Roman" w:cs="Times New Roman"/>
                <w:noProof/>
                <w:color w:val="000000"/>
                <w:sz w:val="20"/>
                <w:szCs w:val="20"/>
                <w:lang w:eastAsia="ru-RU"/>
              </w:rPr>
              <w:t>=0</w:t>
            </w:r>
            <w:r w:rsidRPr="00450F2B">
              <w:rPr>
                <w:rFonts w:ascii="Times New Roman" w:eastAsia="Times New Roman" w:hAnsi="Times New Roman" w:cs="Times New Roman"/>
                <w:color w:val="000000"/>
                <w:sz w:val="20"/>
                <w:szCs w:val="20"/>
                <w:lang w:eastAsia="ru-RU"/>
              </w:rPr>
              <w:t> в контуре возникли собственные электромагнитные колебания. При этом максимальная сила тока, текущего через катушку, была равна 0,01 </w:t>
            </w:r>
            <w:r w:rsidRPr="00450F2B">
              <w:rPr>
                <w:rFonts w:ascii="Times New Roman" w:eastAsia="Times New Roman" w:hAnsi="Times New Roman" w:cs="Times New Roman"/>
                <w:noProof/>
                <w:color w:val="000000"/>
                <w:sz w:val="20"/>
                <w:szCs w:val="20"/>
                <w:lang w:eastAsia="ru-RU"/>
              </w:rPr>
              <w:t>А</w:t>
            </w:r>
            <w:r w:rsidRPr="00450F2B">
              <w:rPr>
                <w:rFonts w:ascii="Times New Roman" w:eastAsia="Times New Roman" w:hAnsi="Times New Roman" w:cs="Times New Roman"/>
                <w:color w:val="000000"/>
                <w:sz w:val="20"/>
                <w:szCs w:val="20"/>
                <w:lang w:eastAsia="ru-RU"/>
              </w:rPr>
              <w:t> Установите соответствие между зависимостями, полученными при исследовании этих колебаний (см. левый столбец), и формулами, выражающими эти зависимости (см. правый столбец; коэффициенты в формулах выражены в соответствующих единицах СИ без кратных и дольных множителей).</w:t>
            </w:r>
          </w:p>
          <w:p w14:paraId="41D2C8E2" w14:textId="32A369B0" w:rsidR="00450F2B" w:rsidRPr="00450F2B" w:rsidRDefault="00450F2B" w:rsidP="00450F2B">
            <w:pPr>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 К каждой позиции первого столбца подберите соответствующую позицию второго столбца и запишите в таблицу выбранные цифры под соответствующими буквами. </w:t>
            </w:r>
          </w:p>
          <w:tbl>
            <w:tblPr>
              <w:tblW w:w="5670" w:type="dxa"/>
              <w:tblLayout w:type="fixed"/>
              <w:tblCellMar>
                <w:top w:w="15" w:type="dxa"/>
                <w:left w:w="15" w:type="dxa"/>
                <w:bottom w:w="15" w:type="dxa"/>
                <w:right w:w="15" w:type="dxa"/>
              </w:tblCellMar>
              <w:tblLook w:val="04A0" w:firstRow="1" w:lastRow="0" w:firstColumn="1" w:lastColumn="0" w:noHBand="0" w:noVBand="1"/>
            </w:tblPr>
            <w:tblGrid>
              <w:gridCol w:w="1985"/>
              <w:gridCol w:w="140"/>
              <w:gridCol w:w="3545"/>
            </w:tblGrid>
            <w:tr w:rsidR="00450F2B" w:rsidRPr="00450F2B" w14:paraId="4BA332CB" w14:textId="77777777" w:rsidTr="00450F2B">
              <w:trPr>
                <w:trHeight w:val="269"/>
              </w:trPr>
              <w:tc>
                <w:tcPr>
                  <w:tcW w:w="1985" w:type="dxa"/>
                  <w:tcBorders>
                    <w:top w:val="nil"/>
                    <w:left w:val="nil"/>
                    <w:bottom w:val="nil"/>
                    <w:right w:val="nil"/>
                  </w:tcBorders>
                  <w:tcMar>
                    <w:top w:w="60" w:type="dxa"/>
                    <w:left w:w="60" w:type="dxa"/>
                    <w:bottom w:w="60" w:type="dxa"/>
                    <w:right w:w="60" w:type="dxa"/>
                  </w:tcMar>
                  <w:vAlign w:val="center"/>
                  <w:hideMark/>
                </w:tcPr>
                <w:p w14:paraId="4E7165A2"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ЗАВИСИМОСТИ</w:t>
                  </w:r>
                </w:p>
              </w:tc>
              <w:tc>
                <w:tcPr>
                  <w:tcW w:w="140" w:type="dxa"/>
                  <w:tcBorders>
                    <w:top w:val="nil"/>
                    <w:left w:val="nil"/>
                    <w:bottom w:val="nil"/>
                    <w:right w:val="nil"/>
                  </w:tcBorders>
                  <w:tcMar>
                    <w:top w:w="60" w:type="dxa"/>
                    <w:left w:w="60" w:type="dxa"/>
                    <w:bottom w:w="60" w:type="dxa"/>
                    <w:right w:w="60" w:type="dxa"/>
                  </w:tcMar>
                  <w:vAlign w:val="center"/>
                  <w:hideMark/>
                </w:tcPr>
                <w:p w14:paraId="6F54E864" w14:textId="77777777" w:rsidR="00450F2B" w:rsidRPr="00450F2B" w:rsidRDefault="00450F2B" w:rsidP="00FC39F7">
                  <w:pPr>
                    <w:framePr w:hSpace="180" w:wrap="around" w:hAnchor="margin" w:y="665"/>
                    <w:spacing w:before="75" w:after="0" w:line="240" w:lineRule="auto"/>
                    <w:rPr>
                      <w:rFonts w:ascii="Times New Roman" w:eastAsia="Times New Roman" w:hAnsi="Times New Roman" w:cs="Times New Roman"/>
                      <w:color w:val="000000"/>
                      <w:lang w:eastAsia="ru-RU"/>
                    </w:rPr>
                  </w:pPr>
                  <w:r w:rsidRPr="00450F2B">
                    <w:rPr>
                      <w:rFonts w:ascii="Times New Roman" w:eastAsia="Times New Roman" w:hAnsi="Times New Roman" w:cs="Times New Roman"/>
                      <w:color w:val="000000"/>
                      <w:lang w:eastAsia="ru-RU"/>
                    </w:rPr>
                    <w:t> </w:t>
                  </w:r>
                </w:p>
              </w:tc>
              <w:tc>
                <w:tcPr>
                  <w:tcW w:w="3545" w:type="dxa"/>
                  <w:tcBorders>
                    <w:top w:val="nil"/>
                    <w:left w:val="nil"/>
                    <w:bottom w:val="nil"/>
                    <w:right w:val="nil"/>
                  </w:tcBorders>
                  <w:tcMar>
                    <w:top w:w="60" w:type="dxa"/>
                    <w:left w:w="60" w:type="dxa"/>
                    <w:bottom w:w="60" w:type="dxa"/>
                    <w:right w:w="60" w:type="dxa"/>
                  </w:tcMar>
                  <w:vAlign w:val="center"/>
                  <w:hideMark/>
                </w:tcPr>
                <w:p w14:paraId="27643DCA" w14:textId="77777777" w:rsidR="00450F2B" w:rsidRPr="00450F2B" w:rsidRDefault="00450F2B" w:rsidP="00FC39F7">
                  <w:pPr>
                    <w:framePr w:hSpace="180" w:wrap="around" w:hAnchor="margin" w:y="665"/>
                    <w:spacing w:before="75" w:after="0" w:line="240" w:lineRule="auto"/>
                    <w:jc w:val="center"/>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ФОРМУЛЫ</w:t>
                  </w:r>
                </w:p>
              </w:tc>
            </w:tr>
            <w:tr w:rsidR="00450F2B" w:rsidRPr="00FC39F7" w14:paraId="0FB66DF8" w14:textId="77777777" w:rsidTr="00450F2B">
              <w:trPr>
                <w:trHeight w:val="1613"/>
              </w:trPr>
              <w:tc>
                <w:tcPr>
                  <w:tcW w:w="1985" w:type="dxa"/>
                  <w:tcBorders>
                    <w:top w:val="nil"/>
                    <w:left w:val="nil"/>
                    <w:bottom w:val="nil"/>
                    <w:right w:val="nil"/>
                  </w:tcBorders>
                  <w:tcMar>
                    <w:top w:w="60" w:type="dxa"/>
                    <w:left w:w="60" w:type="dxa"/>
                    <w:bottom w:w="60" w:type="dxa"/>
                    <w:right w:w="60" w:type="dxa"/>
                  </w:tcMar>
                  <w:vAlign w:val="center"/>
                  <w:hideMark/>
                </w:tcPr>
                <w:p w14:paraId="4EE0695E" w14:textId="77777777"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А) Зависимость напряжения на конденсаторе от времени</w:t>
                  </w:r>
                </w:p>
                <w:p w14:paraId="123709E7" w14:textId="77777777"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Б) Зависимость силы тока, текущего через катушку, от времени</w:t>
                  </w:r>
                </w:p>
              </w:tc>
              <w:tc>
                <w:tcPr>
                  <w:tcW w:w="140" w:type="dxa"/>
                  <w:tcBorders>
                    <w:top w:val="nil"/>
                    <w:left w:val="nil"/>
                    <w:bottom w:val="nil"/>
                    <w:right w:val="nil"/>
                  </w:tcBorders>
                  <w:tcMar>
                    <w:top w:w="60" w:type="dxa"/>
                    <w:left w:w="60" w:type="dxa"/>
                    <w:bottom w:w="60" w:type="dxa"/>
                    <w:right w:w="60" w:type="dxa"/>
                  </w:tcMar>
                  <w:vAlign w:val="center"/>
                  <w:hideMark/>
                </w:tcPr>
                <w:p w14:paraId="648392B8" w14:textId="77777777" w:rsidR="00450F2B" w:rsidRPr="00450F2B" w:rsidRDefault="00450F2B" w:rsidP="00FC39F7">
                  <w:pPr>
                    <w:framePr w:hSpace="180" w:wrap="around" w:hAnchor="margin" w:y="665"/>
                    <w:spacing w:before="75" w:after="0" w:line="240" w:lineRule="auto"/>
                    <w:rPr>
                      <w:rFonts w:ascii="Times New Roman" w:eastAsia="Times New Roman" w:hAnsi="Times New Roman" w:cs="Times New Roman"/>
                      <w:color w:val="000000"/>
                      <w:lang w:eastAsia="ru-RU"/>
                    </w:rPr>
                  </w:pPr>
                  <w:r w:rsidRPr="00450F2B">
                    <w:rPr>
                      <w:rFonts w:ascii="Times New Roman" w:eastAsia="Times New Roman" w:hAnsi="Times New Roman" w:cs="Times New Roman"/>
                      <w:color w:val="000000"/>
                      <w:lang w:eastAsia="ru-RU"/>
                    </w:rPr>
                    <w:t> </w:t>
                  </w:r>
                </w:p>
              </w:tc>
              <w:tc>
                <w:tcPr>
                  <w:tcW w:w="3545" w:type="dxa"/>
                  <w:tcBorders>
                    <w:top w:val="nil"/>
                    <w:left w:val="nil"/>
                    <w:bottom w:val="nil"/>
                    <w:right w:val="nil"/>
                  </w:tcBorders>
                  <w:tcMar>
                    <w:top w:w="60" w:type="dxa"/>
                    <w:left w:w="60" w:type="dxa"/>
                    <w:bottom w:w="60" w:type="dxa"/>
                    <w:right w:w="60" w:type="dxa"/>
                  </w:tcMar>
                  <w:vAlign w:val="center"/>
                  <w:hideMark/>
                </w:tcPr>
                <w:p w14:paraId="26A098B4" w14:textId="675C6452" w:rsidR="00450F2B" w:rsidRPr="00D83F90" w:rsidRDefault="00450F2B" w:rsidP="00FC39F7">
                  <w:pPr>
                    <w:framePr w:hSpace="180" w:wrap="around" w:hAnchor="margin" w:y="665"/>
                    <w:spacing w:after="0" w:line="240" w:lineRule="auto"/>
                    <w:ind w:firstLine="375"/>
                    <w:rPr>
                      <w:rFonts w:ascii="Times New Roman" w:eastAsia="Times New Roman" w:hAnsi="Times New Roman" w:cs="Times New Roman"/>
                      <w:color w:val="000000"/>
                      <w:lang w:val="en-US" w:eastAsia="ru-RU"/>
                    </w:rPr>
                  </w:pPr>
                  <w:r w:rsidRPr="00D83F90">
                    <w:rPr>
                      <w:rFonts w:ascii="Times New Roman" w:eastAsia="Times New Roman" w:hAnsi="Times New Roman" w:cs="Times New Roman"/>
                      <w:color w:val="000000"/>
                      <w:lang w:val="en-US" w:eastAsia="ru-RU"/>
                    </w:rPr>
                    <w:t>1) f(t)=</w:t>
                  </w:r>
                  <m:oMath>
                    <m:r>
                      <w:rPr>
                        <w:rFonts w:ascii="Cambria Math" w:eastAsia="Times New Roman" w:hAnsi="Cambria Math" w:cs="Times New Roman"/>
                        <w:color w:val="000000"/>
                        <w:lang w:val="en-US" w:eastAsia="ru-RU"/>
                      </w:rPr>
                      <m:t>0,01</m:t>
                    </m:r>
                    <m:func>
                      <m:funcPr>
                        <m:ctrlPr>
                          <w:rPr>
                            <w:rFonts w:ascii="Cambria Math" w:eastAsia="Times New Roman" w:hAnsi="Cambria Math" w:cs="Times New Roman"/>
                            <w:i/>
                            <w:color w:val="000000"/>
                            <w:lang w:eastAsia="ru-RU"/>
                          </w:rPr>
                        </m:ctrlPr>
                      </m:funcPr>
                      <m:fName>
                        <m:r>
                          <m:rPr>
                            <m:sty m:val="p"/>
                          </m:rPr>
                          <w:rPr>
                            <w:rFonts w:ascii="Cambria Math" w:eastAsia="Times New Roman" w:hAnsi="Cambria Math" w:cs="Times New Roman"/>
                            <w:color w:val="000000"/>
                            <w:lang w:val="en-US"/>
                          </w:rPr>
                          <m:t>sin</m:t>
                        </m:r>
                      </m:fName>
                      <m:e>
                        <m:d>
                          <m:dPr>
                            <m:ctrlPr>
                              <w:rPr>
                                <w:rFonts w:ascii="Cambria Math" w:eastAsia="Times New Roman" w:hAnsi="Cambria Math" w:cs="Times New Roman"/>
                                <w:i/>
                                <w:color w:val="000000"/>
                                <w:lang w:eastAsia="ru-RU"/>
                              </w:rPr>
                            </m:ctrlPr>
                          </m:dPr>
                          <m:e>
                            <m:r>
                              <w:rPr>
                                <w:rFonts w:ascii="Cambria Math" w:eastAsia="Times New Roman" w:hAnsi="Cambria Math" w:cs="Times New Roman"/>
                                <w:color w:val="000000"/>
                                <w:lang w:val="en-US" w:eastAsia="ru-RU"/>
                              </w:rPr>
                              <m:t>5∙</m:t>
                            </m:r>
                            <m:sSup>
                              <m:sSupPr>
                                <m:ctrlPr>
                                  <w:rPr>
                                    <w:rFonts w:ascii="Cambria Math" w:eastAsia="Times New Roman" w:hAnsi="Cambria Math" w:cs="Times New Roman"/>
                                    <w:i/>
                                    <w:color w:val="000000"/>
                                    <w:lang w:eastAsia="ru-RU"/>
                                  </w:rPr>
                                </m:ctrlPr>
                              </m:sSupPr>
                              <m:e>
                                <m:r>
                                  <w:rPr>
                                    <w:rFonts w:ascii="Cambria Math" w:eastAsia="Times New Roman" w:hAnsi="Cambria Math" w:cs="Times New Roman"/>
                                    <w:color w:val="000000"/>
                                    <w:lang w:val="en-US" w:eastAsia="ru-RU"/>
                                  </w:rPr>
                                  <m:t>10</m:t>
                                </m:r>
                              </m:e>
                              <m:sup>
                                <m:r>
                                  <w:rPr>
                                    <w:rFonts w:ascii="Cambria Math" w:eastAsia="Times New Roman" w:hAnsi="Cambria Math" w:cs="Times New Roman"/>
                                    <w:color w:val="000000"/>
                                    <w:lang w:val="en-US" w:eastAsia="ru-RU"/>
                                  </w:rPr>
                                  <m:t>5</m:t>
                                </m:r>
                              </m:sup>
                            </m:sSup>
                            <m:r>
                              <w:rPr>
                                <w:rFonts w:ascii="Cambria Math" w:eastAsia="Times New Roman" w:hAnsi="Cambria Math" w:cs="Times New Roman"/>
                                <w:color w:val="000000"/>
                                <w:lang w:val="en-US" w:eastAsia="ru-RU"/>
                              </w:rPr>
                              <m:t>t</m:t>
                            </m:r>
                          </m:e>
                        </m:d>
                      </m:e>
                    </m:func>
                  </m:oMath>
                </w:p>
                <w:p w14:paraId="7A0EEE87" w14:textId="6AE34F3F" w:rsidR="00450F2B" w:rsidRPr="00D83F90" w:rsidRDefault="00450F2B" w:rsidP="00FC39F7">
                  <w:pPr>
                    <w:framePr w:hSpace="180" w:wrap="around" w:hAnchor="margin" w:y="665"/>
                    <w:spacing w:after="0" w:line="240" w:lineRule="auto"/>
                    <w:ind w:firstLine="375"/>
                    <w:rPr>
                      <w:rFonts w:ascii="Times New Roman" w:eastAsia="Times New Roman" w:hAnsi="Times New Roman" w:cs="Times New Roman"/>
                      <w:color w:val="000000"/>
                      <w:lang w:val="en-US" w:eastAsia="ru-RU"/>
                    </w:rPr>
                  </w:pPr>
                  <w:r w:rsidRPr="00D83F90">
                    <w:rPr>
                      <w:rFonts w:ascii="Times New Roman" w:eastAsia="Times New Roman" w:hAnsi="Times New Roman" w:cs="Times New Roman"/>
                      <w:color w:val="000000"/>
                      <w:lang w:val="en-US" w:eastAsia="ru-RU"/>
                    </w:rPr>
                    <w:t>2) f(t)=</w:t>
                  </w:r>
                  <m:oMath>
                    <m:r>
                      <w:rPr>
                        <w:rFonts w:ascii="Cambria Math" w:eastAsia="Times New Roman" w:hAnsi="Cambria Math" w:cs="Times New Roman"/>
                        <w:color w:val="000000"/>
                        <w:lang w:val="en-US" w:eastAsia="ru-RU"/>
                      </w:rPr>
                      <m:t>0,01</m:t>
                    </m:r>
                    <m:func>
                      <m:funcPr>
                        <m:ctrlPr>
                          <w:rPr>
                            <w:rFonts w:ascii="Cambria Math" w:eastAsia="Times New Roman" w:hAnsi="Cambria Math" w:cs="Times New Roman"/>
                            <w:i/>
                            <w:color w:val="000000"/>
                            <w:lang w:eastAsia="ru-RU"/>
                          </w:rPr>
                        </m:ctrlPr>
                      </m:funcPr>
                      <m:fName>
                        <m:r>
                          <m:rPr>
                            <m:sty m:val="p"/>
                          </m:rPr>
                          <w:rPr>
                            <w:rFonts w:ascii="Cambria Math" w:eastAsia="Times New Roman" w:hAnsi="Cambria Math" w:cs="Times New Roman"/>
                            <w:color w:val="000000"/>
                            <w:lang w:val="en-US"/>
                          </w:rPr>
                          <m:t>cos</m:t>
                        </m:r>
                      </m:fName>
                      <m:e>
                        <m:d>
                          <m:dPr>
                            <m:ctrlPr>
                              <w:rPr>
                                <w:rFonts w:ascii="Cambria Math" w:eastAsia="Times New Roman" w:hAnsi="Cambria Math" w:cs="Times New Roman"/>
                                <w:i/>
                                <w:color w:val="000000"/>
                                <w:lang w:eastAsia="ru-RU"/>
                              </w:rPr>
                            </m:ctrlPr>
                          </m:dPr>
                          <m:e>
                            <m:r>
                              <w:rPr>
                                <w:rFonts w:ascii="Cambria Math" w:eastAsia="Times New Roman" w:hAnsi="Cambria Math" w:cs="Times New Roman"/>
                                <w:color w:val="000000"/>
                                <w:lang w:val="en-US" w:eastAsia="ru-RU"/>
                              </w:rPr>
                              <m:t>5∙</m:t>
                            </m:r>
                            <m:sSup>
                              <m:sSupPr>
                                <m:ctrlPr>
                                  <w:rPr>
                                    <w:rFonts w:ascii="Cambria Math" w:eastAsia="Times New Roman" w:hAnsi="Cambria Math" w:cs="Times New Roman"/>
                                    <w:i/>
                                    <w:color w:val="000000"/>
                                    <w:lang w:eastAsia="ru-RU"/>
                                  </w:rPr>
                                </m:ctrlPr>
                              </m:sSupPr>
                              <m:e>
                                <m:r>
                                  <w:rPr>
                                    <w:rFonts w:ascii="Cambria Math" w:eastAsia="Times New Roman" w:hAnsi="Cambria Math" w:cs="Times New Roman"/>
                                    <w:color w:val="000000"/>
                                    <w:lang w:val="en-US" w:eastAsia="ru-RU"/>
                                  </w:rPr>
                                  <m:t>10</m:t>
                                </m:r>
                              </m:e>
                              <m:sup>
                                <m:r>
                                  <w:rPr>
                                    <w:rFonts w:ascii="Cambria Math" w:eastAsia="Times New Roman" w:hAnsi="Cambria Math" w:cs="Times New Roman"/>
                                    <w:color w:val="000000"/>
                                    <w:lang w:val="en-US" w:eastAsia="ru-RU"/>
                                  </w:rPr>
                                  <m:t xml:space="preserve">5 </m:t>
                                </m:r>
                              </m:sup>
                            </m:sSup>
                            <m:r>
                              <w:rPr>
                                <w:rFonts w:ascii="Cambria Math" w:eastAsia="Times New Roman" w:hAnsi="Cambria Math" w:cs="Times New Roman"/>
                                <w:color w:val="000000"/>
                                <w:lang w:val="en-US" w:eastAsia="ru-RU"/>
                              </w:rPr>
                              <m:t>t</m:t>
                            </m:r>
                          </m:e>
                        </m:d>
                      </m:e>
                    </m:func>
                  </m:oMath>
                </w:p>
                <w:p w14:paraId="29E1B9A4" w14:textId="66E9E5B3"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lang w:val="en-US" w:eastAsia="ru-RU"/>
                    </w:rPr>
                  </w:pPr>
                  <w:r w:rsidRPr="00450F2B">
                    <w:rPr>
                      <w:rFonts w:ascii="Times New Roman" w:eastAsia="Times New Roman" w:hAnsi="Times New Roman" w:cs="Times New Roman"/>
                      <w:color w:val="000000"/>
                      <w:lang w:val="en-US" w:eastAsia="ru-RU"/>
                    </w:rPr>
                    <w:t>3) f(t)=</w:t>
                  </w:r>
                  <m:oMath>
                    <m:r>
                      <w:rPr>
                        <w:rFonts w:ascii="Cambria Math" w:eastAsia="Times New Roman" w:hAnsi="Cambria Math" w:cs="Times New Roman"/>
                        <w:color w:val="000000"/>
                        <w:lang w:val="en-US" w:eastAsia="ru-RU"/>
                      </w:rPr>
                      <m:t>1</m:t>
                    </m:r>
                    <m:func>
                      <m:funcPr>
                        <m:ctrlPr>
                          <w:rPr>
                            <w:rFonts w:ascii="Cambria Math" w:eastAsia="Times New Roman" w:hAnsi="Cambria Math" w:cs="Times New Roman"/>
                            <w:i/>
                            <w:color w:val="000000"/>
                            <w:lang w:eastAsia="ru-RU"/>
                          </w:rPr>
                        </m:ctrlPr>
                      </m:funcPr>
                      <m:fName>
                        <m:r>
                          <m:rPr>
                            <m:sty m:val="p"/>
                          </m:rPr>
                          <w:rPr>
                            <w:rFonts w:ascii="Cambria Math" w:eastAsia="Times New Roman" w:hAnsi="Cambria Math" w:cs="Times New Roman"/>
                            <w:color w:val="000000"/>
                            <w:lang w:val="en-US"/>
                          </w:rPr>
                          <m:t>sin</m:t>
                        </m:r>
                      </m:fName>
                      <m:e>
                        <m:d>
                          <m:dPr>
                            <m:ctrlPr>
                              <w:rPr>
                                <w:rFonts w:ascii="Cambria Math" w:eastAsia="Times New Roman" w:hAnsi="Cambria Math" w:cs="Times New Roman"/>
                                <w:i/>
                                <w:color w:val="000000"/>
                                <w:lang w:eastAsia="ru-RU"/>
                              </w:rPr>
                            </m:ctrlPr>
                          </m:dPr>
                          <m:e>
                            <m:r>
                              <w:rPr>
                                <w:rFonts w:ascii="Cambria Math" w:eastAsia="Times New Roman" w:hAnsi="Cambria Math" w:cs="Times New Roman"/>
                                <w:color w:val="000000"/>
                                <w:lang w:val="en-US" w:eastAsia="ru-RU"/>
                              </w:rPr>
                              <m:t>5∙</m:t>
                            </m:r>
                            <m:sSup>
                              <m:sSupPr>
                                <m:ctrlPr>
                                  <w:rPr>
                                    <w:rFonts w:ascii="Cambria Math" w:eastAsia="Times New Roman" w:hAnsi="Cambria Math" w:cs="Times New Roman"/>
                                    <w:i/>
                                    <w:color w:val="000000"/>
                                    <w:lang w:eastAsia="ru-RU"/>
                                  </w:rPr>
                                </m:ctrlPr>
                              </m:sSupPr>
                              <m:e>
                                <m:r>
                                  <w:rPr>
                                    <w:rFonts w:ascii="Cambria Math" w:eastAsia="Times New Roman" w:hAnsi="Cambria Math" w:cs="Times New Roman"/>
                                    <w:color w:val="000000"/>
                                    <w:lang w:val="en-US" w:eastAsia="ru-RU"/>
                                  </w:rPr>
                                  <m:t>10</m:t>
                                </m:r>
                              </m:e>
                              <m:sup>
                                <m:r>
                                  <w:rPr>
                                    <w:rFonts w:ascii="Cambria Math" w:eastAsia="Times New Roman" w:hAnsi="Cambria Math" w:cs="Times New Roman"/>
                                    <w:color w:val="000000"/>
                                    <w:lang w:val="en-US" w:eastAsia="ru-RU"/>
                                  </w:rPr>
                                  <m:t>5</m:t>
                                </m:r>
                              </m:sup>
                            </m:sSup>
                            <m:r>
                              <w:rPr>
                                <w:rFonts w:ascii="Cambria Math" w:eastAsia="Times New Roman" w:hAnsi="Cambria Math" w:cs="Times New Roman"/>
                                <w:color w:val="000000"/>
                                <w:lang w:val="en-US" w:eastAsia="ru-RU"/>
                              </w:rPr>
                              <m:t>t</m:t>
                            </m:r>
                          </m:e>
                        </m:d>
                      </m:e>
                    </m:func>
                  </m:oMath>
                </w:p>
                <w:p w14:paraId="539B8126" w14:textId="39B7EC69" w:rsidR="00450F2B" w:rsidRPr="00450F2B" w:rsidRDefault="00450F2B" w:rsidP="00FC39F7">
                  <w:pPr>
                    <w:framePr w:hSpace="180" w:wrap="around" w:hAnchor="margin" w:y="665"/>
                    <w:spacing w:after="0" w:line="240" w:lineRule="auto"/>
                    <w:ind w:firstLine="375"/>
                    <w:rPr>
                      <w:rFonts w:ascii="Times New Roman" w:eastAsia="Times New Roman" w:hAnsi="Times New Roman" w:cs="Times New Roman"/>
                      <w:color w:val="000000"/>
                      <w:lang w:val="en-US" w:eastAsia="ru-RU"/>
                    </w:rPr>
                  </w:pPr>
                  <w:r w:rsidRPr="00450F2B">
                    <w:rPr>
                      <w:rFonts w:ascii="Times New Roman" w:eastAsia="Times New Roman" w:hAnsi="Times New Roman" w:cs="Times New Roman"/>
                      <w:color w:val="000000"/>
                      <w:lang w:val="en-US" w:eastAsia="ru-RU"/>
                    </w:rPr>
                    <w:t>4) f(t)=</w:t>
                  </w:r>
                  <m:oMath>
                    <m:r>
                      <w:rPr>
                        <w:rFonts w:ascii="Cambria Math" w:eastAsia="Times New Roman" w:hAnsi="Cambria Math" w:cs="Times New Roman"/>
                        <w:color w:val="000000"/>
                        <w:lang w:val="en-US" w:eastAsia="ru-RU"/>
                      </w:rPr>
                      <m:t>1</m:t>
                    </m:r>
                    <m:func>
                      <m:funcPr>
                        <m:ctrlPr>
                          <w:rPr>
                            <w:rFonts w:ascii="Cambria Math" w:eastAsia="Times New Roman" w:hAnsi="Cambria Math" w:cs="Times New Roman"/>
                            <w:i/>
                            <w:color w:val="000000"/>
                            <w:lang w:eastAsia="ru-RU"/>
                          </w:rPr>
                        </m:ctrlPr>
                      </m:funcPr>
                      <m:fName>
                        <m:r>
                          <m:rPr>
                            <m:sty m:val="p"/>
                          </m:rPr>
                          <w:rPr>
                            <w:rFonts w:ascii="Cambria Math" w:eastAsia="Times New Roman" w:hAnsi="Cambria Math" w:cs="Times New Roman"/>
                            <w:color w:val="000000"/>
                            <w:lang w:val="en-US"/>
                          </w:rPr>
                          <m:t>cos</m:t>
                        </m:r>
                      </m:fName>
                      <m:e>
                        <m:d>
                          <m:dPr>
                            <m:ctrlPr>
                              <w:rPr>
                                <w:rFonts w:ascii="Cambria Math" w:eastAsia="Times New Roman" w:hAnsi="Cambria Math" w:cs="Times New Roman"/>
                                <w:i/>
                                <w:color w:val="000000"/>
                                <w:lang w:eastAsia="ru-RU"/>
                              </w:rPr>
                            </m:ctrlPr>
                          </m:dPr>
                          <m:e>
                            <m:r>
                              <w:rPr>
                                <w:rFonts w:ascii="Cambria Math" w:eastAsia="Times New Roman" w:hAnsi="Cambria Math" w:cs="Times New Roman"/>
                                <w:color w:val="000000"/>
                                <w:lang w:val="en-US" w:eastAsia="ru-RU"/>
                              </w:rPr>
                              <m:t>5∙</m:t>
                            </m:r>
                            <m:sSup>
                              <m:sSupPr>
                                <m:ctrlPr>
                                  <w:rPr>
                                    <w:rFonts w:ascii="Cambria Math" w:eastAsia="Times New Roman" w:hAnsi="Cambria Math" w:cs="Times New Roman"/>
                                    <w:i/>
                                    <w:color w:val="000000"/>
                                    <w:lang w:eastAsia="ru-RU"/>
                                  </w:rPr>
                                </m:ctrlPr>
                              </m:sSupPr>
                              <m:e>
                                <m:r>
                                  <w:rPr>
                                    <w:rFonts w:ascii="Cambria Math" w:eastAsia="Times New Roman" w:hAnsi="Cambria Math" w:cs="Times New Roman"/>
                                    <w:color w:val="000000"/>
                                    <w:lang w:val="en-US" w:eastAsia="ru-RU"/>
                                  </w:rPr>
                                  <m:t>10</m:t>
                                </m:r>
                              </m:e>
                              <m:sup>
                                <m:r>
                                  <w:rPr>
                                    <w:rFonts w:ascii="Cambria Math" w:eastAsia="Times New Roman" w:hAnsi="Cambria Math" w:cs="Times New Roman"/>
                                    <w:color w:val="000000"/>
                                    <w:lang w:val="en-US" w:eastAsia="ru-RU"/>
                                  </w:rPr>
                                  <m:t xml:space="preserve">5 </m:t>
                                </m:r>
                              </m:sup>
                            </m:sSup>
                            <m:r>
                              <w:rPr>
                                <w:rFonts w:ascii="Cambria Math" w:eastAsia="Times New Roman" w:hAnsi="Cambria Math" w:cs="Times New Roman"/>
                                <w:color w:val="000000"/>
                                <w:lang w:val="en-US" w:eastAsia="ru-RU"/>
                              </w:rPr>
                              <m:t>t</m:t>
                            </m:r>
                          </m:e>
                        </m:d>
                      </m:e>
                    </m:func>
                  </m:oMath>
                </w:p>
              </w:tc>
            </w:tr>
          </w:tbl>
          <w:p w14:paraId="1778F4E1" w14:textId="26B2F17A" w:rsidR="00450F2B" w:rsidRPr="00450F2B" w:rsidRDefault="00450F2B" w:rsidP="00450F2B">
            <w:pPr>
              <w:jc w:val="both"/>
              <w:rPr>
                <w:rFonts w:ascii="Times New Roman" w:eastAsia="Times New Roman" w:hAnsi="Times New Roman" w:cs="Times New Roman"/>
                <w:color w:val="000000"/>
                <w:sz w:val="20"/>
                <w:szCs w:val="20"/>
                <w:lang w:val="en-US" w:eastAsia="ru-RU"/>
              </w:rPr>
            </w:pPr>
            <w:r w:rsidRPr="00450F2B">
              <w:rPr>
                <w:rFonts w:ascii="Times New Roman" w:eastAsia="Times New Roman" w:hAnsi="Times New Roman" w:cs="Times New Roman"/>
                <w:color w:val="000000"/>
                <w:lang w:val="en-US" w:eastAsia="ru-RU"/>
              </w:rPr>
              <w:t> </w:t>
            </w:r>
          </w:p>
        </w:tc>
        <w:tc>
          <w:tcPr>
            <w:tcW w:w="4961" w:type="dxa"/>
            <w:gridSpan w:val="2"/>
            <w:tcPrChange w:id="2861" w:author="2" w:date="2021-08-31T10:55:00Z">
              <w:tcPr>
                <w:tcW w:w="4839" w:type="dxa"/>
              </w:tcPr>
            </w:tcPrChange>
          </w:tcPr>
          <w:p w14:paraId="03AA4DC1" w14:textId="77777777" w:rsidR="00450F2B" w:rsidRDefault="00450F2B" w:rsidP="0012270D">
            <w:pPr>
              <w:pStyle w:val="a4"/>
              <w:numPr>
                <w:ilvl w:val="0"/>
                <w:numId w:val="100"/>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43</w:t>
            </w:r>
          </w:p>
          <w:p w14:paraId="35059F1F" w14:textId="77777777" w:rsidR="00450F2B" w:rsidRDefault="00450F2B" w:rsidP="0012270D">
            <w:pPr>
              <w:pStyle w:val="a4"/>
              <w:numPr>
                <w:ilvl w:val="0"/>
                <w:numId w:val="100"/>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41</w:t>
            </w:r>
          </w:p>
          <w:p w14:paraId="6E107F49" w14:textId="77777777" w:rsidR="00450F2B" w:rsidRDefault="00450F2B" w:rsidP="0012270D">
            <w:pPr>
              <w:pStyle w:val="a4"/>
              <w:numPr>
                <w:ilvl w:val="0"/>
                <w:numId w:val="100"/>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23</w:t>
            </w:r>
          </w:p>
          <w:p w14:paraId="165726AB" w14:textId="5662FDB8" w:rsidR="00450F2B" w:rsidRPr="00450F2B" w:rsidRDefault="00450F2B" w:rsidP="0012270D">
            <w:pPr>
              <w:pStyle w:val="a4"/>
              <w:numPr>
                <w:ilvl w:val="0"/>
                <w:numId w:val="100"/>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14</w:t>
            </w:r>
          </w:p>
        </w:tc>
        <w:tc>
          <w:tcPr>
            <w:tcW w:w="567" w:type="dxa"/>
            <w:gridSpan w:val="2"/>
            <w:tcPrChange w:id="2862" w:author="2" w:date="2021-08-31T10:55:00Z">
              <w:tcPr>
                <w:tcW w:w="547" w:type="dxa"/>
              </w:tcPr>
            </w:tcPrChange>
          </w:tcPr>
          <w:p w14:paraId="28733A2D" w14:textId="2EAC6532" w:rsidR="00450F2B" w:rsidRPr="00450F2B" w:rsidRDefault="00450F2B" w:rsidP="00450F2B">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450F2B" w:rsidRPr="00450F2B" w14:paraId="2C5C9AA0" w14:textId="77777777" w:rsidTr="00911EF6">
        <w:tc>
          <w:tcPr>
            <w:tcW w:w="846" w:type="dxa"/>
            <w:tcPrChange w:id="2863" w:author="2" w:date="2021-08-31T10:55:00Z">
              <w:tcPr>
                <w:tcW w:w="846" w:type="dxa"/>
              </w:tcPr>
            </w:tcPrChange>
          </w:tcPr>
          <w:p w14:paraId="486257C1" w14:textId="09EFFA53" w:rsidR="00450F2B" w:rsidRPr="00450F2B" w:rsidRDefault="00450F2B" w:rsidP="00450F2B">
            <w:pPr>
              <w:spacing w:after="120"/>
              <w:rPr>
                <w:rFonts w:ascii="Times New Roman" w:hAnsi="Times New Roman" w:cs="Times New Roman"/>
                <w:sz w:val="24"/>
                <w:szCs w:val="24"/>
                <w:lang w:val="en-US"/>
              </w:rPr>
            </w:pPr>
          </w:p>
        </w:tc>
        <w:tc>
          <w:tcPr>
            <w:tcW w:w="1843" w:type="dxa"/>
            <w:tcPrChange w:id="2864" w:author="2" w:date="2021-08-31T10:55:00Z">
              <w:tcPr>
                <w:tcW w:w="1843" w:type="dxa"/>
              </w:tcPr>
            </w:tcPrChange>
          </w:tcPr>
          <w:p w14:paraId="7FCD6957" w14:textId="1C0D49D6" w:rsidR="00450F2B" w:rsidRPr="00247CE1" w:rsidRDefault="00450F2B" w:rsidP="00450F2B">
            <w:pPr>
              <w:spacing w:after="120"/>
              <w:rPr>
                <w:rFonts w:ascii="Times New Roman" w:hAnsi="Times New Roman" w:cs="Times New Roman"/>
                <w:b/>
                <w:sz w:val="20"/>
                <w:szCs w:val="20"/>
              </w:rPr>
            </w:pPr>
            <w:r w:rsidRPr="00247CE1">
              <w:rPr>
                <w:rFonts w:ascii="Times New Roman" w:hAnsi="Times New Roman" w:cs="Times New Roman"/>
                <w:b/>
                <w:sz w:val="20"/>
                <w:szCs w:val="20"/>
              </w:rPr>
              <w:t>Звуковая волна</w:t>
            </w:r>
          </w:p>
        </w:tc>
        <w:tc>
          <w:tcPr>
            <w:tcW w:w="425" w:type="dxa"/>
            <w:tcPrChange w:id="2865" w:author="2" w:date="2021-08-31T10:55:00Z">
              <w:tcPr>
                <w:tcW w:w="425" w:type="dxa"/>
              </w:tcPr>
            </w:tcPrChange>
          </w:tcPr>
          <w:p w14:paraId="064F33D5" w14:textId="1FEE5C08"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9</w:t>
            </w:r>
          </w:p>
        </w:tc>
        <w:tc>
          <w:tcPr>
            <w:tcW w:w="392" w:type="dxa"/>
            <w:tcPrChange w:id="2866" w:author="2" w:date="2021-08-31T10:55:00Z">
              <w:tcPr>
                <w:tcW w:w="392" w:type="dxa"/>
              </w:tcPr>
            </w:tcPrChange>
          </w:tcPr>
          <w:p w14:paraId="2784245C" w14:textId="164D6172"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Б</w:t>
            </w:r>
          </w:p>
        </w:tc>
        <w:tc>
          <w:tcPr>
            <w:tcW w:w="553" w:type="dxa"/>
            <w:tcPrChange w:id="2867" w:author="2" w:date="2021-08-31T10:55:00Z">
              <w:tcPr>
                <w:tcW w:w="553" w:type="dxa"/>
              </w:tcPr>
            </w:tcPrChange>
          </w:tcPr>
          <w:p w14:paraId="137396D2" w14:textId="01A07DF5"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2868" w:author="2" w:date="2021-08-31T10:55:00Z">
              <w:tcPr>
                <w:tcW w:w="6001" w:type="dxa"/>
              </w:tcPr>
            </w:tcPrChange>
          </w:tcPr>
          <w:p w14:paraId="7D504C16" w14:textId="77777777" w:rsidR="00450F2B" w:rsidRPr="00450F2B" w:rsidRDefault="00450F2B" w:rsidP="00450F2B">
            <w:pPr>
              <w:pStyle w:val="6"/>
              <w:shd w:val="clear" w:color="auto" w:fill="auto"/>
              <w:tabs>
                <w:tab w:val="left" w:pos="308"/>
              </w:tabs>
              <w:spacing w:before="0" w:line="206" w:lineRule="exact"/>
              <w:ind w:right="40" w:firstLine="0"/>
              <w:rPr>
                <w:rFonts w:ascii="Times New Roman" w:hAnsi="Times New Roman" w:cs="Times New Roman"/>
                <w:sz w:val="20"/>
                <w:szCs w:val="20"/>
              </w:rPr>
            </w:pPr>
            <w:r w:rsidRPr="00450F2B">
              <w:rPr>
                <w:rFonts w:ascii="Times New Roman" w:hAnsi="Times New Roman" w:cs="Times New Roman"/>
                <w:sz w:val="20"/>
                <w:szCs w:val="20"/>
              </w:rPr>
              <w:t>Определить длину звуковой волны при частоте 200 Гц, если ско</w:t>
            </w:r>
            <w:r w:rsidRPr="00450F2B">
              <w:rPr>
                <w:rFonts w:ascii="Times New Roman" w:hAnsi="Times New Roman" w:cs="Times New Roman"/>
                <w:sz w:val="20"/>
                <w:szCs w:val="20"/>
              </w:rPr>
              <w:softHyphen/>
              <w:t>рость распространения волн равна 340 м/с.</w:t>
            </w:r>
          </w:p>
          <w:p w14:paraId="546DAF02" w14:textId="77777777" w:rsidR="00450F2B" w:rsidRPr="00450F2B" w:rsidRDefault="00450F2B" w:rsidP="00450F2B">
            <w:pPr>
              <w:pStyle w:val="6"/>
              <w:shd w:val="clear" w:color="auto" w:fill="auto"/>
              <w:tabs>
                <w:tab w:val="left" w:pos="313"/>
              </w:tabs>
              <w:spacing w:before="0" w:line="206" w:lineRule="exact"/>
              <w:ind w:left="320" w:right="40" w:firstLine="0"/>
              <w:rPr>
                <w:rFonts w:ascii="Times New Roman" w:eastAsia="Times New Roman" w:hAnsi="Times New Roman" w:cs="Times New Roman"/>
                <w:color w:val="000000"/>
                <w:sz w:val="20"/>
                <w:szCs w:val="20"/>
                <w:lang w:eastAsia="ru-RU"/>
              </w:rPr>
            </w:pPr>
          </w:p>
        </w:tc>
        <w:tc>
          <w:tcPr>
            <w:tcW w:w="4961" w:type="dxa"/>
            <w:gridSpan w:val="2"/>
            <w:tcPrChange w:id="2869" w:author="2" w:date="2021-08-31T10:55:00Z">
              <w:tcPr>
                <w:tcW w:w="4839" w:type="dxa"/>
              </w:tcPr>
            </w:tcPrChange>
          </w:tcPr>
          <w:p w14:paraId="43BBE976" w14:textId="77777777" w:rsidR="00450F2B" w:rsidRPr="006F33AA" w:rsidRDefault="00C4546B" w:rsidP="00C4546B">
            <w:pPr>
              <w:pStyle w:val="a4"/>
              <w:numPr>
                <w:ilvl w:val="0"/>
                <w:numId w:val="263"/>
              </w:numPr>
              <w:spacing w:after="0" w:line="273" w:lineRule="exact"/>
              <w:ind w:right="20"/>
              <w:rPr>
                <w:ins w:id="2870" w:author="2" w:date="2021-08-31T10:55:00Z"/>
                <w:rFonts w:ascii="Times New Roman" w:eastAsia="Century Schoolbook" w:hAnsi="Times New Roman" w:cs="Times New Roman"/>
                <w:color w:val="000000"/>
                <w:sz w:val="20"/>
                <w:szCs w:val="20"/>
                <w:lang w:eastAsia="ru-RU"/>
              </w:rPr>
            </w:pPr>
            <w:ins w:id="2871" w:author="2" w:date="2021-08-31T10:55:00Z">
              <w:r w:rsidRPr="006F33AA">
                <w:rPr>
                  <w:rFonts w:ascii="Times New Roman" w:eastAsia="Century Schoolbook" w:hAnsi="Times New Roman" w:cs="Times New Roman"/>
                  <w:color w:val="000000"/>
                  <w:sz w:val="20"/>
                  <w:szCs w:val="20"/>
                  <w:lang w:eastAsia="ru-RU"/>
                </w:rPr>
                <w:t>1,7м</w:t>
              </w:r>
            </w:ins>
          </w:p>
          <w:p w14:paraId="1AF83607" w14:textId="77777777" w:rsidR="00C4546B" w:rsidRPr="006F33AA" w:rsidRDefault="00C4546B" w:rsidP="00C4546B">
            <w:pPr>
              <w:pStyle w:val="a4"/>
              <w:numPr>
                <w:ilvl w:val="0"/>
                <w:numId w:val="263"/>
              </w:numPr>
              <w:spacing w:after="0" w:line="273" w:lineRule="exact"/>
              <w:ind w:right="20"/>
              <w:rPr>
                <w:ins w:id="2872" w:author="2" w:date="2021-08-31T10:55:00Z"/>
                <w:rFonts w:ascii="Times New Roman" w:eastAsia="Century Schoolbook" w:hAnsi="Times New Roman" w:cs="Times New Roman"/>
                <w:color w:val="000000"/>
                <w:sz w:val="20"/>
                <w:szCs w:val="20"/>
                <w:lang w:eastAsia="ru-RU"/>
              </w:rPr>
            </w:pPr>
            <w:ins w:id="2873" w:author="2" w:date="2021-08-31T10:55:00Z">
              <w:r w:rsidRPr="006F33AA">
                <w:rPr>
                  <w:rFonts w:ascii="Times New Roman" w:eastAsia="Century Schoolbook" w:hAnsi="Times New Roman" w:cs="Times New Roman"/>
                  <w:color w:val="000000"/>
                  <w:sz w:val="20"/>
                  <w:szCs w:val="20"/>
                  <w:lang w:eastAsia="ru-RU"/>
                </w:rPr>
                <w:t>1,8м</w:t>
              </w:r>
            </w:ins>
          </w:p>
          <w:p w14:paraId="3F3D5C12" w14:textId="77777777" w:rsidR="00C4546B" w:rsidRPr="006F33AA" w:rsidRDefault="00C4546B" w:rsidP="00C4546B">
            <w:pPr>
              <w:pStyle w:val="a4"/>
              <w:numPr>
                <w:ilvl w:val="0"/>
                <w:numId w:val="263"/>
              </w:numPr>
              <w:spacing w:after="0" w:line="273" w:lineRule="exact"/>
              <w:ind w:right="20"/>
              <w:rPr>
                <w:ins w:id="2874" w:author="2" w:date="2021-08-31T10:55:00Z"/>
                <w:rFonts w:ascii="Times New Roman" w:eastAsia="Century Schoolbook" w:hAnsi="Times New Roman" w:cs="Times New Roman"/>
                <w:color w:val="000000"/>
                <w:sz w:val="20"/>
                <w:szCs w:val="20"/>
                <w:lang w:eastAsia="ru-RU"/>
              </w:rPr>
            </w:pPr>
            <w:ins w:id="2875" w:author="2" w:date="2021-08-31T10:55:00Z">
              <w:r w:rsidRPr="006F33AA">
                <w:rPr>
                  <w:rFonts w:ascii="Times New Roman" w:eastAsia="Century Schoolbook" w:hAnsi="Times New Roman" w:cs="Times New Roman"/>
                  <w:color w:val="000000"/>
                  <w:sz w:val="20"/>
                  <w:szCs w:val="20"/>
                  <w:lang w:eastAsia="ru-RU"/>
                </w:rPr>
                <w:t>6,8м</w:t>
              </w:r>
            </w:ins>
          </w:p>
          <w:p w14:paraId="0EDFCCD3" w14:textId="3001FADA" w:rsidR="00450F2B" w:rsidRPr="00450F2B" w:rsidRDefault="00C4546B" w:rsidP="00C4546B">
            <w:pPr>
              <w:pStyle w:val="a4"/>
              <w:numPr>
                <w:ilvl w:val="0"/>
                <w:numId w:val="263"/>
              </w:numPr>
              <w:spacing w:after="0" w:line="273" w:lineRule="exact"/>
              <w:ind w:right="20"/>
              <w:rPr>
                <w:rFonts w:ascii="Times New Roman" w:eastAsia="Century Schoolbook" w:hAnsi="Times New Roman" w:cs="Times New Roman"/>
                <w:color w:val="000000"/>
                <w:sz w:val="20"/>
                <w:szCs w:val="20"/>
                <w:lang w:eastAsia="ru-RU"/>
              </w:rPr>
              <w:pPrChange w:id="2876" w:author="2" w:date="2021-08-31T10:55:00Z">
                <w:pPr>
                  <w:pStyle w:val="a4"/>
                  <w:framePr w:hSpace="180" w:wrap="around" w:hAnchor="margin" w:y="665"/>
                  <w:spacing w:after="0" w:line="273" w:lineRule="exact"/>
                  <w:ind w:left="346" w:right="20" w:firstLine="142"/>
                </w:pPr>
              </w:pPrChange>
            </w:pPr>
            <w:ins w:id="2877" w:author="2" w:date="2021-08-31T10:55:00Z">
              <w:r w:rsidRPr="006F33AA">
                <w:rPr>
                  <w:rFonts w:ascii="Times New Roman" w:eastAsia="Century Schoolbook" w:hAnsi="Times New Roman" w:cs="Times New Roman"/>
                  <w:color w:val="000000"/>
                  <w:sz w:val="20"/>
                  <w:szCs w:val="20"/>
                  <w:lang w:eastAsia="ru-RU"/>
                </w:rPr>
                <w:t>2,4м</w:t>
              </w:r>
            </w:ins>
          </w:p>
        </w:tc>
        <w:tc>
          <w:tcPr>
            <w:tcW w:w="567" w:type="dxa"/>
            <w:gridSpan w:val="2"/>
            <w:tcPrChange w:id="2878" w:author="2" w:date="2021-08-31T10:55:00Z">
              <w:tcPr>
                <w:tcW w:w="547" w:type="dxa"/>
              </w:tcPr>
            </w:tcPrChange>
          </w:tcPr>
          <w:p w14:paraId="3AC1801D" w14:textId="57014EA4" w:rsidR="00450F2B" w:rsidRPr="00450F2B" w:rsidRDefault="00C4546B" w:rsidP="00450F2B">
            <w:pPr>
              <w:tabs>
                <w:tab w:val="left" w:pos="600"/>
                <w:tab w:val="left" w:pos="851"/>
              </w:tabs>
              <w:ind w:right="34" w:firstLine="142"/>
              <w:rPr>
                <w:rFonts w:ascii="Times New Roman" w:hAnsi="Times New Roman" w:cs="Times New Roman"/>
                <w:sz w:val="24"/>
                <w:szCs w:val="24"/>
              </w:rPr>
            </w:pPr>
            <w:ins w:id="2879" w:author="2" w:date="2021-08-31T10:55:00Z">
              <w:r>
                <w:rPr>
                  <w:rFonts w:ascii="Times New Roman" w:hAnsi="Times New Roman" w:cs="Times New Roman"/>
                  <w:sz w:val="24"/>
                  <w:szCs w:val="24"/>
                </w:rPr>
                <w:t>1</w:t>
              </w:r>
            </w:ins>
          </w:p>
        </w:tc>
      </w:tr>
      <w:tr w:rsidR="00450F2B" w:rsidRPr="00450F2B" w14:paraId="3A147802" w14:textId="77777777" w:rsidTr="00911EF6">
        <w:tc>
          <w:tcPr>
            <w:tcW w:w="846" w:type="dxa"/>
            <w:tcPrChange w:id="2880" w:author="2" w:date="2021-08-31T10:55:00Z">
              <w:tcPr>
                <w:tcW w:w="846" w:type="dxa"/>
              </w:tcPr>
            </w:tcPrChange>
          </w:tcPr>
          <w:p w14:paraId="2D66EB2B" w14:textId="77777777" w:rsidR="00450F2B" w:rsidRPr="00450F2B" w:rsidRDefault="00450F2B" w:rsidP="00450F2B">
            <w:pPr>
              <w:spacing w:after="120"/>
              <w:rPr>
                <w:rFonts w:ascii="Times New Roman" w:hAnsi="Times New Roman" w:cs="Times New Roman"/>
                <w:sz w:val="24"/>
                <w:szCs w:val="24"/>
              </w:rPr>
            </w:pPr>
          </w:p>
        </w:tc>
        <w:tc>
          <w:tcPr>
            <w:tcW w:w="1843" w:type="dxa"/>
            <w:tcPrChange w:id="2881" w:author="2" w:date="2021-08-31T10:55:00Z">
              <w:tcPr>
                <w:tcW w:w="1843" w:type="dxa"/>
              </w:tcPr>
            </w:tcPrChange>
          </w:tcPr>
          <w:p w14:paraId="6058A98F" w14:textId="77777777" w:rsidR="00450F2B" w:rsidRPr="00247CE1" w:rsidRDefault="00450F2B" w:rsidP="00450F2B">
            <w:pPr>
              <w:spacing w:after="120"/>
              <w:rPr>
                <w:rFonts w:ascii="Times New Roman" w:hAnsi="Times New Roman" w:cs="Times New Roman"/>
                <w:b/>
                <w:sz w:val="20"/>
                <w:szCs w:val="20"/>
              </w:rPr>
            </w:pPr>
          </w:p>
        </w:tc>
        <w:tc>
          <w:tcPr>
            <w:tcW w:w="425" w:type="dxa"/>
            <w:tcPrChange w:id="2882" w:author="2" w:date="2021-08-31T10:55:00Z">
              <w:tcPr>
                <w:tcW w:w="425" w:type="dxa"/>
              </w:tcPr>
            </w:tcPrChange>
          </w:tcPr>
          <w:p w14:paraId="446DC417" w14:textId="77777777" w:rsidR="00450F2B" w:rsidRPr="00450F2B" w:rsidRDefault="00450F2B" w:rsidP="00450F2B">
            <w:pPr>
              <w:spacing w:after="120"/>
              <w:rPr>
                <w:rFonts w:ascii="Times New Roman" w:hAnsi="Times New Roman" w:cs="Times New Roman"/>
                <w:sz w:val="24"/>
                <w:szCs w:val="24"/>
              </w:rPr>
            </w:pPr>
          </w:p>
        </w:tc>
        <w:tc>
          <w:tcPr>
            <w:tcW w:w="392" w:type="dxa"/>
            <w:tcPrChange w:id="2883" w:author="2" w:date="2021-08-31T10:55:00Z">
              <w:tcPr>
                <w:tcW w:w="392" w:type="dxa"/>
              </w:tcPr>
            </w:tcPrChange>
          </w:tcPr>
          <w:p w14:paraId="42088AD6" w14:textId="77777777" w:rsidR="00450F2B" w:rsidRPr="00450F2B" w:rsidRDefault="00450F2B" w:rsidP="00450F2B">
            <w:pPr>
              <w:spacing w:after="120"/>
              <w:rPr>
                <w:rFonts w:ascii="Times New Roman" w:hAnsi="Times New Roman" w:cs="Times New Roman"/>
                <w:sz w:val="24"/>
                <w:szCs w:val="24"/>
              </w:rPr>
            </w:pPr>
          </w:p>
        </w:tc>
        <w:tc>
          <w:tcPr>
            <w:tcW w:w="553" w:type="dxa"/>
            <w:tcPrChange w:id="2884" w:author="2" w:date="2021-08-31T10:55:00Z">
              <w:tcPr>
                <w:tcW w:w="553" w:type="dxa"/>
              </w:tcPr>
            </w:tcPrChange>
          </w:tcPr>
          <w:p w14:paraId="5CC2FD78" w14:textId="050CCA6B"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2885" w:author="2" w:date="2021-08-31T10:55:00Z">
              <w:tcPr>
                <w:tcW w:w="6001" w:type="dxa"/>
              </w:tcPr>
            </w:tcPrChange>
          </w:tcPr>
          <w:p w14:paraId="3F82DA9B" w14:textId="1BCD1989" w:rsidR="00450F2B" w:rsidRPr="00450F2B" w:rsidRDefault="00450F2B" w:rsidP="00450F2B">
            <w:pPr>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Определить расстояние между вторым и пятым гребнями волны, если длина волны равна 0,6 м.</w:t>
            </w:r>
          </w:p>
        </w:tc>
        <w:tc>
          <w:tcPr>
            <w:tcW w:w="4961" w:type="dxa"/>
            <w:gridSpan w:val="2"/>
            <w:tcPrChange w:id="2886" w:author="2" w:date="2021-08-31T10:55:00Z">
              <w:tcPr>
                <w:tcW w:w="4839" w:type="dxa"/>
              </w:tcPr>
            </w:tcPrChange>
          </w:tcPr>
          <w:p w14:paraId="6832D46C" w14:textId="77777777" w:rsidR="00450F2B" w:rsidRPr="006F33AA" w:rsidRDefault="00C4546B" w:rsidP="00C4546B">
            <w:pPr>
              <w:pStyle w:val="a4"/>
              <w:numPr>
                <w:ilvl w:val="0"/>
                <w:numId w:val="264"/>
              </w:numPr>
              <w:spacing w:after="0" w:line="273" w:lineRule="exact"/>
              <w:ind w:right="20"/>
              <w:rPr>
                <w:ins w:id="2887" w:author="2" w:date="2021-08-31T10:55:00Z"/>
                <w:rFonts w:ascii="Times New Roman" w:eastAsia="Century Schoolbook" w:hAnsi="Times New Roman" w:cs="Times New Roman"/>
                <w:color w:val="000000"/>
                <w:sz w:val="20"/>
                <w:szCs w:val="20"/>
                <w:lang w:eastAsia="ru-RU"/>
              </w:rPr>
            </w:pPr>
            <w:ins w:id="2888" w:author="2" w:date="2021-08-31T10:55:00Z">
              <w:r w:rsidRPr="006F33AA">
                <w:rPr>
                  <w:rFonts w:ascii="Times New Roman" w:eastAsia="Century Schoolbook" w:hAnsi="Times New Roman" w:cs="Times New Roman"/>
                  <w:color w:val="000000"/>
                  <w:sz w:val="20"/>
                  <w:szCs w:val="20"/>
                  <w:lang w:eastAsia="ru-RU"/>
                </w:rPr>
                <w:t>1,8м</w:t>
              </w:r>
            </w:ins>
          </w:p>
          <w:p w14:paraId="010C3431" w14:textId="77777777" w:rsidR="00C4546B" w:rsidRPr="006F33AA" w:rsidRDefault="00C4546B" w:rsidP="00C4546B">
            <w:pPr>
              <w:pStyle w:val="a4"/>
              <w:numPr>
                <w:ilvl w:val="0"/>
                <w:numId w:val="264"/>
              </w:numPr>
              <w:spacing w:after="0" w:line="273" w:lineRule="exact"/>
              <w:ind w:right="20"/>
              <w:rPr>
                <w:ins w:id="2889" w:author="2" w:date="2021-08-31T10:55:00Z"/>
                <w:rFonts w:ascii="Times New Roman" w:eastAsia="Century Schoolbook" w:hAnsi="Times New Roman" w:cs="Times New Roman"/>
                <w:color w:val="000000"/>
                <w:sz w:val="20"/>
                <w:szCs w:val="20"/>
                <w:lang w:eastAsia="ru-RU"/>
              </w:rPr>
            </w:pPr>
            <w:ins w:id="2890" w:author="2" w:date="2021-08-31T10:55:00Z">
              <w:r w:rsidRPr="006F33AA">
                <w:rPr>
                  <w:rFonts w:ascii="Times New Roman" w:eastAsia="Century Schoolbook" w:hAnsi="Times New Roman" w:cs="Times New Roman"/>
                  <w:color w:val="000000"/>
                  <w:sz w:val="20"/>
                  <w:szCs w:val="20"/>
                  <w:lang w:eastAsia="ru-RU"/>
                </w:rPr>
                <w:t>1,2м</w:t>
              </w:r>
            </w:ins>
          </w:p>
          <w:p w14:paraId="4C3AE011" w14:textId="77777777" w:rsidR="00C4546B" w:rsidRPr="006F33AA" w:rsidRDefault="00C4546B" w:rsidP="00C4546B">
            <w:pPr>
              <w:pStyle w:val="a4"/>
              <w:numPr>
                <w:ilvl w:val="0"/>
                <w:numId w:val="264"/>
              </w:numPr>
              <w:spacing w:after="0" w:line="273" w:lineRule="exact"/>
              <w:ind w:right="20"/>
              <w:rPr>
                <w:ins w:id="2891" w:author="2" w:date="2021-08-31T10:55:00Z"/>
                <w:rFonts w:ascii="Times New Roman" w:eastAsia="Century Schoolbook" w:hAnsi="Times New Roman" w:cs="Times New Roman"/>
                <w:color w:val="000000"/>
                <w:sz w:val="20"/>
                <w:szCs w:val="20"/>
                <w:lang w:eastAsia="ru-RU"/>
              </w:rPr>
            </w:pPr>
            <w:ins w:id="2892" w:author="2" w:date="2021-08-31T10:55:00Z">
              <w:r w:rsidRPr="006F33AA">
                <w:rPr>
                  <w:rFonts w:ascii="Times New Roman" w:eastAsia="Century Schoolbook" w:hAnsi="Times New Roman" w:cs="Times New Roman"/>
                  <w:color w:val="000000"/>
                  <w:sz w:val="20"/>
                  <w:szCs w:val="20"/>
                  <w:lang w:eastAsia="ru-RU"/>
                </w:rPr>
                <w:t>3м</w:t>
              </w:r>
            </w:ins>
          </w:p>
          <w:p w14:paraId="1A09495F" w14:textId="09B2C2B9" w:rsidR="00450F2B" w:rsidRPr="00450F2B" w:rsidRDefault="00C4546B" w:rsidP="00C4546B">
            <w:pPr>
              <w:pStyle w:val="a4"/>
              <w:numPr>
                <w:ilvl w:val="0"/>
                <w:numId w:val="264"/>
              </w:numPr>
              <w:spacing w:after="0" w:line="273" w:lineRule="exact"/>
              <w:ind w:right="20"/>
              <w:rPr>
                <w:rFonts w:ascii="Times New Roman" w:eastAsia="Century Schoolbook" w:hAnsi="Times New Roman" w:cs="Times New Roman"/>
                <w:color w:val="000000"/>
                <w:sz w:val="20"/>
                <w:szCs w:val="20"/>
                <w:lang w:eastAsia="ru-RU"/>
              </w:rPr>
              <w:pPrChange w:id="2893" w:author="2" w:date="2021-08-31T10:55:00Z">
                <w:pPr>
                  <w:pStyle w:val="a4"/>
                  <w:framePr w:hSpace="180" w:wrap="around" w:hAnchor="margin" w:y="665"/>
                  <w:spacing w:after="0" w:line="273" w:lineRule="exact"/>
                  <w:ind w:left="346" w:right="20" w:firstLine="142"/>
                </w:pPr>
              </w:pPrChange>
            </w:pPr>
            <w:ins w:id="2894" w:author="2" w:date="2021-08-31T10:55:00Z">
              <w:r w:rsidRPr="006F33AA">
                <w:rPr>
                  <w:rFonts w:ascii="Times New Roman" w:eastAsia="Century Schoolbook" w:hAnsi="Times New Roman" w:cs="Times New Roman"/>
                  <w:color w:val="000000"/>
                  <w:sz w:val="20"/>
                  <w:szCs w:val="20"/>
                  <w:lang w:eastAsia="ru-RU"/>
                </w:rPr>
                <w:t>2,4м</w:t>
              </w:r>
            </w:ins>
          </w:p>
        </w:tc>
        <w:tc>
          <w:tcPr>
            <w:tcW w:w="567" w:type="dxa"/>
            <w:gridSpan w:val="2"/>
            <w:tcPrChange w:id="2895" w:author="2" w:date="2021-08-31T10:55:00Z">
              <w:tcPr>
                <w:tcW w:w="547" w:type="dxa"/>
              </w:tcPr>
            </w:tcPrChange>
          </w:tcPr>
          <w:p w14:paraId="71508BEA" w14:textId="29E4EA48" w:rsidR="00450F2B" w:rsidRPr="00450F2B" w:rsidRDefault="00C4546B" w:rsidP="00450F2B">
            <w:pPr>
              <w:tabs>
                <w:tab w:val="left" w:pos="600"/>
                <w:tab w:val="left" w:pos="851"/>
              </w:tabs>
              <w:ind w:right="34" w:firstLine="142"/>
              <w:rPr>
                <w:rFonts w:ascii="Times New Roman" w:hAnsi="Times New Roman" w:cs="Times New Roman"/>
                <w:sz w:val="24"/>
                <w:szCs w:val="24"/>
              </w:rPr>
            </w:pPr>
            <w:ins w:id="2896" w:author="2" w:date="2021-08-31T10:55:00Z">
              <w:r>
                <w:rPr>
                  <w:rFonts w:ascii="Times New Roman" w:hAnsi="Times New Roman" w:cs="Times New Roman"/>
                  <w:sz w:val="24"/>
                  <w:szCs w:val="24"/>
                </w:rPr>
                <w:t>1</w:t>
              </w:r>
            </w:ins>
          </w:p>
        </w:tc>
      </w:tr>
      <w:tr w:rsidR="00450F2B" w:rsidRPr="00450F2B" w14:paraId="3CCF540A" w14:textId="77777777" w:rsidTr="00911EF6">
        <w:tc>
          <w:tcPr>
            <w:tcW w:w="846" w:type="dxa"/>
            <w:tcPrChange w:id="2897" w:author="2" w:date="2021-08-31T10:55:00Z">
              <w:tcPr>
                <w:tcW w:w="846" w:type="dxa"/>
              </w:tcPr>
            </w:tcPrChange>
          </w:tcPr>
          <w:p w14:paraId="6247D17C" w14:textId="77777777" w:rsidR="00450F2B" w:rsidRPr="00450F2B" w:rsidRDefault="00450F2B" w:rsidP="00450F2B">
            <w:pPr>
              <w:spacing w:after="120"/>
              <w:rPr>
                <w:rFonts w:ascii="Times New Roman" w:hAnsi="Times New Roman" w:cs="Times New Roman"/>
                <w:sz w:val="24"/>
                <w:szCs w:val="24"/>
              </w:rPr>
            </w:pPr>
          </w:p>
        </w:tc>
        <w:tc>
          <w:tcPr>
            <w:tcW w:w="1843" w:type="dxa"/>
            <w:tcPrChange w:id="2898" w:author="2" w:date="2021-08-31T10:55:00Z">
              <w:tcPr>
                <w:tcW w:w="1843" w:type="dxa"/>
              </w:tcPr>
            </w:tcPrChange>
          </w:tcPr>
          <w:p w14:paraId="783C7D00" w14:textId="77777777" w:rsidR="00450F2B" w:rsidRPr="00247CE1" w:rsidRDefault="00450F2B" w:rsidP="00450F2B">
            <w:pPr>
              <w:spacing w:after="120"/>
              <w:rPr>
                <w:rFonts w:ascii="Times New Roman" w:hAnsi="Times New Roman" w:cs="Times New Roman"/>
                <w:b/>
                <w:sz w:val="20"/>
                <w:szCs w:val="20"/>
              </w:rPr>
            </w:pPr>
          </w:p>
        </w:tc>
        <w:tc>
          <w:tcPr>
            <w:tcW w:w="425" w:type="dxa"/>
            <w:tcPrChange w:id="2899" w:author="2" w:date="2021-08-31T10:55:00Z">
              <w:tcPr>
                <w:tcW w:w="425" w:type="dxa"/>
              </w:tcPr>
            </w:tcPrChange>
          </w:tcPr>
          <w:p w14:paraId="43946BFA" w14:textId="77777777" w:rsidR="00450F2B" w:rsidRPr="00450F2B" w:rsidRDefault="00450F2B" w:rsidP="00450F2B">
            <w:pPr>
              <w:spacing w:after="120"/>
              <w:rPr>
                <w:rFonts w:ascii="Times New Roman" w:hAnsi="Times New Roman" w:cs="Times New Roman"/>
                <w:sz w:val="24"/>
                <w:szCs w:val="24"/>
              </w:rPr>
            </w:pPr>
          </w:p>
        </w:tc>
        <w:tc>
          <w:tcPr>
            <w:tcW w:w="392" w:type="dxa"/>
            <w:tcPrChange w:id="2900" w:author="2" w:date="2021-08-31T10:55:00Z">
              <w:tcPr>
                <w:tcW w:w="392" w:type="dxa"/>
              </w:tcPr>
            </w:tcPrChange>
          </w:tcPr>
          <w:p w14:paraId="2FFF1CC7" w14:textId="77777777" w:rsidR="00450F2B" w:rsidRPr="00450F2B" w:rsidRDefault="00450F2B" w:rsidP="00450F2B">
            <w:pPr>
              <w:spacing w:after="120"/>
              <w:rPr>
                <w:rFonts w:ascii="Times New Roman" w:hAnsi="Times New Roman" w:cs="Times New Roman"/>
                <w:sz w:val="24"/>
                <w:szCs w:val="24"/>
              </w:rPr>
            </w:pPr>
          </w:p>
        </w:tc>
        <w:tc>
          <w:tcPr>
            <w:tcW w:w="553" w:type="dxa"/>
            <w:tcPrChange w:id="2901" w:author="2" w:date="2021-08-31T10:55:00Z">
              <w:tcPr>
                <w:tcW w:w="553" w:type="dxa"/>
              </w:tcPr>
            </w:tcPrChange>
          </w:tcPr>
          <w:p w14:paraId="68FFD8A8" w14:textId="56BE1701"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2902" w:author="2" w:date="2021-08-31T10:55:00Z">
              <w:tcPr>
                <w:tcW w:w="6001" w:type="dxa"/>
              </w:tcPr>
            </w:tcPrChange>
          </w:tcPr>
          <w:p w14:paraId="3A27811E" w14:textId="0A5B0BB3" w:rsidR="00450F2B" w:rsidRPr="00450F2B" w:rsidRDefault="00450F2B" w:rsidP="00450F2B">
            <w:pPr>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Период колебания частиц воды равен 2 с, а расстояние между смежными гребнями волн 6 м. Определить скорость распространения этих волн.</w:t>
            </w:r>
          </w:p>
        </w:tc>
        <w:tc>
          <w:tcPr>
            <w:tcW w:w="4961" w:type="dxa"/>
            <w:gridSpan w:val="2"/>
            <w:tcPrChange w:id="2903" w:author="2" w:date="2021-08-31T10:55:00Z">
              <w:tcPr>
                <w:tcW w:w="4839" w:type="dxa"/>
              </w:tcPr>
            </w:tcPrChange>
          </w:tcPr>
          <w:p w14:paraId="4DFC930A" w14:textId="77777777" w:rsidR="00450F2B" w:rsidRPr="006F33AA" w:rsidRDefault="00BA4F17" w:rsidP="00BA4F17">
            <w:pPr>
              <w:pStyle w:val="a4"/>
              <w:numPr>
                <w:ilvl w:val="0"/>
                <w:numId w:val="265"/>
              </w:numPr>
              <w:spacing w:after="0" w:line="273" w:lineRule="exact"/>
              <w:ind w:right="20"/>
              <w:rPr>
                <w:ins w:id="2904" w:author="2" w:date="2021-08-31T10:55:00Z"/>
                <w:rFonts w:ascii="Times New Roman" w:eastAsia="Century Schoolbook" w:hAnsi="Times New Roman" w:cs="Times New Roman"/>
                <w:color w:val="000000"/>
                <w:sz w:val="20"/>
                <w:szCs w:val="20"/>
                <w:lang w:eastAsia="ru-RU"/>
              </w:rPr>
            </w:pPr>
            <w:ins w:id="2905" w:author="2" w:date="2021-08-31T10:55:00Z">
              <w:r w:rsidRPr="006F33AA">
                <w:rPr>
                  <w:rFonts w:ascii="Times New Roman" w:eastAsia="Century Schoolbook" w:hAnsi="Times New Roman" w:cs="Times New Roman"/>
                  <w:color w:val="000000"/>
                  <w:sz w:val="20"/>
                  <w:szCs w:val="20"/>
                  <w:lang w:eastAsia="ru-RU"/>
                </w:rPr>
                <w:t>3 м/с</w:t>
              </w:r>
            </w:ins>
          </w:p>
          <w:p w14:paraId="6DA1BA07" w14:textId="77777777" w:rsidR="00BA4F17" w:rsidRPr="006F33AA" w:rsidRDefault="00BA4F17" w:rsidP="00BA4F17">
            <w:pPr>
              <w:pStyle w:val="a4"/>
              <w:numPr>
                <w:ilvl w:val="0"/>
                <w:numId w:val="265"/>
              </w:numPr>
              <w:spacing w:after="0" w:line="273" w:lineRule="exact"/>
              <w:ind w:right="20"/>
              <w:rPr>
                <w:ins w:id="2906" w:author="2" w:date="2021-08-31T10:55:00Z"/>
                <w:rFonts w:ascii="Times New Roman" w:eastAsia="Century Schoolbook" w:hAnsi="Times New Roman" w:cs="Times New Roman"/>
                <w:color w:val="000000"/>
                <w:sz w:val="20"/>
                <w:szCs w:val="20"/>
                <w:lang w:eastAsia="ru-RU"/>
              </w:rPr>
            </w:pPr>
            <w:ins w:id="2907" w:author="2" w:date="2021-08-31T10:55:00Z">
              <w:r w:rsidRPr="006F33AA">
                <w:rPr>
                  <w:rFonts w:ascii="Times New Roman" w:eastAsia="Century Schoolbook" w:hAnsi="Times New Roman" w:cs="Times New Roman"/>
                  <w:color w:val="000000"/>
                  <w:sz w:val="20"/>
                  <w:szCs w:val="20"/>
                  <w:lang w:eastAsia="ru-RU"/>
                </w:rPr>
                <w:t>4 м/с</w:t>
              </w:r>
            </w:ins>
          </w:p>
          <w:p w14:paraId="706A7EC0" w14:textId="77777777" w:rsidR="00BA4F17" w:rsidRPr="006F33AA" w:rsidRDefault="00BA4F17" w:rsidP="00BA4F17">
            <w:pPr>
              <w:pStyle w:val="a4"/>
              <w:numPr>
                <w:ilvl w:val="0"/>
                <w:numId w:val="265"/>
              </w:numPr>
              <w:spacing w:after="0" w:line="273" w:lineRule="exact"/>
              <w:ind w:right="20"/>
              <w:rPr>
                <w:ins w:id="2908" w:author="2" w:date="2021-08-31T10:55:00Z"/>
                <w:rFonts w:ascii="Times New Roman" w:eastAsia="Century Schoolbook" w:hAnsi="Times New Roman" w:cs="Times New Roman"/>
                <w:color w:val="000000"/>
                <w:sz w:val="20"/>
                <w:szCs w:val="20"/>
                <w:lang w:eastAsia="ru-RU"/>
              </w:rPr>
            </w:pPr>
            <w:ins w:id="2909" w:author="2" w:date="2021-08-31T10:55:00Z">
              <w:r w:rsidRPr="006F33AA">
                <w:rPr>
                  <w:rFonts w:ascii="Times New Roman" w:eastAsia="Century Schoolbook" w:hAnsi="Times New Roman" w:cs="Times New Roman"/>
                  <w:color w:val="000000"/>
                  <w:sz w:val="20"/>
                  <w:szCs w:val="20"/>
                  <w:lang w:eastAsia="ru-RU"/>
                </w:rPr>
                <w:t>6 м/с</w:t>
              </w:r>
            </w:ins>
          </w:p>
          <w:p w14:paraId="18913ECE" w14:textId="408D6E48" w:rsidR="00450F2B" w:rsidRPr="00450F2B" w:rsidRDefault="00BA4F17" w:rsidP="00BA4F17">
            <w:pPr>
              <w:pStyle w:val="a4"/>
              <w:numPr>
                <w:ilvl w:val="0"/>
                <w:numId w:val="265"/>
              </w:numPr>
              <w:spacing w:after="0" w:line="273" w:lineRule="exact"/>
              <w:ind w:right="20"/>
              <w:rPr>
                <w:rFonts w:ascii="Times New Roman" w:eastAsia="Century Schoolbook" w:hAnsi="Times New Roman" w:cs="Times New Roman"/>
                <w:color w:val="000000"/>
                <w:sz w:val="20"/>
                <w:szCs w:val="20"/>
                <w:lang w:eastAsia="ru-RU"/>
              </w:rPr>
              <w:pPrChange w:id="2910" w:author="2" w:date="2021-08-31T10:55:00Z">
                <w:pPr>
                  <w:pStyle w:val="a4"/>
                  <w:framePr w:hSpace="180" w:wrap="around" w:hAnchor="margin" w:y="665"/>
                  <w:spacing w:after="0" w:line="273" w:lineRule="exact"/>
                  <w:ind w:left="346" w:right="20" w:firstLine="142"/>
                </w:pPr>
              </w:pPrChange>
            </w:pPr>
            <w:ins w:id="2911" w:author="2" w:date="2021-08-31T10:55:00Z">
              <w:r w:rsidRPr="006F33AA">
                <w:rPr>
                  <w:rFonts w:ascii="Times New Roman" w:eastAsia="Century Schoolbook" w:hAnsi="Times New Roman" w:cs="Times New Roman"/>
                  <w:color w:val="000000"/>
                  <w:sz w:val="20"/>
                  <w:szCs w:val="20"/>
                  <w:lang w:eastAsia="ru-RU"/>
                </w:rPr>
                <w:t>2м/с</w:t>
              </w:r>
            </w:ins>
          </w:p>
        </w:tc>
        <w:tc>
          <w:tcPr>
            <w:tcW w:w="567" w:type="dxa"/>
            <w:gridSpan w:val="2"/>
            <w:tcPrChange w:id="2912" w:author="2" w:date="2021-08-31T10:55:00Z">
              <w:tcPr>
                <w:tcW w:w="547" w:type="dxa"/>
              </w:tcPr>
            </w:tcPrChange>
          </w:tcPr>
          <w:p w14:paraId="172335B0" w14:textId="0CCC949B" w:rsidR="00450F2B" w:rsidRPr="00450F2B" w:rsidRDefault="00BA4F17" w:rsidP="00450F2B">
            <w:pPr>
              <w:tabs>
                <w:tab w:val="left" w:pos="600"/>
                <w:tab w:val="left" w:pos="851"/>
              </w:tabs>
              <w:ind w:right="34" w:firstLine="142"/>
              <w:rPr>
                <w:rFonts w:ascii="Times New Roman" w:hAnsi="Times New Roman" w:cs="Times New Roman"/>
                <w:sz w:val="24"/>
                <w:szCs w:val="24"/>
              </w:rPr>
            </w:pPr>
            <w:ins w:id="2913" w:author="2" w:date="2021-08-31T10:55:00Z">
              <w:r>
                <w:rPr>
                  <w:rFonts w:ascii="Times New Roman" w:hAnsi="Times New Roman" w:cs="Times New Roman"/>
                  <w:sz w:val="24"/>
                  <w:szCs w:val="24"/>
                </w:rPr>
                <w:t>1</w:t>
              </w:r>
            </w:ins>
          </w:p>
        </w:tc>
      </w:tr>
      <w:tr w:rsidR="00450F2B" w:rsidRPr="00450F2B" w14:paraId="22F87845" w14:textId="77777777" w:rsidTr="00911EF6">
        <w:tc>
          <w:tcPr>
            <w:tcW w:w="846" w:type="dxa"/>
            <w:tcPrChange w:id="2914" w:author="2" w:date="2021-08-31T10:55:00Z">
              <w:tcPr>
                <w:tcW w:w="846" w:type="dxa"/>
              </w:tcPr>
            </w:tcPrChange>
          </w:tcPr>
          <w:p w14:paraId="5D810CAA" w14:textId="77777777" w:rsidR="00450F2B" w:rsidRPr="00450F2B" w:rsidRDefault="00450F2B" w:rsidP="00450F2B">
            <w:pPr>
              <w:spacing w:after="120"/>
              <w:rPr>
                <w:rFonts w:ascii="Times New Roman" w:hAnsi="Times New Roman" w:cs="Times New Roman"/>
                <w:sz w:val="24"/>
                <w:szCs w:val="24"/>
              </w:rPr>
            </w:pPr>
          </w:p>
        </w:tc>
        <w:tc>
          <w:tcPr>
            <w:tcW w:w="1843" w:type="dxa"/>
            <w:tcPrChange w:id="2915" w:author="2" w:date="2021-08-31T10:55:00Z">
              <w:tcPr>
                <w:tcW w:w="1843" w:type="dxa"/>
              </w:tcPr>
            </w:tcPrChange>
          </w:tcPr>
          <w:p w14:paraId="3ACFBAFD" w14:textId="77777777" w:rsidR="00450F2B" w:rsidRPr="00247CE1" w:rsidRDefault="00450F2B" w:rsidP="00450F2B">
            <w:pPr>
              <w:spacing w:after="120"/>
              <w:rPr>
                <w:rFonts w:ascii="Times New Roman" w:hAnsi="Times New Roman" w:cs="Times New Roman"/>
                <w:b/>
                <w:sz w:val="20"/>
                <w:szCs w:val="20"/>
              </w:rPr>
            </w:pPr>
          </w:p>
        </w:tc>
        <w:tc>
          <w:tcPr>
            <w:tcW w:w="425" w:type="dxa"/>
            <w:tcPrChange w:id="2916" w:author="2" w:date="2021-08-31T10:55:00Z">
              <w:tcPr>
                <w:tcW w:w="425" w:type="dxa"/>
              </w:tcPr>
            </w:tcPrChange>
          </w:tcPr>
          <w:p w14:paraId="4E453E99" w14:textId="77777777" w:rsidR="00450F2B" w:rsidRPr="00450F2B" w:rsidRDefault="00450F2B" w:rsidP="00450F2B">
            <w:pPr>
              <w:spacing w:after="120"/>
              <w:rPr>
                <w:rFonts w:ascii="Times New Roman" w:hAnsi="Times New Roman" w:cs="Times New Roman"/>
                <w:sz w:val="24"/>
                <w:szCs w:val="24"/>
              </w:rPr>
            </w:pPr>
          </w:p>
        </w:tc>
        <w:tc>
          <w:tcPr>
            <w:tcW w:w="392" w:type="dxa"/>
            <w:tcPrChange w:id="2917" w:author="2" w:date="2021-08-31T10:55:00Z">
              <w:tcPr>
                <w:tcW w:w="392" w:type="dxa"/>
              </w:tcPr>
            </w:tcPrChange>
          </w:tcPr>
          <w:p w14:paraId="517F4062" w14:textId="77777777" w:rsidR="00450F2B" w:rsidRPr="00450F2B" w:rsidRDefault="00450F2B" w:rsidP="00450F2B">
            <w:pPr>
              <w:spacing w:after="120"/>
              <w:rPr>
                <w:rFonts w:ascii="Times New Roman" w:hAnsi="Times New Roman" w:cs="Times New Roman"/>
                <w:sz w:val="24"/>
                <w:szCs w:val="24"/>
              </w:rPr>
            </w:pPr>
          </w:p>
        </w:tc>
        <w:tc>
          <w:tcPr>
            <w:tcW w:w="553" w:type="dxa"/>
            <w:tcPrChange w:id="2918" w:author="2" w:date="2021-08-31T10:55:00Z">
              <w:tcPr>
                <w:tcW w:w="553" w:type="dxa"/>
              </w:tcPr>
            </w:tcPrChange>
          </w:tcPr>
          <w:p w14:paraId="19D5D069" w14:textId="5585662C"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2919" w:author="2" w:date="2021-08-31T10:55:00Z">
              <w:tcPr>
                <w:tcW w:w="6001" w:type="dxa"/>
              </w:tcPr>
            </w:tcPrChange>
          </w:tcPr>
          <w:p w14:paraId="3AA919B2" w14:textId="6A6BB75C" w:rsidR="00450F2B" w:rsidRPr="00450F2B" w:rsidRDefault="00450F2B" w:rsidP="00450F2B">
            <w:pPr>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Мимо неподвижного наблюдателя прошло 6 гребней волн за 20 с, начиная с первого. Каковы длина волны и период колебаний, если скорость волн 2 м/с?</w:t>
            </w:r>
          </w:p>
        </w:tc>
        <w:tc>
          <w:tcPr>
            <w:tcW w:w="4961" w:type="dxa"/>
            <w:gridSpan w:val="2"/>
            <w:tcPrChange w:id="2920" w:author="2" w:date="2021-08-31T10:55:00Z">
              <w:tcPr>
                <w:tcW w:w="4839" w:type="dxa"/>
              </w:tcPr>
            </w:tcPrChange>
          </w:tcPr>
          <w:p w14:paraId="1F6DA69F" w14:textId="77777777" w:rsidR="00450F2B" w:rsidRPr="006F33AA" w:rsidRDefault="00BA4F17" w:rsidP="00BA4F17">
            <w:pPr>
              <w:pStyle w:val="a4"/>
              <w:numPr>
                <w:ilvl w:val="0"/>
                <w:numId w:val="266"/>
              </w:numPr>
              <w:spacing w:after="0" w:line="273" w:lineRule="exact"/>
              <w:ind w:right="20"/>
              <w:rPr>
                <w:ins w:id="2921" w:author="2" w:date="2021-08-31T10:55:00Z"/>
                <w:rFonts w:ascii="Times New Roman" w:eastAsia="Century Schoolbook" w:hAnsi="Times New Roman" w:cs="Times New Roman"/>
                <w:color w:val="000000"/>
                <w:sz w:val="20"/>
                <w:szCs w:val="20"/>
                <w:lang w:eastAsia="ru-RU"/>
              </w:rPr>
            </w:pPr>
            <w:ins w:id="2922" w:author="2" w:date="2021-08-31T10:55:00Z">
              <w:r w:rsidRPr="006F33AA">
                <w:rPr>
                  <w:rFonts w:ascii="Times New Roman" w:eastAsia="Century Schoolbook" w:hAnsi="Times New Roman" w:cs="Times New Roman"/>
                  <w:color w:val="000000"/>
                  <w:sz w:val="20"/>
                  <w:szCs w:val="20"/>
                  <w:lang w:eastAsia="ru-RU"/>
                </w:rPr>
                <w:t>8м; 4с</w:t>
              </w:r>
            </w:ins>
          </w:p>
          <w:p w14:paraId="4C9DF0F6" w14:textId="77777777" w:rsidR="00BA4F17" w:rsidRPr="006F33AA" w:rsidRDefault="00BA4F17" w:rsidP="00BA4F17">
            <w:pPr>
              <w:pStyle w:val="a4"/>
              <w:numPr>
                <w:ilvl w:val="0"/>
                <w:numId w:val="266"/>
              </w:numPr>
              <w:spacing w:after="0" w:line="273" w:lineRule="exact"/>
              <w:ind w:right="20"/>
              <w:rPr>
                <w:ins w:id="2923" w:author="2" w:date="2021-08-31T10:55:00Z"/>
                <w:rFonts w:ascii="Times New Roman" w:eastAsia="Century Schoolbook" w:hAnsi="Times New Roman" w:cs="Times New Roman"/>
                <w:color w:val="000000"/>
                <w:sz w:val="20"/>
                <w:szCs w:val="20"/>
                <w:lang w:eastAsia="ru-RU"/>
              </w:rPr>
            </w:pPr>
            <w:ins w:id="2924" w:author="2" w:date="2021-08-31T10:55:00Z">
              <w:r w:rsidRPr="006F33AA">
                <w:rPr>
                  <w:rFonts w:ascii="Times New Roman" w:eastAsia="Century Schoolbook" w:hAnsi="Times New Roman" w:cs="Times New Roman"/>
                  <w:color w:val="000000"/>
                  <w:sz w:val="20"/>
                  <w:szCs w:val="20"/>
                  <w:lang w:eastAsia="ru-RU"/>
                </w:rPr>
                <w:t>40м; 6с</w:t>
              </w:r>
            </w:ins>
          </w:p>
          <w:p w14:paraId="6231E6FB" w14:textId="77777777" w:rsidR="00BA4F17" w:rsidRPr="006F33AA" w:rsidRDefault="00BA4F17" w:rsidP="00BA4F17">
            <w:pPr>
              <w:pStyle w:val="a4"/>
              <w:numPr>
                <w:ilvl w:val="0"/>
                <w:numId w:val="266"/>
              </w:numPr>
              <w:spacing w:after="0" w:line="273" w:lineRule="exact"/>
              <w:ind w:right="20"/>
              <w:rPr>
                <w:ins w:id="2925" w:author="2" w:date="2021-08-31T10:55:00Z"/>
                <w:rFonts w:ascii="Times New Roman" w:eastAsia="Century Schoolbook" w:hAnsi="Times New Roman" w:cs="Times New Roman"/>
                <w:color w:val="000000"/>
                <w:sz w:val="20"/>
                <w:szCs w:val="20"/>
                <w:lang w:eastAsia="ru-RU"/>
              </w:rPr>
            </w:pPr>
            <w:ins w:id="2926" w:author="2" w:date="2021-08-31T10:55:00Z">
              <w:r w:rsidRPr="006F33AA">
                <w:rPr>
                  <w:rFonts w:ascii="Times New Roman" w:eastAsia="Century Schoolbook" w:hAnsi="Times New Roman" w:cs="Times New Roman"/>
                  <w:color w:val="000000"/>
                  <w:sz w:val="20"/>
                  <w:szCs w:val="20"/>
                  <w:lang w:eastAsia="ru-RU"/>
                </w:rPr>
                <w:lastRenderedPageBreak/>
                <w:t>16м; 0,25с</w:t>
              </w:r>
            </w:ins>
          </w:p>
          <w:p w14:paraId="044B9B6F" w14:textId="2F770E51" w:rsidR="00450F2B" w:rsidRPr="00450F2B" w:rsidRDefault="00BA4F17" w:rsidP="00BA4F17">
            <w:pPr>
              <w:pStyle w:val="a4"/>
              <w:numPr>
                <w:ilvl w:val="0"/>
                <w:numId w:val="266"/>
              </w:numPr>
              <w:spacing w:after="0" w:line="273" w:lineRule="exact"/>
              <w:ind w:right="20"/>
              <w:rPr>
                <w:rFonts w:ascii="Times New Roman" w:eastAsia="Century Schoolbook" w:hAnsi="Times New Roman" w:cs="Times New Roman"/>
                <w:color w:val="000000"/>
                <w:sz w:val="20"/>
                <w:szCs w:val="20"/>
                <w:lang w:eastAsia="ru-RU"/>
              </w:rPr>
              <w:pPrChange w:id="2927" w:author="2" w:date="2021-08-31T10:55:00Z">
                <w:pPr>
                  <w:pStyle w:val="a4"/>
                  <w:framePr w:hSpace="180" w:wrap="around" w:hAnchor="margin" w:y="665"/>
                  <w:spacing w:after="0" w:line="273" w:lineRule="exact"/>
                  <w:ind w:left="346" w:right="20" w:firstLine="142"/>
                </w:pPr>
              </w:pPrChange>
            </w:pPr>
            <w:ins w:id="2928" w:author="2" w:date="2021-08-31T10:55:00Z">
              <w:r w:rsidRPr="006F33AA">
                <w:rPr>
                  <w:rFonts w:ascii="Times New Roman" w:eastAsia="Century Schoolbook" w:hAnsi="Times New Roman" w:cs="Times New Roman"/>
                  <w:color w:val="000000"/>
                  <w:sz w:val="20"/>
                  <w:szCs w:val="20"/>
                  <w:lang w:eastAsia="ru-RU"/>
                </w:rPr>
                <w:t>12м; 2с</w:t>
              </w:r>
            </w:ins>
          </w:p>
        </w:tc>
        <w:tc>
          <w:tcPr>
            <w:tcW w:w="567" w:type="dxa"/>
            <w:gridSpan w:val="2"/>
            <w:tcPrChange w:id="2929" w:author="2" w:date="2021-08-31T10:55:00Z">
              <w:tcPr>
                <w:tcW w:w="547" w:type="dxa"/>
              </w:tcPr>
            </w:tcPrChange>
          </w:tcPr>
          <w:p w14:paraId="639695AA" w14:textId="056CF8D2" w:rsidR="00450F2B" w:rsidRPr="00450F2B" w:rsidRDefault="00BA4F17" w:rsidP="00450F2B">
            <w:pPr>
              <w:tabs>
                <w:tab w:val="left" w:pos="600"/>
                <w:tab w:val="left" w:pos="851"/>
              </w:tabs>
              <w:ind w:right="34" w:firstLine="142"/>
              <w:rPr>
                <w:rFonts w:ascii="Times New Roman" w:hAnsi="Times New Roman" w:cs="Times New Roman"/>
                <w:sz w:val="24"/>
                <w:szCs w:val="24"/>
              </w:rPr>
            </w:pPr>
            <w:ins w:id="2930" w:author="2" w:date="2021-08-31T10:55:00Z">
              <w:r>
                <w:rPr>
                  <w:rFonts w:ascii="Times New Roman" w:hAnsi="Times New Roman" w:cs="Times New Roman"/>
                  <w:sz w:val="24"/>
                  <w:szCs w:val="24"/>
                </w:rPr>
                <w:lastRenderedPageBreak/>
                <w:t>1</w:t>
              </w:r>
            </w:ins>
          </w:p>
        </w:tc>
      </w:tr>
      <w:tr w:rsidR="00450F2B" w:rsidRPr="00450F2B" w14:paraId="1159CEC8" w14:textId="77777777" w:rsidTr="00911EF6">
        <w:tc>
          <w:tcPr>
            <w:tcW w:w="846" w:type="dxa"/>
            <w:tcPrChange w:id="2931" w:author="2" w:date="2021-08-31T10:55:00Z">
              <w:tcPr>
                <w:tcW w:w="846" w:type="dxa"/>
              </w:tcPr>
            </w:tcPrChange>
          </w:tcPr>
          <w:p w14:paraId="2A0F55AF" w14:textId="77777777" w:rsidR="00450F2B" w:rsidRPr="00450F2B" w:rsidRDefault="00450F2B" w:rsidP="00450F2B">
            <w:pPr>
              <w:spacing w:after="120"/>
              <w:rPr>
                <w:rFonts w:ascii="Times New Roman" w:hAnsi="Times New Roman" w:cs="Times New Roman"/>
                <w:sz w:val="24"/>
                <w:szCs w:val="24"/>
              </w:rPr>
            </w:pPr>
          </w:p>
        </w:tc>
        <w:tc>
          <w:tcPr>
            <w:tcW w:w="1843" w:type="dxa"/>
            <w:tcPrChange w:id="2932" w:author="2" w:date="2021-08-31T10:55:00Z">
              <w:tcPr>
                <w:tcW w:w="1843" w:type="dxa"/>
              </w:tcPr>
            </w:tcPrChange>
          </w:tcPr>
          <w:p w14:paraId="2956DA31" w14:textId="77777777" w:rsidR="00450F2B" w:rsidRPr="00247CE1" w:rsidRDefault="00450F2B" w:rsidP="00450F2B">
            <w:pPr>
              <w:spacing w:after="120"/>
              <w:rPr>
                <w:rFonts w:ascii="Times New Roman" w:hAnsi="Times New Roman" w:cs="Times New Roman"/>
                <w:b/>
                <w:sz w:val="20"/>
                <w:szCs w:val="20"/>
              </w:rPr>
            </w:pPr>
          </w:p>
        </w:tc>
        <w:tc>
          <w:tcPr>
            <w:tcW w:w="425" w:type="dxa"/>
            <w:tcPrChange w:id="2933" w:author="2" w:date="2021-08-31T10:55:00Z">
              <w:tcPr>
                <w:tcW w:w="425" w:type="dxa"/>
              </w:tcPr>
            </w:tcPrChange>
          </w:tcPr>
          <w:p w14:paraId="03FD4573" w14:textId="77777777" w:rsidR="00450F2B" w:rsidRPr="00450F2B" w:rsidRDefault="00450F2B" w:rsidP="00450F2B">
            <w:pPr>
              <w:spacing w:after="120"/>
              <w:rPr>
                <w:rFonts w:ascii="Times New Roman" w:hAnsi="Times New Roman" w:cs="Times New Roman"/>
                <w:sz w:val="24"/>
                <w:szCs w:val="24"/>
              </w:rPr>
            </w:pPr>
          </w:p>
        </w:tc>
        <w:tc>
          <w:tcPr>
            <w:tcW w:w="392" w:type="dxa"/>
            <w:tcPrChange w:id="2934" w:author="2" w:date="2021-08-31T10:55:00Z">
              <w:tcPr>
                <w:tcW w:w="392" w:type="dxa"/>
              </w:tcPr>
            </w:tcPrChange>
          </w:tcPr>
          <w:p w14:paraId="265DF05F" w14:textId="77777777" w:rsidR="00450F2B" w:rsidRPr="00450F2B" w:rsidRDefault="00450F2B" w:rsidP="00450F2B">
            <w:pPr>
              <w:spacing w:after="120"/>
              <w:rPr>
                <w:rFonts w:ascii="Times New Roman" w:hAnsi="Times New Roman" w:cs="Times New Roman"/>
                <w:sz w:val="24"/>
                <w:szCs w:val="24"/>
              </w:rPr>
            </w:pPr>
          </w:p>
        </w:tc>
        <w:tc>
          <w:tcPr>
            <w:tcW w:w="553" w:type="dxa"/>
            <w:tcPrChange w:id="2935" w:author="2" w:date="2021-08-31T10:55:00Z">
              <w:tcPr>
                <w:tcW w:w="553" w:type="dxa"/>
              </w:tcPr>
            </w:tcPrChange>
          </w:tcPr>
          <w:p w14:paraId="7CDB2AB3" w14:textId="79AD9AA5"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2936" w:author="2" w:date="2021-08-31T10:55:00Z">
              <w:tcPr>
                <w:tcW w:w="6001" w:type="dxa"/>
              </w:tcPr>
            </w:tcPrChange>
          </w:tcPr>
          <w:p w14:paraId="7F020C16" w14:textId="17E10712" w:rsidR="00450F2B" w:rsidRPr="00450F2B" w:rsidRDefault="00450F2B" w:rsidP="00450F2B">
            <w:pPr>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Расстояние между ближайшими гребнями волн в море 10 м. Какова частота ударов волн о корпус лодки, если скорость волн 3 м/с?</w:t>
            </w:r>
          </w:p>
        </w:tc>
        <w:tc>
          <w:tcPr>
            <w:tcW w:w="4961" w:type="dxa"/>
            <w:gridSpan w:val="2"/>
            <w:tcPrChange w:id="2937" w:author="2" w:date="2021-08-31T10:55:00Z">
              <w:tcPr>
                <w:tcW w:w="4839" w:type="dxa"/>
              </w:tcPr>
            </w:tcPrChange>
          </w:tcPr>
          <w:p w14:paraId="40923707" w14:textId="77777777" w:rsidR="00450F2B" w:rsidRPr="006F33AA" w:rsidRDefault="00BA4F17" w:rsidP="00BA4F17">
            <w:pPr>
              <w:pStyle w:val="a4"/>
              <w:numPr>
                <w:ilvl w:val="0"/>
                <w:numId w:val="267"/>
              </w:numPr>
              <w:spacing w:after="0" w:line="273" w:lineRule="exact"/>
              <w:ind w:right="20"/>
              <w:rPr>
                <w:ins w:id="2938" w:author="2" w:date="2021-08-31T10:55:00Z"/>
                <w:rFonts w:ascii="Times New Roman" w:eastAsia="Century Schoolbook" w:hAnsi="Times New Roman" w:cs="Times New Roman"/>
                <w:color w:val="000000"/>
                <w:sz w:val="20"/>
                <w:szCs w:val="20"/>
                <w:lang w:eastAsia="ru-RU"/>
              </w:rPr>
            </w:pPr>
            <w:ins w:id="2939" w:author="2" w:date="2021-08-31T10:55:00Z">
              <w:r w:rsidRPr="006F33AA">
                <w:rPr>
                  <w:rFonts w:ascii="Times New Roman" w:eastAsia="Century Schoolbook" w:hAnsi="Times New Roman" w:cs="Times New Roman"/>
                  <w:color w:val="000000"/>
                  <w:sz w:val="20"/>
                  <w:szCs w:val="20"/>
                  <w:lang w:eastAsia="ru-RU"/>
                </w:rPr>
                <w:t>0,3 Гц</w:t>
              </w:r>
            </w:ins>
          </w:p>
          <w:p w14:paraId="4455DDDC" w14:textId="77777777" w:rsidR="00BA4F17" w:rsidRPr="006F33AA" w:rsidRDefault="00BA4F17" w:rsidP="00BA4F17">
            <w:pPr>
              <w:pStyle w:val="a4"/>
              <w:numPr>
                <w:ilvl w:val="0"/>
                <w:numId w:val="267"/>
              </w:numPr>
              <w:spacing w:after="0" w:line="273" w:lineRule="exact"/>
              <w:ind w:right="20"/>
              <w:rPr>
                <w:ins w:id="2940" w:author="2" w:date="2021-08-31T10:55:00Z"/>
                <w:rFonts w:ascii="Times New Roman" w:eastAsia="Century Schoolbook" w:hAnsi="Times New Roman" w:cs="Times New Roman"/>
                <w:color w:val="000000"/>
                <w:sz w:val="20"/>
                <w:szCs w:val="20"/>
                <w:lang w:eastAsia="ru-RU"/>
              </w:rPr>
            </w:pPr>
            <w:ins w:id="2941" w:author="2" w:date="2021-08-31T10:55:00Z">
              <w:r w:rsidRPr="006F33AA">
                <w:rPr>
                  <w:rFonts w:ascii="Times New Roman" w:eastAsia="Century Schoolbook" w:hAnsi="Times New Roman" w:cs="Times New Roman"/>
                  <w:color w:val="000000"/>
                  <w:sz w:val="20"/>
                  <w:szCs w:val="20"/>
                  <w:lang w:eastAsia="ru-RU"/>
                </w:rPr>
                <w:t>0,6 Гц</w:t>
              </w:r>
            </w:ins>
          </w:p>
          <w:p w14:paraId="2D2D245A" w14:textId="77777777" w:rsidR="00BA4F17" w:rsidRPr="006F33AA" w:rsidRDefault="00BA4F17" w:rsidP="00BA4F17">
            <w:pPr>
              <w:pStyle w:val="a4"/>
              <w:numPr>
                <w:ilvl w:val="0"/>
                <w:numId w:val="267"/>
              </w:numPr>
              <w:spacing w:after="0" w:line="273" w:lineRule="exact"/>
              <w:ind w:right="20"/>
              <w:rPr>
                <w:ins w:id="2942" w:author="2" w:date="2021-08-31T10:55:00Z"/>
                <w:rFonts w:ascii="Times New Roman" w:eastAsia="Century Schoolbook" w:hAnsi="Times New Roman" w:cs="Times New Roman"/>
                <w:color w:val="000000"/>
                <w:sz w:val="20"/>
                <w:szCs w:val="20"/>
                <w:lang w:eastAsia="ru-RU"/>
              </w:rPr>
            </w:pPr>
            <w:ins w:id="2943" w:author="2" w:date="2021-08-31T10:55:00Z">
              <w:r w:rsidRPr="006F33AA">
                <w:rPr>
                  <w:rFonts w:ascii="Times New Roman" w:eastAsia="Century Schoolbook" w:hAnsi="Times New Roman" w:cs="Times New Roman"/>
                  <w:color w:val="000000"/>
                  <w:sz w:val="20"/>
                  <w:szCs w:val="20"/>
                  <w:lang w:eastAsia="ru-RU"/>
                </w:rPr>
                <w:t>0,15Гц</w:t>
              </w:r>
            </w:ins>
          </w:p>
          <w:p w14:paraId="0C9699F6" w14:textId="37D86BF5" w:rsidR="00450F2B" w:rsidRPr="006F33AA" w:rsidRDefault="00BA4F17" w:rsidP="00BA4F17">
            <w:pPr>
              <w:pStyle w:val="a4"/>
              <w:numPr>
                <w:ilvl w:val="0"/>
                <w:numId w:val="267"/>
              </w:numPr>
              <w:spacing w:after="0" w:line="273" w:lineRule="exact"/>
              <w:ind w:right="20"/>
              <w:rPr>
                <w:rFonts w:ascii="Times New Roman" w:hAnsi="Times New Roman"/>
                <w:color w:val="000000"/>
                <w:sz w:val="20"/>
                <w:rPrChange w:id="2944" w:author="2" w:date="2021-08-31T10:55:00Z">
                  <w:rPr>
                    <w:rFonts w:ascii="Times New Roman" w:eastAsia="Century Schoolbook" w:hAnsi="Times New Roman" w:cs="Times New Roman"/>
                    <w:color w:val="000000"/>
                    <w:sz w:val="24"/>
                    <w:szCs w:val="24"/>
                    <w:lang w:eastAsia="ru-RU"/>
                  </w:rPr>
                </w:rPrChange>
              </w:rPr>
              <w:pPrChange w:id="2945" w:author="2" w:date="2021-08-31T10:55:00Z">
                <w:pPr>
                  <w:pStyle w:val="a4"/>
                  <w:framePr w:hSpace="180" w:wrap="around" w:hAnchor="margin" w:y="665"/>
                  <w:spacing w:after="0" w:line="273" w:lineRule="exact"/>
                  <w:ind w:left="346" w:right="20" w:firstLine="142"/>
                </w:pPr>
              </w:pPrChange>
            </w:pPr>
            <w:ins w:id="2946" w:author="2" w:date="2021-08-31T10:55:00Z">
              <w:r w:rsidRPr="006F33AA">
                <w:rPr>
                  <w:rFonts w:ascii="Times New Roman" w:eastAsia="Century Schoolbook" w:hAnsi="Times New Roman" w:cs="Times New Roman"/>
                  <w:color w:val="000000"/>
                  <w:sz w:val="20"/>
                  <w:szCs w:val="20"/>
                  <w:lang w:eastAsia="ru-RU"/>
                </w:rPr>
                <w:t>0,33 Гц</w:t>
              </w:r>
            </w:ins>
          </w:p>
        </w:tc>
        <w:tc>
          <w:tcPr>
            <w:tcW w:w="567" w:type="dxa"/>
            <w:gridSpan w:val="2"/>
            <w:tcPrChange w:id="2947" w:author="2" w:date="2021-08-31T10:55:00Z">
              <w:tcPr>
                <w:tcW w:w="547" w:type="dxa"/>
              </w:tcPr>
            </w:tcPrChange>
          </w:tcPr>
          <w:p w14:paraId="089D307D" w14:textId="04B278FD" w:rsidR="00450F2B" w:rsidRPr="00450F2B" w:rsidRDefault="00BA4F17" w:rsidP="00450F2B">
            <w:pPr>
              <w:tabs>
                <w:tab w:val="left" w:pos="600"/>
                <w:tab w:val="left" w:pos="851"/>
              </w:tabs>
              <w:ind w:right="34" w:firstLine="142"/>
              <w:rPr>
                <w:rFonts w:ascii="Times New Roman" w:hAnsi="Times New Roman" w:cs="Times New Roman"/>
                <w:sz w:val="24"/>
                <w:szCs w:val="24"/>
              </w:rPr>
            </w:pPr>
            <w:ins w:id="2948" w:author="2" w:date="2021-08-31T10:55:00Z">
              <w:r>
                <w:rPr>
                  <w:rFonts w:ascii="Times New Roman" w:hAnsi="Times New Roman" w:cs="Times New Roman"/>
                  <w:sz w:val="24"/>
                  <w:szCs w:val="24"/>
                </w:rPr>
                <w:t>1</w:t>
              </w:r>
            </w:ins>
          </w:p>
        </w:tc>
      </w:tr>
      <w:tr w:rsidR="00450F2B" w:rsidRPr="00450F2B" w14:paraId="4D51C91F" w14:textId="77777777" w:rsidTr="00911EF6">
        <w:tc>
          <w:tcPr>
            <w:tcW w:w="846" w:type="dxa"/>
            <w:tcPrChange w:id="2949" w:author="2" w:date="2021-08-31T10:55:00Z">
              <w:tcPr>
                <w:tcW w:w="846" w:type="dxa"/>
              </w:tcPr>
            </w:tcPrChange>
          </w:tcPr>
          <w:p w14:paraId="0112A1C9" w14:textId="77777777" w:rsidR="00450F2B" w:rsidRPr="00450F2B" w:rsidRDefault="00450F2B" w:rsidP="00450F2B">
            <w:pPr>
              <w:spacing w:after="120"/>
              <w:rPr>
                <w:rFonts w:ascii="Times New Roman" w:hAnsi="Times New Roman" w:cs="Times New Roman"/>
                <w:sz w:val="24"/>
                <w:szCs w:val="24"/>
              </w:rPr>
            </w:pPr>
          </w:p>
        </w:tc>
        <w:tc>
          <w:tcPr>
            <w:tcW w:w="1843" w:type="dxa"/>
            <w:tcPrChange w:id="2950" w:author="2" w:date="2021-08-31T10:55:00Z">
              <w:tcPr>
                <w:tcW w:w="1843" w:type="dxa"/>
              </w:tcPr>
            </w:tcPrChange>
          </w:tcPr>
          <w:p w14:paraId="42D5490D" w14:textId="77777777" w:rsidR="00450F2B" w:rsidRPr="00247CE1" w:rsidRDefault="00450F2B" w:rsidP="00450F2B">
            <w:pPr>
              <w:spacing w:after="120"/>
              <w:rPr>
                <w:rFonts w:ascii="Times New Roman" w:hAnsi="Times New Roman" w:cs="Times New Roman"/>
                <w:b/>
                <w:sz w:val="20"/>
                <w:szCs w:val="20"/>
              </w:rPr>
            </w:pPr>
          </w:p>
        </w:tc>
        <w:tc>
          <w:tcPr>
            <w:tcW w:w="425" w:type="dxa"/>
            <w:tcPrChange w:id="2951" w:author="2" w:date="2021-08-31T10:55:00Z">
              <w:tcPr>
                <w:tcW w:w="425" w:type="dxa"/>
              </w:tcPr>
            </w:tcPrChange>
          </w:tcPr>
          <w:p w14:paraId="0B6057EF" w14:textId="77777777" w:rsidR="00450F2B" w:rsidRPr="00450F2B" w:rsidRDefault="00450F2B" w:rsidP="00450F2B">
            <w:pPr>
              <w:spacing w:after="120"/>
              <w:rPr>
                <w:rFonts w:ascii="Times New Roman" w:hAnsi="Times New Roman" w:cs="Times New Roman"/>
                <w:sz w:val="24"/>
                <w:szCs w:val="24"/>
              </w:rPr>
            </w:pPr>
          </w:p>
        </w:tc>
        <w:tc>
          <w:tcPr>
            <w:tcW w:w="392" w:type="dxa"/>
            <w:tcPrChange w:id="2952" w:author="2" w:date="2021-08-31T10:55:00Z">
              <w:tcPr>
                <w:tcW w:w="392" w:type="dxa"/>
              </w:tcPr>
            </w:tcPrChange>
          </w:tcPr>
          <w:p w14:paraId="0A1A3376" w14:textId="77777777" w:rsidR="00450F2B" w:rsidRPr="00450F2B" w:rsidRDefault="00450F2B" w:rsidP="00450F2B">
            <w:pPr>
              <w:spacing w:after="120"/>
              <w:rPr>
                <w:rFonts w:ascii="Times New Roman" w:hAnsi="Times New Roman" w:cs="Times New Roman"/>
                <w:sz w:val="24"/>
                <w:szCs w:val="24"/>
              </w:rPr>
            </w:pPr>
          </w:p>
        </w:tc>
        <w:tc>
          <w:tcPr>
            <w:tcW w:w="553" w:type="dxa"/>
            <w:tcPrChange w:id="2953" w:author="2" w:date="2021-08-31T10:55:00Z">
              <w:tcPr>
                <w:tcW w:w="553" w:type="dxa"/>
              </w:tcPr>
            </w:tcPrChange>
          </w:tcPr>
          <w:p w14:paraId="2A34DBDC" w14:textId="1412A507"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2954" w:author="2" w:date="2021-08-31T10:55:00Z">
              <w:tcPr>
                <w:tcW w:w="6001" w:type="dxa"/>
              </w:tcPr>
            </w:tcPrChange>
          </w:tcPr>
          <w:p w14:paraId="48E33DEB" w14:textId="5432B1A8" w:rsidR="00450F2B" w:rsidRPr="00450F2B" w:rsidRDefault="00450F2B" w:rsidP="00450F2B">
            <w:pPr>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Определить скорость звука в воде, если источник звука, колеблющийся с периодом 0,002 с, возбуждает в воде волны длиной 2,9 м.</w:t>
            </w:r>
          </w:p>
        </w:tc>
        <w:tc>
          <w:tcPr>
            <w:tcW w:w="4961" w:type="dxa"/>
            <w:gridSpan w:val="2"/>
            <w:tcPrChange w:id="2955" w:author="2" w:date="2021-08-31T10:55:00Z">
              <w:tcPr>
                <w:tcW w:w="4839" w:type="dxa"/>
              </w:tcPr>
            </w:tcPrChange>
          </w:tcPr>
          <w:p w14:paraId="4DD8335D" w14:textId="77777777" w:rsidR="00450F2B" w:rsidRPr="006F33AA" w:rsidRDefault="00BA4F17" w:rsidP="00BA4F17">
            <w:pPr>
              <w:pStyle w:val="a4"/>
              <w:numPr>
                <w:ilvl w:val="0"/>
                <w:numId w:val="268"/>
              </w:numPr>
              <w:spacing w:after="0" w:line="273" w:lineRule="exact"/>
              <w:ind w:right="20"/>
              <w:rPr>
                <w:ins w:id="2956" w:author="2" w:date="2021-08-31T10:55:00Z"/>
                <w:rFonts w:ascii="Times New Roman" w:eastAsia="Century Schoolbook" w:hAnsi="Times New Roman" w:cs="Times New Roman"/>
                <w:color w:val="000000"/>
                <w:sz w:val="20"/>
                <w:szCs w:val="20"/>
                <w:lang w:eastAsia="ru-RU"/>
              </w:rPr>
            </w:pPr>
            <w:ins w:id="2957" w:author="2" w:date="2021-08-31T10:55:00Z">
              <w:r w:rsidRPr="006F33AA">
                <w:rPr>
                  <w:rFonts w:ascii="Times New Roman" w:eastAsia="Century Schoolbook" w:hAnsi="Times New Roman" w:cs="Times New Roman"/>
                  <w:color w:val="000000"/>
                  <w:sz w:val="20"/>
                  <w:szCs w:val="20"/>
                  <w:lang w:eastAsia="ru-RU"/>
                </w:rPr>
                <w:t>1450 м/с</w:t>
              </w:r>
            </w:ins>
          </w:p>
          <w:p w14:paraId="7A374C20" w14:textId="77777777" w:rsidR="00BA4F17" w:rsidRPr="006F33AA" w:rsidRDefault="00BA4F17" w:rsidP="00BA4F17">
            <w:pPr>
              <w:pStyle w:val="a4"/>
              <w:numPr>
                <w:ilvl w:val="0"/>
                <w:numId w:val="268"/>
              </w:numPr>
              <w:spacing w:after="0" w:line="273" w:lineRule="exact"/>
              <w:ind w:right="20"/>
              <w:rPr>
                <w:ins w:id="2958" w:author="2" w:date="2021-08-31T10:55:00Z"/>
                <w:rFonts w:ascii="Times New Roman" w:eastAsia="Century Schoolbook" w:hAnsi="Times New Roman" w:cs="Times New Roman"/>
                <w:color w:val="000000"/>
                <w:sz w:val="20"/>
                <w:szCs w:val="20"/>
                <w:lang w:eastAsia="ru-RU"/>
              </w:rPr>
            </w:pPr>
            <w:ins w:id="2959" w:author="2" w:date="2021-08-31T10:55:00Z">
              <w:r w:rsidRPr="006F33AA">
                <w:rPr>
                  <w:rFonts w:ascii="Times New Roman" w:eastAsia="Century Schoolbook" w:hAnsi="Times New Roman" w:cs="Times New Roman"/>
                  <w:color w:val="000000"/>
                  <w:sz w:val="20"/>
                  <w:szCs w:val="20"/>
                  <w:lang w:eastAsia="ru-RU"/>
                </w:rPr>
                <w:t>580 м/с</w:t>
              </w:r>
            </w:ins>
          </w:p>
          <w:p w14:paraId="3670638F" w14:textId="77777777" w:rsidR="00BA4F17" w:rsidRPr="006F33AA" w:rsidRDefault="00BA4F17" w:rsidP="00BA4F17">
            <w:pPr>
              <w:pStyle w:val="a4"/>
              <w:numPr>
                <w:ilvl w:val="0"/>
                <w:numId w:val="268"/>
              </w:numPr>
              <w:spacing w:after="0" w:line="273" w:lineRule="exact"/>
              <w:ind w:right="20"/>
              <w:rPr>
                <w:ins w:id="2960" w:author="2" w:date="2021-08-31T10:55:00Z"/>
                <w:rFonts w:ascii="Times New Roman" w:eastAsia="Century Schoolbook" w:hAnsi="Times New Roman" w:cs="Times New Roman"/>
                <w:color w:val="000000"/>
                <w:sz w:val="20"/>
                <w:szCs w:val="20"/>
                <w:lang w:eastAsia="ru-RU"/>
              </w:rPr>
            </w:pPr>
            <w:ins w:id="2961" w:author="2" w:date="2021-08-31T10:55:00Z">
              <w:r w:rsidRPr="006F33AA">
                <w:rPr>
                  <w:rFonts w:ascii="Times New Roman" w:eastAsia="Century Schoolbook" w:hAnsi="Times New Roman" w:cs="Times New Roman"/>
                  <w:color w:val="000000"/>
                  <w:sz w:val="20"/>
                  <w:szCs w:val="20"/>
                  <w:lang w:eastAsia="ru-RU"/>
                </w:rPr>
                <w:t>690 м/с</w:t>
              </w:r>
            </w:ins>
          </w:p>
          <w:p w14:paraId="50CB46A6" w14:textId="10A82936" w:rsidR="00450F2B" w:rsidRPr="006F33AA" w:rsidRDefault="00BA4F17" w:rsidP="00BA4F17">
            <w:pPr>
              <w:pStyle w:val="a4"/>
              <w:numPr>
                <w:ilvl w:val="0"/>
                <w:numId w:val="268"/>
              </w:numPr>
              <w:spacing w:after="0" w:line="273" w:lineRule="exact"/>
              <w:ind w:right="20"/>
              <w:rPr>
                <w:rFonts w:ascii="Times New Roman" w:hAnsi="Times New Roman"/>
                <w:color w:val="000000"/>
                <w:sz w:val="20"/>
                <w:rPrChange w:id="2962" w:author="2" w:date="2021-08-31T10:55:00Z">
                  <w:rPr>
                    <w:rFonts w:ascii="Times New Roman" w:eastAsia="Century Schoolbook" w:hAnsi="Times New Roman" w:cs="Times New Roman"/>
                    <w:color w:val="000000"/>
                    <w:sz w:val="24"/>
                    <w:szCs w:val="24"/>
                    <w:lang w:eastAsia="ru-RU"/>
                  </w:rPr>
                </w:rPrChange>
              </w:rPr>
              <w:pPrChange w:id="2963" w:author="2" w:date="2021-08-31T10:55:00Z">
                <w:pPr>
                  <w:pStyle w:val="a4"/>
                  <w:framePr w:hSpace="180" w:wrap="around" w:hAnchor="margin" w:y="665"/>
                  <w:spacing w:after="0" w:line="273" w:lineRule="exact"/>
                  <w:ind w:left="346" w:right="20" w:firstLine="142"/>
                </w:pPr>
              </w:pPrChange>
            </w:pPr>
            <w:ins w:id="2964" w:author="2" w:date="2021-08-31T10:55:00Z">
              <w:r w:rsidRPr="006F33AA">
                <w:rPr>
                  <w:rFonts w:ascii="Times New Roman" w:eastAsia="Century Schoolbook" w:hAnsi="Times New Roman" w:cs="Times New Roman"/>
                  <w:color w:val="000000"/>
                  <w:sz w:val="20"/>
                  <w:szCs w:val="20"/>
                  <w:lang w:eastAsia="ru-RU"/>
                </w:rPr>
                <w:t>725 м/с</w:t>
              </w:r>
            </w:ins>
          </w:p>
        </w:tc>
        <w:tc>
          <w:tcPr>
            <w:tcW w:w="567" w:type="dxa"/>
            <w:gridSpan w:val="2"/>
            <w:tcPrChange w:id="2965" w:author="2" w:date="2021-08-31T10:55:00Z">
              <w:tcPr>
                <w:tcW w:w="547" w:type="dxa"/>
              </w:tcPr>
            </w:tcPrChange>
          </w:tcPr>
          <w:p w14:paraId="216225D3" w14:textId="1E41C24E" w:rsidR="00450F2B" w:rsidRPr="00450F2B" w:rsidRDefault="00BA4F17" w:rsidP="00450F2B">
            <w:pPr>
              <w:tabs>
                <w:tab w:val="left" w:pos="600"/>
                <w:tab w:val="left" w:pos="851"/>
              </w:tabs>
              <w:ind w:right="34" w:firstLine="142"/>
              <w:rPr>
                <w:rFonts w:ascii="Times New Roman" w:hAnsi="Times New Roman" w:cs="Times New Roman"/>
                <w:sz w:val="24"/>
                <w:szCs w:val="24"/>
              </w:rPr>
            </w:pPr>
            <w:ins w:id="2966" w:author="2" w:date="2021-08-31T10:55:00Z">
              <w:r>
                <w:rPr>
                  <w:rFonts w:ascii="Times New Roman" w:hAnsi="Times New Roman" w:cs="Times New Roman"/>
                  <w:sz w:val="24"/>
                  <w:szCs w:val="24"/>
                </w:rPr>
                <w:t>1</w:t>
              </w:r>
            </w:ins>
          </w:p>
        </w:tc>
      </w:tr>
      <w:tr w:rsidR="00450F2B" w:rsidRPr="00450F2B" w14:paraId="08DC2D63" w14:textId="77777777" w:rsidTr="00911EF6">
        <w:tc>
          <w:tcPr>
            <w:tcW w:w="846" w:type="dxa"/>
            <w:tcPrChange w:id="2967" w:author="2" w:date="2021-08-31T10:55:00Z">
              <w:tcPr>
                <w:tcW w:w="846" w:type="dxa"/>
              </w:tcPr>
            </w:tcPrChange>
          </w:tcPr>
          <w:p w14:paraId="43C119D2" w14:textId="77777777" w:rsidR="00450F2B" w:rsidRPr="00450F2B" w:rsidRDefault="00450F2B" w:rsidP="00450F2B">
            <w:pPr>
              <w:spacing w:after="120"/>
              <w:rPr>
                <w:rFonts w:ascii="Times New Roman" w:hAnsi="Times New Roman" w:cs="Times New Roman"/>
                <w:sz w:val="24"/>
                <w:szCs w:val="24"/>
              </w:rPr>
            </w:pPr>
          </w:p>
        </w:tc>
        <w:tc>
          <w:tcPr>
            <w:tcW w:w="1843" w:type="dxa"/>
            <w:tcPrChange w:id="2968" w:author="2" w:date="2021-08-31T10:55:00Z">
              <w:tcPr>
                <w:tcW w:w="1843" w:type="dxa"/>
              </w:tcPr>
            </w:tcPrChange>
          </w:tcPr>
          <w:p w14:paraId="62087703" w14:textId="77777777" w:rsidR="00450F2B" w:rsidRPr="00247CE1" w:rsidRDefault="00450F2B" w:rsidP="00450F2B">
            <w:pPr>
              <w:spacing w:after="120"/>
              <w:rPr>
                <w:rFonts w:ascii="Times New Roman" w:hAnsi="Times New Roman" w:cs="Times New Roman"/>
                <w:b/>
                <w:sz w:val="20"/>
                <w:szCs w:val="20"/>
              </w:rPr>
            </w:pPr>
          </w:p>
        </w:tc>
        <w:tc>
          <w:tcPr>
            <w:tcW w:w="425" w:type="dxa"/>
            <w:tcPrChange w:id="2969" w:author="2" w:date="2021-08-31T10:55:00Z">
              <w:tcPr>
                <w:tcW w:w="425" w:type="dxa"/>
              </w:tcPr>
            </w:tcPrChange>
          </w:tcPr>
          <w:p w14:paraId="79CA933D" w14:textId="77777777" w:rsidR="00450F2B" w:rsidRPr="00450F2B" w:rsidRDefault="00450F2B" w:rsidP="00450F2B">
            <w:pPr>
              <w:spacing w:after="120"/>
              <w:rPr>
                <w:rFonts w:ascii="Times New Roman" w:hAnsi="Times New Roman" w:cs="Times New Roman"/>
                <w:sz w:val="24"/>
                <w:szCs w:val="24"/>
              </w:rPr>
            </w:pPr>
          </w:p>
        </w:tc>
        <w:tc>
          <w:tcPr>
            <w:tcW w:w="392" w:type="dxa"/>
            <w:tcPrChange w:id="2970" w:author="2" w:date="2021-08-31T10:55:00Z">
              <w:tcPr>
                <w:tcW w:w="392" w:type="dxa"/>
              </w:tcPr>
            </w:tcPrChange>
          </w:tcPr>
          <w:p w14:paraId="6B7F939A" w14:textId="77777777" w:rsidR="00450F2B" w:rsidRPr="00450F2B" w:rsidRDefault="00450F2B" w:rsidP="00450F2B">
            <w:pPr>
              <w:spacing w:after="120"/>
              <w:rPr>
                <w:rFonts w:ascii="Times New Roman" w:hAnsi="Times New Roman" w:cs="Times New Roman"/>
                <w:sz w:val="24"/>
                <w:szCs w:val="24"/>
              </w:rPr>
            </w:pPr>
          </w:p>
        </w:tc>
        <w:tc>
          <w:tcPr>
            <w:tcW w:w="553" w:type="dxa"/>
            <w:tcPrChange w:id="2971" w:author="2" w:date="2021-08-31T10:55:00Z">
              <w:tcPr>
                <w:tcW w:w="553" w:type="dxa"/>
              </w:tcPr>
            </w:tcPrChange>
          </w:tcPr>
          <w:p w14:paraId="184E724F" w14:textId="2A51C567"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2972" w:author="2" w:date="2021-08-31T10:55:00Z">
              <w:tcPr>
                <w:tcW w:w="6001" w:type="dxa"/>
              </w:tcPr>
            </w:tcPrChange>
          </w:tcPr>
          <w:p w14:paraId="148401D1" w14:textId="5CE782AD" w:rsidR="00450F2B" w:rsidRPr="00450F2B" w:rsidRDefault="00450F2B" w:rsidP="00450F2B">
            <w:pPr>
              <w:jc w:val="both"/>
              <w:rPr>
                <w:rFonts w:ascii="Times New Roman" w:eastAsia="Times New Roman" w:hAnsi="Times New Roman" w:cs="Times New Roman"/>
                <w:color w:val="000000"/>
                <w:lang w:eastAsia="ru-RU"/>
              </w:rPr>
            </w:pPr>
            <w:r>
              <w:rPr>
                <w:rStyle w:val="1"/>
              </w:rPr>
              <w:t xml:space="preserve">Теплоход плывёт вдоль берега. Волна от теплохода доходит до берега за 3 мин. </w:t>
            </w:r>
            <w:r>
              <w:rPr>
                <w:rStyle w:val="41"/>
              </w:rPr>
              <w:t xml:space="preserve"> </w:t>
            </w:r>
            <w:r>
              <w:rPr>
                <w:rStyle w:val="1"/>
              </w:rPr>
              <w:t>Чему равно расстояние от теплохода до берега, если длина волны равна 1,2 м, а часто</w:t>
            </w:r>
            <w:r>
              <w:rPr>
                <w:rStyle w:val="41"/>
              </w:rPr>
              <w:t xml:space="preserve"> </w:t>
            </w:r>
            <w:r>
              <w:rPr>
                <w:rStyle w:val="1"/>
              </w:rPr>
              <w:t>волны равна 0,5 Гц?</w:t>
            </w:r>
          </w:p>
        </w:tc>
        <w:tc>
          <w:tcPr>
            <w:tcW w:w="4961" w:type="dxa"/>
            <w:gridSpan w:val="2"/>
            <w:tcPrChange w:id="2973" w:author="2" w:date="2021-08-31T10:55:00Z">
              <w:tcPr>
                <w:tcW w:w="4839" w:type="dxa"/>
              </w:tcPr>
            </w:tcPrChange>
          </w:tcPr>
          <w:p w14:paraId="5BC7DAF7" w14:textId="77777777" w:rsidR="00450F2B" w:rsidRPr="006F33AA" w:rsidRDefault="00BA4F17" w:rsidP="00BA4F17">
            <w:pPr>
              <w:pStyle w:val="a4"/>
              <w:numPr>
                <w:ilvl w:val="0"/>
                <w:numId w:val="269"/>
              </w:numPr>
              <w:spacing w:after="0" w:line="273" w:lineRule="exact"/>
              <w:ind w:right="20"/>
              <w:rPr>
                <w:ins w:id="2974" w:author="2" w:date="2021-08-31T10:55:00Z"/>
                <w:rFonts w:ascii="Times New Roman" w:eastAsia="Century Schoolbook" w:hAnsi="Times New Roman" w:cs="Times New Roman"/>
                <w:color w:val="000000"/>
                <w:sz w:val="20"/>
                <w:szCs w:val="20"/>
                <w:lang w:eastAsia="ru-RU"/>
              </w:rPr>
            </w:pPr>
            <w:ins w:id="2975" w:author="2" w:date="2021-08-31T10:55:00Z">
              <w:r w:rsidRPr="006F33AA">
                <w:rPr>
                  <w:rFonts w:ascii="Times New Roman" w:eastAsia="Century Schoolbook" w:hAnsi="Times New Roman" w:cs="Times New Roman"/>
                  <w:color w:val="000000"/>
                  <w:sz w:val="20"/>
                  <w:szCs w:val="20"/>
                  <w:lang w:eastAsia="ru-RU"/>
                </w:rPr>
                <w:t>108м</w:t>
              </w:r>
            </w:ins>
          </w:p>
          <w:p w14:paraId="1D280B27" w14:textId="77777777" w:rsidR="00BA4F17" w:rsidRPr="006F33AA" w:rsidRDefault="00AB69C8" w:rsidP="00BA4F17">
            <w:pPr>
              <w:pStyle w:val="a4"/>
              <w:numPr>
                <w:ilvl w:val="0"/>
                <w:numId w:val="269"/>
              </w:numPr>
              <w:spacing w:after="0" w:line="273" w:lineRule="exact"/>
              <w:ind w:right="20"/>
              <w:rPr>
                <w:ins w:id="2976" w:author="2" w:date="2021-08-31T10:55:00Z"/>
                <w:rFonts w:ascii="Times New Roman" w:eastAsia="Century Schoolbook" w:hAnsi="Times New Roman" w:cs="Times New Roman"/>
                <w:color w:val="000000"/>
                <w:sz w:val="20"/>
                <w:szCs w:val="20"/>
                <w:lang w:eastAsia="ru-RU"/>
              </w:rPr>
            </w:pPr>
            <w:ins w:id="2977" w:author="2" w:date="2021-08-31T10:55:00Z">
              <w:r w:rsidRPr="006F33AA">
                <w:rPr>
                  <w:rFonts w:ascii="Times New Roman" w:eastAsia="Century Schoolbook" w:hAnsi="Times New Roman" w:cs="Times New Roman"/>
                  <w:color w:val="000000"/>
                  <w:sz w:val="20"/>
                  <w:szCs w:val="20"/>
                  <w:lang w:eastAsia="ru-RU"/>
                </w:rPr>
                <w:t>480м</w:t>
              </w:r>
            </w:ins>
          </w:p>
          <w:p w14:paraId="24408D58" w14:textId="77777777" w:rsidR="00AB69C8" w:rsidRPr="006F33AA" w:rsidRDefault="00AB69C8" w:rsidP="00BA4F17">
            <w:pPr>
              <w:pStyle w:val="a4"/>
              <w:numPr>
                <w:ilvl w:val="0"/>
                <w:numId w:val="269"/>
              </w:numPr>
              <w:spacing w:after="0" w:line="273" w:lineRule="exact"/>
              <w:ind w:right="20"/>
              <w:rPr>
                <w:ins w:id="2978" w:author="2" w:date="2021-08-31T10:55:00Z"/>
                <w:rFonts w:ascii="Times New Roman" w:eastAsia="Century Schoolbook" w:hAnsi="Times New Roman" w:cs="Times New Roman"/>
                <w:color w:val="000000"/>
                <w:sz w:val="20"/>
                <w:szCs w:val="20"/>
                <w:lang w:eastAsia="ru-RU"/>
              </w:rPr>
            </w:pPr>
            <w:ins w:id="2979" w:author="2" w:date="2021-08-31T10:55:00Z">
              <w:r w:rsidRPr="006F33AA">
                <w:rPr>
                  <w:rFonts w:ascii="Times New Roman" w:eastAsia="Century Schoolbook" w:hAnsi="Times New Roman" w:cs="Times New Roman"/>
                  <w:color w:val="000000"/>
                  <w:sz w:val="20"/>
                  <w:szCs w:val="20"/>
                  <w:lang w:eastAsia="ru-RU"/>
                </w:rPr>
                <w:t>432м</w:t>
              </w:r>
            </w:ins>
          </w:p>
          <w:p w14:paraId="27465C7C" w14:textId="5B7B28F5" w:rsidR="00450F2B" w:rsidRPr="006F33AA" w:rsidRDefault="00AB69C8" w:rsidP="00BA4F17">
            <w:pPr>
              <w:pStyle w:val="a4"/>
              <w:numPr>
                <w:ilvl w:val="0"/>
                <w:numId w:val="269"/>
              </w:numPr>
              <w:spacing w:after="0" w:line="273" w:lineRule="exact"/>
              <w:ind w:right="20"/>
              <w:rPr>
                <w:rFonts w:ascii="Times New Roman" w:hAnsi="Times New Roman"/>
                <w:color w:val="000000"/>
                <w:sz w:val="20"/>
                <w:rPrChange w:id="2980" w:author="2" w:date="2021-08-31T10:55:00Z">
                  <w:rPr>
                    <w:rFonts w:ascii="Times New Roman" w:eastAsia="Century Schoolbook" w:hAnsi="Times New Roman" w:cs="Times New Roman"/>
                    <w:color w:val="000000"/>
                    <w:sz w:val="24"/>
                    <w:szCs w:val="24"/>
                    <w:lang w:eastAsia="ru-RU"/>
                  </w:rPr>
                </w:rPrChange>
              </w:rPr>
              <w:pPrChange w:id="2981" w:author="2" w:date="2021-08-31T10:55:00Z">
                <w:pPr>
                  <w:pStyle w:val="a4"/>
                  <w:framePr w:hSpace="180" w:wrap="around" w:hAnchor="margin" w:y="665"/>
                  <w:spacing w:after="0" w:line="273" w:lineRule="exact"/>
                  <w:ind w:left="346" w:right="20" w:firstLine="142"/>
                </w:pPr>
              </w:pPrChange>
            </w:pPr>
            <w:ins w:id="2982" w:author="2" w:date="2021-08-31T10:55:00Z">
              <w:r w:rsidRPr="006F33AA">
                <w:rPr>
                  <w:rFonts w:ascii="Times New Roman" w:eastAsia="Century Schoolbook" w:hAnsi="Times New Roman" w:cs="Times New Roman"/>
                  <w:color w:val="000000"/>
                  <w:sz w:val="20"/>
                  <w:szCs w:val="20"/>
                  <w:lang w:eastAsia="ru-RU"/>
                </w:rPr>
                <w:t>641м</w:t>
              </w:r>
            </w:ins>
          </w:p>
        </w:tc>
        <w:tc>
          <w:tcPr>
            <w:tcW w:w="567" w:type="dxa"/>
            <w:gridSpan w:val="2"/>
            <w:tcPrChange w:id="2983" w:author="2" w:date="2021-08-31T10:55:00Z">
              <w:tcPr>
                <w:tcW w:w="547" w:type="dxa"/>
              </w:tcPr>
            </w:tcPrChange>
          </w:tcPr>
          <w:p w14:paraId="5156C54E" w14:textId="1EDF1D7E" w:rsidR="00450F2B" w:rsidRPr="00450F2B" w:rsidRDefault="00AB69C8" w:rsidP="00450F2B">
            <w:pPr>
              <w:tabs>
                <w:tab w:val="left" w:pos="600"/>
                <w:tab w:val="left" w:pos="851"/>
              </w:tabs>
              <w:ind w:right="34" w:firstLine="142"/>
              <w:rPr>
                <w:rFonts w:ascii="Times New Roman" w:hAnsi="Times New Roman" w:cs="Times New Roman"/>
                <w:sz w:val="24"/>
                <w:szCs w:val="24"/>
              </w:rPr>
            </w:pPr>
            <w:ins w:id="2984" w:author="2" w:date="2021-08-31T10:55:00Z">
              <w:r>
                <w:rPr>
                  <w:rFonts w:ascii="Times New Roman" w:hAnsi="Times New Roman" w:cs="Times New Roman"/>
                  <w:sz w:val="24"/>
                  <w:szCs w:val="24"/>
                </w:rPr>
                <w:t>1</w:t>
              </w:r>
            </w:ins>
          </w:p>
        </w:tc>
      </w:tr>
      <w:tr w:rsidR="00450F2B" w:rsidRPr="00450F2B" w14:paraId="73E43FB5" w14:textId="77777777" w:rsidTr="00911EF6">
        <w:tc>
          <w:tcPr>
            <w:tcW w:w="846" w:type="dxa"/>
            <w:tcPrChange w:id="2985" w:author="2" w:date="2021-08-31T10:55:00Z">
              <w:tcPr>
                <w:tcW w:w="846" w:type="dxa"/>
              </w:tcPr>
            </w:tcPrChange>
          </w:tcPr>
          <w:p w14:paraId="1FB46532" w14:textId="77777777" w:rsidR="00450F2B" w:rsidRPr="00450F2B" w:rsidRDefault="00450F2B" w:rsidP="00450F2B">
            <w:pPr>
              <w:spacing w:after="120"/>
              <w:rPr>
                <w:rFonts w:ascii="Times New Roman" w:hAnsi="Times New Roman" w:cs="Times New Roman"/>
                <w:sz w:val="24"/>
                <w:szCs w:val="24"/>
              </w:rPr>
            </w:pPr>
          </w:p>
        </w:tc>
        <w:tc>
          <w:tcPr>
            <w:tcW w:w="1843" w:type="dxa"/>
            <w:tcPrChange w:id="2986" w:author="2" w:date="2021-08-31T10:55:00Z">
              <w:tcPr>
                <w:tcW w:w="1843" w:type="dxa"/>
              </w:tcPr>
            </w:tcPrChange>
          </w:tcPr>
          <w:p w14:paraId="669AF55F" w14:textId="77777777" w:rsidR="00450F2B" w:rsidRPr="00247CE1" w:rsidRDefault="00450F2B" w:rsidP="00450F2B">
            <w:pPr>
              <w:spacing w:after="120"/>
              <w:rPr>
                <w:rFonts w:ascii="Times New Roman" w:hAnsi="Times New Roman" w:cs="Times New Roman"/>
                <w:b/>
                <w:sz w:val="20"/>
                <w:szCs w:val="20"/>
              </w:rPr>
            </w:pPr>
          </w:p>
        </w:tc>
        <w:tc>
          <w:tcPr>
            <w:tcW w:w="425" w:type="dxa"/>
            <w:tcPrChange w:id="2987" w:author="2" w:date="2021-08-31T10:55:00Z">
              <w:tcPr>
                <w:tcW w:w="425" w:type="dxa"/>
              </w:tcPr>
            </w:tcPrChange>
          </w:tcPr>
          <w:p w14:paraId="61C41EEB" w14:textId="77777777" w:rsidR="00450F2B" w:rsidRPr="00450F2B" w:rsidRDefault="00450F2B" w:rsidP="00450F2B">
            <w:pPr>
              <w:spacing w:after="120"/>
              <w:rPr>
                <w:rFonts w:ascii="Times New Roman" w:hAnsi="Times New Roman" w:cs="Times New Roman"/>
                <w:sz w:val="24"/>
                <w:szCs w:val="24"/>
              </w:rPr>
            </w:pPr>
          </w:p>
        </w:tc>
        <w:tc>
          <w:tcPr>
            <w:tcW w:w="392" w:type="dxa"/>
            <w:tcPrChange w:id="2988" w:author="2" w:date="2021-08-31T10:55:00Z">
              <w:tcPr>
                <w:tcW w:w="392" w:type="dxa"/>
              </w:tcPr>
            </w:tcPrChange>
          </w:tcPr>
          <w:p w14:paraId="3BE2FC4E" w14:textId="77777777" w:rsidR="00450F2B" w:rsidRPr="00450F2B" w:rsidRDefault="00450F2B" w:rsidP="00450F2B">
            <w:pPr>
              <w:spacing w:after="120"/>
              <w:rPr>
                <w:rFonts w:ascii="Times New Roman" w:hAnsi="Times New Roman" w:cs="Times New Roman"/>
                <w:sz w:val="24"/>
                <w:szCs w:val="24"/>
              </w:rPr>
            </w:pPr>
          </w:p>
        </w:tc>
        <w:tc>
          <w:tcPr>
            <w:tcW w:w="553" w:type="dxa"/>
            <w:tcPrChange w:id="2989" w:author="2" w:date="2021-08-31T10:55:00Z">
              <w:tcPr>
                <w:tcW w:w="553" w:type="dxa"/>
              </w:tcPr>
            </w:tcPrChange>
          </w:tcPr>
          <w:p w14:paraId="0DF61B80" w14:textId="1E0EBB50"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2990" w:author="2" w:date="2021-08-31T10:55:00Z">
              <w:tcPr>
                <w:tcW w:w="6001" w:type="dxa"/>
              </w:tcPr>
            </w:tcPrChange>
          </w:tcPr>
          <w:p w14:paraId="3589A4D7" w14:textId="3E8C2BB0" w:rsidR="00450F2B" w:rsidRPr="00450F2B" w:rsidRDefault="00450F2B" w:rsidP="00450F2B">
            <w:pPr>
              <w:jc w:val="both"/>
              <w:rPr>
                <w:rFonts w:ascii="Times New Roman" w:eastAsia="Times New Roman" w:hAnsi="Times New Roman" w:cs="Times New Roman"/>
                <w:color w:val="000000"/>
                <w:sz w:val="20"/>
                <w:szCs w:val="20"/>
                <w:lang w:eastAsia="ru-RU"/>
              </w:rPr>
            </w:pPr>
            <w:r w:rsidRPr="00450F2B">
              <w:rPr>
                <w:rStyle w:val="1"/>
                <w:rFonts w:ascii="Times New Roman" w:hAnsi="Times New Roman" w:cs="Times New Roman"/>
                <w:sz w:val="20"/>
                <w:szCs w:val="20"/>
              </w:rPr>
              <w:t>Звук от удара при падении камня в шахту был услышан через 6 с после начала</w:t>
            </w:r>
            <w:r w:rsidRPr="00450F2B">
              <w:rPr>
                <w:rStyle w:val="41"/>
                <w:rFonts w:ascii="Times New Roman" w:hAnsi="Times New Roman" w:cs="Times New Roman"/>
                <w:sz w:val="20"/>
                <w:szCs w:val="20"/>
              </w:rPr>
              <w:t xml:space="preserve"> </w:t>
            </w:r>
            <w:r w:rsidRPr="00450F2B">
              <w:rPr>
                <w:rStyle w:val="1"/>
                <w:rFonts w:ascii="Times New Roman" w:hAnsi="Times New Roman" w:cs="Times New Roman"/>
                <w:sz w:val="20"/>
                <w:szCs w:val="20"/>
              </w:rPr>
              <w:t>падения. Какова глубина</w:t>
            </w:r>
            <w:ins w:id="2991" w:author="2" w:date="2021-08-31T10:55:00Z">
              <w:r w:rsidRPr="00450F2B">
                <w:rPr>
                  <w:rStyle w:val="1"/>
                  <w:rFonts w:ascii="Times New Roman" w:hAnsi="Times New Roman" w:cs="Times New Roman"/>
                  <w:sz w:val="20"/>
                  <w:szCs w:val="20"/>
                </w:rPr>
                <w:t>?</w:t>
              </w:r>
            </w:ins>
            <w:del w:id="2992" w:author="2" w:date="2021-08-31T10:55:00Z">
              <w:r w:rsidRPr="00450F2B">
                <w:rPr>
                  <w:rStyle w:val="1"/>
                  <w:rFonts w:ascii="Times New Roman" w:hAnsi="Times New Roman" w:cs="Times New Roman"/>
                  <w:sz w:val="20"/>
                  <w:szCs w:val="20"/>
                </w:rPr>
                <w:delText xml:space="preserve"> шахты и сколько времени длилось падение камня?</w:delText>
              </w:r>
            </w:del>
            <w:r w:rsidRPr="00450F2B">
              <w:rPr>
                <w:rStyle w:val="1"/>
                <w:rFonts w:ascii="Times New Roman" w:hAnsi="Times New Roman" w:cs="Times New Roman"/>
                <w:sz w:val="20"/>
                <w:szCs w:val="20"/>
              </w:rPr>
              <w:t xml:space="preserve"> Сопротивлением воздуха можно пренебречь</w:t>
            </w:r>
            <w:ins w:id="2993" w:author="2" w:date="2021-08-31T10:55:00Z">
              <w:r w:rsidR="00AB69C8">
                <w:rPr>
                  <w:rStyle w:val="1"/>
                  <w:rFonts w:ascii="Times New Roman" w:hAnsi="Times New Roman" w:cs="Times New Roman"/>
                  <w:sz w:val="20"/>
                  <w:szCs w:val="20"/>
                </w:rPr>
                <w:t>. Скорость звука в воздухе 430 м/с</w:t>
              </w:r>
            </w:ins>
          </w:p>
        </w:tc>
        <w:tc>
          <w:tcPr>
            <w:tcW w:w="4961" w:type="dxa"/>
            <w:gridSpan w:val="2"/>
            <w:tcPrChange w:id="2994" w:author="2" w:date="2021-08-31T10:55:00Z">
              <w:tcPr>
                <w:tcW w:w="4839" w:type="dxa"/>
              </w:tcPr>
            </w:tcPrChange>
          </w:tcPr>
          <w:p w14:paraId="2274E478" w14:textId="77777777" w:rsidR="00450F2B" w:rsidRPr="006F33AA" w:rsidRDefault="006007E6" w:rsidP="006007E6">
            <w:pPr>
              <w:pStyle w:val="a4"/>
              <w:numPr>
                <w:ilvl w:val="0"/>
                <w:numId w:val="270"/>
              </w:numPr>
              <w:spacing w:after="0" w:line="273" w:lineRule="exact"/>
              <w:ind w:right="20"/>
              <w:rPr>
                <w:ins w:id="2995" w:author="2" w:date="2021-08-31T10:55:00Z"/>
                <w:rFonts w:ascii="Times New Roman" w:eastAsia="Century Schoolbook" w:hAnsi="Times New Roman" w:cs="Times New Roman"/>
                <w:color w:val="000000"/>
                <w:sz w:val="20"/>
                <w:szCs w:val="20"/>
                <w:lang w:eastAsia="ru-RU"/>
              </w:rPr>
            </w:pPr>
            <w:ins w:id="2996" w:author="2" w:date="2021-08-31T10:55:00Z">
              <w:r w:rsidRPr="006F33AA">
                <w:rPr>
                  <w:rFonts w:ascii="Times New Roman" w:eastAsia="Century Schoolbook" w:hAnsi="Times New Roman" w:cs="Times New Roman"/>
                  <w:color w:val="000000"/>
                  <w:sz w:val="20"/>
                  <w:szCs w:val="20"/>
                  <w:lang w:eastAsia="ru-RU"/>
                </w:rPr>
                <w:t xml:space="preserve">91,86м </w:t>
              </w:r>
            </w:ins>
          </w:p>
          <w:p w14:paraId="796D87C9" w14:textId="77777777" w:rsidR="006007E6" w:rsidRPr="006F33AA" w:rsidRDefault="006007E6" w:rsidP="006007E6">
            <w:pPr>
              <w:pStyle w:val="a4"/>
              <w:numPr>
                <w:ilvl w:val="0"/>
                <w:numId w:val="270"/>
              </w:numPr>
              <w:spacing w:after="0" w:line="273" w:lineRule="exact"/>
              <w:ind w:right="20"/>
              <w:rPr>
                <w:ins w:id="2997" w:author="2" w:date="2021-08-31T10:55:00Z"/>
                <w:rFonts w:ascii="Times New Roman" w:eastAsia="Century Schoolbook" w:hAnsi="Times New Roman" w:cs="Times New Roman"/>
                <w:color w:val="000000"/>
                <w:sz w:val="20"/>
                <w:szCs w:val="20"/>
                <w:lang w:eastAsia="ru-RU"/>
              </w:rPr>
            </w:pPr>
            <w:ins w:id="2998" w:author="2" w:date="2021-08-31T10:55:00Z">
              <w:r w:rsidRPr="006F33AA">
                <w:rPr>
                  <w:rFonts w:ascii="Times New Roman" w:eastAsia="Century Schoolbook" w:hAnsi="Times New Roman" w:cs="Times New Roman"/>
                  <w:color w:val="000000"/>
                  <w:sz w:val="20"/>
                  <w:szCs w:val="20"/>
                  <w:lang w:eastAsia="ru-RU"/>
                </w:rPr>
                <w:t>180м</w:t>
              </w:r>
            </w:ins>
          </w:p>
          <w:p w14:paraId="79FF330F" w14:textId="77777777" w:rsidR="006007E6" w:rsidRPr="006F33AA" w:rsidRDefault="006007E6" w:rsidP="006007E6">
            <w:pPr>
              <w:pStyle w:val="a4"/>
              <w:numPr>
                <w:ilvl w:val="0"/>
                <w:numId w:val="270"/>
              </w:numPr>
              <w:spacing w:after="0" w:line="273" w:lineRule="exact"/>
              <w:ind w:right="20"/>
              <w:rPr>
                <w:ins w:id="2999" w:author="2" w:date="2021-08-31T10:55:00Z"/>
                <w:rFonts w:ascii="Times New Roman" w:eastAsia="Century Schoolbook" w:hAnsi="Times New Roman" w:cs="Times New Roman"/>
                <w:color w:val="000000"/>
                <w:sz w:val="20"/>
                <w:szCs w:val="20"/>
                <w:lang w:eastAsia="ru-RU"/>
              </w:rPr>
            </w:pPr>
            <w:ins w:id="3000" w:author="2" w:date="2021-08-31T10:55:00Z">
              <w:r w:rsidRPr="006F33AA">
                <w:rPr>
                  <w:rFonts w:ascii="Times New Roman" w:eastAsia="Century Schoolbook" w:hAnsi="Times New Roman" w:cs="Times New Roman"/>
                  <w:color w:val="000000"/>
                  <w:sz w:val="20"/>
                  <w:szCs w:val="20"/>
                  <w:lang w:eastAsia="ru-RU"/>
                </w:rPr>
                <w:t>90м</w:t>
              </w:r>
            </w:ins>
          </w:p>
          <w:p w14:paraId="7C858D71" w14:textId="4E56CF31" w:rsidR="00450F2B" w:rsidRPr="006F33AA" w:rsidRDefault="006007E6" w:rsidP="006007E6">
            <w:pPr>
              <w:pStyle w:val="a4"/>
              <w:numPr>
                <w:ilvl w:val="0"/>
                <w:numId w:val="270"/>
              </w:numPr>
              <w:spacing w:after="0" w:line="273" w:lineRule="exact"/>
              <w:ind w:right="20"/>
              <w:rPr>
                <w:rFonts w:ascii="Times New Roman" w:hAnsi="Times New Roman"/>
                <w:color w:val="000000"/>
                <w:sz w:val="20"/>
                <w:rPrChange w:id="3001" w:author="2" w:date="2021-08-31T10:55:00Z">
                  <w:rPr>
                    <w:rFonts w:ascii="Times New Roman" w:eastAsia="Century Schoolbook" w:hAnsi="Times New Roman" w:cs="Times New Roman"/>
                    <w:color w:val="000000"/>
                    <w:sz w:val="24"/>
                    <w:szCs w:val="24"/>
                    <w:lang w:eastAsia="ru-RU"/>
                  </w:rPr>
                </w:rPrChange>
              </w:rPr>
              <w:pPrChange w:id="3002" w:author="2" w:date="2021-08-31T10:55:00Z">
                <w:pPr>
                  <w:pStyle w:val="a4"/>
                  <w:framePr w:hSpace="180" w:wrap="around" w:hAnchor="margin" w:y="665"/>
                  <w:spacing w:after="0" w:line="273" w:lineRule="exact"/>
                  <w:ind w:left="346" w:right="20" w:firstLine="142"/>
                </w:pPr>
              </w:pPrChange>
            </w:pPr>
            <w:ins w:id="3003" w:author="2" w:date="2021-08-31T10:55:00Z">
              <w:r w:rsidRPr="006F33AA">
                <w:rPr>
                  <w:rFonts w:ascii="Times New Roman" w:eastAsia="Century Schoolbook" w:hAnsi="Times New Roman" w:cs="Times New Roman"/>
                  <w:color w:val="000000"/>
                  <w:sz w:val="20"/>
                  <w:szCs w:val="20"/>
                  <w:lang w:eastAsia="ru-RU"/>
                </w:rPr>
                <w:t>45м</w:t>
              </w:r>
            </w:ins>
          </w:p>
        </w:tc>
        <w:tc>
          <w:tcPr>
            <w:tcW w:w="567" w:type="dxa"/>
            <w:gridSpan w:val="2"/>
            <w:tcPrChange w:id="3004" w:author="2" w:date="2021-08-31T10:55:00Z">
              <w:tcPr>
                <w:tcW w:w="547" w:type="dxa"/>
              </w:tcPr>
            </w:tcPrChange>
          </w:tcPr>
          <w:p w14:paraId="2A9010E1" w14:textId="735777AB" w:rsidR="00450F2B" w:rsidRPr="00450F2B" w:rsidRDefault="006007E6" w:rsidP="00450F2B">
            <w:pPr>
              <w:tabs>
                <w:tab w:val="left" w:pos="600"/>
                <w:tab w:val="left" w:pos="851"/>
              </w:tabs>
              <w:ind w:right="34" w:firstLine="142"/>
              <w:rPr>
                <w:rFonts w:ascii="Times New Roman" w:hAnsi="Times New Roman" w:cs="Times New Roman"/>
                <w:sz w:val="24"/>
                <w:szCs w:val="24"/>
              </w:rPr>
            </w:pPr>
            <w:ins w:id="3005" w:author="2" w:date="2021-08-31T10:55:00Z">
              <w:r>
                <w:rPr>
                  <w:rFonts w:ascii="Times New Roman" w:hAnsi="Times New Roman" w:cs="Times New Roman"/>
                  <w:sz w:val="24"/>
                  <w:szCs w:val="24"/>
                </w:rPr>
                <w:t>1</w:t>
              </w:r>
            </w:ins>
          </w:p>
        </w:tc>
      </w:tr>
      <w:tr w:rsidR="00450F2B" w:rsidRPr="00450F2B" w14:paraId="2E4C3411" w14:textId="77777777" w:rsidTr="00911EF6">
        <w:tc>
          <w:tcPr>
            <w:tcW w:w="846" w:type="dxa"/>
            <w:tcPrChange w:id="3006" w:author="2" w:date="2021-08-31T10:55:00Z">
              <w:tcPr>
                <w:tcW w:w="846" w:type="dxa"/>
              </w:tcPr>
            </w:tcPrChange>
          </w:tcPr>
          <w:p w14:paraId="780B1C9A" w14:textId="77777777" w:rsidR="00450F2B" w:rsidRPr="00450F2B" w:rsidRDefault="00450F2B" w:rsidP="00450F2B">
            <w:pPr>
              <w:spacing w:after="120"/>
              <w:rPr>
                <w:rFonts w:ascii="Times New Roman" w:hAnsi="Times New Roman" w:cs="Times New Roman"/>
                <w:sz w:val="24"/>
                <w:szCs w:val="24"/>
              </w:rPr>
            </w:pPr>
          </w:p>
        </w:tc>
        <w:tc>
          <w:tcPr>
            <w:tcW w:w="1843" w:type="dxa"/>
            <w:tcPrChange w:id="3007" w:author="2" w:date="2021-08-31T10:55:00Z">
              <w:tcPr>
                <w:tcW w:w="1843" w:type="dxa"/>
              </w:tcPr>
            </w:tcPrChange>
          </w:tcPr>
          <w:p w14:paraId="5D5541DF" w14:textId="77777777" w:rsidR="00450F2B" w:rsidRPr="00247CE1" w:rsidRDefault="00450F2B" w:rsidP="00450F2B">
            <w:pPr>
              <w:spacing w:after="120"/>
              <w:rPr>
                <w:rFonts w:ascii="Times New Roman" w:hAnsi="Times New Roman" w:cs="Times New Roman"/>
                <w:b/>
                <w:sz w:val="20"/>
                <w:szCs w:val="20"/>
              </w:rPr>
            </w:pPr>
          </w:p>
        </w:tc>
        <w:tc>
          <w:tcPr>
            <w:tcW w:w="425" w:type="dxa"/>
            <w:tcPrChange w:id="3008" w:author="2" w:date="2021-08-31T10:55:00Z">
              <w:tcPr>
                <w:tcW w:w="425" w:type="dxa"/>
              </w:tcPr>
            </w:tcPrChange>
          </w:tcPr>
          <w:p w14:paraId="2ACCE0A7" w14:textId="77777777" w:rsidR="00450F2B" w:rsidRPr="00450F2B" w:rsidRDefault="00450F2B" w:rsidP="00450F2B">
            <w:pPr>
              <w:spacing w:after="120"/>
              <w:rPr>
                <w:rFonts w:ascii="Times New Roman" w:hAnsi="Times New Roman" w:cs="Times New Roman"/>
                <w:sz w:val="24"/>
                <w:szCs w:val="24"/>
              </w:rPr>
            </w:pPr>
          </w:p>
        </w:tc>
        <w:tc>
          <w:tcPr>
            <w:tcW w:w="392" w:type="dxa"/>
            <w:tcPrChange w:id="3009" w:author="2" w:date="2021-08-31T10:55:00Z">
              <w:tcPr>
                <w:tcW w:w="392" w:type="dxa"/>
              </w:tcPr>
            </w:tcPrChange>
          </w:tcPr>
          <w:p w14:paraId="10D33BF1" w14:textId="77777777" w:rsidR="00450F2B" w:rsidRPr="00450F2B" w:rsidRDefault="00450F2B" w:rsidP="00450F2B">
            <w:pPr>
              <w:spacing w:after="120"/>
              <w:rPr>
                <w:rFonts w:ascii="Times New Roman" w:hAnsi="Times New Roman" w:cs="Times New Roman"/>
                <w:sz w:val="24"/>
                <w:szCs w:val="24"/>
              </w:rPr>
            </w:pPr>
          </w:p>
        </w:tc>
        <w:tc>
          <w:tcPr>
            <w:tcW w:w="553" w:type="dxa"/>
            <w:tcPrChange w:id="3010" w:author="2" w:date="2021-08-31T10:55:00Z">
              <w:tcPr>
                <w:tcW w:w="553" w:type="dxa"/>
              </w:tcPr>
            </w:tcPrChange>
          </w:tcPr>
          <w:p w14:paraId="12AF34CA" w14:textId="3634BD10"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3011" w:author="2" w:date="2021-08-31T10:55:00Z">
              <w:tcPr>
                <w:tcW w:w="6001" w:type="dxa"/>
              </w:tcPr>
            </w:tcPrChange>
          </w:tcPr>
          <w:p w14:paraId="6688F19D" w14:textId="7D96D866" w:rsidR="00450F2B" w:rsidRPr="00450F2B" w:rsidRDefault="00450F2B" w:rsidP="00450F2B">
            <w:pPr>
              <w:jc w:val="both"/>
              <w:rPr>
                <w:rFonts w:ascii="Times New Roman" w:eastAsia="Times New Roman" w:hAnsi="Times New Roman" w:cs="Times New Roman"/>
                <w:color w:val="000000"/>
                <w:sz w:val="20"/>
                <w:szCs w:val="20"/>
                <w:lang w:eastAsia="ru-RU"/>
              </w:rPr>
            </w:pPr>
            <w:r w:rsidRPr="00450F2B">
              <w:rPr>
                <w:rFonts w:ascii="Times New Roman" w:eastAsia="Times New Roman" w:hAnsi="Times New Roman" w:cs="Times New Roman"/>
                <w:color w:val="000000"/>
                <w:sz w:val="20"/>
                <w:szCs w:val="20"/>
                <w:lang w:eastAsia="ru-RU"/>
              </w:rPr>
              <w:t xml:space="preserve">Найдите скорость распространения звука в веществе , в котором колебания с периодом </w:t>
            </w:r>
            <w:ins w:id="3012" w:author="2" w:date="2021-08-31T10:55:00Z">
              <w:r w:rsidR="006007E6">
                <w:rPr>
                  <w:rFonts w:ascii="Times New Roman" w:eastAsia="Times New Roman" w:hAnsi="Times New Roman" w:cs="Times New Roman"/>
                  <w:color w:val="000000"/>
                  <w:sz w:val="20"/>
                  <w:szCs w:val="20"/>
                  <w:lang w:eastAsia="ru-RU"/>
                </w:rPr>
                <w:t>20м</w:t>
              </w:r>
              <w:r w:rsidRPr="00450F2B">
                <w:rPr>
                  <w:rFonts w:ascii="Times New Roman" w:eastAsia="Times New Roman" w:hAnsi="Times New Roman" w:cs="Times New Roman"/>
                  <w:color w:val="000000"/>
                  <w:sz w:val="20"/>
                  <w:szCs w:val="20"/>
                  <w:lang w:eastAsia="ru-RU"/>
                </w:rPr>
                <w:t>с</w:t>
              </w:r>
            </w:ins>
            <w:del w:id="3013" w:author="2" w:date="2021-08-31T10:55:00Z">
              <w:r w:rsidRPr="00450F2B">
                <w:rPr>
                  <w:rFonts w:ascii="Times New Roman" w:eastAsia="Times New Roman" w:hAnsi="Times New Roman" w:cs="Times New Roman"/>
                  <w:color w:val="000000"/>
                  <w:sz w:val="20"/>
                  <w:szCs w:val="20"/>
                  <w:lang w:eastAsia="ru-RU"/>
                </w:rPr>
                <w:delText>0,02с</w:delText>
              </w:r>
            </w:del>
            <w:r w:rsidRPr="00450F2B">
              <w:rPr>
                <w:rFonts w:ascii="Times New Roman" w:eastAsia="Times New Roman" w:hAnsi="Times New Roman" w:cs="Times New Roman"/>
                <w:color w:val="000000"/>
                <w:sz w:val="20"/>
                <w:szCs w:val="20"/>
                <w:lang w:eastAsia="ru-RU"/>
              </w:rPr>
              <w:t xml:space="preserve"> вызывает звуковую волну длиной 10м</w:t>
            </w:r>
          </w:p>
        </w:tc>
        <w:tc>
          <w:tcPr>
            <w:tcW w:w="4961" w:type="dxa"/>
            <w:gridSpan w:val="2"/>
            <w:tcPrChange w:id="3014" w:author="2" w:date="2021-08-31T10:55:00Z">
              <w:tcPr>
                <w:tcW w:w="4839" w:type="dxa"/>
              </w:tcPr>
            </w:tcPrChange>
          </w:tcPr>
          <w:p w14:paraId="1EF8B5DF" w14:textId="77777777" w:rsidR="00450F2B" w:rsidRPr="006F33AA" w:rsidRDefault="006007E6" w:rsidP="006007E6">
            <w:pPr>
              <w:pStyle w:val="a4"/>
              <w:numPr>
                <w:ilvl w:val="0"/>
                <w:numId w:val="271"/>
              </w:numPr>
              <w:spacing w:after="0" w:line="273" w:lineRule="exact"/>
              <w:ind w:right="20"/>
              <w:rPr>
                <w:ins w:id="3015" w:author="2" w:date="2021-08-31T10:55:00Z"/>
                <w:rFonts w:ascii="Times New Roman" w:eastAsia="Century Schoolbook" w:hAnsi="Times New Roman" w:cs="Times New Roman"/>
                <w:color w:val="000000"/>
                <w:sz w:val="20"/>
                <w:szCs w:val="20"/>
                <w:lang w:eastAsia="ru-RU"/>
              </w:rPr>
            </w:pPr>
            <w:ins w:id="3016" w:author="2" w:date="2021-08-31T10:55:00Z">
              <w:r w:rsidRPr="006F33AA">
                <w:rPr>
                  <w:rFonts w:ascii="Times New Roman" w:eastAsia="Century Schoolbook" w:hAnsi="Times New Roman" w:cs="Times New Roman"/>
                  <w:color w:val="000000"/>
                  <w:sz w:val="20"/>
                  <w:szCs w:val="20"/>
                  <w:lang w:eastAsia="ru-RU"/>
                </w:rPr>
                <w:t>500 м/с</w:t>
              </w:r>
            </w:ins>
          </w:p>
          <w:p w14:paraId="4665E661" w14:textId="77777777" w:rsidR="006007E6" w:rsidRPr="006F33AA" w:rsidRDefault="006007E6" w:rsidP="006007E6">
            <w:pPr>
              <w:pStyle w:val="a4"/>
              <w:numPr>
                <w:ilvl w:val="0"/>
                <w:numId w:val="271"/>
              </w:numPr>
              <w:spacing w:after="0" w:line="273" w:lineRule="exact"/>
              <w:ind w:right="20"/>
              <w:rPr>
                <w:ins w:id="3017" w:author="2" w:date="2021-08-31T10:55:00Z"/>
                <w:rFonts w:ascii="Times New Roman" w:eastAsia="Century Schoolbook" w:hAnsi="Times New Roman" w:cs="Times New Roman"/>
                <w:color w:val="000000"/>
                <w:sz w:val="20"/>
                <w:szCs w:val="20"/>
                <w:lang w:eastAsia="ru-RU"/>
              </w:rPr>
            </w:pPr>
            <w:ins w:id="3018" w:author="2" w:date="2021-08-31T10:55:00Z">
              <w:r w:rsidRPr="006F33AA">
                <w:rPr>
                  <w:rFonts w:ascii="Times New Roman" w:eastAsia="Century Schoolbook" w:hAnsi="Times New Roman" w:cs="Times New Roman"/>
                  <w:color w:val="000000"/>
                  <w:sz w:val="20"/>
                  <w:szCs w:val="20"/>
                  <w:lang w:eastAsia="ru-RU"/>
                </w:rPr>
                <w:t>100м/с</w:t>
              </w:r>
            </w:ins>
          </w:p>
          <w:p w14:paraId="4E44042F" w14:textId="77777777" w:rsidR="006007E6" w:rsidRPr="006F33AA" w:rsidRDefault="006007E6" w:rsidP="006007E6">
            <w:pPr>
              <w:pStyle w:val="a4"/>
              <w:numPr>
                <w:ilvl w:val="0"/>
                <w:numId w:val="271"/>
              </w:numPr>
              <w:spacing w:after="0" w:line="273" w:lineRule="exact"/>
              <w:ind w:right="20"/>
              <w:rPr>
                <w:ins w:id="3019" w:author="2" w:date="2021-08-31T10:55:00Z"/>
                <w:rFonts w:ascii="Times New Roman" w:eastAsia="Century Schoolbook" w:hAnsi="Times New Roman" w:cs="Times New Roman"/>
                <w:color w:val="000000"/>
                <w:sz w:val="20"/>
                <w:szCs w:val="20"/>
                <w:lang w:eastAsia="ru-RU"/>
              </w:rPr>
            </w:pPr>
            <w:ins w:id="3020" w:author="2" w:date="2021-08-31T10:55:00Z">
              <w:r w:rsidRPr="006F33AA">
                <w:rPr>
                  <w:rFonts w:ascii="Times New Roman" w:eastAsia="Century Schoolbook" w:hAnsi="Times New Roman" w:cs="Times New Roman"/>
                  <w:color w:val="000000"/>
                  <w:sz w:val="20"/>
                  <w:szCs w:val="20"/>
                  <w:lang w:eastAsia="ru-RU"/>
                </w:rPr>
                <w:t>200 м/с</w:t>
              </w:r>
            </w:ins>
          </w:p>
          <w:p w14:paraId="2EA9F1C6" w14:textId="22615CF6" w:rsidR="00450F2B" w:rsidRPr="006F33AA" w:rsidRDefault="006007E6" w:rsidP="006007E6">
            <w:pPr>
              <w:pStyle w:val="a4"/>
              <w:numPr>
                <w:ilvl w:val="0"/>
                <w:numId w:val="271"/>
              </w:numPr>
              <w:spacing w:after="0" w:line="273" w:lineRule="exact"/>
              <w:ind w:right="20"/>
              <w:rPr>
                <w:rFonts w:ascii="Times New Roman" w:hAnsi="Times New Roman"/>
                <w:color w:val="000000"/>
                <w:sz w:val="20"/>
                <w:rPrChange w:id="3021" w:author="2" w:date="2021-08-31T10:55:00Z">
                  <w:rPr>
                    <w:rFonts w:ascii="Times New Roman" w:eastAsia="Century Schoolbook" w:hAnsi="Times New Roman" w:cs="Times New Roman"/>
                    <w:color w:val="000000"/>
                    <w:sz w:val="24"/>
                    <w:szCs w:val="24"/>
                    <w:lang w:eastAsia="ru-RU"/>
                  </w:rPr>
                </w:rPrChange>
              </w:rPr>
              <w:pPrChange w:id="3022" w:author="2" w:date="2021-08-31T10:55:00Z">
                <w:pPr>
                  <w:pStyle w:val="a4"/>
                  <w:framePr w:hSpace="180" w:wrap="around" w:hAnchor="margin" w:y="665"/>
                  <w:spacing w:after="0" w:line="273" w:lineRule="exact"/>
                  <w:ind w:left="346" w:right="20" w:firstLine="142"/>
                </w:pPr>
              </w:pPrChange>
            </w:pPr>
            <w:ins w:id="3023" w:author="2" w:date="2021-08-31T10:55:00Z">
              <w:r w:rsidRPr="006F33AA">
                <w:rPr>
                  <w:rFonts w:ascii="Times New Roman" w:eastAsia="Century Schoolbook" w:hAnsi="Times New Roman" w:cs="Times New Roman"/>
                  <w:color w:val="000000"/>
                  <w:sz w:val="20"/>
                  <w:szCs w:val="20"/>
                  <w:lang w:eastAsia="ru-RU"/>
                </w:rPr>
                <w:t>250м/с</w:t>
              </w:r>
            </w:ins>
          </w:p>
        </w:tc>
        <w:tc>
          <w:tcPr>
            <w:tcW w:w="567" w:type="dxa"/>
            <w:gridSpan w:val="2"/>
            <w:tcPrChange w:id="3024" w:author="2" w:date="2021-08-31T10:55:00Z">
              <w:tcPr>
                <w:tcW w:w="547" w:type="dxa"/>
              </w:tcPr>
            </w:tcPrChange>
          </w:tcPr>
          <w:p w14:paraId="48ACF552" w14:textId="0C3813B3" w:rsidR="00450F2B" w:rsidRPr="00450F2B" w:rsidRDefault="006007E6" w:rsidP="00450F2B">
            <w:pPr>
              <w:tabs>
                <w:tab w:val="left" w:pos="600"/>
                <w:tab w:val="left" w:pos="851"/>
              </w:tabs>
              <w:ind w:right="34" w:firstLine="142"/>
              <w:rPr>
                <w:rFonts w:ascii="Times New Roman" w:hAnsi="Times New Roman" w:cs="Times New Roman"/>
                <w:sz w:val="24"/>
                <w:szCs w:val="24"/>
              </w:rPr>
            </w:pPr>
            <w:ins w:id="3025" w:author="2" w:date="2021-08-31T10:55:00Z">
              <w:r>
                <w:rPr>
                  <w:rFonts w:ascii="Times New Roman" w:hAnsi="Times New Roman" w:cs="Times New Roman"/>
                  <w:sz w:val="24"/>
                  <w:szCs w:val="24"/>
                </w:rPr>
                <w:t>1</w:t>
              </w:r>
            </w:ins>
          </w:p>
        </w:tc>
      </w:tr>
      <w:tr w:rsidR="00450F2B" w:rsidRPr="00450F2B" w14:paraId="04EC805F" w14:textId="77777777" w:rsidTr="00911EF6">
        <w:tc>
          <w:tcPr>
            <w:tcW w:w="846" w:type="dxa"/>
            <w:tcPrChange w:id="3026" w:author="2" w:date="2021-08-31T10:55:00Z">
              <w:tcPr>
                <w:tcW w:w="846" w:type="dxa"/>
              </w:tcPr>
            </w:tcPrChange>
          </w:tcPr>
          <w:p w14:paraId="3E9B18F7" w14:textId="77777777" w:rsidR="00450F2B" w:rsidRPr="00450F2B" w:rsidRDefault="00450F2B" w:rsidP="00450F2B">
            <w:pPr>
              <w:spacing w:after="120"/>
              <w:rPr>
                <w:rFonts w:ascii="Times New Roman" w:hAnsi="Times New Roman" w:cs="Times New Roman"/>
                <w:sz w:val="24"/>
                <w:szCs w:val="24"/>
              </w:rPr>
            </w:pPr>
          </w:p>
        </w:tc>
        <w:tc>
          <w:tcPr>
            <w:tcW w:w="1843" w:type="dxa"/>
            <w:tcPrChange w:id="3027" w:author="2" w:date="2021-08-31T10:55:00Z">
              <w:tcPr>
                <w:tcW w:w="1843" w:type="dxa"/>
              </w:tcPr>
            </w:tcPrChange>
          </w:tcPr>
          <w:p w14:paraId="5F1996EB" w14:textId="77777777" w:rsidR="00450F2B" w:rsidRPr="00247CE1" w:rsidRDefault="00450F2B" w:rsidP="00450F2B">
            <w:pPr>
              <w:spacing w:after="120"/>
              <w:rPr>
                <w:rFonts w:ascii="Times New Roman" w:hAnsi="Times New Roman" w:cs="Times New Roman"/>
                <w:b/>
                <w:sz w:val="20"/>
                <w:szCs w:val="20"/>
              </w:rPr>
            </w:pPr>
          </w:p>
        </w:tc>
        <w:tc>
          <w:tcPr>
            <w:tcW w:w="425" w:type="dxa"/>
            <w:tcPrChange w:id="3028" w:author="2" w:date="2021-08-31T10:55:00Z">
              <w:tcPr>
                <w:tcW w:w="425" w:type="dxa"/>
              </w:tcPr>
            </w:tcPrChange>
          </w:tcPr>
          <w:p w14:paraId="73BF9161" w14:textId="77777777" w:rsidR="00450F2B" w:rsidRPr="00450F2B" w:rsidRDefault="00450F2B" w:rsidP="00450F2B">
            <w:pPr>
              <w:spacing w:after="120"/>
              <w:rPr>
                <w:rFonts w:ascii="Times New Roman" w:hAnsi="Times New Roman" w:cs="Times New Roman"/>
                <w:sz w:val="24"/>
                <w:szCs w:val="24"/>
              </w:rPr>
            </w:pPr>
          </w:p>
        </w:tc>
        <w:tc>
          <w:tcPr>
            <w:tcW w:w="392" w:type="dxa"/>
            <w:tcPrChange w:id="3029" w:author="2" w:date="2021-08-31T10:55:00Z">
              <w:tcPr>
                <w:tcW w:w="392" w:type="dxa"/>
              </w:tcPr>
            </w:tcPrChange>
          </w:tcPr>
          <w:p w14:paraId="1739388B" w14:textId="77777777" w:rsidR="00450F2B" w:rsidRPr="00450F2B" w:rsidRDefault="00450F2B" w:rsidP="00450F2B">
            <w:pPr>
              <w:spacing w:after="120"/>
              <w:rPr>
                <w:rFonts w:ascii="Times New Roman" w:hAnsi="Times New Roman" w:cs="Times New Roman"/>
                <w:sz w:val="24"/>
                <w:szCs w:val="24"/>
              </w:rPr>
            </w:pPr>
          </w:p>
        </w:tc>
        <w:tc>
          <w:tcPr>
            <w:tcW w:w="553" w:type="dxa"/>
            <w:tcPrChange w:id="3030" w:author="2" w:date="2021-08-31T10:55:00Z">
              <w:tcPr>
                <w:tcW w:w="553" w:type="dxa"/>
              </w:tcPr>
            </w:tcPrChange>
          </w:tcPr>
          <w:p w14:paraId="093ADB2E" w14:textId="2045CFDA"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3031" w:author="2" w:date="2021-08-31T10:55:00Z">
              <w:tcPr>
                <w:tcW w:w="6001" w:type="dxa"/>
              </w:tcPr>
            </w:tcPrChange>
          </w:tcPr>
          <w:p w14:paraId="31F72D68" w14:textId="1EF213F2" w:rsidR="00450F2B" w:rsidRPr="00450F2B" w:rsidRDefault="00450F2B" w:rsidP="00450F2B">
            <w:pPr>
              <w:ind w:hanging="41"/>
              <w:rPr>
                <w:rFonts w:ascii="Times New Roman" w:eastAsia="Times New Roman" w:hAnsi="Times New Roman" w:cs="Times New Roman"/>
                <w:color w:val="000000"/>
                <w:lang w:eastAsia="ru-RU"/>
              </w:rPr>
            </w:pPr>
            <w:r w:rsidRPr="00450F2B">
              <w:rPr>
                <w:rFonts w:ascii="Times New Roman" w:eastAsia="Times New Roman" w:hAnsi="Times New Roman" w:cs="Times New Roman"/>
                <w:color w:val="000000"/>
                <w:sz w:val="20"/>
                <w:szCs w:val="20"/>
                <w:lang w:eastAsia="ru-RU"/>
              </w:rPr>
              <w:t>Волна распространяется вдоль шнура со скоростью 3м/с и частотой 2Гц. Какова разность фаз колебаний двух точек шнура, расстояние между которыми 75см</w:t>
            </w:r>
          </w:p>
        </w:tc>
        <w:tc>
          <w:tcPr>
            <w:tcW w:w="4961" w:type="dxa"/>
            <w:gridSpan w:val="2"/>
            <w:tcPrChange w:id="3032" w:author="2" w:date="2021-08-31T10:55:00Z">
              <w:tcPr>
                <w:tcW w:w="4839" w:type="dxa"/>
              </w:tcPr>
            </w:tcPrChange>
          </w:tcPr>
          <w:p w14:paraId="5E5874B2" w14:textId="77777777" w:rsidR="00450F2B" w:rsidRPr="006F33AA" w:rsidRDefault="00812BEC" w:rsidP="00812BEC">
            <w:pPr>
              <w:pStyle w:val="a4"/>
              <w:numPr>
                <w:ilvl w:val="0"/>
                <w:numId w:val="272"/>
              </w:numPr>
              <w:spacing w:after="0" w:line="273" w:lineRule="exact"/>
              <w:ind w:right="20"/>
              <w:rPr>
                <w:ins w:id="3033" w:author="2" w:date="2021-08-31T10:55:00Z"/>
                <w:rFonts w:ascii="Times New Roman" w:eastAsia="Century Schoolbook" w:hAnsi="Times New Roman" w:cs="Times New Roman"/>
                <w:color w:val="000000"/>
                <w:sz w:val="20"/>
                <w:szCs w:val="20"/>
                <w:lang w:eastAsia="ru-RU"/>
              </w:rPr>
            </w:pPr>
            <m:oMath>
              <m:r>
                <w:ins w:id="3034" w:author="2" w:date="2021-08-31T10:55:00Z">
                  <w:rPr>
                    <w:rFonts w:ascii="Cambria Math" w:eastAsia="Century Schoolbook" w:hAnsi="Cambria Math" w:cs="Times New Roman"/>
                    <w:color w:val="000000"/>
                    <w:sz w:val="20"/>
                    <w:szCs w:val="20"/>
                    <w:lang w:eastAsia="ru-RU"/>
                  </w:rPr>
                  <m:t>π</m:t>
                </w:ins>
              </m:r>
            </m:oMath>
          </w:p>
          <w:p w14:paraId="0281B320" w14:textId="77777777" w:rsidR="00812BEC" w:rsidRPr="006F33AA" w:rsidRDefault="00812BEC" w:rsidP="00812BEC">
            <w:pPr>
              <w:pStyle w:val="a4"/>
              <w:numPr>
                <w:ilvl w:val="0"/>
                <w:numId w:val="272"/>
              </w:numPr>
              <w:spacing w:after="0" w:line="273" w:lineRule="exact"/>
              <w:ind w:right="20"/>
              <w:rPr>
                <w:ins w:id="3035" w:author="2" w:date="2021-08-31T10:55:00Z"/>
                <w:rFonts w:ascii="Times New Roman" w:eastAsia="Century Schoolbook" w:hAnsi="Times New Roman" w:cs="Times New Roman"/>
                <w:color w:val="000000"/>
                <w:sz w:val="20"/>
                <w:szCs w:val="20"/>
                <w:lang w:eastAsia="ru-RU"/>
              </w:rPr>
            </w:pPr>
            <w:ins w:id="3036" w:author="2" w:date="2021-08-31T10:55:00Z">
              <w:r w:rsidRPr="006F33AA">
                <w:rPr>
                  <w:rFonts w:ascii="Times New Roman" w:eastAsia="Century Schoolbook" w:hAnsi="Times New Roman" w:cs="Times New Roman"/>
                  <w:color w:val="000000"/>
                  <w:sz w:val="20"/>
                  <w:szCs w:val="20"/>
                  <w:lang w:eastAsia="ru-RU"/>
                </w:rPr>
                <w:t>0,5</w:t>
              </w:r>
              <m:oMath>
                <m:r>
                  <w:rPr>
                    <w:rFonts w:ascii="Cambria Math" w:eastAsia="Century Schoolbook" w:hAnsi="Cambria Math" w:cs="Times New Roman"/>
                    <w:color w:val="000000"/>
                    <w:sz w:val="20"/>
                    <w:szCs w:val="20"/>
                    <w:lang w:eastAsia="ru-RU"/>
                  </w:rPr>
                  <m:t xml:space="preserve"> π</m:t>
                </m:r>
              </m:oMath>
            </w:ins>
          </w:p>
          <w:p w14:paraId="44C179AA" w14:textId="77777777" w:rsidR="00812BEC" w:rsidRPr="006F33AA" w:rsidRDefault="00812BEC" w:rsidP="00812BEC">
            <w:pPr>
              <w:pStyle w:val="a4"/>
              <w:numPr>
                <w:ilvl w:val="0"/>
                <w:numId w:val="272"/>
              </w:numPr>
              <w:spacing w:after="0" w:line="273" w:lineRule="exact"/>
              <w:ind w:right="20"/>
              <w:rPr>
                <w:ins w:id="3037" w:author="2" w:date="2021-08-31T10:55:00Z"/>
                <w:rFonts w:ascii="Times New Roman" w:eastAsia="Century Schoolbook" w:hAnsi="Times New Roman" w:cs="Times New Roman"/>
                <w:color w:val="000000"/>
                <w:sz w:val="20"/>
                <w:szCs w:val="20"/>
                <w:lang w:eastAsia="ru-RU"/>
              </w:rPr>
            </w:pPr>
            <w:ins w:id="3038" w:author="2" w:date="2021-08-31T10:55:00Z">
              <w:r w:rsidRPr="006F33AA">
                <w:rPr>
                  <w:rFonts w:ascii="Times New Roman" w:eastAsia="Century Schoolbook" w:hAnsi="Times New Roman" w:cs="Times New Roman"/>
                  <w:color w:val="000000"/>
                  <w:sz w:val="20"/>
                  <w:szCs w:val="20"/>
                  <w:lang w:eastAsia="ru-RU"/>
                </w:rPr>
                <w:t>0,4</w:t>
              </w:r>
              <m:oMath>
                <m:r>
                  <w:rPr>
                    <w:rFonts w:ascii="Cambria Math" w:eastAsia="Century Schoolbook" w:hAnsi="Cambria Math" w:cs="Times New Roman"/>
                    <w:color w:val="000000"/>
                    <w:sz w:val="20"/>
                    <w:szCs w:val="20"/>
                    <w:lang w:eastAsia="ru-RU"/>
                  </w:rPr>
                  <m:t xml:space="preserve"> π</m:t>
                </m:r>
              </m:oMath>
            </w:ins>
          </w:p>
          <w:p w14:paraId="4D653A96" w14:textId="77777777" w:rsidR="00812BEC" w:rsidRPr="006F33AA" w:rsidRDefault="00812BEC" w:rsidP="00812BEC">
            <w:pPr>
              <w:pStyle w:val="a4"/>
              <w:numPr>
                <w:ilvl w:val="0"/>
                <w:numId w:val="272"/>
              </w:numPr>
              <w:spacing w:after="0" w:line="273" w:lineRule="exact"/>
              <w:ind w:right="20"/>
              <w:rPr>
                <w:ins w:id="3039" w:author="2" w:date="2021-08-31T10:55:00Z"/>
                <w:rFonts w:ascii="Times New Roman" w:eastAsia="Century Schoolbook" w:hAnsi="Times New Roman" w:cs="Times New Roman"/>
                <w:color w:val="000000"/>
                <w:sz w:val="20"/>
                <w:szCs w:val="20"/>
                <w:lang w:eastAsia="ru-RU"/>
              </w:rPr>
            </w:pPr>
            <w:ins w:id="3040" w:author="2" w:date="2021-08-31T10:55:00Z">
              <w:r w:rsidRPr="006F33AA">
                <w:rPr>
                  <w:rFonts w:ascii="Times New Roman" w:eastAsia="Century Schoolbook" w:hAnsi="Times New Roman" w:cs="Times New Roman"/>
                  <w:color w:val="000000"/>
                  <w:sz w:val="20"/>
                  <w:szCs w:val="20"/>
                  <w:lang w:eastAsia="ru-RU"/>
                </w:rPr>
                <w:t>1,2</w:t>
              </w:r>
              <m:oMath>
                <m:r>
                  <w:rPr>
                    <w:rFonts w:ascii="Cambria Math" w:eastAsia="Century Schoolbook" w:hAnsi="Cambria Math" w:cs="Times New Roman"/>
                    <w:color w:val="000000"/>
                    <w:sz w:val="20"/>
                    <w:szCs w:val="20"/>
                    <w:lang w:eastAsia="ru-RU"/>
                  </w:rPr>
                  <m:t xml:space="preserve"> π</m:t>
                </m:r>
              </m:oMath>
            </w:ins>
          </w:p>
          <w:p w14:paraId="7295C35F" w14:textId="77777777" w:rsidR="00450F2B" w:rsidRPr="006F33AA" w:rsidRDefault="00450F2B" w:rsidP="00450F2B">
            <w:pPr>
              <w:pStyle w:val="a4"/>
              <w:spacing w:after="0" w:line="273" w:lineRule="exact"/>
              <w:ind w:left="346" w:right="20" w:firstLine="142"/>
              <w:rPr>
                <w:rFonts w:ascii="Times New Roman" w:hAnsi="Times New Roman"/>
                <w:color w:val="000000"/>
                <w:sz w:val="20"/>
                <w:rPrChange w:id="3041"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3042" w:author="2" w:date="2021-08-31T10:55:00Z">
              <w:tcPr>
                <w:tcW w:w="547" w:type="dxa"/>
              </w:tcPr>
            </w:tcPrChange>
          </w:tcPr>
          <w:p w14:paraId="7675167C" w14:textId="3F857671" w:rsidR="00450F2B" w:rsidRPr="00450F2B" w:rsidRDefault="00812BEC" w:rsidP="00450F2B">
            <w:pPr>
              <w:tabs>
                <w:tab w:val="left" w:pos="600"/>
                <w:tab w:val="left" w:pos="851"/>
              </w:tabs>
              <w:ind w:right="34" w:firstLine="142"/>
              <w:rPr>
                <w:rFonts w:ascii="Times New Roman" w:hAnsi="Times New Roman" w:cs="Times New Roman"/>
                <w:sz w:val="24"/>
                <w:szCs w:val="24"/>
              </w:rPr>
            </w:pPr>
            <w:ins w:id="3043" w:author="2" w:date="2021-08-31T10:55:00Z">
              <w:r>
                <w:rPr>
                  <w:rFonts w:ascii="Times New Roman" w:hAnsi="Times New Roman" w:cs="Times New Roman"/>
                  <w:sz w:val="24"/>
                  <w:szCs w:val="24"/>
                </w:rPr>
                <w:t>1</w:t>
              </w:r>
            </w:ins>
          </w:p>
        </w:tc>
      </w:tr>
      <w:tr w:rsidR="00450F2B" w:rsidRPr="00450F2B" w14:paraId="4A18E578" w14:textId="77777777" w:rsidTr="00911EF6">
        <w:tc>
          <w:tcPr>
            <w:tcW w:w="846" w:type="dxa"/>
            <w:tcPrChange w:id="3044" w:author="2" w:date="2021-08-31T10:55:00Z">
              <w:tcPr>
                <w:tcW w:w="846" w:type="dxa"/>
              </w:tcPr>
            </w:tcPrChange>
          </w:tcPr>
          <w:p w14:paraId="2EB6329D" w14:textId="77777777" w:rsidR="00450F2B" w:rsidRPr="00450F2B" w:rsidRDefault="00450F2B" w:rsidP="00450F2B">
            <w:pPr>
              <w:spacing w:after="120"/>
              <w:rPr>
                <w:rFonts w:ascii="Times New Roman" w:hAnsi="Times New Roman" w:cs="Times New Roman"/>
                <w:sz w:val="24"/>
                <w:szCs w:val="24"/>
              </w:rPr>
            </w:pPr>
          </w:p>
        </w:tc>
        <w:tc>
          <w:tcPr>
            <w:tcW w:w="1843" w:type="dxa"/>
            <w:tcPrChange w:id="3045" w:author="2" w:date="2021-08-31T10:55:00Z">
              <w:tcPr>
                <w:tcW w:w="1843" w:type="dxa"/>
              </w:tcPr>
            </w:tcPrChange>
          </w:tcPr>
          <w:p w14:paraId="1EC07B97" w14:textId="08489ADA" w:rsidR="00450F2B" w:rsidRPr="00247CE1" w:rsidRDefault="00450F2B" w:rsidP="00450F2B">
            <w:pPr>
              <w:spacing w:after="120"/>
              <w:rPr>
                <w:rFonts w:ascii="Times New Roman" w:hAnsi="Times New Roman" w:cs="Times New Roman"/>
                <w:b/>
                <w:sz w:val="20"/>
                <w:szCs w:val="20"/>
              </w:rPr>
            </w:pPr>
            <w:r w:rsidRPr="00247CE1">
              <w:rPr>
                <w:rFonts w:ascii="Times New Roman" w:hAnsi="Times New Roman" w:cs="Times New Roman"/>
                <w:b/>
                <w:sz w:val="20"/>
                <w:szCs w:val="20"/>
              </w:rPr>
              <w:t>Электромагнитные волны</w:t>
            </w:r>
          </w:p>
        </w:tc>
        <w:tc>
          <w:tcPr>
            <w:tcW w:w="425" w:type="dxa"/>
            <w:tcPrChange w:id="3046" w:author="2" w:date="2021-08-31T10:55:00Z">
              <w:tcPr>
                <w:tcW w:w="425" w:type="dxa"/>
              </w:tcPr>
            </w:tcPrChange>
          </w:tcPr>
          <w:p w14:paraId="59521F6E" w14:textId="31A01148"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10</w:t>
            </w:r>
          </w:p>
        </w:tc>
        <w:tc>
          <w:tcPr>
            <w:tcW w:w="392" w:type="dxa"/>
            <w:tcPrChange w:id="3047" w:author="2" w:date="2021-08-31T10:55:00Z">
              <w:tcPr>
                <w:tcW w:w="392" w:type="dxa"/>
              </w:tcPr>
            </w:tcPrChange>
          </w:tcPr>
          <w:p w14:paraId="3E8C950E" w14:textId="64C3B9D7"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П</w:t>
            </w:r>
          </w:p>
        </w:tc>
        <w:tc>
          <w:tcPr>
            <w:tcW w:w="553" w:type="dxa"/>
            <w:tcPrChange w:id="3048" w:author="2" w:date="2021-08-31T10:55:00Z">
              <w:tcPr>
                <w:tcW w:w="553" w:type="dxa"/>
              </w:tcPr>
            </w:tcPrChange>
          </w:tcPr>
          <w:p w14:paraId="323F089D" w14:textId="62C9B45B"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3049" w:author="2" w:date="2021-08-31T10:55:00Z">
              <w:tcPr>
                <w:tcW w:w="6001" w:type="dxa"/>
              </w:tcPr>
            </w:tcPrChange>
          </w:tcPr>
          <w:p w14:paraId="01894528" w14:textId="77777777" w:rsidR="00450F2B" w:rsidRPr="00450F2B" w:rsidRDefault="00450F2B" w:rsidP="00450F2B">
            <w:pPr>
              <w:pStyle w:val="6"/>
              <w:shd w:val="clear" w:color="auto" w:fill="auto"/>
              <w:spacing w:before="0" w:line="226" w:lineRule="exact"/>
              <w:ind w:right="40" w:firstLine="0"/>
              <w:rPr>
                <w:rFonts w:ascii="Times New Roman" w:hAnsi="Times New Roman" w:cs="Times New Roman"/>
                <w:sz w:val="20"/>
                <w:szCs w:val="20"/>
              </w:rPr>
            </w:pPr>
            <w:r w:rsidRPr="00450F2B">
              <w:rPr>
                <w:rFonts w:ascii="Times New Roman" w:hAnsi="Times New Roman" w:cs="Times New Roman"/>
                <w:sz w:val="20"/>
                <w:szCs w:val="20"/>
              </w:rPr>
              <w:t>На какую длину волны настроен колебательный контур, со</w:t>
            </w:r>
            <w:r w:rsidRPr="00450F2B">
              <w:rPr>
                <w:rFonts w:ascii="Times New Roman" w:hAnsi="Times New Roman" w:cs="Times New Roman"/>
                <w:sz w:val="20"/>
                <w:szCs w:val="20"/>
              </w:rPr>
              <w:softHyphen/>
              <w:t>стоящий из катушки с индуктивностью 2 мГн и плоского кон</w:t>
            </w:r>
            <w:r w:rsidRPr="00450F2B">
              <w:rPr>
                <w:rFonts w:ascii="Times New Roman" w:hAnsi="Times New Roman" w:cs="Times New Roman"/>
                <w:sz w:val="20"/>
                <w:szCs w:val="20"/>
              </w:rPr>
              <w:softHyphen/>
              <w:t>денсатора? Пространство между пластинами конденсатора за</w:t>
            </w:r>
            <w:r w:rsidRPr="00450F2B">
              <w:rPr>
                <w:rFonts w:ascii="Times New Roman" w:hAnsi="Times New Roman" w:cs="Times New Roman"/>
                <w:sz w:val="20"/>
                <w:szCs w:val="20"/>
              </w:rPr>
              <w:softHyphen/>
              <w:t>полнено веществом с диэлектрической проницаемостью 11. Пло</w:t>
            </w:r>
            <w:r w:rsidRPr="00450F2B">
              <w:rPr>
                <w:rFonts w:ascii="Times New Roman" w:hAnsi="Times New Roman" w:cs="Times New Roman"/>
                <w:sz w:val="20"/>
                <w:szCs w:val="20"/>
              </w:rPr>
              <w:softHyphen/>
              <w:t>щадь пластин конденсатора 800 см</w:t>
            </w:r>
            <w:r w:rsidRPr="00450F2B">
              <w:rPr>
                <w:rFonts w:ascii="Times New Roman" w:hAnsi="Times New Roman" w:cs="Times New Roman"/>
                <w:sz w:val="20"/>
                <w:szCs w:val="20"/>
                <w:vertAlign w:val="superscript"/>
              </w:rPr>
              <w:t>2</w:t>
            </w:r>
            <w:r w:rsidRPr="00450F2B">
              <w:rPr>
                <w:rFonts w:ascii="Times New Roman" w:hAnsi="Times New Roman" w:cs="Times New Roman"/>
                <w:sz w:val="20"/>
                <w:szCs w:val="20"/>
              </w:rPr>
              <w:t>, расстояние между ними 1 см.</w:t>
            </w:r>
          </w:p>
          <w:p w14:paraId="373A304C" w14:textId="4A6EB564" w:rsidR="00450F2B" w:rsidRPr="00450F2B" w:rsidRDefault="00450F2B" w:rsidP="00450F2B">
            <w:pPr>
              <w:rPr>
                <w:rFonts w:ascii="Times New Roman" w:eastAsia="Times New Roman" w:hAnsi="Times New Roman" w:cs="Times New Roman"/>
                <w:color w:val="000000"/>
                <w:sz w:val="20"/>
                <w:szCs w:val="20"/>
                <w:lang w:eastAsia="ru-RU"/>
              </w:rPr>
            </w:pPr>
          </w:p>
        </w:tc>
        <w:tc>
          <w:tcPr>
            <w:tcW w:w="4961" w:type="dxa"/>
            <w:gridSpan w:val="2"/>
            <w:tcPrChange w:id="3050" w:author="2" w:date="2021-08-31T10:55:00Z">
              <w:tcPr>
                <w:tcW w:w="4839" w:type="dxa"/>
              </w:tcPr>
            </w:tcPrChange>
          </w:tcPr>
          <w:p w14:paraId="7E1DA0BE" w14:textId="77777777" w:rsidR="00450F2B" w:rsidRPr="006F33AA" w:rsidRDefault="008A4859" w:rsidP="00812BEC">
            <w:pPr>
              <w:pStyle w:val="a4"/>
              <w:numPr>
                <w:ilvl w:val="0"/>
                <w:numId w:val="273"/>
              </w:numPr>
              <w:spacing w:after="0" w:line="273" w:lineRule="exact"/>
              <w:ind w:right="20"/>
              <w:rPr>
                <w:ins w:id="3051" w:author="2" w:date="2021-08-31T10:55:00Z"/>
                <w:rFonts w:ascii="Times New Roman" w:eastAsia="Century Schoolbook" w:hAnsi="Times New Roman" w:cs="Times New Roman"/>
                <w:color w:val="000000"/>
                <w:sz w:val="20"/>
                <w:szCs w:val="20"/>
                <w:lang w:eastAsia="ru-RU"/>
              </w:rPr>
            </w:pPr>
            <w:ins w:id="3052" w:author="2" w:date="2021-08-31T10:55:00Z">
              <w:r w:rsidRPr="006F33AA">
                <w:rPr>
                  <w:rFonts w:ascii="Times New Roman" w:eastAsia="Century Schoolbook" w:hAnsi="Times New Roman" w:cs="Times New Roman"/>
                  <w:color w:val="000000"/>
                  <w:sz w:val="20"/>
                  <w:szCs w:val="20"/>
                  <w:lang w:eastAsia="ru-RU"/>
                </w:rPr>
                <w:t>2351</w:t>
              </w:r>
              <w:r w:rsidR="00812BEC" w:rsidRPr="006F33AA">
                <w:rPr>
                  <w:rFonts w:ascii="Times New Roman" w:eastAsia="Century Schoolbook" w:hAnsi="Times New Roman" w:cs="Times New Roman"/>
                  <w:color w:val="000000"/>
                  <w:sz w:val="20"/>
                  <w:szCs w:val="20"/>
                  <w:lang w:eastAsia="ru-RU"/>
                </w:rPr>
                <w:t>м</w:t>
              </w:r>
            </w:ins>
          </w:p>
          <w:p w14:paraId="51AC951B" w14:textId="77777777" w:rsidR="00812BEC" w:rsidRPr="006F33AA" w:rsidRDefault="00812BEC" w:rsidP="00812BEC">
            <w:pPr>
              <w:pStyle w:val="a4"/>
              <w:numPr>
                <w:ilvl w:val="0"/>
                <w:numId w:val="273"/>
              </w:numPr>
              <w:spacing w:after="0" w:line="273" w:lineRule="exact"/>
              <w:ind w:right="20"/>
              <w:rPr>
                <w:ins w:id="3053" w:author="2" w:date="2021-08-31T10:55:00Z"/>
                <w:rFonts w:ascii="Times New Roman" w:eastAsia="Century Schoolbook" w:hAnsi="Times New Roman" w:cs="Times New Roman"/>
                <w:color w:val="000000"/>
                <w:sz w:val="20"/>
                <w:szCs w:val="20"/>
                <w:lang w:eastAsia="ru-RU"/>
              </w:rPr>
            </w:pPr>
            <w:ins w:id="3054" w:author="2" w:date="2021-08-31T10:55:00Z">
              <w:r w:rsidRPr="006F33AA">
                <w:rPr>
                  <w:rFonts w:ascii="Times New Roman" w:eastAsia="Century Schoolbook" w:hAnsi="Times New Roman" w:cs="Times New Roman"/>
                  <w:color w:val="000000"/>
                  <w:sz w:val="20"/>
                  <w:szCs w:val="20"/>
                  <w:lang w:eastAsia="ru-RU"/>
                </w:rPr>
                <w:t>23,5 м</w:t>
              </w:r>
            </w:ins>
          </w:p>
          <w:p w14:paraId="64E0FEDA" w14:textId="77777777" w:rsidR="00812BEC" w:rsidRPr="006F33AA" w:rsidRDefault="00812BEC" w:rsidP="00812BEC">
            <w:pPr>
              <w:pStyle w:val="a4"/>
              <w:numPr>
                <w:ilvl w:val="0"/>
                <w:numId w:val="273"/>
              </w:numPr>
              <w:spacing w:after="0" w:line="273" w:lineRule="exact"/>
              <w:ind w:right="20"/>
              <w:rPr>
                <w:ins w:id="3055" w:author="2" w:date="2021-08-31T10:55:00Z"/>
                <w:rFonts w:ascii="Times New Roman" w:eastAsia="Century Schoolbook" w:hAnsi="Times New Roman" w:cs="Times New Roman"/>
                <w:color w:val="000000"/>
                <w:sz w:val="20"/>
                <w:szCs w:val="20"/>
                <w:lang w:eastAsia="ru-RU"/>
              </w:rPr>
            </w:pPr>
            <w:ins w:id="3056" w:author="2" w:date="2021-08-31T10:55:00Z">
              <w:r w:rsidRPr="006F33AA">
                <w:rPr>
                  <w:rFonts w:ascii="Times New Roman" w:eastAsia="Century Schoolbook" w:hAnsi="Times New Roman" w:cs="Times New Roman"/>
                  <w:color w:val="000000"/>
                  <w:sz w:val="20"/>
                  <w:szCs w:val="20"/>
                  <w:lang w:eastAsia="ru-RU"/>
                </w:rPr>
                <w:t xml:space="preserve">235м </w:t>
              </w:r>
            </w:ins>
          </w:p>
          <w:p w14:paraId="4E5BB577" w14:textId="269DED6E" w:rsidR="00450F2B" w:rsidRPr="006F33AA" w:rsidRDefault="00812BEC" w:rsidP="00812BEC">
            <w:pPr>
              <w:pStyle w:val="a4"/>
              <w:numPr>
                <w:ilvl w:val="0"/>
                <w:numId w:val="273"/>
              </w:numPr>
              <w:spacing w:after="0" w:line="273" w:lineRule="exact"/>
              <w:ind w:right="20"/>
              <w:rPr>
                <w:rFonts w:ascii="Times New Roman" w:hAnsi="Times New Roman"/>
                <w:color w:val="000000"/>
                <w:sz w:val="20"/>
                <w:rPrChange w:id="3057" w:author="2" w:date="2021-08-31T10:55:00Z">
                  <w:rPr>
                    <w:rFonts w:ascii="Times New Roman" w:eastAsia="Century Schoolbook" w:hAnsi="Times New Roman" w:cs="Times New Roman"/>
                    <w:color w:val="000000"/>
                    <w:sz w:val="24"/>
                    <w:szCs w:val="24"/>
                    <w:lang w:eastAsia="ru-RU"/>
                  </w:rPr>
                </w:rPrChange>
              </w:rPr>
              <w:pPrChange w:id="3058" w:author="2" w:date="2021-08-31T10:55:00Z">
                <w:pPr>
                  <w:pStyle w:val="a4"/>
                  <w:framePr w:hSpace="180" w:wrap="around" w:hAnchor="margin" w:y="665"/>
                  <w:spacing w:after="0" w:line="273" w:lineRule="exact"/>
                  <w:ind w:left="346" w:right="20" w:firstLine="142"/>
                </w:pPr>
              </w:pPrChange>
            </w:pPr>
            <w:ins w:id="3059" w:author="2" w:date="2021-08-31T10:55:00Z">
              <w:r w:rsidRPr="006F33AA">
                <w:rPr>
                  <w:rFonts w:ascii="Times New Roman" w:eastAsia="Century Schoolbook" w:hAnsi="Times New Roman" w:cs="Times New Roman"/>
                  <w:color w:val="000000"/>
                  <w:sz w:val="20"/>
                  <w:szCs w:val="20"/>
                  <w:lang w:eastAsia="ru-RU"/>
                </w:rPr>
                <w:t>1184м</w:t>
              </w:r>
            </w:ins>
          </w:p>
        </w:tc>
        <w:tc>
          <w:tcPr>
            <w:tcW w:w="567" w:type="dxa"/>
            <w:gridSpan w:val="2"/>
            <w:tcPrChange w:id="3060" w:author="2" w:date="2021-08-31T10:55:00Z">
              <w:tcPr>
                <w:tcW w:w="547" w:type="dxa"/>
              </w:tcPr>
            </w:tcPrChange>
          </w:tcPr>
          <w:p w14:paraId="2F4D789D" w14:textId="13AA4E95" w:rsidR="00450F2B" w:rsidRPr="00450F2B" w:rsidRDefault="008A4859" w:rsidP="00450F2B">
            <w:pPr>
              <w:tabs>
                <w:tab w:val="left" w:pos="600"/>
                <w:tab w:val="left" w:pos="851"/>
              </w:tabs>
              <w:ind w:right="34" w:firstLine="142"/>
              <w:rPr>
                <w:rFonts w:ascii="Times New Roman" w:hAnsi="Times New Roman" w:cs="Times New Roman"/>
                <w:sz w:val="24"/>
                <w:szCs w:val="24"/>
              </w:rPr>
            </w:pPr>
            <w:ins w:id="3061" w:author="2" w:date="2021-08-31T10:55:00Z">
              <w:r>
                <w:rPr>
                  <w:rFonts w:ascii="Times New Roman" w:hAnsi="Times New Roman" w:cs="Times New Roman"/>
                  <w:sz w:val="24"/>
                  <w:szCs w:val="24"/>
                </w:rPr>
                <w:t>1</w:t>
              </w:r>
            </w:ins>
          </w:p>
        </w:tc>
      </w:tr>
      <w:tr w:rsidR="00450F2B" w:rsidRPr="00450F2B" w14:paraId="3B495A67" w14:textId="77777777" w:rsidTr="00911EF6">
        <w:tc>
          <w:tcPr>
            <w:tcW w:w="846" w:type="dxa"/>
            <w:tcPrChange w:id="3062" w:author="2" w:date="2021-08-31T10:55:00Z">
              <w:tcPr>
                <w:tcW w:w="846" w:type="dxa"/>
              </w:tcPr>
            </w:tcPrChange>
          </w:tcPr>
          <w:p w14:paraId="292C3A43" w14:textId="77777777" w:rsidR="00450F2B" w:rsidRPr="00450F2B" w:rsidRDefault="00450F2B" w:rsidP="00450F2B">
            <w:pPr>
              <w:spacing w:after="120"/>
              <w:rPr>
                <w:rFonts w:ascii="Times New Roman" w:hAnsi="Times New Roman" w:cs="Times New Roman"/>
                <w:sz w:val="24"/>
                <w:szCs w:val="24"/>
              </w:rPr>
            </w:pPr>
          </w:p>
        </w:tc>
        <w:tc>
          <w:tcPr>
            <w:tcW w:w="1843" w:type="dxa"/>
            <w:tcPrChange w:id="3063" w:author="2" w:date="2021-08-31T10:55:00Z">
              <w:tcPr>
                <w:tcW w:w="1843" w:type="dxa"/>
              </w:tcPr>
            </w:tcPrChange>
          </w:tcPr>
          <w:p w14:paraId="20C3E087" w14:textId="77777777" w:rsidR="00450F2B" w:rsidRPr="00247CE1" w:rsidRDefault="00450F2B" w:rsidP="00450F2B">
            <w:pPr>
              <w:spacing w:after="120"/>
              <w:rPr>
                <w:rFonts w:ascii="Times New Roman" w:hAnsi="Times New Roman" w:cs="Times New Roman"/>
                <w:b/>
                <w:sz w:val="20"/>
                <w:szCs w:val="20"/>
              </w:rPr>
            </w:pPr>
          </w:p>
        </w:tc>
        <w:tc>
          <w:tcPr>
            <w:tcW w:w="425" w:type="dxa"/>
            <w:tcPrChange w:id="3064" w:author="2" w:date="2021-08-31T10:55:00Z">
              <w:tcPr>
                <w:tcW w:w="425" w:type="dxa"/>
              </w:tcPr>
            </w:tcPrChange>
          </w:tcPr>
          <w:p w14:paraId="158959C3" w14:textId="77777777" w:rsidR="00450F2B" w:rsidRPr="00450F2B" w:rsidRDefault="00450F2B" w:rsidP="00450F2B">
            <w:pPr>
              <w:spacing w:after="120"/>
              <w:rPr>
                <w:rFonts w:ascii="Times New Roman" w:hAnsi="Times New Roman" w:cs="Times New Roman"/>
                <w:sz w:val="24"/>
                <w:szCs w:val="24"/>
              </w:rPr>
            </w:pPr>
          </w:p>
        </w:tc>
        <w:tc>
          <w:tcPr>
            <w:tcW w:w="392" w:type="dxa"/>
            <w:tcPrChange w:id="3065" w:author="2" w:date="2021-08-31T10:55:00Z">
              <w:tcPr>
                <w:tcW w:w="392" w:type="dxa"/>
              </w:tcPr>
            </w:tcPrChange>
          </w:tcPr>
          <w:p w14:paraId="51454297" w14:textId="77777777" w:rsidR="00450F2B" w:rsidRPr="00450F2B" w:rsidRDefault="00450F2B" w:rsidP="00450F2B">
            <w:pPr>
              <w:spacing w:after="120"/>
              <w:rPr>
                <w:rFonts w:ascii="Times New Roman" w:hAnsi="Times New Roman" w:cs="Times New Roman"/>
                <w:sz w:val="24"/>
                <w:szCs w:val="24"/>
              </w:rPr>
            </w:pPr>
          </w:p>
        </w:tc>
        <w:tc>
          <w:tcPr>
            <w:tcW w:w="553" w:type="dxa"/>
            <w:tcPrChange w:id="3066" w:author="2" w:date="2021-08-31T10:55:00Z">
              <w:tcPr>
                <w:tcW w:w="553" w:type="dxa"/>
              </w:tcPr>
            </w:tcPrChange>
          </w:tcPr>
          <w:p w14:paraId="69186FE6" w14:textId="6F18F4C0"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3067" w:author="2" w:date="2021-08-31T10:55:00Z">
              <w:tcPr>
                <w:tcW w:w="6001" w:type="dxa"/>
              </w:tcPr>
            </w:tcPrChange>
          </w:tcPr>
          <w:p w14:paraId="079577C2" w14:textId="77777777" w:rsidR="008A4859" w:rsidRDefault="00450F2B" w:rsidP="00450F2B">
            <w:pPr>
              <w:ind w:firstLine="100"/>
              <w:jc w:val="both"/>
              <w:rPr>
                <w:ins w:id="3068" w:author="2" w:date="2021-08-31T10:55:00Z"/>
                <w:rFonts w:ascii="Times New Roman" w:hAnsi="Times New Roman" w:cs="Times New Roman"/>
                <w:sz w:val="20"/>
                <w:szCs w:val="20"/>
              </w:rPr>
            </w:pPr>
            <w:r w:rsidRPr="00450F2B">
              <w:rPr>
                <w:rFonts w:ascii="Times New Roman" w:hAnsi="Times New Roman" w:cs="Times New Roman"/>
                <w:sz w:val="20"/>
                <w:szCs w:val="20"/>
              </w:rPr>
              <w:t>Катушка длиной 50 см и площадью поперечного сечения 3 см</w:t>
            </w:r>
            <w:r w:rsidRPr="00450F2B">
              <w:rPr>
                <w:rFonts w:ascii="Times New Roman" w:hAnsi="Times New Roman" w:cs="Times New Roman"/>
                <w:sz w:val="20"/>
                <w:szCs w:val="20"/>
                <w:vertAlign w:val="superscript"/>
              </w:rPr>
              <w:t>2</w:t>
            </w:r>
            <w:r w:rsidRPr="00450F2B">
              <w:rPr>
                <w:rFonts w:ascii="Times New Roman" w:hAnsi="Times New Roman" w:cs="Times New Roman"/>
                <w:sz w:val="20"/>
                <w:szCs w:val="20"/>
              </w:rPr>
              <w:t xml:space="preserve"> имеет 1000 витков и соединена параллельно с воздушным конденсатором. Конденсатор состоит из двух пластин площадью </w:t>
            </w:r>
            <w:ins w:id="3069" w:author="2" w:date="2021-08-31T10:55:00Z">
              <w:r w:rsidR="008A4859">
                <w:rPr>
                  <w:rFonts w:ascii="Times New Roman" w:hAnsi="Times New Roman" w:cs="Times New Roman"/>
                  <w:sz w:val="20"/>
                  <w:szCs w:val="20"/>
                </w:rPr>
                <w:t xml:space="preserve"> </w:t>
              </w:r>
            </w:ins>
          </w:p>
          <w:p w14:paraId="6989AA9C" w14:textId="429ACDF3" w:rsidR="00450F2B" w:rsidRPr="00450F2B" w:rsidRDefault="00450F2B" w:rsidP="00450F2B">
            <w:pPr>
              <w:ind w:firstLine="100"/>
              <w:jc w:val="both"/>
              <w:rPr>
                <w:rFonts w:ascii="Times New Roman" w:eastAsia="Times New Roman" w:hAnsi="Times New Roman" w:cs="Times New Roman"/>
                <w:color w:val="000000"/>
                <w:sz w:val="20"/>
                <w:szCs w:val="20"/>
                <w:lang w:eastAsia="ru-RU"/>
              </w:rPr>
            </w:pPr>
            <w:r w:rsidRPr="00450F2B">
              <w:rPr>
                <w:rFonts w:ascii="Times New Roman" w:hAnsi="Times New Roman" w:cs="Times New Roman"/>
                <w:sz w:val="20"/>
                <w:szCs w:val="20"/>
              </w:rPr>
              <w:lastRenderedPageBreak/>
              <w:t>75 см</w:t>
            </w:r>
            <w:r w:rsidRPr="00450F2B">
              <w:rPr>
                <w:rFonts w:ascii="Times New Roman" w:hAnsi="Times New Roman" w:cs="Times New Roman"/>
                <w:sz w:val="20"/>
                <w:szCs w:val="20"/>
                <w:vertAlign w:val="superscript"/>
              </w:rPr>
              <w:t>2</w:t>
            </w:r>
            <w:r w:rsidRPr="00450F2B">
              <w:rPr>
                <w:rFonts w:ascii="Times New Roman" w:hAnsi="Times New Roman" w:cs="Times New Roman"/>
                <w:sz w:val="20"/>
                <w:szCs w:val="20"/>
              </w:rPr>
              <w:t xml:space="preserve"> каждая. Расстояние между пластинами 5 мм. На какую длину волны настроен колебательный контур</w:t>
            </w:r>
            <w:r>
              <w:rPr>
                <w:rFonts w:ascii="Times New Roman" w:hAnsi="Times New Roman" w:cs="Times New Roman"/>
                <w:sz w:val="20"/>
                <w:szCs w:val="20"/>
              </w:rPr>
              <w:t>.</w:t>
            </w:r>
          </w:p>
        </w:tc>
        <w:tc>
          <w:tcPr>
            <w:tcW w:w="4961" w:type="dxa"/>
            <w:gridSpan w:val="2"/>
            <w:tcPrChange w:id="3070" w:author="2" w:date="2021-08-31T10:55:00Z">
              <w:tcPr>
                <w:tcW w:w="4839" w:type="dxa"/>
              </w:tcPr>
            </w:tcPrChange>
          </w:tcPr>
          <w:p w14:paraId="0C2007D9" w14:textId="77777777" w:rsidR="00450F2B" w:rsidRPr="006F33AA" w:rsidRDefault="008A4859" w:rsidP="008A4859">
            <w:pPr>
              <w:pStyle w:val="a4"/>
              <w:numPr>
                <w:ilvl w:val="0"/>
                <w:numId w:val="274"/>
              </w:numPr>
              <w:spacing w:after="0" w:line="273" w:lineRule="exact"/>
              <w:ind w:right="20"/>
              <w:rPr>
                <w:ins w:id="3071" w:author="2" w:date="2021-08-31T10:55:00Z"/>
                <w:rFonts w:ascii="Times New Roman" w:eastAsia="Century Schoolbook" w:hAnsi="Times New Roman" w:cs="Times New Roman"/>
                <w:color w:val="000000"/>
                <w:sz w:val="20"/>
                <w:szCs w:val="20"/>
                <w:lang w:eastAsia="ru-RU"/>
              </w:rPr>
            </w:pPr>
            <w:ins w:id="3072" w:author="2" w:date="2021-08-31T10:55:00Z">
              <w:r w:rsidRPr="006F33AA">
                <w:rPr>
                  <w:rFonts w:ascii="Times New Roman" w:eastAsia="Century Schoolbook" w:hAnsi="Times New Roman" w:cs="Times New Roman"/>
                  <w:color w:val="000000"/>
                  <w:sz w:val="20"/>
                  <w:szCs w:val="20"/>
                  <w:lang w:eastAsia="ru-RU"/>
                </w:rPr>
                <w:lastRenderedPageBreak/>
                <w:t>628 нс</w:t>
              </w:r>
            </w:ins>
          </w:p>
          <w:p w14:paraId="43D9D66A" w14:textId="77777777" w:rsidR="008A4859" w:rsidRPr="006F33AA" w:rsidRDefault="008A4859" w:rsidP="008A4859">
            <w:pPr>
              <w:pStyle w:val="a4"/>
              <w:numPr>
                <w:ilvl w:val="0"/>
                <w:numId w:val="274"/>
              </w:numPr>
              <w:spacing w:after="0" w:line="273" w:lineRule="exact"/>
              <w:ind w:right="20"/>
              <w:rPr>
                <w:ins w:id="3073" w:author="2" w:date="2021-08-31T10:55:00Z"/>
                <w:rFonts w:ascii="Times New Roman" w:eastAsia="Century Schoolbook" w:hAnsi="Times New Roman" w:cs="Times New Roman"/>
                <w:color w:val="000000"/>
                <w:sz w:val="20"/>
                <w:szCs w:val="20"/>
                <w:lang w:eastAsia="ru-RU"/>
              </w:rPr>
            </w:pPr>
            <w:ins w:id="3074" w:author="2" w:date="2021-08-31T10:55:00Z">
              <w:r w:rsidRPr="006F33AA">
                <w:rPr>
                  <w:rFonts w:ascii="Times New Roman" w:eastAsia="Century Schoolbook" w:hAnsi="Times New Roman" w:cs="Times New Roman"/>
                  <w:color w:val="000000"/>
                  <w:sz w:val="20"/>
                  <w:szCs w:val="20"/>
                  <w:lang w:eastAsia="ru-RU"/>
                </w:rPr>
                <w:t>314 нс</w:t>
              </w:r>
            </w:ins>
          </w:p>
          <w:p w14:paraId="17037E65" w14:textId="77777777" w:rsidR="008A4859" w:rsidRPr="006F33AA" w:rsidRDefault="008A4859" w:rsidP="008A4859">
            <w:pPr>
              <w:pStyle w:val="a4"/>
              <w:numPr>
                <w:ilvl w:val="0"/>
                <w:numId w:val="274"/>
              </w:numPr>
              <w:spacing w:after="0" w:line="273" w:lineRule="exact"/>
              <w:ind w:right="20"/>
              <w:rPr>
                <w:ins w:id="3075" w:author="2" w:date="2021-08-31T10:55:00Z"/>
                <w:rFonts w:ascii="Times New Roman" w:eastAsia="Century Schoolbook" w:hAnsi="Times New Roman" w:cs="Times New Roman"/>
                <w:color w:val="000000"/>
                <w:sz w:val="20"/>
                <w:szCs w:val="20"/>
                <w:lang w:eastAsia="ru-RU"/>
              </w:rPr>
            </w:pPr>
            <w:ins w:id="3076" w:author="2" w:date="2021-08-31T10:55:00Z">
              <w:r w:rsidRPr="006F33AA">
                <w:rPr>
                  <w:rFonts w:ascii="Times New Roman" w:eastAsia="Century Schoolbook" w:hAnsi="Times New Roman" w:cs="Times New Roman"/>
                  <w:color w:val="000000"/>
                  <w:sz w:val="20"/>
                  <w:szCs w:val="20"/>
                  <w:lang w:eastAsia="ru-RU"/>
                </w:rPr>
                <w:t>1256 нс</w:t>
              </w:r>
            </w:ins>
          </w:p>
          <w:p w14:paraId="61631DA1" w14:textId="7C14B304" w:rsidR="00450F2B" w:rsidRPr="006F33AA" w:rsidRDefault="008A4859" w:rsidP="008A4859">
            <w:pPr>
              <w:pStyle w:val="a4"/>
              <w:numPr>
                <w:ilvl w:val="0"/>
                <w:numId w:val="274"/>
              </w:numPr>
              <w:spacing w:after="0" w:line="273" w:lineRule="exact"/>
              <w:ind w:right="20"/>
              <w:rPr>
                <w:rFonts w:ascii="Times New Roman" w:hAnsi="Times New Roman"/>
                <w:color w:val="000000"/>
                <w:sz w:val="20"/>
                <w:rPrChange w:id="3077" w:author="2" w:date="2021-08-31T10:55:00Z">
                  <w:rPr>
                    <w:rFonts w:ascii="Times New Roman" w:eastAsia="Century Schoolbook" w:hAnsi="Times New Roman" w:cs="Times New Roman"/>
                    <w:color w:val="000000"/>
                    <w:sz w:val="24"/>
                    <w:szCs w:val="24"/>
                    <w:lang w:eastAsia="ru-RU"/>
                  </w:rPr>
                </w:rPrChange>
              </w:rPr>
              <w:pPrChange w:id="3078" w:author="2" w:date="2021-08-31T10:55:00Z">
                <w:pPr>
                  <w:pStyle w:val="a4"/>
                  <w:framePr w:hSpace="180" w:wrap="around" w:hAnchor="margin" w:y="665"/>
                  <w:spacing w:after="0" w:line="273" w:lineRule="exact"/>
                  <w:ind w:left="346" w:right="20" w:firstLine="142"/>
                </w:pPr>
              </w:pPrChange>
            </w:pPr>
            <w:ins w:id="3079" w:author="2" w:date="2021-08-31T10:55:00Z">
              <w:r w:rsidRPr="006F33AA">
                <w:rPr>
                  <w:rFonts w:ascii="Times New Roman" w:eastAsia="Century Schoolbook" w:hAnsi="Times New Roman" w:cs="Times New Roman"/>
                  <w:color w:val="000000"/>
                  <w:sz w:val="20"/>
                  <w:szCs w:val="20"/>
                  <w:lang w:eastAsia="ru-RU"/>
                </w:rPr>
                <w:t>942 нс</w:t>
              </w:r>
            </w:ins>
          </w:p>
        </w:tc>
        <w:tc>
          <w:tcPr>
            <w:tcW w:w="567" w:type="dxa"/>
            <w:gridSpan w:val="2"/>
            <w:tcPrChange w:id="3080" w:author="2" w:date="2021-08-31T10:55:00Z">
              <w:tcPr>
                <w:tcW w:w="547" w:type="dxa"/>
              </w:tcPr>
            </w:tcPrChange>
          </w:tcPr>
          <w:p w14:paraId="3274861A" w14:textId="4124A7D9" w:rsidR="00450F2B" w:rsidRPr="00450F2B" w:rsidRDefault="008A4859" w:rsidP="00450F2B">
            <w:pPr>
              <w:tabs>
                <w:tab w:val="left" w:pos="600"/>
                <w:tab w:val="left" w:pos="851"/>
              </w:tabs>
              <w:ind w:right="34" w:firstLine="142"/>
              <w:rPr>
                <w:rFonts w:ascii="Times New Roman" w:hAnsi="Times New Roman" w:cs="Times New Roman"/>
                <w:sz w:val="24"/>
                <w:szCs w:val="24"/>
              </w:rPr>
            </w:pPr>
            <w:ins w:id="3081" w:author="2" w:date="2021-08-31T10:55:00Z">
              <w:r>
                <w:rPr>
                  <w:rFonts w:ascii="Times New Roman" w:hAnsi="Times New Roman" w:cs="Times New Roman"/>
                  <w:sz w:val="24"/>
                  <w:szCs w:val="24"/>
                </w:rPr>
                <w:t>1</w:t>
              </w:r>
            </w:ins>
          </w:p>
        </w:tc>
      </w:tr>
      <w:tr w:rsidR="00450F2B" w:rsidRPr="00450F2B" w14:paraId="6FB65292" w14:textId="77777777" w:rsidTr="00911EF6">
        <w:tc>
          <w:tcPr>
            <w:tcW w:w="846" w:type="dxa"/>
            <w:tcPrChange w:id="3082" w:author="2" w:date="2021-08-31T10:55:00Z">
              <w:tcPr>
                <w:tcW w:w="846" w:type="dxa"/>
              </w:tcPr>
            </w:tcPrChange>
          </w:tcPr>
          <w:p w14:paraId="07FBD96C" w14:textId="77777777" w:rsidR="00450F2B" w:rsidRPr="00450F2B" w:rsidRDefault="00450F2B" w:rsidP="00450F2B">
            <w:pPr>
              <w:spacing w:after="120"/>
              <w:rPr>
                <w:rFonts w:ascii="Times New Roman" w:hAnsi="Times New Roman" w:cs="Times New Roman"/>
                <w:sz w:val="24"/>
                <w:szCs w:val="24"/>
              </w:rPr>
            </w:pPr>
          </w:p>
        </w:tc>
        <w:tc>
          <w:tcPr>
            <w:tcW w:w="1843" w:type="dxa"/>
            <w:tcPrChange w:id="3083" w:author="2" w:date="2021-08-31T10:55:00Z">
              <w:tcPr>
                <w:tcW w:w="1843" w:type="dxa"/>
              </w:tcPr>
            </w:tcPrChange>
          </w:tcPr>
          <w:p w14:paraId="63D0C51F" w14:textId="77777777" w:rsidR="00450F2B" w:rsidRPr="00247CE1" w:rsidRDefault="00450F2B" w:rsidP="00450F2B">
            <w:pPr>
              <w:spacing w:after="120"/>
              <w:rPr>
                <w:rFonts w:ascii="Times New Roman" w:hAnsi="Times New Roman" w:cs="Times New Roman"/>
                <w:b/>
                <w:sz w:val="20"/>
                <w:szCs w:val="20"/>
              </w:rPr>
            </w:pPr>
          </w:p>
        </w:tc>
        <w:tc>
          <w:tcPr>
            <w:tcW w:w="425" w:type="dxa"/>
            <w:tcPrChange w:id="3084" w:author="2" w:date="2021-08-31T10:55:00Z">
              <w:tcPr>
                <w:tcW w:w="425" w:type="dxa"/>
              </w:tcPr>
            </w:tcPrChange>
          </w:tcPr>
          <w:p w14:paraId="5B271BA3" w14:textId="77777777" w:rsidR="00450F2B" w:rsidRPr="00450F2B" w:rsidRDefault="00450F2B" w:rsidP="00450F2B">
            <w:pPr>
              <w:spacing w:after="120"/>
              <w:rPr>
                <w:rFonts w:ascii="Times New Roman" w:hAnsi="Times New Roman" w:cs="Times New Roman"/>
                <w:sz w:val="24"/>
                <w:szCs w:val="24"/>
              </w:rPr>
            </w:pPr>
          </w:p>
        </w:tc>
        <w:tc>
          <w:tcPr>
            <w:tcW w:w="392" w:type="dxa"/>
            <w:tcPrChange w:id="3085" w:author="2" w:date="2021-08-31T10:55:00Z">
              <w:tcPr>
                <w:tcW w:w="392" w:type="dxa"/>
              </w:tcPr>
            </w:tcPrChange>
          </w:tcPr>
          <w:p w14:paraId="065C3334" w14:textId="77777777" w:rsidR="00450F2B" w:rsidRPr="00450F2B" w:rsidRDefault="00450F2B" w:rsidP="00450F2B">
            <w:pPr>
              <w:spacing w:after="120"/>
              <w:rPr>
                <w:rFonts w:ascii="Times New Roman" w:hAnsi="Times New Roman" w:cs="Times New Roman"/>
                <w:sz w:val="24"/>
                <w:szCs w:val="24"/>
              </w:rPr>
            </w:pPr>
          </w:p>
        </w:tc>
        <w:tc>
          <w:tcPr>
            <w:tcW w:w="553" w:type="dxa"/>
            <w:tcPrChange w:id="3086" w:author="2" w:date="2021-08-31T10:55:00Z">
              <w:tcPr>
                <w:tcW w:w="553" w:type="dxa"/>
              </w:tcPr>
            </w:tcPrChange>
          </w:tcPr>
          <w:p w14:paraId="1A251674" w14:textId="2B7266F5"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3087" w:author="2" w:date="2021-08-31T10:55:00Z">
              <w:tcPr>
                <w:tcW w:w="6001" w:type="dxa"/>
              </w:tcPr>
            </w:tcPrChange>
          </w:tcPr>
          <w:p w14:paraId="1BDB1B56" w14:textId="5A0F81AD" w:rsidR="00450F2B" w:rsidRPr="00450F2B" w:rsidRDefault="00450F2B" w:rsidP="00450F2B">
            <w:pPr>
              <w:ind w:hanging="41"/>
              <w:jc w:val="both"/>
              <w:rPr>
                <w:rFonts w:ascii="Times New Roman" w:eastAsia="Times New Roman" w:hAnsi="Times New Roman" w:cs="Times New Roman"/>
                <w:color w:val="000000"/>
                <w:sz w:val="20"/>
                <w:szCs w:val="20"/>
                <w:lang w:eastAsia="ru-RU"/>
              </w:rPr>
            </w:pPr>
            <w:r w:rsidRPr="00450F2B">
              <w:rPr>
                <w:rFonts w:ascii="Times New Roman" w:hAnsi="Times New Roman" w:cs="Times New Roman"/>
                <w:sz w:val="20"/>
                <w:szCs w:val="20"/>
              </w:rPr>
              <w:t>Колебательный контур радиоприемника содержит катушку индуктивности 0,25 мГн и принимает радиоволны длиной 150 м. Определить емкость колебательного контура</w:t>
            </w:r>
          </w:p>
        </w:tc>
        <w:tc>
          <w:tcPr>
            <w:tcW w:w="4961" w:type="dxa"/>
            <w:gridSpan w:val="2"/>
            <w:tcPrChange w:id="3088" w:author="2" w:date="2021-08-31T10:55:00Z">
              <w:tcPr>
                <w:tcW w:w="4839" w:type="dxa"/>
              </w:tcPr>
            </w:tcPrChange>
          </w:tcPr>
          <w:p w14:paraId="3648125D" w14:textId="77777777" w:rsidR="00450F2B" w:rsidRPr="006F33AA" w:rsidRDefault="008A4859" w:rsidP="008A4859">
            <w:pPr>
              <w:pStyle w:val="a4"/>
              <w:numPr>
                <w:ilvl w:val="0"/>
                <w:numId w:val="275"/>
              </w:numPr>
              <w:spacing w:after="0" w:line="273" w:lineRule="exact"/>
              <w:ind w:right="20"/>
              <w:rPr>
                <w:ins w:id="3089" w:author="2" w:date="2021-08-31T10:55:00Z"/>
                <w:rFonts w:ascii="Times New Roman" w:eastAsia="Century Schoolbook" w:hAnsi="Times New Roman" w:cs="Times New Roman"/>
                <w:color w:val="000000"/>
                <w:sz w:val="20"/>
                <w:szCs w:val="20"/>
                <w:lang w:eastAsia="ru-RU"/>
              </w:rPr>
            </w:pPr>
            <w:ins w:id="3090" w:author="2" w:date="2021-08-31T10:55:00Z">
              <w:r w:rsidRPr="006F33AA">
                <w:rPr>
                  <w:rFonts w:ascii="Times New Roman" w:eastAsia="Century Schoolbook" w:hAnsi="Times New Roman" w:cs="Times New Roman"/>
                  <w:color w:val="000000"/>
                  <w:sz w:val="20"/>
                  <w:szCs w:val="20"/>
                  <w:lang w:eastAsia="ru-RU"/>
                </w:rPr>
                <w:t>25,5 пФ</w:t>
              </w:r>
            </w:ins>
          </w:p>
          <w:p w14:paraId="05F54E29" w14:textId="77777777" w:rsidR="008A4859" w:rsidRPr="006F33AA" w:rsidRDefault="008A4859" w:rsidP="008A4859">
            <w:pPr>
              <w:pStyle w:val="a4"/>
              <w:numPr>
                <w:ilvl w:val="0"/>
                <w:numId w:val="275"/>
              </w:numPr>
              <w:spacing w:after="0" w:line="273" w:lineRule="exact"/>
              <w:ind w:right="20"/>
              <w:rPr>
                <w:ins w:id="3091" w:author="2" w:date="2021-08-31T10:55:00Z"/>
                <w:rFonts w:ascii="Times New Roman" w:eastAsia="Century Schoolbook" w:hAnsi="Times New Roman" w:cs="Times New Roman"/>
                <w:color w:val="000000"/>
                <w:sz w:val="20"/>
                <w:szCs w:val="20"/>
                <w:lang w:eastAsia="ru-RU"/>
              </w:rPr>
            </w:pPr>
            <w:ins w:id="3092" w:author="2" w:date="2021-08-31T10:55:00Z">
              <w:r w:rsidRPr="006F33AA">
                <w:rPr>
                  <w:rFonts w:ascii="Times New Roman" w:eastAsia="Century Schoolbook" w:hAnsi="Times New Roman" w:cs="Times New Roman"/>
                  <w:color w:val="000000"/>
                  <w:sz w:val="20"/>
                  <w:szCs w:val="20"/>
                  <w:lang w:eastAsia="ru-RU"/>
                </w:rPr>
                <w:t>51пФ</w:t>
              </w:r>
            </w:ins>
          </w:p>
          <w:p w14:paraId="2EC41C3D" w14:textId="77777777" w:rsidR="008A4859" w:rsidRPr="006F33AA" w:rsidRDefault="008A4859" w:rsidP="008A4859">
            <w:pPr>
              <w:pStyle w:val="a4"/>
              <w:numPr>
                <w:ilvl w:val="0"/>
                <w:numId w:val="275"/>
              </w:numPr>
              <w:spacing w:after="0" w:line="273" w:lineRule="exact"/>
              <w:ind w:right="20"/>
              <w:rPr>
                <w:ins w:id="3093" w:author="2" w:date="2021-08-31T10:55:00Z"/>
                <w:rFonts w:ascii="Times New Roman" w:eastAsia="Century Schoolbook" w:hAnsi="Times New Roman" w:cs="Times New Roman"/>
                <w:color w:val="000000"/>
                <w:sz w:val="20"/>
                <w:szCs w:val="20"/>
                <w:lang w:eastAsia="ru-RU"/>
              </w:rPr>
            </w:pPr>
            <w:ins w:id="3094" w:author="2" w:date="2021-08-31T10:55:00Z">
              <w:r w:rsidRPr="006F33AA">
                <w:rPr>
                  <w:rFonts w:ascii="Times New Roman" w:eastAsia="Century Schoolbook" w:hAnsi="Times New Roman" w:cs="Times New Roman"/>
                  <w:color w:val="000000"/>
                  <w:sz w:val="20"/>
                  <w:szCs w:val="20"/>
                  <w:lang w:eastAsia="ru-RU"/>
                </w:rPr>
                <w:t>2550 нФ</w:t>
              </w:r>
            </w:ins>
          </w:p>
          <w:p w14:paraId="3FB478C0" w14:textId="347C237B" w:rsidR="00450F2B" w:rsidRPr="006F33AA" w:rsidRDefault="008A4859" w:rsidP="008A4859">
            <w:pPr>
              <w:pStyle w:val="a4"/>
              <w:numPr>
                <w:ilvl w:val="0"/>
                <w:numId w:val="275"/>
              </w:numPr>
              <w:spacing w:after="0" w:line="273" w:lineRule="exact"/>
              <w:ind w:right="20"/>
              <w:rPr>
                <w:rFonts w:ascii="Times New Roman" w:hAnsi="Times New Roman"/>
                <w:color w:val="000000"/>
                <w:sz w:val="20"/>
                <w:rPrChange w:id="3095" w:author="2" w:date="2021-08-31T10:55:00Z">
                  <w:rPr>
                    <w:rFonts w:ascii="Times New Roman" w:eastAsia="Century Schoolbook" w:hAnsi="Times New Roman" w:cs="Times New Roman"/>
                    <w:color w:val="000000"/>
                    <w:sz w:val="24"/>
                    <w:szCs w:val="24"/>
                    <w:lang w:eastAsia="ru-RU"/>
                  </w:rPr>
                </w:rPrChange>
              </w:rPr>
              <w:pPrChange w:id="3096" w:author="2" w:date="2021-08-31T10:55:00Z">
                <w:pPr>
                  <w:pStyle w:val="a4"/>
                  <w:framePr w:hSpace="180" w:wrap="around" w:hAnchor="margin" w:y="665"/>
                  <w:spacing w:after="0" w:line="273" w:lineRule="exact"/>
                  <w:ind w:left="346" w:right="20" w:firstLine="142"/>
                </w:pPr>
              </w:pPrChange>
            </w:pPr>
            <w:ins w:id="3097" w:author="2" w:date="2021-08-31T10:55:00Z">
              <w:r w:rsidRPr="006F33AA">
                <w:rPr>
                  <w:rFonts w:ascii="Times New Roman" w:eastAsia="Century Schoolbook" w:hAnsi="Times New Roman" w:cs="Times New Roman"/>
                  <w:color w:val="000000"/>
                  <w:sz w:val="20"/>
                  <w:szCs w:val="20"/>
                  <w:lang w:eastAsia="ru-RU"/>
                </w:rPr>
                <w:t>510 мкФ</w:t>
              </w:r>
            </w:ins>
          </w:p>
        </w:tc>
        <w:tc>
          <w:tcPr>
            <w:tcW w:w="567" w:type="dxa"/>
            <w:gridSpan w:val="2"/>
            <w:tcPrChange w:id="3098" w:author="2" w:date="2021-08-31T10:55:00Z">
              <w:tcPr>
                <w:tcW w:w="547" w:type="dxa"/>
              </w:tcPr>
            </w:tcPrChange>
          </w:tcPr>
          <w:p w14:paraId="098934AC" w14:textId="1969FEED" w:rsidR="00450F2B" w:rsidRPr="00450F2B" w:rsidRDefault="008A4859" w:rsidP="00450F2B">
            <w:pPr>
              <w:tabs>
                <w:tab w:val="left" w:pos="600"/>
                <w:tab w:val="left" w:pos="851"/>
              </w:tabs>
              <w:ind w:right="34" w:firstLine="142"/>
              <w:rPr>
                <w:rFonts w:ascii="Times New Roman" w:hAnsi="Times New Roman" w:cs="Times New Roman"/>
                <w:sz w:val="24"/>
                <w:szCs w:val="24"/>
              </w:rPr>
            </w:pPr>
            <w:ins w:id="3099" w:author="2" w:date="2021-08-31T10:55:00Z">
              <w:r>
                <w:rPr>
                  <w:rFonts w:ascii="Times New Roman" w:hAnsi="Times New Roman" w:cs="Times New Roman"/>
                  <w:sz w:val="24"/>
                  <w:szCs w:val="24"/>
                </w:rPr>
                <w:t>1</w:t>
              </w:r>
            </w:ins>
          </w:p>
        </w:tc>
      </w:tr>
      <w:tr w:rsidR="00450F2B" w:rsidRPr="00450F2B" w14:paraId="5C1D77FD" w14:textId="77777777" w:rsidTr="00911EF6">
        <w:tc>
          <w:tcPr>
            <w:tcW w:w="846" w:type="dxa"/>
            <w:tcPrChange w:id="3100" w:author="2" w:date="2021-08-31T10:55:00Z">
              <w:tcPr>
                <w:tcW w:w="846" w:type="dxa"/>
              </w:tcPr>
            </w:tcPrChange>
          </w:tcPr>
          <w:p w14:paraId="0D74B5D5" w14:textId="77777777" w:rsidR="00450F2B" w:rsidRPr="00450F2B" w:rsidRDefault="00450F2B" w:rsidP="00450F2B">
            <w:pPr>
              <w:spacing w:after="120"/>
              <w:rPr>
                <w:rFonts w:ascii="Times New Roman" w:hAnsi="Times New Roman" w:cs="Times New Roman"/>
                <w:sz w:val="24"/>
                <w:szCs w:val="24"/>
              </w:rPr>
            </w:pPr>
          </w:p>
        </w:tc>
        <w:tc>
          <w:tcPr>
            <w:tcW w:w="1843" w:type="dxa"/>
            <w:tcPrChange w:id="3101" w:author="2" w:date="2021-08-31T10:55:00Z">
              <w:tcPr>
                <w:tcW w:w="1843" w:type="dxa"/>
              </w:tcPr>
            </w:tcPrChange>
          </w:tcPr>
          <w:p w14:paraId="5170670C" w14:textId="77777777" w:rsidR="00450F2B" w:rsidRPr="00247CE1" w:rsidRDefault="00450F2B" w:rsidP="00450F2B">
            <w:pPr>
              <w:spacing w:after="120"/>
              <w:rPr>
                <w:rFonts w:ascii="Times New Roman" w:hAnsi="Times New Roman" w:cs="Times New Roman"/>
                <w:b/>
                <w:sz w:val="20"/>
                <w:szCs w:val="20"/>
              </w:rPr>
            </w:pPr>
          </w:p>
        </w:tc>
        <w:tc>
          <w:tcPr>
            <w:tcW w:w="425" w:type="dxa"/>
            <w:tcPrChange w:id="3102" w:author="2" w:date="2021-08-31T10:55:00Z">
              <w:tcPr>
                <w:tcW w:w="425" w:type="dxa"/>
              </w:tcPr>
            </w:tcPrChange>
          </w:tcPr>
          <w:p w14:paraId="602E19D0" w14:textId="77777777" w:rsidR="00450F2B" w:rsidRPr="00450F2B" w:rsidRDefault="00450F2B" w:rsidP="00450F2B">
            <w:pPr>
              <w:spacing w:after="120"/>
              <w:rPr>
                <w:rFonts w:ascii="Times New Roman" w:hAnsi="Times New Roman" w:cs="Times New Roman"/>
                <w:sz w:val="24"/>
                <w:szCs w:val="24"/>
              </w:rPr>
            </w:pPr>
          </w:p>
        </w:tc>
        <w:tc>
          <w:tcPr>
            <w:tcW w:w="392" w:type="dxa"/>
            <w:tcPrChange w:id="3103" w:author="2" w:date="2021-08-31T10:55:00Z">
              <w:tcPr>
                <w:tcW w:w="392" w:type="dxa"/>
              </w:tcPr>
            </w:tcPrChange>
          </w:tcPr>
          <w:p w14:paraId="63A13453" w14:textId="77777777" w:rsidR="00450F2B" w:rsidRPr="00450F2B" w:rsidRDefault="00450F2B" w:rsidP="00450F2B">
            <w:pPr>
              <w:spacing w:after="120"/>
              <w:rPr>
                <w:rFonts w:ascii="Times New Roman" w:hAnsi="Times New Roman" w:cs="Times New Roman"/>
                <w:sz w:val="24"/>
                <w:szCs w:val="24"/>
              </w:rPr>
            </w:pPr>
          </w:p>
        </w:tc>
        <w:tc>
          <w:tcPr>
            <w:tcW w:w="553" w:type="dxa"/>
            <w:tcPrChange w:id="3104" w:author="2" w:date="2021-08-31T10:55:00Z">
              <w:tcPr>
                <w:tcW w:w="553" w:type="dxa"/>
              </w:tcPr>
            </w:tcPrChange>
          </w:tcPr>
          <w:p w14:paraId="3A614658" w14:textId="5EE48C8F"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3105" w:author="2" w:date="2021-08-31T10:55:00Z">
              <w:tcPr>
                <w:tcW w:w="6001" w:type="dxa"/>
              </w:tcPr>
            </w:tcPrChange>
          </w:tcPr>
          <w:p w14:paraId="40D470EA" w14:textId="78273347" w:rsidR="00450F2B" w:rsidRPr="00450F2B" w:rsidRDefault="00450F2B" w:rsidP="00450F2B">
            <w:pPr>
              <w:pStyle w:val="28"/>
              <w:shd w:val="clear" w:color="auto" w:fill="auto"/>
              <w:tabs>
                <w:tab w:val="left" w:pos="538"/>
              </w:tabs>
              <w:spacing w:before="0"/>
              <w:ind w:right="20" w:hanging="41"/>
              <w:rPr>
                <w:rFonts w:ascii="Times New Roman" w:eastAsia="Times New Roman" w:hAnsi="Times New Roman" w:cs="Times New Roman"/>
              </w:rPr>
            </w:pPr>
            <w:r w:rsidRPr="00450F2B">
              <w:rPr>
                <w:rStyle w:val="1"/>
                <w:rFonts w:ascii="Times New Roman" w:hAnsi="Times New Roman" w:cs="Times New Roman"/>
                <w:sz w:val="20"/>
                <w:szCs w:val="20"/>
              </w:rPr>
              <w:t>Радиоприёмник настроен на частоту 6 МГц. Как надо изменить электроёмкость кон</w:t>
            </w:r>
            <w:r w:rsidRPr="00450F2B">
              <w:rPr>
                <w:rStyle w:val="1"/>
                <w:rFonts w:ascii="Times New Roman" w:hAnsi="Times New Roman" w:cs="Times New Roman"/>
                <w:sz w:val="20"/>
                <w:szCs w:val="20"/>
              </w:rPr>
              <w:softHyphen/>
              <w:t>денсатора колебательного контура радиоприёмника, чтобы он принимал радиоволны с</w:t>
            </w:r>
            <w:r w:rsidRPr="00450F2B">
              <w:rPr>
                <w:rStyle w:val="16"/>
                <w:rFonts w:ascii="Times New Roman" w:hAnsi="Times New Roman" w:cs="Times New Roman"/>
                <w:sz w:val="20"/>
                <w:szCs w:val="20"/>
              </w:rPr>
              <w:t xml:space="preserve"> </w:t>
            </w:r>
            <w:r w:rsidRPr="00450F2B">
              <w:rPr>
                <w:rStyle w:val="1"/>
                <w:rFonts w:ascii="Times New Roman" w:hAnsi="Times New Roman" w:cs="Times New Roman"/>
                <w:sz w:val="20"/>
                <w:szCs w:val="20"/>
              </w:rPr>
              <w:t>длиной волны 150 м?</w:t>
            </w:r>
          </w:p>
        </w:tc>
        <w:tc>
          <w:tcPr>
            <w:tcW w:w="4961" w:type="dxa"/>
            <w:gridSpan w:val="2"/>
            <w:tcPrChange w:id="3106" w:author="2" w:date="2021-08-31T10:55:00Z">
              <w:tcPr>
                <w:tcW w:w="4839" w:type="dxa"/>
              </w:tcPr>
            </w:tcPrChange>
          </w:tcPr>
          <w:p w14:paraId="12658A64" w14:textId="77777777" w:rsidR="00450F2B" w:rsidRPr="006F33AA" w:rsidRDefault="008A4859" w:rsidP="008A4859">
            <w:pPr>
              <w:pStyle w:val="a4"/>
              <w:numPr>
                <w:ilvl w:val="0"/>
                <w:numId w:val="276"/>
              </w:numPr>
              <w:spacing w:after="0" w:line="273" w:lineRule="exact"/>
              <w:ind w:right="20"/>
              <w:rPr>
                <w:ins w:id="3107" w:author="2" w:date="2021-08-31T10:55:00Z"/>
                <w:rFonts w:ascii="Times New Roman" w:eastAsia="Century Schoolbook" w:hAnsi="Times New Roman" w:cs="Times New Roman"/>
                <w:color w:val="000000"/>
                <w:sz w:val="20"/>
                <w:szCs w:val="20"/>
                <w:lang w:eastAsia="ru-RU"/>
              </w:rPr>
            </w:pPr>
            <w:ins w:id="3108" w:author="2" w:date="2021-08-31T10:55:00Z">
              <w:r w:rsidRPr="006F33AA">
                <w:rPr>
                  <w:rFonts w:ascii="Times New Roman" w:eastAsia="Century Schoolbook" w:hAnsi="Times New Roman" w:cs="Times New Roman"/>
                  <w:color w:val="000000"/>
                  <w:sz w:val="20"/>
                  <w:szCs w:val="20"/>
                  <w:lang w:eastAsia="ru-RU"/>
                </w:rPr>
                <w:t>Увеличить в</w:t>
              </w:r>
              <m:oMath>
                <m:r>
                  <w:rPr>
                    <w:rFonts w:ascii="Cambria Math" w:eastAsia="Century Schoolbook" w:hAnsi="Cambria Math" w:cs="Times New Roman"/>
                    <w:color w:val="000000"/>
                    <w:sz w:val="20"/>
                    <w:szCs w:val="20"/>
                    <w:lang w:eastAsia="ru-RU"/>
                  </w:rPr>
                  <m:t xml:space="preserve"> </m:t>
                </m:r>
                <m:rad>
                  <m:radPr>
                    <m:degHide m:val="1"/>
                    <m:ctrlPr>
                      <w:rPr>
                        <w:rFonts w:ascii="Cambria Math" w:eastAsia="Century Schoolbook" w:hAnsi="Cambria Math" w:cs="Times New Roman"/>
                        <w:i/>
                        <w:color w:val="000000"/>
                        <w:sz w:val="20"/>
                        <w:szCs w:val="20"/>
                        <w:lang w:eastAsia="ru-RU"/>
                      </w:rPr>
                    </m:ctrlPr>
                  </m:radPr>
                  <m:deg/>
                  <m:e>
                    <m:r>
                      <w:rPr>
                        <w:rFonts w:ascii="Cambria Math" w:eastAsia="Century Schoolbook" w:hAnsi="Cambria Math" w:cs="Times New Roman"/>
                        <w:color w:val="000000"/>
                        <w:sz w:val="20"/>
                        <w:szCs w:val="20"/>
                        <w:lang w:eastAsia="ru-RU"/>
                      </w:rPr>
                      <m:t>3</m:t>
                    </m:r>
                  </m:e>
                </m:rad>
              </m:oMath>
            </w:ins>
          </w:p>
          <w:p w14:paraId="5C7ACBF5" w14:textId="77777777" w:rsidR="008A4859" w:rsidRPr="006F33AA" w:rsidRDefault="008A4859" w:rsidP="008A4859">
            <w:pPr>
              <w:pStyle w:val="a4"/>
              <w:numPr>
                <w:ilvl w:val="0"/>
                <w:numId w:val="276"/>
              </w:numPr>
              <w:spacing w:after="0" w:line="273" w:lineRule="exact"/>
              <w:ind w:right="20"/>
              <w:rPr>
                <w:ins w:id="3109" w:author="2" w:date="2021-08-31T10:55:00Z"/>
                <w:rFonts w:ascii="Times New Roman" w:eastAsia="Century Schoolbook" w:hAnsi="Times New Roman" w:cs="Times New Roman"/>
                <w:color w:val="000000"/>
                <w:sz w:val="20"/>
                <w:szCs w:val="20"/>
                <w:lang w:eastAsia="ru-RU"/>
              </w:rPr>
            </w:pPr>
            <w:ins w:id="3110" w:author="2" w:date="2021-08-31T10:55:00Z">
              <w:r w:rsidRPr="006F33AA">
                <w:rPr>
                  <w:rFonts w:ascii="Times New Roman" w:eastAsia="Century Schoolbook" w:hAnsi="Times New Roman" w:cs="Times New Roman"/>
                  <w:color w:val="000000"/>
                  <w:sz w:val="20"/>
                  <w:szCs w:val="20"/>
                  <w:lang w:eastAsia="ru-RU"/>
                </w:rPr>
                <w:t>Увеличить в 3 раза</w:t>
              </w:r>
            </w:ins>
          </w:p>
          <w:p w14:paraId="6DEF6798" w14:textId="77777777" w:rsidR="008A4859" w:rsidRPr="006F33AA" w:rsidRDefault="008A4859" w:rsidP="008A4859">
            <w:pPr>
              <w:pStyle w:val="a4"/>
              <w:numPr>
                <w:ilvl w:val="0"/>
                <w:numId w:val="276"/>
              </w:numPr>
              <w:spacing w:after="0" w:line="273" w:lineRule="exact"/>
              <w:ind w:right="20"/>
              <w:rPr>
                <w:ins w:id="3111" w:author="2" w:date="2021-08-31T10:55:00Z"/>
                <w:rFonts w:ascii="Times New Roman" w:eastAsia="Century Schoolbook" w:hAnsi="Times New Roman" w:cs="Times New Roman"/>
                <w:color w:val="000000"/>
                <w:sz w:val="20"/>
                <w:szCs w:val="20"/>
                <w:lang w:eastAsia="ru-RU"/>
              </w:rPr>
            </w:pPr>
            <w:ins w:id="3112" w:author="2" w:date="2021-08-31T10:55:00Z">
              <w:r w:rsidRPr="006F33AA">
                <w:rPr>
                  <w:rFonts w:ascii="Times New Roman" w:eastAsia="Century Schoolbook" w:hAnsi="Times New Roman" w:cs="Times New Roman"/>
                  <w:color w:val="000000"/>
                  <w:sz w:val="20"/>
                  <w:szCs w:val="20"/>
                  <w:lang w:eastAsia="ru-RU"/>
                </w:rPr>
                <w:t>Уменьшить в</w:t>
              </w:r>
              <m:oMath>
                <m:rad>
                  <m:radPr>
                    <m:degHide m:val="1"/>
                    <m:ctrlPr>
                      <w:rPr>
                        <w:rFonts w:ascii="Cambria Math" w:eastAsia="Century Schoolbook" w:hAnsi="Cambria Math" w:cs="Times New Roman"/>
                        <w:i/>
                        <w:color w:val="000000"/>
                        <w:sz w:val="20"/>
                        <w:szCs w:val="20"/>
                        <w:lang w:eastAsia="ru-RU"/>
                      </w:rPr>
                    </m:ctrlPr>
                  </m:radPr>
                  <m:deg/>
                  <m:e>
                    <m:r>
                      <w:rPr>
                        <w:rFonts w:ascii="Cambria Math" w:eastAsia="Century Schoolbook" w:hAnsi="Cambria Math" w:cs="Times New Roman"/>
                        <w:color w:val="000000"/>
                        <w:sz w:val="20"/>
                        <w:szCs w:val="20"/>
                        <w:lang w:eastAsia="ru-RU"/>
                      </w:rPr>
                      <m:t>3</m:t>
                    </m:r>
                  </m:e>
                </m:rad>
              </m:oMath>
            </w:ins>
          </w:p>
          <w:p w14:paraId="30FC9DC5" w14:textId="14661A26" w:rsidR="00450F2B" w:rsidRPr="006F33AA" w:rsidRDefault="008A4859" w:rsidP="008A4859">
            <w:pPr>
              <w:pStyle w:val="a4"/>
              <w:numPr>
                <w:ilvl w:val="0"/>
                <w:numId w:val="276"/>
              </w:numPr>
              <w:spacing w:after="0" w:line="273" w:lineRule="exact"/>
              <w:ind w:right="20"/>
              <w:rPr>
                <w:rFonts w:ascii="Times New Roman" w:hAnsi="Times New Roman"/>
                <w:color w:val="000000"/>
                <w:sz w:val="20"/>
                <w:rPrChange w:id="3113" w:author="2" w:date="2021-08-31T10:55:00Z">
                  <w:rPr>
                    <w:rFonts w:ascii="Times New Roman" w:eastAsia="Century Schoolbook" w:hAnsi="Times New Roman" w:cs="Times New Roman"/>
                    <w:color w:val="000000"/>
                    <w:sz w:val="24"/>
                    <w:szCs w:val="24"/>
                    <w:lang w:eastAsia="ru-RU"/>
                  </w:rPr>
                </w:rPrChange>
              </w:rPr>
              <w:pPrChange w:id="3114" w:author="2" w:date="2021-08-31T10:55:00Z">
                <w:pPr>
                  <w:pStyle w:val="a4"/>
                  <w:framePr w:hSpace="180" w:wrap="around" w:hAnchor="margin" w:y="665"/>
                  <w:spacing w:after="0" w:line="273" w:lineRule="exact"/>
                  <w:ind w:left="346" w:right="20" w:firstLine="142"/>
                </w:pPr>
              </w:pPrChange>
            </w:pPr>
            <w:ins w:id="3115" w:author="2" w:date="2021-08-31T10:55:00Z">
              <w:r w:rsidRPr="006F33AA">
                <w:rPr>
                  <w:rFonts w:ascii="Times New Roman" w:eastAsia="Century Schoolbook" w:hAnsi="Times New Roman" w:cs="Times New Roman"/>
                  <w:color w:val="000000"/>
                  <w:sz w:val="20"/>
                  <w:szCs w:val="20"/>
                  <w:lang w:eastAsia="ru-RU"/>
                </w:rPr>
                <w:t>Уменьшить в 3 раза</w:t>
              </w:r>
            </w:ins>
          </w:p>
        </w:tc>
        <w:tc>
          <w:tcPr>
            <w:tcW w:w="567" w:type="dxa"/>
            <w:gridSpan w:val="2"/>
            <w:tcPrChange w:id="3116" w:author="2" w:date="2021-08-31T10:55:00Z">
              <w:tcPr>
                <w:tcW w:w="547" w:type="dxa"/>
              </w:tcPr>
            </w:tcPrChange>
          </w:tcPr>
          <w:p w14:paraId="663D6375" w14:textId="2C05D4E2" w:rsidR="00450F2B" w:rsidRPr="00450F2B" w:rsidRDefault="008A4859" w:rsidP="00450F2B">
            <w:pPr>
              <w:tabs>
                <w:tab w:val="left" w:pos="600"/>
                <w:tab w:val="left" w:pos="851"/>
              </w:tabs>
              <w:ind w:right="34" w:firstLine="142"/>
              <w:rPr>
                <w:rFonts w:ascii="Times New Roman" w:hAnsi="Times New Roman" w:cs="Times New Roman"/>
                <w:sz w:val="24"/>
                <w:szCs w:val="24"/>
              </w:rPr>
            </w:pPr>
            <w:ins w:id="3117" w:author="2" w:date="2021-08-31T10:55:00Z">
              <w:r>
                <w:rPr>
                  <w:rFonts w:ascii="Times New Roman" w:hAnsi="Times New Roman" w:cs="Times New Roman"/>
                  <w:sz w:val="24"/>
                  <w:szCs w:val="24"/>
                </w:rPr>
                <w:t>1</w:t>
              </w:r>
            </w:ins>
          </w:p>
        </w:tc>
      </w:tr>
      <w:tr w:rsidR="00450F2B" w:rsidRPr="00450F2B" w14:paraId="554D367D" w14:textId="77777777" w:rsidTr="00911EF6">
        <w:tc>
          <w:tcPr>
            <w:tcW w:w="846" w:type="dxa"/>
            <w:tcPrChange w:id="3118" w:author="2" w:date="2021-08-31T10:55:00Z">
              <w:tcPr>
                <w:tcW w:w="846" w:type="dxa"/>
              </w:tcPr>
            </w:tcPrChange>
          </w:tcPr>
          <w:p w14:paraId="469A6365" w14:textId="77777777" w:rsidR="00450F2B" w:rsidRPr="00450F2B" w:rsidRDefault="00450F2B" w:rsidP="00450F2B">
            <w:pPr>
              <w:spacing w:after="120"/>
              <w:rPr>
                <w:rFonts w:ascii="Times New Roman" w:hAnsi="Times New Roman" w:cs="Times New Roman"/>
                <w:sz w:val="24"/>
                <w:szCs w:val="24"/>
              </w:rPr>
            </w:pPr>
          </w:p>
        </w:tc>
        <w:tc>
          <w:tcPr>
            <w:tcW w:w="1843" w:type="dxa"/>
            <w:tcPrChange w:id="3119" w:author="2" w:date="2021-08-31T10:55:00Z">
              <w:tcPr>
                <w:tcW w:w="1843" w:type="dxa"/>
              </w:tcPr>
            </w:tcPrChange>
          </w:tcPr>
          <w:p w14:paraId="2BE4054A" w14:textId="77777777" w:rsidR="00450F2B" w:rsidRPr="00247CE1" w:rsidRDefault="00450F2B" w:rsidP="00450F2B">
            <w:pPr>
              <w:spacing w:after="120"/>
              <w:rPr>
                <w:rFonts w:ascii="Times New Roman" w:hAnsi="Times New Roman" w:cs="Times New Roman"/>
                <w:b/>
                <w:sz w:val="20"/>
                <w:szCs w:val="20"/>
              </w:rPr>
            </w:pPr>
          </w:p>
        </w:tc>
        <w:tc>
          <w:tcPr>
            <w:tcW w:w="425" w:type="dxa"/>
            <w:tcPrChange w:id="3120" w:author="2" w:date="2021-08-31T10:55:00Z">
              <w:tcPr>
                <w:tcW w:w="425" w:type="dxa"/>
              </w:tcPr>
            </w:tcPrChange>
          </w:tcPr>
          <w:p w14:paraId="65ABBB6D" w14:textId="77777777" w:rsidR="00450F2B" w:rsidRPr="00450F2B" w:rsidRDefault="00450F2B" w:rsidP="00450F2B">
            <w:pPr>
              <w:spacing w:after="120"/>
              <w:rPr>
                <w:rFonts w:ascii="Times New Roman" w:hAnsi="Times New Roman" w:cs="Times New Roman"/>
                <w:sz w:val="24"/>
                <w:szCs w:val="24"/>
              </w:rPr>
            </w:pPr>
          </w:p>
        </w:tc>
        <w:tc>
          <w:tcPr>
            <w:tcW w:w="392" w:type="dxa"/>
            <w:tcPrChange w:id="3121" w:author="2" w:date="2021-08-31T10:55:00Z">
              <w:tcPr>
                <w:tcW w:w="392" w:type="dxa"/>
              </w:tcPr>
            </w:tcPrChange>
          </w:tcPr>
          <w:p w14:paraId="084232BF" w14:textId="77777777" w:rsidR="00450F2B" w:rsidRPr="00450F2B" w:rsidRDefault="00450F2B" w:rsidP="00450F2B">
            <w:pPr>
              <w:spacing w:after="120"/>
              <w:rPr>
                <w:rFonts w:ascii="Times New Roman" w:hAnsi="Times New Roman" w:cs="Times New Roman"/>
                <w:sz w:val="24"/>
                <w:szCs w:val="24"/>
              </w:rPr>
            </w:pPr>
          </w:p>
        </w:tc>
        <w:tc>
          <w:tcPr>
            <w:tcW w:w="553" w:type="dxa"/>
            <w:tcPrChange w:id="3122" w:author="2" w:date="2021-08-31T10:55:00Z">
              <w:tcPr>
                <w:tcW w:w="553" w:type="dxa"/>
              </w:tcPr>
            </w:tcPrChange>
          </w:tcPr>
          <w:p w14:paraId="6EA17D4F" w14:textId="00F135B3"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3123" w:author="2" w:date="2021-08-31T10:55:00Z">
              <w:tcPr>
                <w:tcW w:w="6001" w:type="dxa"/>
              </w:tcPr>
            </w:tcPrChange>
          </w:tcPr>
          <w:p w14:paraId="44513B2E" w14:textId="430D8153" w:rsidR="00450F2B" w:rsidRPr="00450F2B" w:rsidRDefault="00450F2B" w:rsidP="00450F2B">
            <w:pPr>
              <w:pStyle w:val="28"/>
              <w:shd w:val="clear" w:color="auto" w:fill="auto"/>
              <w:tabs>
                <w:tab w:val="left" w:pos="538"/>
              </w:tabs>
              <w:spacing w:before="0" w:line="254" w:lineRule="exact"/>
              <w:ind w:left="20" w:right="20" w:firstLine="0"/>
              <w:rPr>
                <w:rFonts w:ascii="Times New Roman" w:eastAsia="Times New Roman" w:hAnsi="Times New Roman" w:cs="Times New Roman"/>
              </w:rPr>
            </w:pPr>
            <w:r w:rsidRPr="00450F2B">
              <w:rPr>
                <w:rStyle w:val="1"/>
                <w:rFonts w:ascii="Times New Roman" w:hAnsi="Times New Roman" w:cs="Times New Roman"/>
                <w:sz w:val="20"/>
                <w:szCs w:val="20"/>
              </w:rPr>
              <w:t>На какую длину волны настроен колебательный контур, если зависимость за</w:t>
            </w:r>
            <w:r w:rsidRPr="00450F2B">
              <w:rPr>
                <w:rStyle w:val="1"/>
                <w:rFonts w:ascii="Times New Roman" w:hAnsi="Times New Roman" w:cs="Times New Roman"/>
                <w:sz w:val="20"/>
                <w:szCs w:val="20"/>
              </w:rPr>
              <w:softHyphen/>
              <w:t>ряда от времени в единицах СИ на обкладках конденсатора выражается Формулой</w:t>
            </w:r>
            <w:r w:rsidRPr="00450F2B">
              <w:rPr>
                <w:rStyle w:val="16"/>
                <w:rFonts w:ascii="Times New Roman" w:hAnsi="Times New Roman" w:cs="Times New Roman"/>
                <w:sz w:val="20"/>
                <w:szCs w:val="20"/>
              </w:rPr>
              <w:t xml:space="preserve"> </w:t>
            </w:r>
            <w:r w:rsidRPr="00450F2B">
              <w:rPr>
                <w:rStyle w:val="af"/>
                <w:rFonts w:ascii="Times New Roman" w:hAnsi="Times New Roman" w:cs="Times New Roman"/>
                <w:sz w:val="20"/>
                <w:szCs w:val="20"/>
                <w:lang w:val="en-US"/>
              </w:rPr>
              <w:t>q</w:t>
            </w:r>
            <w:r w:rsidRPr="00450F2B">
              <w:rPr>
                <w:rStyle w:val="af"/>
                <w:rFonts w:ascii="Times New Roman" w:hAnsi="Times New Roman" w:cs="Times New Roman"/>
                <w:sz w:val="20"/>
                <w:szCs w:val="20"/>
                <w:lang w:val="ru-RU"/>
              </w:rPr>
              <w:t xml:space="preserve"> </w:t>
            </w:r>
            <w:r w:rsidRPr="00450F2B">
              <w:rPr>
                <w:rStyle w:val="af"/>
                <w:rFonts w:ascii="Times New Roman" w:hAnsi="Times New Roman" w:cs="Times New Roman"/>
                <w:sz w:val="20"/>
                <w:szCs w:val="20"/>
              </w:rPr>
              <w:t>=</w:t>
            </w:r>
            <w:r w:rsidRPr="00450F2B">
              <w:rPr>
                <w:rStyle w:val="1"/>
                <w:rFonts w:ascii="Times New Roman" w:hAnsi="Times New Roman" w:cs="Times New Roman"/>
                <w:sz w:val="20"/>
                <w:szCs w:val="20"/>
              </w:rPr>
              <w:t xml:space="preserve"> 5 • </w:t>
            </w:r>
            <w:r w:rsidRPr="00450F2B">
              <w:rPr>
                <w:rStyle w:val="1"/>
                <w:rFonts w:ascii="Times New Roman" w:hAnsi="Times New Roman" w:cs="Times New Roman"/>
                <w:sz w:val="20"/>
                <w:szCs w:val="20"/>
                <w:lang w:val="ru-RU"/>
              </w:rPr>
              <w:t>10~</w:t>
            </w:r>
            <w:r w:rsidRPr="00450F2B">
              <w:rPr>
                <w:rStyle w:val="1"/>
                <w:rFonts w:ascii="Times New Roman" w:hAnsi="Times New Roman" w:cs="Times New Roman"/>
                <w:sz w:val="20"/>
                <w:szCs w:val="20"/>
                <w:vertAlign w:val="superscript"/>
                <w:lang w:val="ru-RU"/>
              </w:rPr>
              <w:t>6</w:t>
            </w:r>
            <w:r w:rsidRPr="00450F2B">
              <w:rPr>
                <w:rStyle w:val="1"/>
                <w:rFonts w:ascii="Times New Roman" w:hAnsi="Times New Roman" w:cs="Times New Roman"/>
                <w:sz w:val="20"/>
                <w:szCs w:val="20"/>
                <w:lang w:val="en-US"/>
              </w:rPr>
              <w:t>cos</w:t>
            </w:r>
            <w:r w:rsidRPr="00450F2B">
              <w:rPr>
                <w:rStyle w:val="1"/>
                <w:rFonts w:ascii="Times New Roman" w:hAnsi="Times New Roman" w:cs="Times New Roman"/>
                <w:sz w:val="20"/>
                <w:szCs w:val="20"/>
                <w:lang w:val="ru-RU"/>
              </w:rPr>
              <w:t xml:space="preserve">(6,28 </w:t>
            </w:r>
            <w:r w:rsidRPr="00450F2B">
              <w:rPr>
                <w:rStyle w:val="1"/>
                <w:rFonts w:ascii="Times New Roman" w:hAnsi="Times New Roman" w:cs="Times New Roman"/>
                <w:sz w:val="20"/>
                <w:szCs w:val="20"/>
              </w:rPr>
              <w:t>• 1</w:t>
            </w:r>
            <w:r w:rsidRPr="00450F2B">
              <w:rPr>
                <w:rStyle w:val="1"/>
                <w:rFonts w:ascii="Times New Roman" w:hAnsi="Times New Roman" w:cs="Times New Roman"/>
                <w:sz w:val="20"/>
                <w:szCs w:val="20"/>
                <w:lang w:val="ru-RU"/>
              </w:rPr>
              <w:t>0</w:t>
            </w:r>
            <w:r w:rsidRPr="00450F2B">
              <w:rPr>
                <w:rStyle w:val="1"/>
                <w:rFonts w:ascii="Times New Roman" w:hAnsi="Times New Roman" w:cs="Times New Roman"/>
                <w:sz w:val="20"/>
                <w:szCs w:val="20"/>
                <w:vertAlign w:val="superscript"/>
              </w:rPr>
              <w:t>7</w:t>
            </w:r>
            <w:r w:rsidRPr="00450F2B">
              <w:rPr>
                <w:rStyle w:val="1"/>
                <w:rFonts w:ascii="Times New Roman" w:hAnsi="Times New Roman" w:cs="Times New Roman"/>
                <w:sz w:val="20"/>
                <w:szCs w:val="20"/>
                <w:lang w:val="en-US"/>
              </w:rPr>
              <w:t>t</w:t>
            </w:r>
            <w:r w:rsidRPr="00450F2B">
              <w:rPr>
                <w:rStyle w:val="1"/>
                <w:rFonts w:ascii="Times New Roman" w:hAnsi="Times New Roman" w:cs="Times New Roman"/>
                <w:sz w:val="20"/>
                <w:szCs w:val="20"/>
              </w:rPr>
              <w:t>)?</w:t>
            </w:r>
          </w:p>
        </w:tc>
        <w:tc>
          <w:tcPr>
            <w:tcW w:w="4961" w:type="dxa"/>
            <w:gridSpan w:val="2"/>
            <w:tcPrChange w:id="3124" w:author="2" w:date="2021-08-31T10:55:00Z">
              <w:tcPr>
                <w:tcW w:w="4839" w:type="dxa"/>
              </w:tcPr>
            </w:tcPrChange>
          </w:tcPr>
          <w:p w14:paraId="76C4BAF7" w14:textId="77777777" w:rsidR="00450F2B" w:rsidRPr="006F33AA" w:rsidRDefault="00BC49CA" w:rsidP="00BC49CA">
            <w:pPr>
              <w:pStyle w:val="a4"/>
              <w:numPr>
                <w:ilvl w:val="0"/>
                <w:numId w:val="277"/>
              </w:numPr>
              <w:spacing w:after="0" w:line="273" w:lineRule="exact"/>
              <w:ind w:right="20"/>
              <w:rPr>
                <w:ins w:id="3125" w:author="2" w:date="2021-08-31T10:55:00Z"/>
                <w:rFonts w:ascii="Times New Roman" w:eastAsia="Century Schoolbook" w:hAnsi="Times New Roman" w:cs="Times New Roman"/>
                <w:color w:val="000000"/>
                <w:sz w:val="20"/>
                <w:szCs w:val="20"/>
                <w:lang w:eastAsia="ru-RU"/>
              </w:rPr>
            </w:pPr>
            <w:ins w:id="3126" w:author="2" w:date="2021-08-31T10:55:00Z">
              <w:r w:rsidRPr="006F33AA">
                <w:rPr>
                  <w:rFonts w:ascii="Times New Roman" w:eastAsia="Century Schoolbook" w:hAnsi="Times New Roman" w:cs="Times New Roman"/>
                  <w:color w:val="000000"/>
                  <w:sz w:val="20"/>
                  <w:szCs w:val="20"/>
                  <w:lang w:eastAsia="ru-RU"/>
                </w:rPr>
                <w:t>30м</w:t>
              </w:r>
            </w:ins>
          </w:p>
          <w:p w14:paraId="74457FE7" w14:textId="77777777" w:rsidR="00BC49CA" w:rsidRPr="006F33AA" w:rsidRDefault="00BC49CA" w:rsidP="00BC49CA">
            <w:pPr>
              <w:pStyle w:val="a4"/>
              <w:numPr>
                <w:ilvl w:val="0"/>
                <w:numId w:val="277"/>
              </w:numPr>
              <w:spacing w:after="0" w:line="273" w:lineRule="exact"/>
              <w:ind w:right="20"/>
              <w:rPr>
                <w:ins w:id="3127" w:author="2" w:date="2021-08-31T10:55:00Z"/>
                <w:rFonts w:ascii="Times New Roman" w:eastAsia="Century Schoolbook" w:hAnsi="Times New Roman" w:cs="Times New Roman"/>
                <w:color w:val="000000"/>
                <w:sz w:val="20"/>
                <w:szCs w:val="20"/>
                <w:lang w:eastAsia="ru-RU"/>
              </w:rPr>
            </w:pPr>
            <w:ins w:id="3128" w:author="2" w:date="2021-08-31T10:55:00Z">
              <w:r w:rsidRPr="006F33AA">
                <w:rPr>
                  <w:rFonts w:ascii="Times New Roman" w:eastAsia="Century Schoolbook" w:hAnsi="Times New Roman" w:cs="Times New Roman"/>
                  <w:color w:val="000000"/>
                  <w:sz w:val="20"/>
                  <w:szCs w:val="20"/>
                  <w:lang w:eastAsia="ru-RU"/>
                </w:rPr>
                <w:t>188,4м</w:t>
              </w:r>
            </w:ins>
          </w:p>
          <w:p w14:paraId="2948A998" w14:textId="77777777" w:rsidR="00BC49CA" w:rsidRPr="006F33AA" w:rsidRDefault="00BC49CA" w:rsidP="00BC49CA">
            <w:pPr>
              <w:pStyle w:val="a4"/>
              <w:numPr>
                <w:ilvl w:val="0"/>
                <w:numId w:val="277"/>
              </w:numPr>
              <w:spacing w:after="0" w:line="273" w:lineRule="exact"/>
              <w:ind w:right="20"/>
              <w:rPr>
                <w:ins w:id="3129" w:author="2" w:date="2021-08-31T10:55:00Z"/>
                <w:rFonts w:ascii="Times New Roman" w:eastAsia="Century Schoolbook" w:hAnsi="Times New Roman" w:cs="Times New Roman"/>
                <w:color w:val="000000"/>
                <w:sz w:val="20"/>
                <w:szCs w:val="20"/>
                <w:lang w:eastAsia="ru-RU"/>
              </w:rPr>
            </w:pPr>
            <w:ins w:id="3130" w:author="2" w:date="2021-08-31T10:55:00Z">
              <w:r w:rsidRPr="006F33AA">
                <w:rPr>
                  <w:rFonts w:ascii="Times New Roman" w:eastAsia="Century Schoolbook" w:hAnsi="Times New Roman" w:cs="Times New Roman"/>
                  <w:color w:val="000000"/>
                  <w:sz w:val="20"/>
                  <w:szCs w:val="20"/>
                  <w:lang w:eastAsia="ru-RU"/>
                </w:rPr>
                <w:t>1,23м</w:t>
              </w:r>
            </w:ins>
          </w:p>
          <w:p w14:paraId="7B583ABC" w14:textId="639EFC9D" w:rsidR="00450F2B" w:rsidRPr="006F33AA" w:rsidRDefault="00BC49CA" w:rsidP="00BC49CA">
            <w:pPr>
              <w:pStyle w:val="a4"/>
              <w:numPr>
                <w:ilvl w:val="0"/>
                <w:numId w:val="277"/>
              </w:numPr>
              <w:spacing w:after="0" w:line="273" w:lineRule="exact"/>
              <w:ind w:right="20"/>
              <w:rPr>
                <w:rFonts w:ascii="Times New Roman" w:hAnsi="Times New Roman"/>
                <w:color w:val="000000"/>
                <w:sz w:val="20"/>
                <w:rPrChange w:id="3131" w:author="2" w:date="2021-08-31T10:55:00Z">
                  <w:rPr>
                    <w:rFonts w:ascii="Times New Roman" w:eastAsia="Century Schoolbook" w:hAnsi="Times New Roman" w:cs="Times New Roman"/>
                    <w:color w:val="000000"/>
                    <w:sz w:val="24"/>
                    <w:szCs w:val="24"/>
                    <w:lang w:eastAsia="ru-RU"/>
                  </w:rPr>
                </w:rPrChange>
              </w:rPr>
              <w:pPrChange w:id="3132" w:author="2" w:date="2021-08-31T10:55:00Z">
                <w:pPr>
                  <w:pStyle w:val="a4"/>
                  <w:framePr w:hSpace="180" w:wrap="around" w:hAnchor="margin" w:y="665"/>
                  <w:spacing w:after="0" w:line="273" w:lineRule="exact"/>
                  <w:ind w:left="346" w:right="20" w:firstLine="142"/>
                </w:pPr>
              </w:pPrChange>
            </w:pPr>
            <w:ins w:id="3133" w:author="2" w:date="2021-08-31T10:55:00Z">
              <w:r w:rsidRPr="006F33AA">
                <w:rPr>
                  <w:rFonts w:ascii="Times New Roman" w:eastAsia="Century Schoolbook" w:hAnsi="Times New Roman" w:cs="Times New Roman"/>
                  <w:color w:val="000000"/>
                  <w:sz w:val="20"/>
                  <w:szCs w:val="20"/>
                  <w:lang w:eastAsia="ru-RU"/>
                </w:rPr>
                <w:t>86м</w:t>
              </w:r>
            </w:ins>
          </w:p>
        </w:tc>
        <w:tc>
          <w:tcPr>
            <w:tcW w:w="567" w:type="dxa"/>
            <w:gridSpan w:val="2"/>
            <w:tcPrChange w:id="3134" w:author="2" w:date="2021-08-31T10:55:00Z">
              <w:tcPr>
                <w:tcW w:w="547" w:type="dxa"/>
              </w:tcPr>
            </w:tcPrChange>
          </w:tcPr>
          <w:p w14:paraId="02D23523" w14:textId="654E0F6A" w:rsidR="00450F2B" w:rsidRPr="00450F2B" w:rsidRDefault="00BC49CA" w:rsidP="00450F2B">
            <w:pPr>
              <w:tabs>
                <w:tab w:val="left" w:pos="600"/>
                <w:tab w:val="left" w:pos="851"/>
              </w:tabs>
              <w:ind w:right="34" w:firstLine="142"/>
              <w:rPr>
                <w:rFonts w:ascii="Times New Roman" w:hAnsi="Times New Roman" w:cs="Times New Roman"/>
                <w:sz w:val="24"/>
                <w:szCs w:val="24"/>
              </w:rPr>
            </w:pPr>
            <w:ins w:id="3135" w:author="2" w:date="2021-08-31T10:55:00Z">
              <w:r>
                <w:rPr>
                  <w:rFonts w:ascii="Times New Roman" w:hAnsi="Times New Roman" w:cs="Times New Roman"/>
                  <w:sz w:val="24"/>
                  <w:szCs w:val="24"/>
                </w:rPr>
                <w:t>1</w:t>
              </w:r>
            </w:ins>
          </w:p>
        </w:tc>
      </w:tr>
      <w:tr w:rsidR="00450F2B" w:rsidRPr="00450F2B" w14:paraId="04134BBA" w14:textId="77777777" w:rsidTr="00911EF6">
        <w:tc>
          <w:tcPr>
            <w:tcW w:w="846" w:type="dxa"/>
            <w:tcPrChange w:id="3136" w:author="2" w:date="2021-08-31T10:55:00Z">
              <w:tcPr>
                <w:tcW w:w="846" w:type="dxa"/>
              </w:tcPr>
            </w:tcPrChange>
          </w:tcPr>
          <w:p w14:paraId="59A6CFC8" w14:textId="77777777" w:rsidR="00450F2B" w:rsidRPr="00450F2B" w:rsidRDefault="00450F2B" w:rsidP="00450F2B">
            <w:pPr>
              <w:spacing w:after="120"/>
              <w:rPr>
                <w:rFonts w:ascii="Times New Roman" w:hAnsi="Times New Roman" w:cs="Times New Roman"/>
                <w:sz w:val="24"/>
                <w:szCs w:val="24"/>
              </w:rPr>
            </w:pPr>
          </w:p>
        </w:tc>
        <w:tc>
          <w:tcPr>
            <w:tcW w:w="1843" w:type="dxa"/>
            <w:tcPrChange w:id="3137" w:author="2" w:date="2021-08-31T10:55:00Z">
              <w:tcPr>
                <w:tcW w:w="1843" w:type="dxa"/>
              </w:tcPr>
            </w:tcPrChange>
          </w:tcPr>
          <w:p w14:paraId="6F7E1707" w14:textId="77777777" w:rsidR="00450F2B" w:rsidRPr="00247CE1" w:rsidRDefault="00450F2B" w:rsidP="00450F2B">
            <w:pPr>
              <w:spacing w:after="120"/>
              <w:rPr>
                <w:rFonts w:ascii="Times New Roman" w:hAnsi="Times New Roman" w:cs="Times New Roman"/>
                <w:b/>
                <w:sz w:val="20"/>
                <w:szCs w:val="20"/>
              </w:rPr>
            </w:pPr>
          </w:p>
        </w:tc>
        <w:tc>
          <w:tcPr>
            <w:tcW w:w="425" w:type="dxa"/>
            <w:tcPrChange w:id="3138" w:author="2" w:date="2021-08-31T10:55:00Z">
              <w:tcPr>
                <w:tcW w:w="425" w:type="dxa"/>
              </w:tcPr>
            </w:tcPrChange>
          </w:tcPr>
          <w:p w14:paraId="53464C8C" w14:textId="77777777" w:rsidR="00450F2B" w:rsidRPr="00450F2B" w:rsidRDefault="00450F2B" w:rsidP="00450F2B">
            <w:pPr>
              <w:spacing w:after="120"/>
              <w:rPr>
                <w:rFonts w:ascii="Times New Roman" w:hAnsi="Times New Roman" w:cs="Times New Roman"/>
                <w:sz w:val="24"/>
                <w:szCs w:val="24"/>
              </w:rPr>
            </w:pPr>
          </w:p>
        </w:tc>
        <w:tc>
          <w:tcPr>
            <w:tcW w:w="392" w:type="dxa"/>
            <w:tcPrChange w:id="3139" w:author="2" w:date="2021-08-31T10:55:00Z">
              <w:tcPr>
                <w:tcW w:w="392" w:type="dxa"/>
              </w:tcPr>
            </w:tcPrChange>
          </w:tcPr>
          <w:p w14:paraId="4AF36B01" w14:textId="77777777" w:rsidR="00450F2B" w:rsidRPr="00450F2B" w:rsidRDefault="00450F2B" w:rsidP="00450F2B">
            <w:pPr>
              <w:spacing w:after="120"/>
              <w:rPr>
                <w:rFonts w:ascii="Times New Roman" w:hAnsi="Times New Roman" w:cs="Times New Roman"/>
                <w:sz w:val="24"/>
                <w:szCs w:val="24"/>
              </w:rPr>
            </w:pPr>
          </w:p>
        </w:tc>
        <w:tc>
          <w:tcPr>
            <w:tcW w:w="553" w:type="dxa"/>
            <w:tcPrChange w:id="3140" w:author="2" w:date="2021-08-31T10:55:00Z">
              <w:tcPr>
                <w:tcW w:w="553" w:type="dxa"/>
              </w:tcPr>
            </w:tcPrChange>
          </w:tcPr>
          <w:p w14:paraId="775CDE86" w14:textId="40A5CF25"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3141" w:author="2" w:date="2021-08-31T10:55:00Z">
              <w:tcPr>
                <w:tcW w:w="6001" w:type="dxa"/>
              </w:tcPr>
            </w:tcPrChange>
          </w:tcPr>
          <w:p w14:paraId="40D1C0BA" w14:textId="7A9862A6" w:rsidR="00450F2B" w:rsidRPr="00450F2B" w:rsidRDefault="00450F2B" w:rsidP="00450F2B">
            <w:pPr>
              <w:pStyle w:val="28"/>
              <w:shd w:val="clear" w:color="auto" w:fill="auto"/>
              <w:tabs>
                <w:tab w:val="left" w:pos="529"/>
              </w:tabs>
              <w:spacing w:before="0"/>
              <w:ind w:left="20" w:firstLine="0"/>
              <w:jc w:val="left"/>
              <w:rPr>
                <w:rFonts w:ascii="Times New Roman" w:eastAsia="Times New Roman" w:hAnsi="Times New Roman" w:cs="Times New Roman"/>
              </w:rPr>
            </w:pPr>
            <w:r w:rsidRPr="00450F2B">
              <w:rPr>
                <w:rStyle w:val="1"/>
                <w:rFonts w:ascii="Times New Roman" w:hAnsi="Times New Roman" w:cs="Times New Roman"/>
                <w:sz w:val="20"/>
                <w:szCs w:val="20"/>
              </w:rPr>
              <w:t>В каких пределах должна изменяться электроёмкость конденсатора контура, чтобы</w:t>
            </w:r>
            <w:r w:rsidRPr="00450F2B">
              <w:rPr>
                <w:rStyle w:val="16"/>
                <w:rFonts w:ascii="Times New Roman" w:hAnsi="Times New Roman" w:cs="Times New Roman"/>
                <w:sz w:val="20"/>
                <w:szCs w:val="20"/>
              </w:rPr>
              <w:t xml:space="preserve"> </w:t>
            </w:r>
            <w:r w:rsidRPr="00450F2B">
              <w:rPr>
                <w:rStyle w:val="1"/>
                <w:rFonts w:ascii="Times New Roman" w:hAnsi="Times New Roman" w:cs="Times New Roman"/>
                <w:sz w:val="20"/>
                <w:szCs w:val="20"/>
              </w:rPr>
              <w:t>приёмник мог принимать радиоволны с длиной волны от 23 м до 73 м?</w:t>
            </w:r>
            <w:r>
              <w:rPr>
                <w:rStyle w:val="1"/>
              </w:rPr>
              <w:t xml:space="preserve"> </w:t>
            </w:r>
            <w:r w:rsidRPr="00450F2B">
              <w:rPr>
                <w:rStyle w:val="1"/>
                <w:rFonts w:ascii="Times New Roman" w:hAnsi="Times New Roman" w:cs="Times New Roman"/>
                <w:sz w:val="20"/>
                <w:szCs w:val="20"/>
              </w:rPr>
              <w:t>Индуктивность катушки колебательного контура радиоприёмника равна 3 мкГн.</w:t>
            </w:r>
          </w:p>
        </w:tc>
        <w:tc>
          <w:tcPr>
            <w:tcW w:w="4961" w:type="dxa"/>
            <w:gridSpan w:val="2"/>
            <w:tcPrChange w:id="3142" w:author="2" w:date="2021-08-31T10:55:00Z">
              <w:tcPr>
                <w:tcW w:w="4839" w:type="dxa"/>
              </w:tcPr>
            </w:tcPrChange>
          </w:tcPr>
          <w:p w14:paraId="7EB2436D" w14:textId="77777777" w:rsidR="00450F2B" w:rsidRPr="006F33AA" w:rsidRDefault="00BC49CA" w:rsidP="00BC49CA">
            <w:pPr>
              <w:pStyle w:val="a4"/>
              <w:numPr>
                <w:ilvl w:val="0"/>
                <w:numId w:val="278"/>
              </w:numPr>
              <w:spacing w:after="0" w:line="273" w:lineRule="exact"/>
              <w:ind w:right="20"/>
              <w:rPr>
                <w:ins w:id="3143" w:author="2" w:date="2021-08-31T10:55:00Z"/>
                <w:rFonts w:ascii="Times New Roman" w:eastAsia="Century Schoolbook" w:hAnsi="Times New Roman" w:cs="Times New Roman"/>
                <w:color w:val="000000"/>
                <w:sz w:val="20"/>
                <w:szCs w:val="20"/>
                <w:lang w:eastAsia="ru-RU"/>
              </w:rPr>
            </w:pPr>
            <w:ins w:id="3144" w:author="2" w:date="2021-08-31T10:55:00Z">
              <w:r w:rsidRPr="006F33AA">
                <w:rPr>
                  <w:rFonts w:ascii="Times New Roman" w:eastAsia="Century Schoolbook" w:hAnsi="Times New Roman" w:cs="Times New Roman"/>
                  <w:color w:val="000000"/>
                  <w:sz w:val="20"/>
                  <w:szCs w:val="20"/>
                  <w:lang w:eastAsia="ru-RU"/>
                </w:rPr>
                <w:t>от 49,68 пкФ до 500,45 пкФ</w:t>
              </w:r>
            </w:ins>
          </w:p>
          <w:p w14:paraId="17D19859" w14:textId="77777777" w:rsidR="00BC49CA" w:rsidRPr="006F33AA" w:rsidRDefault="00BC49CA" w:rsidP="00BC49CA">
            <w:pPr>
              <w:pStyle w:val="a4"/>
              <w:numPr>
                <w:ilvl w:val="0"/>
                <w:numId w:val="278"/>
              </w:numPr>
              <w:spacing w:after="0" w:line="273" w:lineRule="exact"/>
              <w:ind w:right="20"/>
              <w:rPr>
                <w:ins w:id="3145" w:author="2" w:date="2021-08-31T10:55:00Z"/>
                <w:rFonts w:ascii="Times New Roman" w:eastAsia="Century Schoolbook" w:hAnsi="Times New Roman" w:cs="Times New Roman"/>
                <w:color w:val="000000"/>
                <w:sz w:val="20"/>
                <w:szCs w:val="20"/>
                <w:lang w:eastAsia="ru-RU"/>
              </w:rPr>
            </w:pPr>
            <w:ins w:id="3146" w:author="2" w:date="2021-08-31T10:55:00Z">
              <w:r w:rsidRPr="006F33AA">
                <w:rPr>
                  <w:rFonts w:ascii="Times New Roman" w:eastAsia="Century Schoolbook" w:hAnsi="Times New Roman" w:cs="Times New Roman"/>
                  <w:color w:val="000000"/>
                  <w:sz w:val="20"/>
                  <w:szCs w:val="20"/>
                  <w:lang w:eastAsia="ru-RU"/>
                </w:rPr>
                <w:t>от 46 пкФ до 219 пкФ</w:t>
              </w:r>
            </w:ins>
          </w:p>
          <w:p w14:paraId="5ECE4999" w14:textId="77777777" w:rsidR="00BC49CA" w:rsidRPr="006F33AA" w:rsidRDefault="00BC49CA" w:rsidP="00BC49CA">
            <w:pPr>
              <w:pStyle w:val="a4"/>
              <w:numPr>
                <w:ilvl w:val="0"/>
                <w:numId w:val="278"/>
              </w:numPr>
              <w:spacing w:after="0" w:line="273" w:lineRule="exact"/>
              <w:ind w:right="20"/>
              <w:rPr>
                <w:ins w:id="3147" w:author="2" w:date="2021-08-31T10:55:00Z"/>
                <w:rFonts w:ascii="Times New Roman" w:eastAsia="Century Schoolbook" w:hAnsi="Times New Roman" w:cs="Times New Roman"/>
                <w:color w:val="000000"/>
                <w:sz w:val="20"/>
                <w:szCs w:val="20"/>
                <w:lang w:eastAsia="ru-RU"/>
              </w:rPr>
            </w:pPr>
            <w:ins w:id="3148" w:author="2" w:date="2021-08-31T10:55:00Z">
              <w:r w:rsidRPr="006F33AA">
                <w:rPr>
                  <w:rFonts w:ascii="Times New Roman" w:eastAsia="Century Schoolbook" w:hAnsi="Times New Roman" w:cs="Times New Roman"/>
                  <w:color w:val="000000"/>
                  <w:sz w:val="20"/>
                  <w:szCs w:val="20"/>
                  <w:lang w:eastAsia="ru-RU"/>
                </w:rPr>
                <w:t>от 12.4 пкФ до 124,5 пкФ</w:t>
              </w:r>
            </w:ins>
          </w:p>
          <w:p w14:paraId="2AEA666C" w14:textId="77777777" w:rsidR="00BC49CA" w:rsidRPr="006F33AA" w:rsidRDefault="00BC49CA" w:rsidP="00911EF6">
            <w:pPr>
              <w:pStyle w:val="a4"/>
              <w:numPr>
                <w:ilvl w:val="0"/>
                <w:numId w:val="278"/>
              </w:numPr>
              <w:spacing w:after="0" w:line="273" w:lineRule="exact"/>
              <w:ind w:right="20"/>
              <w:rPr>
                <w:ins w:id="3149" w:author="2" w:date="2021-08-31T10:55:00Z"/>
                <w:rFonts w:ascii="Times New Roman" w:eastAsia="Century Schoolbook" w:hAnsi="Times New Roman" w:cs="Times New Roman"/>
                <w:color w:val="000000"/>
                <w:sz w:val="20"/>
                <w:szCs w:val="20"/>
                <w:lang w:eastAsia="ru-RU"/>
              </w:rPr>
            </w:pPr>
            <w:ins w:id="3150" w:author="2" w:date="2021-08-31T10:55:00Z">
              <w:r w:rsidRPr="006F33AA">
                <w:rPr>
                  <w:rFonts w:ascii="Times New Roman" w:eastAsia="Century Schoolbook" w:hAnsi="Times New Roman" w:cs="Times New Roman"/>
                  <w:color w:val="000000"/>
                  <w:sz w:val="20"/>
                  <w:szCs w:val="20"/>
                  <w:lang w:eastAsia="ru-RU"/>
                </w:rPr>
                <w:t>от 11 пкФ до 260 пкФ</w:t>
              </w:r>
            </w:ins>
          </w:p>
          <w:p w14:paraId="49DB77C3" w14:textId="77777777" w:rsidR="00450F2B" w:rsidRPr="006F33AA" w:rsidRDefault="00450F2B" w:rsidP="00BC49CA">
            <w:pPr>
              <w:spacing w:line="273" w:lineRule="exact"/>
              <w:ind w:left="488" w:right="20"/>
              <w:rPr>
                <w:rFonts w:ascii="Times New Roman" w:hAnsi="Times New Roman"/>
                <w:color w:val="000000"/>
                <w:sz w:val="20"/>
                <w:rPrChange w:id="3151" w:author="2" w:date="2021-08-31T10:55:00Z">
                  <w:rPr>
                    <w:rFonts w:ascii="Times New Roman" w:eastAsia="Century Schoolbook" w:hAnsi="Times New Roman" w:cs="Times New Roman"/>
                    <w:color w:val="000000"/>
                    <w:sz w:val="24"/>
                    <w:szCs w:val="24"/>
                    <w:lang w:eastAsia="ru-RU"/>
                  </w:rPr>
                </w:rPrChange>
              </w:rPr>
              <w:pPrChange w:id="3152" w:author="2" w:date="2021-08-31T10:55:00Z">
                <w:pPr>
                  <w:pStyle w:val="a4"/>
                  <w:framePr w:hSpace="180" w:wrap="around" w:hAnchor="margin" w:y="665"/>
                  <w:spacing w:after="0" w:line="273" w:lineRule="exact"/>
                  <w:ind w:left="346" w:right="20" w:firstLine="142"/>
                </w:pPr>
              </w:pPrChange>
            </w:pPr>
          </w:p>
        </w:tc>
        <w:tc>
          <w:tcPr>
            <w:tcW w:w="567" w:type="dxa"/>
            <w:gridSpan w:val="2"/>
            <w:tcPrChange w:id="3153" w:author="2" w:date="2021-08-31T10:55:00Z">
              <w:tcPr>
                <w:tcW w:w="547" w:type="dxa"/>
              </w:tcPr>
            </w:tcPrChange>
          </w:tcPr>
          <w:p w14:paraId="038E45AA" w14:textId="7D681007" w:rsidR="00450F2B" w:rsidRPr="00450F2B" w:rsidRDefault="00BC49CA" w:rsidP="00450F2B">
            <w:pPr>
              <w:tabs>
                <w:tab w:val="left" w:pos="600"/>
                <w:tab w:val="left" w:pos="851"/>
              </w:tabs>
              <w:ind w:right="34" w:firstLine="142"/>
              <w:rPr>
                <w:rFonts w:ascii="Times New Roman" w:hAnsi="Times New Roman" w:cs="Times New Roman"/>
                <w:sz w:val="24"/>
                <w:szCs w:val="24"/>
              </w:rPr>
            </w:pPr>
            <w:ins w:id="3154" w:author="2" w:date="2021-08-31T10:55:00Z">
              <w:r>
                <w:rPr>
                  <w:rFonts w:ascii="Times New Roman" w:hAnsi="Times New Roman" w:cs="Times New Roman"/>
                  <w:sz w:val="24"/>
                  <w:szCs w:val="24"/>
                </w:rPr>
                <w:t>1</w:t>
              </w:r>
            </w:ins>
          </w:p>
        </w:tc>
      </w:tr>
      <w:tr w:rsidR="00450F2B" w:rsidRPr="00450F2B" w14:paraId="180B5AD7" w14:textId="77777777" w:rsidTr="00911EF6">
        <w:tc>
          <w:tcPr>
            <w:tcW w:w="846" w:type="dxa"/>
            <w:tcPrChange w:id="3155" w:author="2" w:date="2021-08-31T10:55:00Z">
              <w:tcPr>
                <w:tcW w:w="846" w:type="dxa"/>
              </w:tcPr>
            </w:tcPrChange>
          </w:tcPr>
          <w:p w14:paraId="7FABDDB3" w14:textId="77777777" w:rsidR="00450F2B" w:rsidRPr="00450F2B" w:rsidRDefault="00450F2B" w:rsidP="00450F2B">
            <w:pPr>
              <w:spacing w:after="120"/>
              <w:rPr>
                <w:rFonts w:ascii="Times New Roman" w:hAnsi="Times New Roman" w:cs="Times New Roman"/>
                <w:sz w:val="24"/>
                <w:szCs w:val="24"/>
              </w:rPr>
            </w:pPr>
          </w:p>
        </w:tc>
        <w:tc>
          <w:tcPr>
            <w:tcW w:w="1843" w:type="dxa"/>
            <w:tcPrChange w:id="3156" w:author="2" w:date="2021-08-31T10:55:00Z">
              <w:tcPr>
                <w:tcW w:w="1843" w:type="dxa"/>
              </w:tcPr>
            </w:tcPrChange>
          </w:tcPr>
          <w:p w14:paraId="7F650779" w14:textId="77777777" w:rsidR="00450F2B" w:rsidRPr="00247CE1" w:rsidRDefault="00450F2B" w:rsidP="00450F2B">
            <w:pPr>
              <w:spacing w:after="120"/>
              <w:rPr>
                <w:rFonts w:ascii="Times New Roman" w:hAnsi="Times New Roman" w:cs="Times New Roman"/>
                <w:b/>
                <w:sz w:val="20"/>
                <w:szCs w:val="20"/>
              </w:rPr>
            </w:pPr>
          </w:p>
        </w:tc>
        <w:tc>
          <w:tcPr>
            <w:tcW w:w="425" w:type="dxa"/>
            <w:tcPrChange w:id="3157" w:author="2" w:date="2021-08-31T10:55:00Z">
              <w:tcPr>
                <w:tcW w:w="425" w:type="dxa"/>
              </w:tcPr>
            </w:tcPrChange>
          </w:tcPr>
          <w:p w14:paraId="61DC9914" w14:textId="77777777" w:rsidR="00450F2B" w:rsidRPr="00450F2B" w:rsidRDefault="00450F2B" w:rsidP="00450F2B">
            <w:pPr>
              <w:spacing w:after="120"/>
              <w:rPr>
                <w:rFonts w:ascii="Times New Roman" w:hAnsi="Times New Roman" w:cs="Times New Roman"/>
                <w:sz w:val="24"/>
                <w:szCs w:val="24"/>
              </w:rPr>
            </w:pPr>
          </w:p>
        </w:tc>
        <w:tc>
          <w:tcPr>
            <w:tcW w:w="392" w:type="dxa"/>
            <w:tcPrChange w:id="3158" w:author="2" w:date="2021-08-31T10:55:00Z">
              <w:tcPr>
                <w:tcW w:w="392" w:type="dxa"/>
              </w:tcPr>
            </w:tcPrChange>
          </w:tcPr>
          <w:p w14:paraId="66E9724C" w14:textId="77777777" w:rsidR="00450F2B" w:rsidRPr="00450F2B" w:rsidRDefault="00450F2B" w:rsidP="00450F2B">
            <w:pPr>
              <w:spacing w:after="120"/>
              <w:rPr>
                <w:rFonts w:ascii="Times New Roman" w:hAnsi="Times New Roman" w:cs="Times New Roman"/>
                <w:sz w:val="24"/>
                <w:szCs w:val="24"/>
              </w:rPr>
            </w:pPr>
          </w:p>
        </w:tc>
        <w:tc>
          <w:tcPr>
            <w:tcW w:w="553" w:type="dxa"/>
            <w:tcPrChange w:id="3159" w:author="2" w:date="2021-08-31T10:55:00Z">
              <w:tcPr>
                <w:tcW w:w="553" w:type="dxa"/>
              </w:tcPr>
            </w:tcPrChange>
          </w:tcPr>
          <w:p w14:paraId="24D2CC3D" w14:textId="3408A459"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3160" w:author="2" w:date="2021-08-31T10:55:00Z">
              <w:tcPr>
                <w:tcW w:w="6001" w:type="dxa"/>
              </w:tcPr>
            </w:tcPrChange>
          </w:tcPr>
          <w:p w14:paraId="45F218F3" w14:textId="1F23E8CA" w:rsidR="00450F2B" w:rsidRPr="00450F2B" w:rsidRDefault="00450F2B" w:rsidP="00450F2B">
            <w:pPr>
              <w:pStyle w:val="28"/>
              <w:shd w:val="clear" w:color="auto" w:fill="auto"/>
              <w:tabs>
                <w:tab w:val="left" w:pos="534"/>
              </w:tabs>
              <w:spacing w:before="0"/>
              <w:ind w:left="20" w:right="20" w:firstLine="0"/>
              <w:jc w:val="left"/>
              <w:rPr>
                <w:rFonts w:ascii="Times New Roman" w:eastAsia="Times New Roman" w:hAnsi="Times New Roman" w:cs="Times New Roman"/>
                <w:lang w:val="ru-RU"/>
              </w:rPr>
            </w:pPr>
            <w:r w:rsidRPr="00450F2B">
              <w:rPr>
                <w:rStyle w:val="1"/>
                <w:rFonts w:ascii="Times New Roman" w:hAnsi="Times New Roman" w:cs="Times New Roman"/>
                <w:sz w:val="20"/>
                <w:szCs w:val="20"/>
              </w:rPr>
              <w:t>Радиоприемник настроен на длину волны 292 м. Индуктивность катушки колеба</w:t>
            </w:r>
            <w:r w:rsidRPr="00450F2B">
              <w:rPr>
                <w:rStyle w:val="1"/>
                <w:rFonts w:ascii="Times New Roman" w:hAnsi="Times New Roman" w:cs="Times New Roman"/>
                <w:sz w:val="20"/>
                <w:szCs w:val="20"/>
              </w:rPr>
              <w:softHyphen/>
              <w:t>тельного контура радиоприёмника равна 2 мГн. Чему равна электроёмкость конденсатора</w:t>
            </w:r>
            <w:r w:rsidRPr="00450F2B">
              <w:rPr>
                <w:rStyle w:val="16"/>
                <w:rFonts w:ascii="Times New Roman" w:hAnsi="Times New Roman" w:cs="Times New Roman"/>
                <w:sz w:val="20"/>
                <w:szCs w:val="20"/>
              </w:rPr>
              <w:t xml:space="preserve"> </w:t>
            </w:r>
            <w:r w:rsidRPr="00450F2B">
              <w:rPr>
                <w:rStyle w:val="1"/>
                <w:rFonts w:ascii="Times New Roman" w:hAnsi="Times New Roman" w:cs="Times New Roman"/>
                <w:sz w:val="20"/>
                <w:szCs w:val="20"/>
              </w:rPr>
              <w:t>контура?</w:t>
            </w:r>
          </w:p>
        </w:tc>
        <w:tc>
          <w:tcPr>
            <w:tcW w:w="4961" w:type="dxa"/>
            <w:gridSpan w:val="2"/>
            <w:tcPrChange w:id="3161" w:author="2" w:date="2021-08-31T10:55:00Z">
              <w:tcPr>
                <w:tcW w:w="4839" w:type="dxa"/>
              </w:tcPr>
            </w:tcPrChange>
          </w:tcPr>
          <w:p w14:paraId="1C3BD1BC" w14:textId="77777777" w:rsidR="00450F2B" w:rsidRPr="006F33AA" w:rsidRDefault="00BC49CA" w:rsidP="00BC49CA">
            <w:pPr>
              <w:pStyle w:val="a4"/>
              <w:numPr>
                <w:ilvl w:val="0"/>
                <w:numId w:val="279"/>
              </w:numPr>
              <w:spacing w:after="0" w:line="273" w:lineRule="exact"/>
              <w:ind w:right="20"/>
              <w:rPr>
                <w:ins w:id="3162" w:author="2" w:date="2021-08-31T10:55:00Z"/>
                <w:rFonts w:ascii="Times New Roman" w:eastAsia="Century Schoolbook" w:hAnsi="Times New Roman" w:cs="Times New Roman"/>
                <w:color w:val="000000"/>
                <w:sz w:val="20"/>
                <w:szCs w:val="20"/>
                <w:lang w:eastAsia="ru-RU"/>
              </w:rPr>
            </w:pPr>
            <w:ins w:id="3163" w:author="2" w:date="2021-08-31T10:55:00Z">
              <w:r w:rsidRPr="006F33AA">
                <w:rPr>
                  <w:rFonts w:ascii="Times New Roman" w:eastAsia="Century Schoolbook" w:hAnsi="Times New Roman" w:cs="Times New Roman"/>
                  <w:color w:val="000000"/>
                  <w:sz w:val="20"/>
                  <w:szCs w:val="20"/>
                  <w:lang w:eastAsia="ru-RU"/>
                </w:rPr>
                <w:t>12пФ</w:t>
              </w:r>
            </w:ins>
          </w:p>
          <w:p w14:paraId="3DE9D012" w14:textId="77777777" w:rsidR="00BC49CA" w:rsidRPr="006F33AA" w:rsidRDefault="00482C79" w:rsidP="00BC49CA">
            <w:pPr>
              <w:pStyle w:val="a4"/>
              <w:numPr>
                <w:ilvl w:val="0"/>
                <w:numId w:val="279"/>
              </w:numPr>
              <w:spacing w:after="0" w:line="273" w:lineRule="exact"/>
              <w:ind w:right="20"/>
              <w:rPr>
                <w:ins w:id="3164" w:author="2" w:date="2021-08-31T10:55:00Z"/>
                <w:rFonts w:ascii="Times New Roman" w:eastAsia="Century Schoolbook" w:hAnsi="Times New Roman" w:cs="Times New Roman"/>
                <w:color w:val="000000"/>
                <w:sz w:val="20"/>
                <w:szCs w:val="20"/>
                <w:lang w:eastAsia="ru-RU"/>
              </w:rPr>
            </w:pPr>
            <w:ins w:id="3165" w:author="2" w:date="2021-08-31T10:55:00Z">
              <w:r w:rsidRPr="006F33AA">
                <w:rPr>
                  <w:rFonts w:ascii="Times New Roman" w:eastAsia="Century Schoolbook" w:hAnsi="Times New Roman" w:cs="Times New Roman"/>
                  <w:color w:val="000000"/>
                  <w:sz w:val="20"/>
                  <w:szCs w:val="20"/>
                  <w:lang w:eastAsia="ru-RU"/>
                </w:rPr>
                <w:t>3,466 мкФ</w:t>
              </w:r>
            </w:ins>
          </w:p>
          <w:p w14:paraId="4DE013E9" w14:textId="77777777" w:rsidR="00482C79" w:rsidRPr="006F33AA" w:rsidRDefault="00482C79" w:rsidP="00BC49CA">
            <w:pPr>
              <w:pStyle w:val="a4"/>
              <w:numPr>
                <w:ilvl w:val="0"/>
                <w:numId w:val="279"/>
              </w:numPr>
              <w:spacing w:after="0" w:line="273" w:lineRule="exact"/>
              <w:ind w:right="20"/>
              <w:rPr>
                <w:ins w:id="3166" w:author="2" w:date="2021-08-31T10:55:00Z"/>
                <w:rFonts w:ascii="Times New Roman" w:eastAsia="Century Schoolbook" w:hAnsi="Times New Roman" w:cs="Times New Roman"/>
                <w:color w:val="000000"/>
                <w:sz w:val="20"/>
                <w:szCs w:val="20"/>
                <w:lang w:eastAsia="ru-RU"/>
              </w:rPr>
            </w:pPr>
            <w:ins w:id="3167" w:author="2" w:date="2021-08-31T10:55:00Z">
              <w:r w:rsidRPr="006F33AA">
                <w:rPr>
                  <w:rFonts w:ascii="Times New Roman" w:eastAsia="Century Schoolbook" w:hAnsi="Times New Roman" w:cs="Times New Roman"/>
                  <w:color w:val="000000"/>
                  <w:sz w:val="20"/>
                  <w:szCs w:val="20"/>
                  <w:lang w:eastAsia="ru-RU"/>
                </w:rPr>
                <w:t>250 пФ</w:t>
              </w:r>
            </w:ins>
          </w:p>
          <w:p w14:paraId="2868B587" w14:textId="77777777" w:rsidR="00482C79" w:rsidRPr="006F33AA" w:rsidRDefault="00482C79" w:rsidP="00BC49CA">
            <w:pPr>
              <w:pStyle w:val="a4"/>
              <w:numPr>
                <w:ilvl w:val="0"/>
                <w:numId w:val="279"/>
              </w:numPr>
              <w:spacing w:after="0" w:line="273" w:lineRule="exact"/>
              <w:ind w:right="20"/>
              <w:rPr>
                <w:ins w:id="3168" w:author="2" w:date="2021-08-31T10:55:00Z"/>
                <w:rFonts w:ascii="Times New Roman" w:eastAsia="Century Schoolbook" w:hAnsi="Times New Roman" w:cs="Times New Roman"/>
                <w:color w:val="000000"/>
                <w:sz w:val="20"/>
                <w:szCs w:val="20"/>
                <w:lang w:eastAsia="ru-RU"/>
              </w:rPr>
            </w:pPr>
            <w:ins w:id="3169" w:author="2" w:date="2021-08-31T10:55:00Z">
              <w:r w:rsidRPr="006F33AA">
                <w:rPr>
                  <w:rFonts w:ascii="Times New Roman" w:eastAsia="Century Schoolbook" w:hAnsi="Times New Roman" w:cs="Times New Roman"/>
                  <w:color w:val="000000"/>
                  <w:sz w:val="20"/>
                  <w:szCs w:val="20"/>
                  <w:lang w:eastAsia="ru-RU"/>
                </w:rPr>
                <w:t>584 мкФ</w:t>
              </w:r>
            </w:ins>
          </w:p>
          <w:p w14:paraId="73B4057B" w14:textId="77777777" w:rsidR="00450F2B" w:rsidRPr="006F33AA" w:rsidRDefault="00450F2B" w:rsidP="00482C79">
            <w:pPr>
              <w:pStyle w:val="a4"/>
              <w:spacing w:after="0" w:line="273" w:lineRule="exact"/>
              <w:ind w:left="848" w:right="20"/>
              <w:rPr>
                <w:rFonts w:ascii="Times New Roman" w:hAnsi="Times New Roman"/>
                <w:color w:val="000000"/>
                <w:sz w:val="20"/>
                <w:rPrChange w:id="3170" w:author="2" w:date="2021-08-31T10:55:00Z">
                  <w:rPr>
                    <w:rFonts w:ascii="Times New Roman" w:eastAsia="Century Schoolbook" w:hAnsi="Times New Roman" w:cs="Times New Roman"/>
                    <w:color w:val="000000"/>
                    <w:sz w:val="24"/>
                    <w:szCs w:val="24"/>
                    <w:lang w:eastAsia="ru-RU"/>
                  </w:rPr>
                </w:rPrChange>
              </w:rPr>
              <w:pPrChange w:id="3171" w:author="2" w:date="2021-08-31T10:55:00Z">
                <w:pPr>
                  <w:pStyle w:val="a4"/>
                  <w:framePr w:hSpace="180" w:wrap="around" w:hAnchor="margin" w:y="665"/>
                  <w:spacing w:after="0" w:line="273" w:lineRule="exact"/>
                  <w:ind w:left="346" w:right="20" w:firstLine="142"/>
                </w:pPr>
              </w:pPrChange>
            </w:pPr>
          </w:p>
        </w:tc>
        <w:tc>
          <w:tcPr>
            <w:tcW w:w="567" w:type="dxa"/>
            <w:gridSpan w:val="2"/>
            <w:tcPrChange w:id="3172" w:author="2" w:date="2021-08-31T10:55:00Z">
              <w:tcPr>
                <w:tcW w:w="547" w:type="dxa"/>
              </w:tcPr>
            </w:tcPrChange>
          </w:tcPr>
          <w:p w14:paraId="5C432C67" w14:textId="5408B463" w:rsidR="00450F2B" w:rsidRPr="00450F2B" w:rsidRDefault="00482C79" w:rsidP="00450F2B">
            <w:pPr>
              <w:tabs>
                <w:tab w:val="left" w:pos="600"/>
                <w:tab w:val="left" w:pos="851"/>
              </w:tabs>
              <w:ind w:right="34" w:firstLine="142"/>
              <w:rPr>
                <w:rFonts w:ascii="Times New Roman" w:hAnsi="Times New Roman" w:cs="Times New Roman"/>
                <w:sz w:val="24"/>
                <w:szCs w:val="24"/>
              </w:rPr>
            </w:pPr>
            <w:ins w:id="3173" w:author="2" w:date="2021-08-31T10:55:00Z">
              <w:r>
                <w:rPr>
                  <w:rFonts w:ascii="Times New Roman" w:hAnsi="Times New Roman" w:cs="Times New Roman"/>
                  <w:sz w:val="24"/>
                  <w:szCs w:val="24"/>
                </w:rPr>
                <w:t>1</w:t>
              </w:r>
            </w:ins>
          </w:p>
        </w:tc>
      </w:tr>
      <w:tr w:rsidR="00450F2B" w:rsidRPr="00450F2B" w14:paraId="7F3935A3" w14:textId="77777777" w:rsidTr="00911EF6">
        <w:tc>
          <w:tcPr>
            <w:tcW w:w="846" w:type="dxa"/>
            <w:tcPrChange w:id="3174" w:author="2" w:date="2021-08-31T10:55:00Z">
              <w:tcPr>
                <w:tcW w:w="846" w:type="dxa"/>
              </w:tcPr>
            </w:tcPrChange>
          </w:tcPr>
          <w:p w14:paraId="17FB3631" w14:textId="77777777" w:rsidR="00450F2B" w:rsidRPr="00450F2B" w:rsidRDefault="00450F2B" w:rsidP="00450F2B">
            <w:pPr>
              <w:spacing w:after="120"/>
              <w:rPr>
                <w:rFonts w:ascii="Times New Roman" w:hAnsi="Times New Roman" w:cs="Times New Roman"/>
                <w:sz w:val="24"/>
                <w:szCs w:val="24"/>
              </w:rPr>
            </w:pPr>
          </w:p>
        </w:tc>
        <w:tc>
          <w:tcPr>
            <w:tcW w:w="1843" w:type="dxa"/>
            <w:tcPrChange w:id="3175" w:author="2" w:date="2021-08-31T10:55:00Z">
              <w:tcPr>
                <w:tcW w:w="1843" w:type="dxa"/>
              </w:tcPr>
            </w:tcPrChange>
          </w:tcPr>
          <w:p w14:paraId="1B5ABD96" w14:textId="77777777" w:rsidR="00450F2B" w:rsidRPr="00450F2B" w:rsidRDefault="00450F2B" w:rsidP="00450F2B">
            <w:pPr>
              <w:spacing w:after="120"/>
              <w:rPr>
                <w:rFonts w:ascii="Times New Roman" w:hAnsi="Times New Roman" w:cs="Times New Roman"/>
                <w:sz w:val="24"/>
                <w:szCs w:val="24"/>
              </w:rPr>
            </w:pPr>
          </w:p>
        </w:tc>
        <w:tc>
          <w:tcPr>
            <w:tcW w:w="425" w:type="dxa"/>
            <w:tcPrChange w:id="3176" w:author="2" w:date="2021-08-31T10:55:00Z">
              <w:tcPr>
                <w:tcW w:w="425" w:type="dxa"/>
              </w:tcPr>
            </w:tcPrChange>
          </w:tcPr>
          <w:p w14:paraId="0327D76C" w14:textId="77777777" w:rsidR="00450F2B" w:rsidRPr="00450F2B" w:rsidRDefault="00450F2B" w:rsidP="00450F2B">
            <w:pPr>
              <w:spacing w:after="120"/>
              <w:rPr>
                <w:rFonts w:ascii="Times New Roman" w:hAnsi="Times New Roman" w:cs="Times New Roman"/>
                <w:sz w:val="24"/>
                <w:szCs w:val="24"/>
              </w:rPr>
            </w:pPr>
          </w:p>
        </w:tc>
        <w:tc>
          <w:tcPr>
            <w:tcW w:w="392" w:type="dxa"/>
            <w:tcPrChange w:id="3177" w:author="2" w:date="2021-08-31T10:55:00Z">
              <w:tcPr>
                <w:tcW w:w="392" w:type="dxa"/>
              </w:tcPr>
            </w:tcPrChange>
          </w:tcPr>
          <w:p w14:paraId="2A7FF8FE" w14:textId="77777777" w:rsidR="00450F2B" w:rsidRPr="00450F2B" w:rsidRDefault="00450F2B" w:rsidP="00450F2B">
            <w:pPr>
              <w:spacing w:after="120"/>
              <w:rPr>
                <w:rFonts w:ascii="Times New Roman" w:hAnsi="Times New Roman" w:cs="Times New Roman"/>
                <w:sz w:val="24"/>
                <w:szCs w:val="24"/>
              </w:rPr>
            </w:pPr>
          </w:p>
        </w:tc>
        <w:tc>
          <w:tcPr>
            <w:tcW w:w="553" w:type="dxa"/>
            <w:tcPrChange w:id="3178" w:author="2" w:date="2021-08-31T10:55:00Z">
              <w:tcPr>
                <w:tcW w:w="553" w:type="dxa"/>
              </w:tcPr>
            </w:tcPrChange>
          </w:tcPr>
          <w:p w14:paraId="0A7FE8F1" w14:textId="4A95AA78"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3179" w:author="2" w:date="2021-08-31T10:55:00Z">
              <w:tcPr>
                <w:tcW w:w="6001" w:type="dxa"/>
              </w:tcPr>
            </w:tcPrChange>
          </w:tcPr>
          <w:p w14:paraId="681826A9" w14:textId="47577031" w:rsidR="00450F2B" w:rsidRPr="00450F2B" w:rsidRDefault="00450F2B" w:rsidP="00450F2B">
            <w:pPr>
              <w:rPr>
                <w:rFonts w:ascii="Times New Roman" w:eastAsia="Times New Roman" w:hAnsi="Times New Roman" w:cs="Times New Roman"/>
                <w:color w:val="000000"/>
                <w:sz w:val="20"/>
                <w:szCs w:val="20"/>
                <w:lang w:eastAsia="ru-RU"/>
              </w:rPr>
            </w:pPr>
            <w:r w:rsidRPr="00450F2B">
              <w:rPr>
                <w:rStyle w:val="1"/>
                <w:rFonts w:ascii="Times New Roman" w:hAnsi="Times New Roman" w:cs="Times New Roman"/>
                <w:sz w:val="20"/>
                <w:szCs w:val="20"/>
              </w:rPr>
              <w:t>Радиоприёмник содержит колебательный контур, электроёмкость которого можно</w:t>
            </w:r>
            <w:r w:rsidRPr="00450F2B">
              <w:rPr>
                <w:rStyle w:val="17"/>
                <w:rFonts w:ascii="Times New Roman" w:hAnsi="Times New Roman" w:cs="Times New Roman"/>
                <w:sz w:val="20"/>
                <w:szCs w:val="20"/>
              </w:rPr>
              <w:t xml:space="preserve"> </w:t>
            </w:r>
            <w:r w:rsidRPr="00450F2B">
              <w:rPr>
                <w:rStyle w:val="1"/>
                <w:rFonts w:ascii="Times New Roman" w:hAnsi="Times New Roman" w:cs="Times New Roman"/>
                <w:sz w:val="20"/>
                <w:szCs w:val="20"/>
              </w:rPr>
              <w:t xml:space="preserve">изменять от </w:t>
            </w:r>
            <w:ins w:id="3180" w:author="2" w:date="2021-08-31T10:55:00Z">
              <w:r w:rsidR="00482C79">
                <w:rPr>
                  <w:rStyle w:val="1"/>
                  <w:rFonts w:ascii="Times New Roman" w:hAnsi="Times New Roman" w:cs="Times New Roman"/>
                  <w:sz w:val="20"/>
                  <w:szCs w:val="20"/>
                </w:rPr>
                <w:t>40</w:t>
              </w:r>
            </w:ins>
            <w:del w:id="3181" w:author="2" w:date="2021-08-31T10:55:00Z">
              <w:r w:rsidRPr="00450F2B">
                <w:rPr>
                  <w:rStyle w:val="1"/>
                  <w:rFonts w:ascii="Times New Roman" w:hAnsi="Times New Roman" w:cs="Times New Roman"/>
                  <w:sz w:val="20"/>
                  <w:szCs w:val="20"/>
                </w:rPr>
                <w:delText>56</w:delText>
              </w:r>
            </w:del>
            <w:r w:rsidRPr="00450F2B">
              <w:rPr>
                <w:rStyle w:val="1"/>
                <w:rFonts w:ascii="Times New Roman" w:hAnsi="Times New Roman" w:cs="Times New Roman"/>
                <w:sz w:val="20"/>
                <w:szCs w:val="20"/>
              </w:rPr>
              <w:t xml:space="preserve"> пФ до </w:t>
            </w:r>
            <w:ins w:id="3182" w:author="2" w:date="2021-08-31T10:55:00Z">
              <w:r w:rsidR="00482C79">
                <w:rPr>
                  <w:rStyle w:val="1"/>
                  <w:rFonts w:ascii="Times New Roman" w:hAnsi="Times New Roman" w:cs="Times New Roman"/>
                  <w:sz w:val="20"/>
                  <w:szCs w:val="20"/>
                </w:rPr>
                <w:t>64</w:t>
              </w:r>
              <w:r w:rsidRPr="00450F2B">
                <w:rPr>
                  <w:rStyle w:val="1"/>
                  <w:rFonts w:ascii="Times New Roman" w:hAnsi="Times New Roman" w:cs="Times New Roman"/>
                  <w:sz w:val="20"/>
                  <w:szCs w:val="20"/>
                </w:rPr>
                <w:t>0</w:t>
              </w:r>
            </w:ins>
            <w:del w:id="3183" w:author="2" w:date="2021-08-31T10:55:00Z">
              <w:r w:rsidRPr="00450F2B">
                <w:rPr>
                  <w:rStyle w:val="1"/>
                  <w:rFonts w:ascii="Times New Roman" w:hAnsi="Times New Roman" w:cs="Times New Roman"/>
                  <w:sz w:val="20"/>
                  <w:szCs w:val="20"/>
                </w:rPr>
                <w:delText>670</w:delText>
              </w:r>
            </w:del>
            <w:r w:rsidRPr="00450F2B">
              <w:rPr>
                <w:rStyle w:val="1"/>
                <w:rFonts w:ascii="Times New Roman" w:hAnsi="Times New Roman" w:cs="Times New Roman"/>
                <w:sz w:val="20"/>
                <w:szCs w:val="20"/>
              </w:rPr>
              <w:t xml:space="preserve"> пФ. Наименьшая длина волны, которую может принимать</w:t>
            </w:r>
            <w:r w:rsidRPr="00450F2B">
              <w:rPr>
                <w:rStyle w:val="17"/>
                <w:rFonts w:ascii="Times New Roman" w:hAnsi="Times New Roman" w:cs="Times New Roman"/>
                <w:sz w:val="20"/>
                <w:szCs w:val="20"/>
              </w:rPr>
              <w:t xml:space="preserve"> </w:t>
            </w:r>
            <w:r w:rsidRPr="00450F2B">
              <w:rPr>
                <w:rStyle w:val="1"/>
                <w:rFonts w:ascii="Times New Roman" w:hAnsi="Times New Roman" w:cs="Times New Roman"/>
                <w:sz w:val="20"/>
                <w:szCs w:val="20"/>
              </w:rPr>
              <w:t>приемник, равна 40 м</w:t>
            </w:r>
            <w:r>
              <w:rPr>
                <w:rStyle w:val="1"/>
                <w:rFonts w:ascii="Times New Roman" w:hAnsi="Times New Roman" w:cs="Times New Roman"/>
                <w:sz w:val="20"/>
                <w:szCs w:val="20"/>
              </w:rPr>
              <w:t>.</w:t>
            </w:r>
            <w:r>
              <w:rPr>
                <w:rStyle w:val="43pt"/>
              </w:rPr>
              <w:t xml:space="preserve"> </w:t>
            </w:r>
            <w:r w:rsidRPr="00450F2B">
              <w:rPr>
                <w:rStyle w:val="1"/>
                <w:rFonts w:ascii="Times New Roman" w:hAnsi="Times New Roman" w:cs="Times New Roman"/>
                <w:sz w:val="20"/>
                <w:szCs w:val="20"/>
              </w:rPr>
              <w:t>На какую максимальную длину волны можно настроить приёмник?</w:t>
            </w:r>
          </w:p>
        </w:tc>
        <w:tc>
          <w:tcPr>
            <w:tcW w:w="4961" w:type="dxa"/>
            <w:gridSpan w:val="2"/>
            <w:tcPrChange w:id="3184" w:author="2" w:date="2021-08-31T10:55:00Z">
              <w:tcPr>
                <w:tcW w:w="4839" w:type="dxa"/>
              </w:tcPr>
            </w:tcPrChange>
          </w:tcPr>
          <w:p w14:paraId="0077EE88" w14:textId="77777777" w:rsidR="00450F2B" w:rsidRPr="006F33AA" w:rsidRDefault="00482C79" w:rsidP="00482C79">
            <w:pPr>
              <w:pStyle w:val="a4"/>
              <w:numPr>
                <w:ilvl w:val="0"/>
                <w:numId w:val="280"/>
              </w:numPr>
              <w:spacing w:after="0" w:line="273" w:lineRule="exact"/>
              <w:ind w:right="20"/>
              <w:rPr>
                <w:ins w:id="3185" w:author="2" w:date="2021-08-31T10:55:00Z"/>
                <w:rFonts w:ascii="Times New Roman" w:eastAsia="Century Schoolbook" w:hAnsi="Times New Roman" w:cs="Times New Roman"/>
                <w:color w:val="000000"/>
                <w:sz w:val="20"/>
                <w:szCs w:val="20"/>
                <w:lang w:eastAsia="ru-RU"/>
              </w:rPr>
            </w:pPr>
            <w:ins w:id="3186" w:author="2" w:date="2021-08-31T10:55:00Z">
              <w:r w:rsidRPr="006F33AA">
                <w:rPr>
                  <w:rFonts w:ascii="Times New Roman" w:eastAsia="Century Schoolbook" w:hAnsi="Times New Roman" w:cs="Times New Roman"/>
                  <w:color w:val="000000"/>
                  <w:sz w:val="20"/>
                  <w:szCs w:val="20"/>
                  <w:lang w:eastAsia="ru-RU"/>
                </w:rPr>
                <w:t>160м</w:t>
              </w:r>
            </w:ins>
          </w:p>
          <w:p w14:paraId="14068C02" w14:textId="77777777" w:rsidR="00482C79" w:rsidRPr="006F33AA" w:rsidRDefault="00482C79" w:rsidP="00482C79">
            <w:pPr>
              <w:pStyle w:val="a4"/>
              <w:numPr>
                <w:ilvl w:val="0"/>
                <w:numId w:val="280"/>
              </w:numPr>
              <w:spacing w:after="0" w:line="273" w:lineRule="exact"/>
              <w:ind w:right="20"/>
              <w:rPr>
                <w:ins w:id="3187" w:author="2" w:date="2021-08-31T10:55:00Z"/>
                <w:rFonts w:ascii="Times New Roman" w:eastAsia="Century Schoolbook" w:hAnsi="Times New Roman" w:cs="Times New Roman"/>
                <w:color w:val="000000"/>
                <w:sz w:val="20"/>
                <w:szCs w:val="20"/>
                <w:lang w:eastAsia="ru-RU"/>
              </w:rPr>
            </w:pPr>
            <w:ins w:id="3188" w:author="2" w:date="2021-08-31T10:55:00Z">
              <w:r w:rsidRPr="006F33AA">
                <w:rPr>
                  <w:rFonts w:ascii="Times New Roman" w:eastAsia="Century Schoolbook" w:hAnsi="Times New Roman" w:cs="Times New Roman"/>
                  <w:color w:val="000000"/>
                  <w:sz w:val="20"/>
                  <w:szCs w:val="20"/>
                  <w:lang w:eastAsia="ru-RU"/>
                </w:rPr>
                <w:t>640м</w:t>
              </w:r>
            </w:ins>
          </w:p>
          <w:p w14:paraId="5A35EFD5" w14:textId="77777777" w:rsidR="00482C79" w:rsidRPr="006F33AA" w:rsidRDefault="00482C79" w:rsidP="00482C79">
            <w:pPr>
              <w:pStyle w:val="a4"/>
              <w:numPr>
                <w:ilvl w:val="0"/>
                <w:numId w:val="280"/>
              </w:numPr>
              <w:spacing w:after="0" w:line="273" w:lineRule="exact"/>
              <w:ind w:right="20"/>
              <w:rPr>
                <w:ins w:id="3189" w:author="2" w:date="2021-08-31T10:55:00Z"/>
                <w:rFonts w:ascii="Times New Roman" w:eastAsia="Century Schoolbook" w:hAnsi="Times New Roman" w:cs="Times New Roman"/>
                <w:color w:val="000000"/>
                <w:sz w:val="20"/>
                <w:szCs w:val="20"/>
                <w:lang w:eastAsia="ru-RU"/>
              </w:rPr>
            </w:pPr>
            <w:ins w:id="3190" w:author="2" w:date="2021-08-31T10:55:00Z">
              <w:r w:rsidRPr="006F33AA">
                <w:rPr>
                  <w:rFonts w:ascii="Times New Roman" w:eastAsia="Century Schoolbook" w:hAnsi="Times New Roman" w:cs="Times New Roman"/>
                  <w:color w:val="000000"/>
                  <w:sz w:val="20"/>
                  <w:szCs w:val="20"/>
                  <w:lang w:eastAsia="ru-RU"/>
                </w:rPr>
                <w:t>80м</w:t>
              </w:r>
            </w:ins>
          </w:p>
          <w:p w14:paraId="01901BAE" w14:textId="623EB22E" w:rsidR="00450F2B" w:rsidRPr="006F33AA" w:rsidRDefault="00482C79" w:rsidP="00482C79">
            <w:pPr>
              <w:pStyle w:val="a4"/>
              <w:numPr>
                <w:ilvl w:val="0"/>
                <w:numId w:val="280"/>
              </w:numPr>
              <w:spacing w:after="0" w:line="273" w:lineRule="exact"/>
              <w:ind w:right="20"/>
              <w:rPr>
                <w:rFonts w:ascii="Times New Roman" w:hAnsi="Times New Roman"/>
                <w:color w:val="000000"/>
                <w:sz w:val="20"/>
                <w:rPrChange w:id="3191" w:author="2" w:date="2021-08-31T10:55:00Z">
                  <w:rPr>
                    <w:rFonts w:ascii="Times New Roman" w:eastAsia="Century Schoolbook" w:hAnsi="Times New Roman" w:cs="Times New Roman"/>
                    <w:color w:val="000000"/>
                    <w:sz w:val="24"/>
                    <w:szCs w:val="24"/>
                    <w:lang w:eastAsia="ru-RU"/>
                  </w:rPr>
                </w:rPrChange>
              </w:rPr>
              <w:pPrChange w:id="3192" w:author="2" w:date="2021-08-31T10:55:00Z">
                <w:pPr>
                  <w:pStyle w:val="a4"/>
                  <w:framePr w:hSpace="180" w:wrap="around" w:hAnchor="margin" w:y="665"/>
                  <w:spacing w:after="0" w:line="273" w:lineRule="exact"/>
                  <w:ind w:left="346" w:right="20" w:firstLine="142"/>
                </w:pPr>
              </w:pPrChange>
            </w:pPr>
            <w:ins w:id="3193" w:author="2" w:date="2021-08-31T10:55:00Z">
              <w:r w:rsidRPr="006F33AA">
                <w:rPr>
                  <w:rFonts w:ascii="Times New Roman" w:eastAsia="Century Schoolbook" w:hAnsi="Times New Roman" w:cs="Times New Roman"/>
                  <w:color w:val="000000"/>
                  <w:sz w:val="20"/>
                  <w:szCs w:val="20"/>
                  <w:lang w:eastAsia="ru-RU"/>
                </w:rPr>
                <w:t>320м</w:t>
              </w:r>
            </w:ins>
          </w:p>
        </w:tc>
        <w:tc>
          <w:tcPr>
            <w:tcW w:w="567" w:type="dxa"/>
            <w:gridSpan w:val="2"/>
            <w:tcPrChange w:id="3194" w:author="2" w:date="2021-08-31T10:55:00Z">
              <w:tcPr>
                <w:tcW w:w="547" w:type="dxa"/>
              </w:tcPr>
            </w:tcPrChange>
          </w:tcPr>
          <w:p w14:paraId="1082A679" w14:textId="1A46712B" w:rsidR="00450F2B" w:rsidRPr="00450F2B" w:rsidRDefault="00482C79" w:rsidP="00450F2B">
            <w:pPr>
              <w:tabs>
                <w:tab w:val="left" w:pos="600"/>
                <w:tab w:val="left" w:pos="851"/>
              </w:tabs>
              <w:ind w:right="34" w:firstLine="142"/>
              <w:rPr>
                <w:rFonts w:ascii="Times New Roman" w:hAnsi="Times New Roman" w:cs="Times New Roman"/>
                <w:sz w:val="24"/>
                <w:szCs w:val="24"/>
              </w:rPr>
            </w:pPr>
            <w:ins w:id="3195" w:author="2" w:date="2021-08-31T10:55:00Z">
              <w:r>
                <w:rPr>
                  <w:rFonts w:ascii="Times New Roman" w:hAnsi="Times New Roman" w:cs="Times New Roman"/>
                  <w:sz w:val="24"/>
                  <w:szCs w:val="24"/>
                </w:rPr>
                <w:t>1</w:t>
              </w:r>
            </w:ins>
          </w:p>
        </w:tc>
      </w:tr>
      <w:tr w:rsidR="00450F2B" w:rsidRPr="00450F2B" w14:paraId="76112A90" w14:textId="77777777" w:rsidTr="00911EF6">
        <w:tc>
          <w:tcPr>
            <w:tcW w:w="846" w:type="dxa"/>
            <w:tcPrChange w:id="3196" w:author="2" w:date="2021-08-31T10:55:00Z">
              <w:tcPr>
                <w:tcW w:w="846" w:type="dxa"/>
              </w:tcPr>
            </w:tcPrChange>
          </w:tcPr>
          <w:p w14:paraId="6001EEC0" w14:textId="77777777" w:rsidR="00450F2B" w:rsidRPr="00450F2B" w:rsidRDefault="00450F2B" w:rsidP="00450F2B">
            <w:pPr>
              <w:spacing w:after="120"/>
              <w:rPr>
                <w:rFonts w:ascii="Times New Roman" w:hAnsi="Times New Roman" w:cs="Times New Roman"/>
                <w:sz w:val="24"/>
                <w:szCs w:val="24"/>
              </w:rPr>
            </w:pPr>
          </w:p>
        </w:tc>
        <w:tc>
          <w:tcPr>
            <w:tcW w:w="1843" w:type="dxa"/>
            <w:tcPrChange w:id="3197" w:author="2" w:date="2021-08-31T10:55:00Z">
              <w:tcPr>
                <w:tcW w:w="1843" w:type="dxa"/>
              </w:tcPr>
            </w:tcPrChange>
          </w:tcPr>
          <w:p w14:paraId="45312087" w14:textId="77777777" w:rsidR="00450F2B" w:rsidRPr="00450F2B" w:rsidRDefault="00450F2B" w:rsidP="00450F2B">
            <w:pPr>
              <w:spacing w:after="120"/>
              <w:rPr>
                <w:rFonts w:ascii="Times New Roman" w:hAnsi="Times New Roman" w:cs="Times New Roman"/>
                <w:sz w:val="24"/>
                <w:szCs w:val="24"/>
              </w:rPr>
            </w:pPr>
          </w:p>
        </w:tc>
        <w:tc>
          <w:tcPr>
            <w:tcW w:w="425" w:type="dxa"/>
            <w:tcPrChange w:id="3198" w:author="2" w:date="2021-08-31T10:55:00Z">
              <w:tcPr>
                <w:tcW w:w="425" w:type="dxa"/>
              </w:tcPr>
            </w:tcPrChange>
          </w:tcPr>
          <w:p w14:paraId="08B9C0A6" w14:textId="77777777" w:rsidR="00450F2B" w:rsidRPr="00450F2B" w:rsidRDefault="00450F2B" w:rsidP="00450F2B">
            <w:pPr>
              <w:spacing w:after="120"/>
              <w:rPr>
                <w:rFonts w:ascii="Times New Roman" w:hAnsi="Times New Roman" w:cs="Times New Roman"/>
                <w:sz w:val="24"/>
                <w:szCs w:val="24"/>
              </w:rPr>
            </w:pPr>
          </w:p>
        </w:tc>
        <w:tc>
          <w:tcPr>
            <w:tcW w:w="392" w:type="dxa"/>
            <w:tcPrChange w:id="3199" w:author="2" w:date="2021-08-31T10:55:00Z">
              <w:tcPr>
                <w:tcW w:w="392" w:type="dxa"/>
              </w:tcPr>
            </w:tcPrChange>
          </w:tcPr>
          <w:p w14:paraId="59205F78" w14:textId="77777777" w:rsidR="00450F2B" w:rsidRPr="00450F2B" w:rsidRDefault="00450F2B" w:rsidP="00450F2B">
            <w:pPr>
              <w:spacing w:after="120"/>
              <w:rPr>
                <w:rFonts w:ascii="Times New Roman" w:hAnsi="Times New Roman" w:cs="Times New Roman"/>
                <w:sz w:val="24"/>
                <w:szCs w:val="24"/>
              </w:rPr>
            </w:pPr>
          </w:p>
        </w:tc>
        <w:tc>
          <w:tcPr>
            <w:tcW w:w="553" w:type="dxa"/>
            <w:tcPrChange w:id="3200" w:author="2" w:date="2021-08-31T10:55:00Z">
              <w:tcPr>
                <w:tcW w:w="553" w:type="dxa"/>
              </w:tcPr>
            </w:tcPrChange>
          </w:tcPr>
          <w:p w14:paraId="49FB5D27" w14:textId="6AB9AA03" w:rsidR="00450F2B" w:rsidRP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3201" w:author="2" w:date="2021-08-31T10:55:00Z">
              <w:tcPr>
                <w:tcW w:w="6001" w:type="dxa"/>
              </w:tcPr>
            </w:tcPrChange>
          </w:tcPr>
          <w:p w14:paraId="4B3183D9" w14:textId="1B704C06" w:rsidR="00450F2B" w:rsidRPr="00450F2B" w:rsidRDefault="00450F2B" w:rsidP="00450F2B">
            <w:pPr>
              <w:pStyle w:val="28"/>
              <w:shd w:val="clear" w:color="auto" w:fill="auto"/>
              <w:tabs>
                <w:tab w:val="left" w:pos="538"/>
              </w:tabs>
              <w:spacing w:before="0"/>
              <w:ind w:left="20" w:right="20" w:firstLine="0"/>
              <w:rPr>
                <w:rFonts w:ascii="Times New Roman" w:eastAsia="Times New Roman" w:hAnsi="Times New Roman" w:cs="Times New Roman"/>
              </w:rPr>
            </w:pPr>
            <w:r w:rsidRPr="00450F2B">
              <w:rPr>
                <w:rStyle w:val="1"/>
                <w:rFonts w:ascii="Times New Roman" w:hAnsi="Times New Roman" w:cs="Times New Roman"/>
                <w:sz w:val="20"/>
                <w:szCs w:val="20"/>
              </w:rPr>
              <w:t>Приёмник настроен на длину волны 25 м. Насколько изменится длина принимаемой волны ,</w:t>
            </w:r>
            <w:r w:rsidRPr="00450F2B">
              <w:rPr>
                <w:rStyle w:val="16"/>
                <w:rFonts w:ascii="Times New Roman" w:hAnsi="Times New Roman" w:cs="Times New Roman"/>
                <w:sz w:val="20"/>
                <w:szCs w:val="20"/>
              </w:rPr>
              <w:t xml:space="preserve"> </w:t>
            </w:r>
            <w:r w:rsidRPr="00450F2B">
              <w:rPr>
                <w:rStyle w:val="1"/>
                <w:rFonts w:ascii="Times New Roman" w:hAnsi="Times New Roman" w:cs="Times New Roman"/>
                <w:sz w:val="20"/>
                <w:szCs w:val="20"/>
              </w:rPr>
              <w:t>если заполнить воздушный конденсатор контура диэлектриком —диэлектрическая проница</w:t>
            </w:r>
            <w:r w:rsidRPr="00450F2B">
              <w:rPr>
                <w:rStyle w:val="1"/>
                <w:rFonts w:ascii="Times New Roman" w:hAnsi="Times New Roman" w:cs="Times New Roman"/>
                <w:sz w:val="20"/>
                <w:szCs w:val="20"/>
              </w:rPr>
              <w:softHyphen/>
              <w:t xml:space="preserve">емость диэлектрика равна </w:t>
            </w:r>
            <w:ins w:id="3202" w:author="2" w:date="2021-08-31T10:55:00Z">
              <w:r w:rsidR="00482C79">
                <w:rPr>
                  <w:rStyle w:val="1"/>
                  <w:rFonts w:ascii="Times New Roman" w:hAnsi="Times New Roman" w:cs="Times New Roman"/>
                  <w:sz w:val="20"/>
                  <w:szCs w:val="20"/>
                </w:rPr>
                <w:t>9</w:t>
              </w:r>
            </w:ins>
            <w:del w:id="3203" w:author="2" w:date="2021-08-31T10:55:00Z">
              <w:r w:rsidRPr="00450F2B">
                <w:rPr>
                  <w:rStyle w:val="1"/>
                  <w:rFonts w:ascii="Times New Roman" w:hAnsi="Times New Roman" w:cs="Times New Roman"/>
                  <w:sz w:val="20"/>
                  <w:szCs w:val="20"/>
                </w:rPr>
                <w:delText>6</w:delText>
              </w:r>
            </w:del>
            <w:r w:rsidRPr="00450F2B">
              <w:rPr>
                <w:rStyle w:val="1"/>
                <w:rFonts w:ascii="Times New Roman" w:hAnsi="Times New Roman" w:cs="Times New Roman"/>
                <w:sz w:val="20"/>
                <w:szCs w:val="20"/>
              </w:rPr>
              <w:t>?</w:t>
            </w:r>
          </w:p>
        </w:tc>
        <w:tc>
          <w:tcPr>
            <w:tcW w:w="4961" w:type="dxa"/>
            <w:gridSpan w:val="2"/>
            <w:tcPrChange w:id="3204" w:author="2" w:date="2021-08-31T10:55:00Z">
              <w:tcPr>
                <w:tcW w:w="4839" w:type="dxa"/>
              </w:tcPr>
            </w:tcPrChange>
          </w:tcPr>
          <w:p w14:paraId="3E214E02" w14:textId="77777777" w:rsidR="00450F2B" w:rsidRPr="006F33AA" w:rsidRDefault="00482C79" w:rsidP="00482C79">
            <w:pPr>
              <w:pStyle w:val="a4"/>
              <w:numPr>
                <w:ilvl w:val="0"/>
                <w:numId w:val="281"/>
              </w:numPr>
              <w:spacing w:after="0" w:line="273" w:lineRule="exact"/>
              <w:ind w:right="20"/>
              <w:rPr>
                <w:ins w:id="3205" w:author="2" w:date="2021-08-31T10:55:00Z"/>
                <w:rFonts w:ascii="Times New Roman" w:eastAsia="Century Schoolbook" w:hAnsi="Times New Roman" w:cs="Times New Roman"/>
                <w:color w:val="000000"/>
                <w:sz w:val="20"/>
                <w:szCs w:val="20"/>
                <w:lang w:val="ru" w:eastAsia="ru-RU"/>
              </w:rPr>
            </w:pPr>
            <w:ins w:id="3206" w:author="2" w:date="2021-08-31T10:55:00Z">
              <w:r w:rsidRPr="006F33AA">
                <w:rPr>
                  <w:rFonts w:ascii="Times New Roman" w:eastAsia="Century Schoolbook" w:hAnsi="Times New Roman" w:cs="Times New Roman"/>
                  <w:color w:val="000000"/>
                  <w:sz w:val="20"/>
                  <w:szCs w:val="20"/>
                  <w:lang w:val="ru" w:eastAsia="ru-RU"/>
                </w:rPr>
                <w:t>увеличится на 50м</w:t>
              </w:r>
            </w:ins>
          </w:p>
          <w:p w14:paraId="1EBA75AD" w14:textId="77777777" w:rsidR="00482C79" w:rsidRPr="006F33AA" w:rsidRDefault="00482C79" w:rsidP="00482C79">
            <w:pPr>
              <w:pStyle w:val="a4"/>
              <w:numPr>
                <w:ilvl w:val="0"/>
                <w:numId w:val="281"/>
              </w:numPr>
              <w:spacing w:after="0" w:line="273" w:lineRule="exact"/>
              <w:ind w:right="20"/>
              <w:rPr>
                <w:ins w:id="3207" w:author="2" w:date="2021-08-31T10:55:00Z"/>
                <w:rFonts w:ascii="Times New Roman" w:eastAsia="Century Schoolbook" w:hAnsi="Times New Roman" w:cs="Times New Roman"/>
                <w:color w:val="000000"/>
                <w:sz w:val="20"/>
                <w:szCs w:val="20"/>
                <w:lang w:val="ru" w:eastAsia="ru-RU"/>
              </w:rPr>
            </w:pPr>
            <w:ins w:id="3208" w:author="2" w:date="2021-08-31T10:55:00Z">
              <w:r w:rsidRPr="006F33AA">
                <w:rPr>
                  <w:rFonts w:ascii="Times New Roman" w:eastAsia="Century Schoolbook" w:hAnsi="Times New Roman" w:cs="Times New Roman"/>
                  <w:color w:val="000000"/>
                  <w:sz w:val="20"/>
                  <w:szCs w:val="20"/>
                  <w:lang w:val="ru" w:eastAsia="ru-RU"/>
                </w:rPr>
                <w:t>увеличится на 25м</w:t>
              </w:r>
            </w:ins>
          </w:p>
          <w:p w14:paraId="7241243E" w14:textId="77777777" w:rsidR="00482C79" w:rsidRPr="006F33AA" w:rsidRDefault="00482C79" w:rsidP="00482C79">
            <w:pPr>
              <w:pStyle w:val="a4"/>
              <w:numPr>
                <w:ilvl w:val="0"/>
                <w:numId w:val="281"/>
              </w:numPr>
              <w:spacing w:after="0" w:line="273" w:lineRule="exact"/>
              <w:ind w:right="20"/>
              <w:rPr>
                <w:ins w:id="3209" w:author="2" w:date="2021-08-31T10:55:00Z"/>
                <w:rFonts w:ascii="Times New Roman" w:eastAsia="Century Schoolbook" w:hAnsi="Times New Roman" w:cs="Times New Roman"/>
                <w:color w:val="000000"/>
                <w:sz w:val="20"/>
                <w:szCs w:val="20"/>
                <w:lang w:val="ru" w:eastAsia="ru-RU"/>
              </w:rPr>
            </w:pPr>
            <w:ins w:id="3210" w:author="2" w:date="2021-08-31T10:55:00Z">
              <w:r w:rsidRPr="006F33AA">
                <w:rPr>
                  <w:rFonts w:ascii="Times New Roman" w:eastAsia="Century Schoolbook" w:hAnsi="Times New Roman" w:cs="Times New Roman"/>
                  <w:color w:val="000000"/>
                  <w:sz w:val="20"/>
                  <w:szCs w:val="20"/>
                  <w:lang w:val="ru" w:eastAsia="ru-RU"/>
                </w:rPr>
                <w:t>уменьшится на 20м</w:t>
              </w:r>
            </w:ins>
          </w:p>
          <w:p w14:paraId="459BFE23" w14:textId="481859C8" w:rsidR="00450F2B" w:rsidRPr="006F33AA" w:rsidRDefault="00482C79" w:rsidP="00482C79">
            <w:pPr>
              <w:pStyle w:val="a4"/>
              <w:numPr>
                <w:ilvl w:val="0"/>
                <w:numId w:val="281"/>
              </w:numPr>
              <w:spacing w:after="0" w:line="273" w:lineRule="exact"/>
              <w:ind w:right="20"/>
              <w:rPr>
                <w:rFonts w:ascii="Times New Roman" w:hAnsi="Times New Roman"/>
                <w:color w:val="000000"/>
                <w:sz w:val="20"/>
                <w:lang w:val="ru"/>
                <w:rPrChange w:id="3211" w:author="2" w:date="2021-08-31T10:55:00Z">
                  <w:rPr>
                    <w:rFonts w:ascii="Times New Roman" w:eastAsia="Century Schoolbook" w:hAnsi="Times New Roman" w:cs="Times New Roman"/>
                    <w:color w:val="000000"/>
                    <w:sz w:val="24"/>
                    <w:szCs w:val="24"/>
                    <w:lang w:eastAsia="ru-RU"/>
                  </w:rPr>
                </w:rPrChange>
              </w:rPr>
              <w:pPrChange w:id="3212" w:author="2" w:date="2021-08-31T10:55:00Z">
                <w:pPr>
                  <w:pStyle w:val="a4"/>
                  <w:framePr w:hSpace="180" w:wrap="around" w:hAnchor="margin" w:y="665"/>
                  <w:spacing w:after="0" w:line="273" w:lineRule="exact"/>
                  <w:ind w:left="346" w:right="20" w:firstLine="142"/>
                </w:pPr>
              </w:pPrChange>
            </w:pPr>
            <w:ins w:id="3213" w:author="2" w:date="2021-08-31T10:55:00Z">
              <w:r w:rsidRPr="006F33AA">
                <w:rPr>
                  <w:rFonts w:ascii="Times New Roman" w:eastAsia="Century Schoolbook" w:hAnsi="Times New Roman" w:cs="Times New Roman"/>
                  <w:color w:val="000000"/>
                  <w:sz w:val="20"/>
                  <w:szCs w:val="20"/>
                  <w:lang w:val="ru" w:eastAsia="ru-RU"/>
                </w:rPr>
                <w:t>уменьшится на 2м</w:t>
              </w:r>
            </w:ins>
          </w:p>
        </w:tc>
        <w:tc>
          <w:tcPr>
            <w:tcW w:w="567" w:type="dxa"/>
            <w:gridSpan w:val="2"/>
            <w:tcPrChange w:id="3214" w:author="2" w:date="2021-08-31T10:55:00Z">
              <w:tcPr>
                <w:tcW w:w="547" w:type="dxa"/>
              </w:tcPr>
            </w:tcPrChange>
          </w:tcPr>
          <w:p w14:paraId="0C716A8C" w14:textId="69391FDA" w:rsidR="00450F2B" w:rsidRPr="00450F2B" w:rsidRDefault="00482C79" w:rsidP="00450F2B">
            <w:pPr>
              <w:tabs>
                <w:tab w:val="left" w:pos="600"/>
                <w:tab w:val="left" w:pos="851"/>
              </w:tabs>
              <w:ind w:right="34" w:firstLine="142"/>
              <w:rPr>
                <w:rFonts w:ascii="Times New Roman" w:hAnsi="Times New Roman" w:cs="Times New Roman"/>
                <w:sz w:val="24"/>
                <w:szCs w:val="24"/>
              </w:rPr>
            </w:pPr>
            <w:ins w:id="3215" w:author="2" w:date="2021-08-31T10:55:00Z">
              <w:r>
                <w:rPr>
                  <w:rFonts w:ascii="Times New Roman" w:hAnsi="Times New Roman" w:cs="Times New Roman"/>
                  <w:sz w:val="24"/>
                  <w:szCs w:val="24"/>
                </w:rPr>
                <w:t>1</w:t>
              </w:r>
            </w:ins>
          </w:p>
        </w:tc>
      </w:tr>
      <w:tr w:rsidR="00450F2B" w:rsidRPr="00450F2B" w14:paraId="11E8E789" w14:textId="77777777" w:rsidTr="00911EF6">
        <w:tc>
          <w:tcPr>
            <w:tcW w:w="846" w:type="dxa"/>
            <w:tcPrChange w:id="3216" w:author="2" w:date="2021-08-31T10:55:00Z">
              <w:tcPr>
                <w:tcW w:w="846" w:type="dxa"/>
              </w:tcPr>
            </w:tcPrChange>
          </w:tcPr>
          <w:p w14:paraId="00AF03EF" w14:textId="77777777" w:rsidR="00450F2B" w:rsidRPr="00450F2B" w:rsidRDefault="00450F2B" w:rsidP="00450F2B">
            <w:pPr>
              <w:spacing w:after="120"/>
              <w:rPr>
                <w:rFonts w:ascii="Times New Roman" w:hAnsi="Times New Roman" w:cs="Times New Roman"/>
                <w:sz w:val="24"/>
                <w:szCs w:val="24"/>
              </w:rPr>
            </w:pPr>
          </w:p>
        </w:tc>
        <w:tc>
          <w:tcPr>
            <w:tcW w:w="1843" w:type="dxa"/>
            <w:tcPrChange w:id="3217" w:author="2" w:date="2021-08-31T10:55:00Z">
              <w:tcPr>
                <w:tcW w:w="1843" w:type="dxa"/>
              </w:tcPr>
            </w:tcPrChange>
          </w:tcPr>
          <w:p w14:paraId="5536AACF" w14:textId="77777777" w:rsidR="00450F2B" w:rsidRPr="00450F2B" w:rsidRDefault="00450F2B" w:rsidP="00450F2B">
            <w:pPr>
              <w:spacing w:after="120"/>
              <w:rPr>
                <w:rFonts w:ascii="Times New Roman" w:hAnsi="Times New Roman" w:cs="Times New Roman"/>
                <w:sz w:val="24"/>
                <w:szCs w:val="24"/>
              </w:rPr>
            </w:pPr>
          </w:p>
        </w:tc>
        <w:tc>
          <w:tcPr>
            <w:tcW w:w="425" w:type="dxa"/>
            <w:tcPrChange w:id="3218" w:author="2" w:date="2021-08-31T10:55:00Z">
              <w:tcPr>
                <w:tcW w:w="425" w:type="dxa"/>
              </w:tcPr>
            </w:tcPrChange>
          </w:tcPr>
          <w:p w14:paraId="2D43AFE0" w14:textId="77777777" w:rsidR="00450F2B" w:rsidRPr="00450F2B" w:rsidRDefault="00450F2B" w:rsidP="00450F2B">
            <w:pPr>
              <w:spacing w:after="120"/>
              <w:rPr>
                <w:rFonts w:ascii="Times New Roman" w:hAnsi="Times New Roman" w:cs="Times New Roman"/>
                <w:sz w:val="24"/>
                <w:szCs w:val="24"/>
              </w:rPr>
            </w:pPr>
          </w:p>
        </w:tc>
        <w:tc>
          <w:tcPr>
            <w:tcW w:w="392" w:type="dxa"/>
            <w:tcPrChange w:id="3219" w:author="2" w:date="2021-08-31T10:55:00Z">
              <w:tcPr>
                <w:tcW w:w="392" w:type="dxa"/>
              </w:tcPr>
            </w:tcPrChange>
          </w:tcPr>
          <w:p w14:paraId="18BF002A" w14:textId="77777777" w:rsidR="00450F2B" w:rsidRPr="00450F2B" w:rsidRDefault="00450F2B" w:rsidP="00450F2B">
            <w:pPr>
              <w:spacing w:after="120"/>
              <w:rPr>
                <w:rFonts w:ascii="Times New Roman" w:hAnsi="Times New Roman" w:cs="Times New Roman"/>
                <w:sz w:val="24"/>
                <w:szCs w:val="24"/>
              </w:rPr>
            </w:pPr>
          </w:p>
        </w:tc>
        <w:tc>
          <w:tcPr>
            <w:tcW w:w="553" w:type="dxa"/>
            <w:tcPrChange w:id="3220" w:author="2" w:date="2021-08-31T10:55:00Z">
              <w:tcPr>
                <w:tcW w:w="553" w:type="dxa"/>
              </w:tcPr>
            </w:tcPrChange>
          </w:tcPr>
          <w:p w14:paraId="72761249" w14:textId="2420EF3D" w:rsidR="00450F2B" w:rsidRDefault="00450F2B" w:rsidP="00450F2B">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3221" w:author="2" w:date="2021-08-31T10:55:00Z">
              <w:tcPr>
                <w:tcW w:w="6001" w:type="dxa"/>
              </w:tcPr>
            </w:tcPrChange>
          </w:tcPr>
          <w:p w14:paraId="36A88237" w14:textId="1BF99D56" w:rsidR="00450F2B" w:rsidRPr="00450F2B" w:rsidRDefault="00450F2B" w:rsidP="00450F2B">
            <w:pPr>
              <w:pStyle w:val="28"/>
              <w:shd w:val="clear" w:color="auto" w:fill="auto"/>
              <w:tabs>
                <w:tab w:val="left" w:pos="534"/>
              </w:tabs>
              <w:spacing w:before="0"/>
              <w:ind w:left="20" w:right="20" w:firstLine="0"/>
              <w:rPr>
                <w:rFonts w:ascii="Times New Roman" w:eastAsia="Times New Roman" w:hAnsi="Times New Roman" w:cs="Times New Roman"/>
              </w:rPr>
            </w:pPr>
            <w:r w:rsidRPr="00450F2B">
              <w:rPr>
                <w:rStyle w:val="1"/>
                <w:rFonts w:ascii="Times New Roman" w:hAnsi="Times New Roman" w:cs="Times New Roman"/>
                <w:sz w:val="20"/>
                <w:szCs w:val="20"/>
              </w:rPr>
              <w:t>Сколько колебаний происходит в колебательном контуре радиопередатчика за про</w:t>
            </w:r>
            <w:r w:rsidRPr="00450F2B">
              <w:rPr>
                <w:rStyle w:val="1"/>
                <w:rFonts w:ascii="Times New Roman" w:hAnsi="Times New Roman" w:cs="Times New Roman"/>
                <w:sz w:val="20"/>
                <w:szCs w:val="20"/>
              </w:rPr>
              <w:softHyphen/>
              <w:t>межуток времени, равный одному периоду звуковых колебаний с частотой 5 кГц, если</w:t>
            </w:r>
            <w:r w:rsidRPr="00450F2B">
              <w:rPr>
                <w:rStyle w:val="16"/>
                <w:rFonts w:ascii="Times New Roman" w:hAnsi="Times New Roman" w:cs="Times New Roman"/>
                <w:sz w:val="20"/>
                <w:szCs w:val="20"/>
              </w:rPr>
              <w:t xml:space="preserve"> </w:t>
            </w:r>
            <w:r w:rsidRPr="00450F2B">
              <w:rPr>
                <w:rStyle w:val="1"/>
                <w:rFonts w:ascii="Times New Roman" w:hAnsi="Times New Roman" w:cs="Times New Roman"/>
                <w:sz w:val="20"/>
                <w:szCs w:val="20"/>
              </w:rPr>
              <w:t>длина несущей волны передатчика равна 60 м?</w:t>
            </w:r>
          </w:p>
        </w:tc>
        <w:tc>
          <w:tcPr>
            <w:tcW w:w="4961" w:type="dxa"/>
            <w:gridSpan w:val="2"/>
            <w:tcPrChange w:id="3222" w:author="2" w:date="2021-08-31T10:55:00Z">
              <w:tcPr>
                <w:tcW w:w="4839" w:type="dxa"/>
              </w:tcPr>
            </w:tcPrChange>
          </w:tcPr>
          <w:p w14:paraId="4F87D200" w14:textId="77777777" w:rsidR="00450F2B" w:rsidRPr="006F33AA" w:rsidRDefault="00A45CEB" w:rsidP="00A45CEB">
            <w:pPr>
              <w:pStyle w:val="a4"/>
              <w:numPr>
                <w:ilvl w:val="0"/>
                <w:numId w:val="282"/>
              </w:numPr>
              <w:spacing w:after="0" w:line="273" w:lineRule="exact"/>
              <w:ind w:right="20"/>
              <w:rPr>
                <w:ins w:id="3223" w:author="2" w:date="2021-08-31T10:55:00Z"/>
                <w:rFonts w:ascii="Times New Roman" w:eastAsia="Century Schoolbook" w:hAnsi="Times New Roman" w:cs="Times New Roman"/>
                <w:color w:val="000000"/>
                <w:sz w:val="20"/>
                <w:szCs w:val="20"/>
                <w:lang w:eastAsia="ru-RU"/>
              </w:rPr>
            </w:pPr>
            <w:ins w:id="3224" w:author="2" w:date="2021-08-31T10:55:00Z">
              <w:r w:rsidRPr="006F33AA">
                <w:rPr>
                  <w:rFonts w:ascii="Times New Roman" w:eastAsia="Century Schoolbook" w:hAnsi="Times New Roman" w:cs="Times New Roman"/>
                  <w:color w:val="000000"/>
                  <w:sz w:val="20"/>
                  <w:szCs w:val="20"/>
                  <w:lang w:eastAsia="ru-RU"/>
                </w:rPr>
                <w:t>1000</w:t>
              </w:r>
            </w:ins>
          </w:p>
          <w:p w14:paraId="289021BE" w14:textId="77777777" w:rsidR="00A45CEB" w:rsidRPr="006F33AA" w:rsidRDefault="00A45CEB" w:rsidP="00A45CEB">
            <w:pPr>
              <w:pStyle w:val="a4"/>
              <w:numPr>
                <w:ilvl w:val="0"/>
                <w:numId w:val="282"/>
              </w:numPr>
              <w:spacing w:after="0" w:line="273" w:lineRule="exact"/>
              <w:ind w:right="20"/>
              <w:rPr>
                <w:ins w:id="3225" w:author="2" w:date="2021-08-31T10:55:00Z"/>
                <w:rFonts w:ascii="Times New Roman" w:eastAsia="Century Schoolbook" w:hAnsi="Times New Roman" w:cs="Times New Roman"/>
                <w:color w:val="000000"/>
                <w:sz w:val="20"/>
                <w:szCs w:val="20"/>
                <w:lang w:eastAsia="ru-RU"/>
              </w:rPr>
            </w:pPr>
            <w:ins w:id="3226" w:author="2" w:date="2021-08-31T10:55:00Z">
              <w:r w:rsidRPr="006F33AA">
                <w:rPr>
                  <w:rFonts w:ascii="Times New Roman" w:eastAsia="Century Schoolbook" w:hAnsi="Times New Roman" w:cs="Times New Roman"/>
                  <w:color w:val="000000"/>
                  <w:sz w:val="20"/>
                  <w:szCs w:val="20"/>
                  <w:lang w:eastAsia="ru-RU"/>
                </w:rPr>
                <w:t>1200</w:t>
              </w:r>
            </w:ins>
          </w:p>
          <w:p w14:paraId="3C6B4466" w14:textId="77777777" w:rsidR="00A45CEB" w:rsidRPr="006F33AA" w:rsidRDefault="00A45CEB" w:rsidP="00A45CEB">
            <w:pPr>
              <w:pStyle w:val="a4"/>
              <w:numPr>
                <w:ilvl w:val="0"/>
                <w:numId w:val="282"/>
              </w:numPr>
              <w:spacing w:after="0" w:line="273" w:lineRule="exact"/>
              <w:ind w:right="20"/>
              <w:rPr>
                <w:ins w:id="3227" w:author="2" w:date="2021-08-31T10:55:00Z"/>
                <w:rFonts w:ascii="Times New Roman" w:eastAsia="Century Schoolbook" w:hAnsi="Times New Roman" w:cs="Times New Roman"/>
                <w:color w:val="000000"/>
                <w:sz w:val="20"/>
                <w:szCs w:val="20"/>
                <w:lang w:eastAsia="ru-RU"/>
              </w:rPr>
            </w:pPr>
            <w:ins w:id="3228" w:author="2" w:date="2021-08-31T10:55:00Z">
              <w:r w:rsidRPr="006F33AA">
                <w:rPr>
                  <w:rFonts w:ascii="Times New Roman" w:eastAsia="Century Schoolbook" w:hAnsi="Times New Roman" w:cs="Times New Roman"/>
                  <w:color w:val="000000"/>
                  <w:sz w:val="20"/>
                  <w:szCs w:val="20"/>
                  <w:lang w:eastAsia="ru-RU"/>
                </w:rPr>
                <w:t>2400</w:t>
              </w:r>
            </w:ins>
          </w:p>
          <w:p w14:paraId="79985005" w14:textId="7A2BD6BE" w:rsidR="00450F2B" w:rsidRPr="006F33AA" w:rsidRDefault="00A45CEB" w:rsidP="00A45CEB">
            <w:pPr>
              <w:pStyle w:val="a4"/>
              <w:numPr>
                <w:ilvl w:val="0"/>
                <w:numId w:val="282"/>
              </w:numPr>
              <w:spacing w:after="0" w:line="273" w:lineRule="exact"/>
              <w:ind w:right="20"/>
              <w:rPr>
                <w:rFonts w:ascii="Times New Roman" w:hAnsi="Times New Roman"/>
                <w:color w:val="000000"/>
                <w:sz w:val="20"/>
                <w:rPrChange w:id="3229" w:author="2" w:date="2021-08-31T10:55:00Z">
                  <w:rPr>
                    <w:rFonts w:ascii="Times New Roman" w:eastAsia="Century Schoolbook" w:hAnsi="Times New Roman" w:cs="Times New Roman"/>
                    <w:color w:val="000000"/>
                    <w:sz w:val="24"/>
                    <w:szCs w:val="24"/>
                    <w:lang w:eastAsia="ru-RU"/>
                  </w:rPr>
                </w:rPrChange>
              </w:rPr>
              <w:pPrChange w:id="3230" w:author="2" w:date="2021-08-31T10:55:00Z">
                <w:pPr>
                  <w:pStyle w:val="a4"/>
                  <w:framePr w:hSpace="180" w:wrap="around" w:hAnchor="margin" w:y="665"/>
                  <w:spacing w:after="0" w:line="273" w:lineRule="exact"/>
                  <w:ind w:left="346" w:right="20" w:firstLine="142"/>
                </w:pPr>
              </w:pPrChange>
            </w:pPr>
            <w:ins w:id="3231" w:author="2" w:date="2021-08-31T10:55:00Z">
              <w:r w:rsidRPr="006F33AA">
                <w:rPr>
                  <w:rFonts w:ascii="Times New Roman" w:eastAsia="Century Schoolbook" w:hAnsi="Times New Roman" w:cs="Times New Roman"/>
                  <w:color w:val="000000"/>
                  <w:sz w:val="20"/>
                  <w:szCs w:val="20"/>
                  <w:lang w:eastAsia="ru-RU"/>
                </w:rPr>
                <w:t>600</w:t>
              </w:r>
            </w:ins>
          </w:p>
        </w:tc>
        <w:tc>
          <w:tcPr>
            <w:tcW w:w="567" w:type="dxa"/>
            <w:gridSpan w:val="2"/>
            <w:tcPrChange w:id="3232" w:author="2" w:date="2021-08-31T10:55:00Z">
              <w:tcPr>
                <w:tcW w:w="547" w:type="dxa"/>
              </w:tcPr>
            </w:tcPrChange>
          </w:tcPr>
          <w:p w14:paraId="6342BA10" w14:textId="7EDA211E" w:rsidR="00450F2B" w:rsidRPr="00450F2B" w:rsidRDefault="00A45CEB" w:rsidP="00450F2B">
            <w:pPr>
              <w:tabs>
                <w:tab w:val="left" w:pos="600"/>
                <w:tab w:val="left" w:pos="851"/>
              </w:tabs>
              <w:ind w:right="34" w:firstLine="142"/>
              <w:rPr>
                <w:rFonts w:ascii="Times New Roman" w:hAnsi="Times New Roman" w:cs="Times New Roman"/>
                <w:sz w:val="24"/>
                <w:szCs w:val="24"/>
              </w:rPr>
            </w:pPr>
            <w:ins w:id="3233" w:author="2" w:date="2021-08-31T10:55:00Z">
              <w:r>
                <w:rPr>
                  <w:rFonts w:ascii="Times New Roman" w:hAnsi="Times New Roman" w:cs="Times New Roman"/>
                  <w:sz w:val="24"/>
                  <w:szCs w:val="24"/>
                </w:rPr>
                <w:t>1</w:t>
              </w:r>
            </w:ins>
          </w:p>
        </w:tc>
      </w:tr>
      <w:tr w:rsidR="00450F2B" w:rsidRPr="00450F2B" w14:paraId="19ACAEFA" w14:textId="77777777" w:rsidTr="00911EF6">
        <w:tc>
          <w:tcPr>
            <w:tcW w:w="846" w:type="dxa"/>
            <w:tcPrChange w:id="3234" w:author="2" w:date="2021-08-31T10:55:00Z">
              <w:tcPr>
                <w:tcW w:w="846" w:type="dxa"/>
              </w:tcPr>
            </w:tcPrChange>
          </w:tcPr>
          <w:p w14:paraId="050DCD48" w14:textId="77777777" w:rsidR="00450F2B" w:rsidRPr="00450F2B" w:rsidRDefault="00450F2B" w:rsidP="00450F2B">
            <w:pPr>
              <w:spacing w:after="120"/>
              <w:rPr>
                <w:rFonts w:ascii="Times New Roman" w:hAnsi="Times New Roman" w:cs="Times New Roman"/>
                <w:sz w:val="24"/>
                <w:szCs w:val="24"/>
              </w:rPr>
            </w:pPr>
          </w:p>
        </w:tc>
        <w:tc>
          <w:tcPr>
            <w:tcW w:w="1843" w:type="dxa"/>
            <w:tcPrChange w:id="3235" w:author="2" w:date="2021-08-31T10:55:00Z">
              <w:tcPr>
                <w:tcW w:w="1843" w:type="dxa"/>
              </w:tcPr>
            </w:tcPrChange>
          </w:tcPr>
          <w:p w14:paraId="7D88FFEB" w14:textId="22AE8505" w:rsidR="00450F2B" w:rsidRPr="00247CE1" w:rsidRDefault="00450F2B" w:rsidP="00450F2B">
            <w:pPr>
              <w:spacing w:after="120"/>
              <w:rPr>
                <w:rFonts w:ascii="Times New Roman" w:hAnsi="Times New Roman" w:cs="Times New Roman"/>
                <w:b/>
                <w:sz w:val="20"/>
                <w:szCs w:val="20"/>
              </w:rPr>
            </w:pPr>
          </w:p>
        </w:tc>
        <w:tc>
          <w:tcPr>
            <w:tcW w:w="425" w:type="dxa"/>
            <w:tcPrChange w:id="3236" w:author="2" w:date="2021-08-31T10:55:00Z">
              <w:tcPr>
                <w:tcW w:w="425" w:type="dxa"/>
              </w:tcPr>
            </w:tcPrChange>
          </w:tcPr>
          <w:p w14:paraId="0BCEE67E" w14:textId="77777777" w:rsidR="00450F2B" w:rsidRPr="00450F2B" w:rsidRDefault="00450F2B" w:rsidP="00450F2B">
            <w:pPr>
              <w:spacing w:after="120"/>
              <w:rPr>
                <w:rFonts w:ascii="Times New Roman" w:hAnsi="Times New Roman" w:cs="Times New Roman"/>
                <w:sz w:val="24"/>
                <w:szCs w:val="24"/>
              </w:rPr>
            </w:pPr>
          </w:p>
        </w:tc>
        <w:tc>
          <w:tcPr>
            <w:tcW w:w="392" w:type="dxa"/>
            <w:tcPrChange w:id="3237" w:author="2" w:date="2021-08-31T10:55:00Z">
              <w:tcPr>
                <w:tcW w:w="392" w:type="dxa"/>
              </w:tcPr>
            </w:tcPrChange>
          </w:tcPr>
          <w:p w14:paraId="1B6D16AA" w14:textId="77777777" w:rsidR="00450F2B" w:rsidRPr="00450F2B" w:rsidRDefault="00450F2B" w:rsidP="00450F2B">
            <w:pPr>
              <w:spacing w:after="120"/>
              <w:rPr>
                <w:rFonts w:ascii="Times New Roman" w:hAnsi="Times New Roman" w:cs="Times New Roman"/>
                <w:sz w:val="24"/>
                <w:szCs w:val="24"/>
              </w:rPr>
            </w:pPr>
          </w:p>
        </w:tc>
        <w:tc>
          <w:tcPr>
            <w:tcW w:w="553" w:type="dxa"/>
            <w:tcPrChange w:id="3238" w:author="2" w:date="2021-08-31T10:55:00Z">
              <w:tcPr>
                <w:tcW w:w="553" w:type="dxa"/>
              </w:tcPr>
            </w:tcPrChange>
          </w:tcPr>
          <w:p w14:paraId="430B35A6" w14:textId="77777777" w:rsidR="00450F2B" w:rsidRDefault="00450F2B" w:rsidP="00450F2B">
            <w:pPr>
              <w:spacing w:after="120"/>
              <w:rPr>
                <w:rFonts w:ascii="Times New Roman" w:hAnsi="Times New Roman" w:cs="Times New Roman"/>
                <w:sz w:val="24"/>
                <w:szCs w:val="24"/>
              </w:rPr>
            </w:pPr>
          </w:p>
        </w:tc>
        <w:tc>
          <w:tcPr>
            <w:tcW w:w="6001" w:type="dxa"/>
            <w:tcPrChange w:id="3239" w:author="2" w:date="2021-08-31T10:55:00Z">
              <w:tcPr>
                <w:tcW w:w="6001" w:type="dxa"/>
              </w:tcPr>
            </w:tcPrChange>
          </w:tcPr>
          <w:p w14:paraId="2015FC7F" w14:textId="124327BC" w:rsidR="00450F2B" w:rsidRPr="00C24018" w:rsidRDefault="00247CE1" w:rsidP="00450F2B">
            <w:pPr>
              <w:ind w:firstLine="375"/>
              <w:jc w:val="both"/>
              <w:rPr>
                <w:rFonts w:ascii="Times New Roman" w:eastAsia="Times New Roman" w:hAnsi="Times New Roman" w:cs="Times New Roman"/>
                <w:b/>
                <w:color w:val="000000"/>
                <w:lang w:eastAsia="ru-RU"/>
              </w:rPr>
            </w:pPr>
            <w:r w:rsidRPr="00C24018">
              <w:rPr>
                <w:rFonts w:ascii="Times New Roman" w:eastAsia="Times New Roman" w:hAnsi="Times New Roman" w:cs="Times New Roman"/>
                <w:b/>
                <w:color w:val="000000"/>
                <w:lang w:eastAsia="ru-RU"/>
              </w:rPr>
              <w:t>ТЕСТ «геометрическая оптика»</w:t>
            </w:r>
          </w:p>
        </w:tc>
        <w:tc>
          <w:tcPr>
            <w:tcW w:w="4961" w:type="dxa"/>
            <w:gridSpan w:val="2"/>
            <w:tcPrChange w:id="3240" w:author="2" w:date="2021-08-31T10:55:00Z">
              <w:tcPr>
                <w:tcW w:w="4839" w:type="dxa"/>
              </w:tcPr>
            </w:tcPrChange>
          </w:tcPr>
          <w:p w14:paraId="068449CA" w14:textId="77777777" w:rsidR="00450F2B" w:rsidRPr="006F33AA" w:rsidRDefault="00450F2B" w:rsidP="00450F2B">
            <w:pPr>
              <w:pStyle w:val="a4"/>
              <w:spacing w:after="0" w:line="273" w:lineRule="exact"/>
              <w:ind w:left="346" w:right="20" w:firstLine="142"/>
              <w:rPr>
                <w:rFonts w:ascii="Times New Roman" w:hAnsi="Times New Roman"/>
                <w:color w:val="000000"/>
                <w:sz w:val="20"/>
                <w:rPrChange w:id="3241"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3242" w:author="2" w:date="2021-08-31T10:55:00Z">
              <w:tcPr>
                <w:tcW w:w="547" w:type="dxa"/>
              </w:tcPr>
            </w:tcPrChange>
          </w:tcPr>
          <w:p w14:paraId="1C0F7FF6" w14:textId="77777777" w:rsidR="00450F2B" w:rsidRPr="00450F2B" w:rsidRDefault="00450F2B" w:rsidP="00450F2B">
            <w:pPr>
              <w:tabs>
                <w:tab w:val="left" w:pos="600"/>
                <w:tab w:val="left" w:pos="851"/>
              </w:tabs>
              <w:ind w:right="34" w:firstLine="142"/>
              <w:rPr>
                <w:rFonts w:ascii="Times New Roman" w:hAnsi="Times New Roman" w:cs="Times New Roman"/>
                <w:sz w:val="24"/>
                <w:szCs w:val="24"/>
              </w:rPr>
            </w:pPr>
          </w:p>
        </w:tc>
      </w:tr>
      <w:tr w:rsidR="00450F2B" w:rsidRPr="00450F2B" w14:paraId="18BCB432" w14:textId="77777777" w:rsidTr="00911EF6">
        <w:tc>
          <w:tcPr>
            <w:tcW w:w="846" w:type="dxa"/>
            <w:tcPrChange w:id="3243" w:author="2" w:date="2021-08-31T10:55:00Z">
              <w:tcPr>
                <w:tcW w:w="846" w:type="dxa"/>
              </w:tcPr>
            </w:tcPrChange>
          </w:tcPr>
          <w:p w14:paraId="5BB37A3E" w14:textId="77777777" w:rsidR="00450F2B" w:rsidRPr="00450F2B" w:rsidRDefault="00450F2B" w:rsidP="00450F2B">
            <w:pPr>
              <w:spacing w:after="120"/>
              <w:rPr>
                <w:rFonts w:ascii="Times New Roman" w:hAnsi="Times New Roman" w:cs="Times New Roman"/>
                <w:sz w:val="24"/>
                <w:szCs w:val="24"/>
              </w:rPr>
            </w:pPr>
          </w:p>
        </w:tc>
        <w:tc>
          <w:tcPr>
            <w:tcW w:w="1843" w:type="dxa"/>
            <w:tcPrChange w:id="3244" w:author="2" w:date="2021-08-31T10:55:00Z">
              <w:tcPr>
                <w:tcW w:w="1843" w:type="dxa"/>
              </w:tcPr>
            </w:tcPrChange>
          </w:tcPr>
          <w:p w14:paraId="0F657D09" w14:textId="09F33D03" w:rsidR="00450F2B" w:rsidRPr="00247CE1" w:rsidRDefault="00247CE1" w:rsidP="00450F2B">
            <w:pPr>
              <w:spacing w:after="120"/>
              <w:rPr>
                <w:rFonts w:ascii="Times New Roman" w:hAnsi="Times New Roman" w:cs="Times New Roman"/>
                <w:b/>
                <w:sz w:val="20"/>
                <w:szCs w:val="20"/>
              </w:rPr>
            </w:pPr>
            <w:r w:rsidRPr="00247CE1">
              <w:rPr>
                <w:rFonts w:ascii="Times New Roman" w:hAnsi="Times New Roman" w:cs="Times New Roman"/>
                <w:b/>
                <w:sz w:val="20"/>
                <w:szCs w:val="20"/>
              </w:rPr>
              <w:t>Прямолинейное распространение света</w:t>
            </w:r>
          </w:p>
        </w:tc>
        <w:tc>
          <w:tcPr>
            <w:tcW w:w="425" w:type="dxa"/>
            <w:tcPrChange w:id="3245" w:author="2" w:date="2021-08-31T10:55:00Z">
              <w:tcPr>
                <w:tcW w:w="425" w:type="dxa"/>
              </w:tcPr>
            </w:tcPrChange>
          </w:tcPr>
          <w:p w14:paraId="437A73F2" w14:textId="56ADA1F8" w:rsidR="00450F2B" w:rsidRPr="00450F2B" w:rsidRDefault="00C24018" w:rsidP="00450F2B">
            <w:pPr>
              <w:spacing w:after="120"/>
              <w:rPr>
                <w:rFonts w:ascii="Times New Roman" w:hAnsi="Times New Roman" w:cs="Times New Roman"/>
                <w:sz w:val="24"/>
                <w:szCs w:val="24"/>
              </w:rPr>
            </w:pPr>
            <w:r>
              <w:rPr>
                <w:rFonts w:ascii="Times New Roman" w:hAnsi="Times New Roman" w:cs="Times New Roman"/>
                <w:sz w:val="24"/>
                <w:szCs w:val="24"/>
              </w:rPr>
              <w:t>1</w:t>
            </w:r>
          </w:p>
        </w:tc>
        <w:tc>
          <w:tcPr>
            <w:tcW w:w="392" w:type="dxa"/>
            <w:tcPrChange w:id="3246" w:author="2" w:date="2021-08-31T10:55:00Z">
              <w:tcPr>
                <w:tcW w:w="392" w:type="dxa"/>
              </w:tcPr>
            </w:tcPrChange>
          </w:tcPr>
          <w:p w14:paraId="4BBEF529" w14:textId="77777777" w:rsidR="00450F2B" w:rsidRPr="00450F2B" w:rsidRDefault="00450F2B" w:rsidP="00450F2B">
            <w:pPr>
              <w:spacing w:after="120"/>
              <w:rPr>
                <w:rFonts w:ascii="Times New Roman" w:hAnsi="Times New Roman" w:cs="Times New Roman"/>
                <w:sz w:val="24"/>
                <w:szCs w:val="24"/>
              </w:rPr>
            </w:pPr>
          </w:p>
        </w:tc>
        <w:tc>
          <w:tcPr>
            <w:tcW w:w="553" w:type="dxa"/>
            <w:tcPrChange w:id="3247" w:author="2" w:date="2021-08-31T10:55:00Z">
              <w:tcPr>
                <w:tcW w:w="553" w:type="dxa"/>
              </w:tcPr>
            </w:tcPrChange>
          </w:tcPr>
          <w:p w14:paraId="77D01576" w14:textId="612001E9" w:rsidR="00450F2B" w:rsidRDefault="00247CE1" w:rsidP="00450F2B">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3248" w:author="2" w:date="2021-08-31T10:55:00Z">
              <w:tcPr>
                <w:tcW w:w="6001" w:type="dxa"/>
              </w:tcPr>
            </w:tcPrChange>
          </w:tcPr>
          <w:p w14:paraId="505076C7" w14:textId="77777777" w:rsidR="00247CE1" w:rsidRPr="004D5EB2" w:rsidRDefault="00247CE1" w:rsidP="004D5EB2">
            <w:pPr>
              <w:pStyle w:val="6"/>
              <w:shd w:val="clear" w:color="auto" w:fill="auto"/>
              <w:tabs>
                <w:tab w:val="left" w:pos="327"/>
              </w:tabs>
              <w:spacing w:before="0" w:after="193" w:line="216" w:lineRule="exact"/>
              <w:ind w:right="40" w:firstLine="0"/>
              <w:rPr>
                <w:rFonts w:ascii="Times New Roman" w:hAnsi="Times New Roman" w:cs="Times New Roman"/>
                <w:sz w:val="20"/>
                <w:szCs w:val="20"/>
              </w:rPr>
            </w:pPr>
            <w:r w:rsidRPr="004D5EB2">
              <w:rPr>
                <w:rStyle w:val="1"/>
                <w:rFonts w:ascii="Times New Roman" w:hAnsi="Times New Roman" w:cs="Times New Roman"/>
                <w:sz w:val="20"/>
                <w:szCs w:val="20"/>
              </w:rPr>
              <w:t>В солнечный день высота тени от отвесно поставленной метровой линейки равна 50 см, а от дерева — 6 м. Какова высота дерева?</w:t>
            </w:r>
          </w:p>
          <w:p w14:paraId="04D43B78" w14:textId="77777777" w:rsidR="00450F2B" w:rsidRPr="004D5EB2" w:rsidRDefault="00450F2B" w:rsidP="00450F2B">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3249" w:author="2" w:date="2021-08-31T10:55:00Z">
              <w:tcPr>
                <w:tcW w:w="4839" w:type="dxa"/>
              </w:tcPr>
            </w:tcPrChange>
          </w:tcPr>
          <w:p w14:paraId="113583E5" w14:textId="77777777" w:rsidR="00450F2B" w:rsidRPr="006F33AA" w:rsidRDefault="008A1731" w:rsidP="008A1731">
            <w:pPr>
              <w:pStyle w:val="a4"/>
              <w:numPr>
                <w:ilvl w:val="0"/>
                <w:numId w:val="248"/>
              </w:numPr>
              <w:spacing w:after="0" w:line="273" w:lineRule="exact"/>
              <w:ind w:right="20"/>
              <w:rPr>
                <w:ins w:id="3250" w:author="2" w:date="2021-08-31T10:55:00Z"/>
                <w:rFonts w:ascii="Times New Roman" w:eastAsia="Century Schoolbook" w:hAnsi="Times New Roman" w:cs="Times New Roman"/>
                <w:color w:val="000000"/>
                <w:sz w:val="20"/>
                <w:szCs w:val="20"/>
                <w:lang w:eastAsia="ru-RU"/>
              </w:rPr>
            </w:pPr>
            <w:ins w:id="3251" w:author="2" w:date="2021-08-31T10:55:00Z">
              <w:r w:rsidRPr="006F33AA">
                <w:rPr>
                  <w:rFonts w:ascii="Times New Roman" w:eastAsia="Century Schoolbook" w:hAnsi="Times New Roman" w:cs="Times New Roman"/>
                  <w:color w:val="000000"/>
                  <w:sz w:val="20"/>
                  <w:szCs w:val="20"/>
                  <w:lang w:eastAsia="ru-RU"/>
                </w:rPr>
                <w:t>12м</w:t>
              </w:r>
            </w:ins>
          </w:p>
          <w:p w14:paraId="4D11B5BE" w14:textId="77777777" w:rsidR="008A1731" w:rsidRPr="006F33AA" w:rsidRDefault="008A1731" w:rsidP="008A1731">
            <w:pPr>
              <w:pStyle w:val="a4"/>
              <w:numPr>
                <w:ilvl w:val="0"/>
                <w:numId w:val="248"/>
              </w:numPr>
              <w:spacing w:after="0" w:line="273" w:lineRule="exact"/>
              <w:ind w:right="20"/>
              <w:rPr>
                <w:ins w:id="3252" w:author="2" w:date="2021-08-31T10:55:00Z"/>
                <w:rFonts w:ascii="Times New Roman" w:eastAsia="Century Schoolbook" w:hAnsi="Times New Roman" w:cs="Times New Roman"/>
                <w:color w:val="000000"/>
                <w:sz w:val="20"/>
                <w:szCs w:val="20"/>
                <w:lang w:eastAsia="ru-RU"/>
              </w:rPr>
            </w:pPr>
            <w:ins w:id="3253" w:author="2" w:date="2021-08-31T10:55:00Z">
              <w:r w:rsidRPr="006F33AA">
                <w:rPr>
                  <w:rFonts w:ascii="Times New Roman" w:eastAsia="Century Schoolbook" w:hAnsi="Times New Roman" w:cs="Times New Roman"/>
                  <w:color w:val="000000"/>
                  <w:sz w:val="20"/>
                  <w:szCs w:val="20"/>
                  <w:lang w:eastAsia="ru-RU"/>
                </w:rPr>
                <w:t>3м</w:t>
              </w:r>
            </w:ins>
          </w:p>
          <w:p w14:paraId="3B7613CA" w14:textId="77777777" w:rsidR="008A1731" w:rsidRPr="006F33AA" w:rsidRDefault="008A1731" w:rsidP="008A1731">
            <w:pPr>
              <w:pStyle w:val="a4"/>
              <w:numPr>
                <w:ilvl w:val="0"/>
                <w:numId w:val="248"/>
              </w:numPr>
              <w:spacing w:after="0" w:line="273" w:lineRule="exact"/>
              <w:ind w:right="20"/>
              <w:rPr>
                <w:ins w:id="3254" w:author="2" w:date="2021-08-31T10:55:00Z"/>
                <w:rFonts w:ascii="Times New Roman" w:eastAsia="Century Schoolbook" w:hAnsi="Times New Roman" w:cs="Times New Roman"/>
                <w:color w:val="000000"/>
                <w:sz w:val="20"/>
                <w:szCs w:val="20"/>
                <w:lang w:eastAsia="ru-RU"/>
              </w:rPr>
            </w:pPr>
            <w:ins w:id="3255" w:author="2" w:date="2021-08-31T10:55:00Z">
              <w:r w:rsidRPr="006F33AA">
                <w:rPr>
                  <w:rFonts w:ascii="Times New Roman" w:eastAsia="Century Schoolbook" w:hAnsi="Times New Roman" w:cs="Times New Roman"/>
                  <w:color w:val="000000"/>
                  <w:sz w:val="20"/>
                  <w:szCs w:val="20"/>
                  <w:lang w:eastAsia="ru-RU"/>
                </w:rPr>
                <w:t>15м</w:t>
              </w:r>
            </w:ins>
          </w:p>
          <w:p w14:paraId="3BE1F716" w14:textId="77777777" w:rsidR="008A1731" w:rsidRPr="006F33AA" w:rsidRDefault="008A1731" w:rsidP="008A1731">
            <w:pPr>
              <w:pStyle w:val="a4"/>
              <w:numPr>
                <w:ilvl w:val="0"/>
                <w:numId w:val="248"/>
              </w:numPr>
              <w:spacing w:after="0" w:line="273" w:lineRule="exact"/>
              <w:ind w:right="20"/>
              <w:rPr>
                <w:ins w:id="3256" w:author="2" w:date="2021-08-31T10:55:00Z"/>
                <w:rFonts w:ascii="Times New Roman" w:eastAsia="Century Schoolbook" w:hAnsi="Times New Roman" w:cs="Times New Roman"/>
                <w:color w:val="000000"/>
                <w:sz w:val="20"/>
                <w:szCs w:val="20"/>
                <w:lang w:eastAsia="ru-RU"/>
              </w:rPr>
            </w:pPr>
            <w:ins w:id="3257" w:author="2" w:date="2021-08-31T10:55:00Z">
              <w:r w:rsidRPr="006F33AA">
                <w:rPr>
                  <w:rFonts w:ascii="Times New Roman" w:eastAsia="Century Schoolbook" w:hAnsi="Times New Roman" w:cs="Times New Roman"/>
                  <w:color w:val="000000"/>
                  <w:sz w:val="20"/>
                  <w:szCs w:val="20"/>
                  <w:lang w:eastAsia="ru-RU"/>
                </w:rPr>
                <w:t>9м</w:t>
              </w:r>
            </w:ins>
          </w:p>
          <w:p w14:paraId="5CFA17C6" w14:textId="77777777" w:rsidR="00450F2B" w:rsidRPr="006F33AA" w:rsidRDefault="00450F2B" w:rsidP="008A1731">
            <w:pPr>
              <w:pStyle w:val="a4"/>
              <w:spacing w:after="0" w:line="273" w:lineRule="exact"/>
              <w:ind w:left="848" w:right="20"/>
              <w:rPr>
                <w:rFonts w:ascii="Times New Roman" w:hAnsi="Times New Roman"/>
                <w:color w:val="000000"/>
                <w:sz w:val="20"/>
                <w:rPrChange w:id="3258" w:author="2" w:date="2021-08-31T10:55:00Z">
                  <w:rPr>
                    <w:rFonts w:ascii="Times New Roman" w:eastAsia="Century Schoolbook" w:hAnsi="Times New Roman" w:cs="Times New Roman"/>
                    <w:color w:val="000000"/>
                    <w:sz w:val="24"/>
                    <w:szCs w:val="24"/>
                    <w:lang w:eastAsia="ru-RU"/>
                  </w:rPr>
                </w:rPrChange>
              </w:rPr>
              <w:pPrChange w:id="3259" w:author="2" w:date="2021-08-31T10:55:00Z">
                <w:pPr>
                  <w:pStyle w:val="a4"/>
                  <w:framePr w:hSpace="180" w:wrap="around" w:hAnchor="margin" w:y="665"/>
                  <w:spacing w:after="0" w:line="273" w:lineRule="exact"/>
                  <w:ind w:left="346" w:right="20" w:firstLine="142"/>
                </w:pPr>
              </w:pPrChange>
            </w:pPr>
          </w:p>
        </w:tc>
        <w:tc>
          <w:tcPr>
            <w:tcW w:w="567" w:type="dxa"/>
            <w:gridSpan w:val="2"/>
            <w:tcPrChange w:id="3260" w:author="2" w:date="2021-08-31T10:55:00Z">
              <w:tcPr>
                <w:tcW w:w="547" w:type="dxa"/>
              </w:tcPr>
            </w:tcPrChange>
          </w:tcPr>
          <w:p w14:paraId="016EF514" w14:textId="66D0E480" w:rsidR="00450F2B" w:rsidRPr="00450F2B" w:rsidRDefault="008A1731" w:rsidP="00450F2B">
            <w:pPr>
              <w:tabs>
                <w:tab w:val="left" w:pos="600"/>
                <w:tab w:val="left" w:pos="851"/>
              </w:tabs>
              <w:ind w:right="34" w:firstLine="142"/>
              <w:rPr>
                <w:rFonts w:ascii="Times New Roman" w:hAnsi="Times New Roman" w:cs="Times New Roman"/>
                <w:sz w:val="24"/>
                <w:szCs w:val="24"/>
              </w:rPr>
            </w:pPr>
            <w:ins w:id="3261" w:author="2" w:date="2021-08-31T10:55:00Z">
              <w:r>
                <w:rPr>
                  <w:rFonts w:ascii="Times New Roman" w:hAnsi="Times New Roman" w:cs="Times New Roman"/>
                  <w:sz w:val="24"/>
                  <w:szCs w:val="24"/>
                </w:rPr>
                <w:t>1</w:t>
              </w:r>
            </w:ins>
          </w:p>
        </w:tc>
      </w:tr>
      <w:tr w:rsidR="00450F2B" w:rsidRPr="00450F2B" w14:paraId="1A54073A" w14:textId="77777777" w:rsidTr="00911EF6">
        <w:tc>
          <w:tcPr>
            <w:tcW w:w="846" w:type="dxa"/>
            <w:tcPrChange w:id="3262" w:author="2" w:date="2021-08-31T10:55:00Z">
              <w:tcPr>
                <w:tcW w:w="846" w:type="dxa"/>
              </w:tcPr>
            </w:tcPrChange>
          </w:tcPr>
          <w:p w14:paraId="5FE50473" w14:textId="77777777" w:rsidR="00450F2B" w:rsidRPr="00450F2B" w:rsidRDefault="00450F2B" w:rsidP="00450F2B">
            <w:pPr>
              <w:spacing w:after="120"/>
              <w:rPr>
                <w:rFonts w:ascii="Times New Roman" w:hAnsi="Times New Roman" w:cs="Times New Roman"/>
                <w:sz w:val="24"/>
                <w:szCs w:val="24"/>
              </w:rPr>
            </w:pPr>
          </w:p>
        </w:tc>
        <w:tc>
          <w:tcPr>
            <w:tcW w:w="1843" w:type="dxa"/>
            <w:tcPrChange w:id="3263" w:author="2" w:date="2021-08-31T10:55:00Z">
              <w:tcPr>
                <w:tcW w:w="1843" w:type="dxa"/>
              </w:tcPr>
            </w:tcPrChange>
          </w:tcPr>
          <w:p w14:paraId="6FE89DD8" w14:textId="77777777" w:rsidR="00450F2B" w:rsidRPr="00450F2B" w:rsidRDefault="00450F2B" w:rsidP="00450F2B">
            <w:pPr>
              <w:spacing w:after="120"/>
              <w:rPr>
                <w:rFonts w:ascii="Times New Roman" w:hAnsi="Times New Roman" w:cs="Times New Roman"/>
                <w:sz w:val="24"/>
                <w:szCs w:val="24"/>
              </w:rPr>
            </w:pPr>
          </w:p>
        </w:tc>
        <w:tc>
          <w:tcPr>
            <w:tcW w:w="425" w:type="dxa"/>
            <w:tcPrChange w:id="3264" w:author="2" w:date="2021-08-31T10:55:00Z">
              <w:tcPr>
                <w:tcW w:w="425" w:type="dxa"/>
              </w:tcPr>
            </w:tcPrChange>
          </w:tcPr>
          <w:p w14:paraId="49FC6127" w14:textId="77777777" w:rsidR="00450F2B" w:rsidRPr="00450F2B" w:rsidRDefault="00450F2B" w:rsidP="00450F2B">
            <w:pPr>
              <w:spacing w:after="120"/>
              <w:rPr>
                <w:rFonts w:ascii="Times New Roman" w:hAnsi="Times New Roman" w:cs="Times New Roman"/>
                <w:sz w:val="24"/>
                <w:szCs w:val="24"/>
              </w:rPr>
            </w:pPr>
          </w:p>
        </w:tc>
        <w:tc>
          <w:tcPr>
            <w:tcW w:w="392" w:type="dxa"/>
            <w:tcPrChange w:id="3265" w:author="2" w:date="2021-08-31T10:55:00Z">
              <w:tcPr>
                <w:tcW w:w="392" w:type="dxa"/>
              </w:tcPr>
            </w:tcPrChange>
          </w:tcPr>
          <w:p w14:paraId="7227EE68" w14:textId="77777777" w:rsidR="00450F2B" w:rsidRPr="00450F2B" w:rsidRDefault="00450F2B" w:rsidP="00450F2B">
            <w:pPr>
              <w:spacing w:after="120"/>
              <w:rPr>
                <w:rFonts w:ascii="Times New Roman" w:hAnsi="Times New Roman" w:cs="Times New Roman"/>
                <w:sz w:val="24"/>
                <w:szCs w:val="24"/>
              </w:rPr>
            </w:pPr>
          </w:p>
        </w:tc>
        <w:tc>
          <w:tcPr>
            <w:tcW w:w="553" w:type="dxa"/>
            <w:tcPrChange w:id="3266" w:author="2" w:date="2021-08-31T10:55:00Z">
              <w:tcPr>
                <w:tcW w:w="553" w:type="dxa"/>
              </w:tcPr>
            </w:tcPrChange>
          </w:tcPr>
          <w:p w14:paraId="00F1F270" w14:textId="23F636FD" w:rsidR="00450F2B" w:rsidRDefault="00247CE1" w:rsidP="00450F2B">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3267" w:author="2" w:date="2021-08-31T10:55:00Z">
              <w:tcPr>
                <w:tcW w:w="6001" w:type="dxa"/>
              </w:tcPr>
            </w:tcPrChange>
          </w:tcPr>
          <w:p w14:paraId="4668401C" w14:textId="75F02E78" w:rsidR="00247CE1" w:rsidRPr="004D5EB2" w:rsidRDefault="00247CE1" w:rsidP="004D5EB2">
            <w:pPr>
              <w:pStyle w:val="28"/>
              <w:shd w:val="clear" w:color="auto" w:fill="auto"/>
              <w:tabs>
                <w:tab w:val="left" w:pos="509"/>
              </w:tabs>
              <w:spacing w:before="0"/>
              <w:ind w:right="20" w:firstLine="0"/>
              <w:rPr>
                <w:rFonts w:ascii="Times New Roman" w:hAnsi="Times New Roman" w:cs="Times New Roman"/>
                <w:sz w:val="20"/>
                <w:szCs w:val="20"/>
              </w:rPr>
            </w:pPr>
            <w:r w:rsidRPr="004D5EB2">
              <w:rPr>
                <w:rStyle w:val="1"/>
                <w:rFonts w:ascii="Times New Roman" w:hAnsi="Times New Roman" w:cs="Times New Roman"/>
                <w:sz w:val="20"/>
                <w:szCs w:val="20"/>
              </w:rPr>
              <w:t>Плоскость непрозрачного диска параллельна экрану. Расстояние от диска до экра</w:t>
            </w:r>
            <w:r w:rsidRPr="004D5EB2">
              <w:rPr>
                <w:rStyle w:val="1"/>
                <w:rFonts w:ascii="Times New Roman" w:hAnsi="Times New Roman" w:cs="Times New Roman"/>
                <w:sz w:val="20"/>
                <w:szCs w:val="20"/>
              </w:rPr>
              <w:softHyphen/>
              <w:t>на 20 см. Диск освещён точечным источником света. Тень от диска имеет форму круга, площадь которого в 9 раз больше площади диска. Где находится источник света?</w:t>
            </w:r>
          </w:p>
          <w:p w14:paraId="5CEE6078" w14:textId="77777777" w:rsidR="00450F2B" w:rsidRPr="004D5EB2" w:rsidRDefault="00450F2B" w:rsidP="00450F2B">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3268" w:author="2" w:date="2021-08-31T10:55:00Z">
              <w:tcPr>
                <w:tcW w:w="4839" w:type="dxa"/>
              </w:tcPr>
            </w:tcPrChange>
          </w:tcPr>
          <w:p w14:paraId="76DAF6B6" w14:textId="77777777" w:rsidR="00450F2B" w:rsidRPr="006F33AA" w:rsidRDefault="009F2A4B" w:rsidP="009F2A4B">
            <w:pPr>
              <w:pStyle w:val="a4"/>
              <w:numPr>
                <w:ilvl w:val="0"/>
                <w:numId w:val="249"/>
              </w:numPr>
              <w:spacing w:after="0" w:line="273" w:lineRule="exact"/>
              <w:ind w:right="20"/>
              <w:rPr>
                <w:ins w:id="3269" w:author="2" w:date="2021-08-31T10:55:00Z"/>
                <w:rFonts w:ascii="Times New Roman" w:eastAsia="Century Schoolbook" w:hAnsi="Times New Roman" w:cs="Times New Roman"/>
                <w:color w:val="000000"/>
                <w:sz w:val="20"/>
                <w:szCs w:val="20"/>
                <w:lang w:eastAsia="ru-RU"/>
              </w:rPr>
            </w:pPr>
            <w:ins w:id="3270" w:author="2" w:date="2021-08-31T10:55:00Z">
              <w:r w:rsidRPr="006F33AA">
                <w:rPr>
                  <w:rFonts w:ascii="Times New Roman" w:eastAsia="Century Schoolbook" w:hAnsi="Times New Roman" w:cs="Times New Roman"/>
                  <w:color w:val="000000"/>
                  <w:sz w:val="20"/>
                  <w:szCs w:val="20"/>
                  <w:lang w:eastAsia="ru-RU"/>
                </w:rPr>
                <w:t>10см от диска</w:t>
              </w:r>
            </w:ins>
          </w:p>
          <w:p w14:paraId="493799C1" w14:textId="77777777" w:rsidR="009F2A4B" w:rsidRPr="006F33AA" w:rsidRDefault="009F2A4B" w:rsidP="009F2A4B">
            <w:pPr>
              <w:pStyle w:val="a4"/>
              <w:numPr>
                <w:ilvl w:val="0"/>
                <w:numId w:val="249"/>
              </w:numPr>
              <w:spacing w:after="0" w:line="273" w:lineRule="exact"/>
              <w:ind w:right="20"/>
              <w:rPr>
                <w:ins w:id="3271" w:author="2" w:date="2021-08-31T10:55:00Z"/>
                <w:rFonts w:ascii="Times New Roman" w:eastAsia="Century Schoolbook" w:hAnsi="Times New Roman" w:cs="Times New Roman"/>
                <w:color w:val="000000"/>
                <w:sz w:val="20"/>
                <w:szCs w:val="20"/>
                <w:lang w:eastAsia="ru-RU"/>
              </w:rPr>
            </w:pPr>
            <w:ins w:id="3272" w:author="2" w:date="2021-08-31T10:55:00Z">
              <w:r w:rsidRPr="006F33AA">
                <w:rPr>
                  <w:rFonts w:ascii="Times New Roman" w:eastAsia="Century Schoolbook" w:hAnsi="Times New Roman" w:cs="Times New Roman"/>
                  <w:color w:val="000000"/>
                  <w:sz w:val="20"/>
                  <w:szCs w:val="20"/>
                  <w:lang w:eastAsia="ru-RU"/>
                </w:rPr>
                <w:t>6см от диска</w:t>
              </w:r>
            </w:ins>
          </w:p>
          <w:p w14:paraId="751261D8" w14:textId="77777777" w:rsidR="009F2A4B" w:rsidRPr="006F33AA" w:rsidRDefault="009F2A4B" w:rsidP="009F2A4B">
            <w:pPr>
              <w:pStyle w:val="a4"/>
              <w:numPr>
                <w:ilvl w:val="0"/>
                <w:numId w:val="249"/>
              </w:numPr>
              <w:spacing w:after="0" w:line="273" w:lineRule="exact"/>
              <w:ind w:right="20"/>
              <w:rPr>
                <w:ins w:id="3273" w:author="2" w:date="2021-08-31T10:55:00Z"/>
                <w:rFonts w:ascii="Times New Roman" w:eastAsia="Century Schoolbook" w:hAnsi="Times New Roman" w:cs="Times New Roman"/>
                <w:color w:val="000000"/>
                <w:sz w:val="20"/>
                <w:szCs w:val="20"/>
                <w:lang w:eastAsia="ru-RU"/>
              </w:rPr>
            </w:pPr>
            <w:ins w:id="3274" w:author="2" w:date="2021-08-31T10:55:00Z">
              <w:r w:rsidRPr="006F33AA">
                <w:rPr>
                  <w:rFonts w:ascii="Times New Roman" w:eastAsia="Century Schoolbook" w:hAnsi="Times New Roman" w:cs="Times New Roman"/>
                  <w:color w:val="000000"/>
                  <w:sz w:val="20"/>
                  <w:szCs w:val="20"/>
                  <w:lang w:eastAsia="ru-RU"/>
                </w:rPr>
                <w:t>12см от диска</w:t>
              </w:r>
            </w:ins>
          </w:p>
          <w:p w14:paraId="3FF7B4C3" w14:textId="5D40886A" w:rsidR="00450F2B" w:rsidRPr="006F33AA" w:rsidRDefault="009F2A4B" w:rsidP="009F2A4B">
            <w:pPr>
              <w:pStyle w:val="a4"/>
              <w:numPr>
                <w:ilvl w:val="0"/>
                <w:numId w:val="249"/>
              </w:numPr>
              <w:spacing w:after="0" w:line="273" w:lineRule="exact"/>
              <w:ind w:right="20"/>
              <w:rPr>
                <w:rFonts w:ascii="Times New Roman" w:hAnsi="Times New Roman"/>
                <w:color w:val="000000"/>
                <w:sz w:val="20"/>
                <w:rPrChange w:id="3275" w:author="2" w:date="2021-08-31T10:55:00Z">
                  <w:rPr>
                    <w:rFonts w:ascii="Times New Roman" w:eastAsia="Century Schoolbook" w:hAnsi="Times New Roman" w:cs="Times New Roman"/>
                    <w:color w:val="000000"/>
                    <w:sz w:val="24"/>
                    <w:szCs w:val="24"/>
                    <w:lang w:eastAsia="ru-RU"/>
                  </w:rPr>
                </w:rPrChange>
              </w:rPr>
              <w:pPrChange w:id="3276" w:author="2" w:date="2021-08-31T10:55:00Z">
                <w:pPr>
                  <w:pStyle w:val="a4"/>
                  <w:framePr w:hSpace="180" w:wrap="around" w:hAnchor="margin" w:y="665"/>
                  <w:spacing w:after="0" w:line="273" w:lineRule="exact"/>
                  <w:ind w:left="346" w:right="20" w:firstLine="142"/>
                </w:pPr>
              </w:pPrChange>
            </w:pPr>
            <w:ins w:id="3277" w:author="2" w:date="2021-08-31T10:55:00Z">
              <w:r w:rsidRPr="006F33AA">
                <w:rPr>
                  <w:rFonts w:ascii="Times New Roman" w:eastAsia="Century Schoolbook" w:hAnsi="Times New Roman" w:cs="Times New Roman"/>
                  <w:color w:val="000000"/>
                  <w:sz w:val="20"/>
                  <w:szCs w:val="20"/>
                  <w:lang w:eastAsia="ru-RU"/>
                </w:rPr>
                <w:t>30см от диска</w:t>
              </w:r>
            </w:ins>
          </w:p>
        </w:tc>
        <w:tc>
          <w:tcPr>
            <w:tcW w:w="567" w:type="dxa"/>
            <w:gridSpan w:val="2"/>
            <w:tcPrChange w:id="3278" w:author="2" w:date="2021-08-31T10:55:00Z">
              <w:tcPr>
                <w:tcW w:w="547" w:type="dxa"/>
              </w:tcPr>
            </w:tcPrChange>
          </w:tcPr>
          <w:p w14:paraId="1CDE61A0" w14:textId="0FBE288C" w:rsidR="00450F2B" w:rsidRPr="00450F2B" w:rsidRDefault="009F2A4B" w:rsidP="00450F2B">
            <w:pPr>
              <w:tabs>
                <w:tab w:val="left" w:pos="600"/>
                <w:tab w:val="left" w:pos="851"/>
              </w:tabs>
              <w:ind w:right="34" w:firstLine="142"/>
              <w:rPr>
                <w:rFonts w:ascii="Times New Roman" w:hAnsi="Times New Roman" w:cs="Times New Roman"/>
                <w:sz w:val="24"/>
                <w:szCs w:val="24"/>
              </w:rPr>
            </w:pPr>
            <w:ins w:id="3279" w:author="2" w:date="2021-08-31T10:55:00Z">
              <w:r>
                <w:rPr>
                  <w:rFonts w:ascii="Times New Roman" w:hAnsi="Times New Roman" w:cs="Times New Roman"/>
                  <w:sz w:val="24"/>
                  <w:szCs w:val="24"/>
                </w:rPr>
                <w:t>1</w:t>
              </w:r>
            </w:ins>
          </w:p>
        </w:tc>
      </w:tr>
      <w:tr w:rsidR="00450F2B" w:rsidRPr="00450F2B" w14:paraId="296CAC3E" w14:textId="77777777" w:rsidTr="00911EF6">
        <w:tc>
          <w:tcPr>
            <w:tcW w:w="846" w:type="dxa"/>
            <w:tcPrChange w:id="3280" w:author="2" w:date="2021-08-31T10:55:00Z">
              <w:tcPr>
                <w:tcW w:w="846" w:type="dxa"/>
              </w:tcPr>
            </w:tcPrChange>
          </w:tcPr>
          <w:p w14:paraId="1EC2D95F" w14:textId="77777777" w:rsidR="00450F2B" w:rsidRPr="00450F2B" w:rsidRDefault="00450F2B" w:rsidP="00450F2B">
            <w:pPr>
              <w:spacing w:after="120"/>
              <w:rPr>
                <w:rFonts w:ascii="Times New Roman" w:hAnsi="Times New Roman" w:cs="Times New Roman"/>
                <w:sz w:val="24"/>
                <w:szCs w:val="24"/>
              </w:rPr>
            </w:pPr>
          </w:p>
        </w:tc>
        <w:tc>
          <w:tcPr>
            <w:tcW w:w="1843" w:type="dxa"/>
            <w:tcPrChange w:id="3281" w:author="2" w:date="2021-08-31T10:55:00Z">
              <w:tcPr>
                <w:tcW w:w="1843" w:type="dxa"/>
              </w:tcPr>
            </w:tcPrChange>
          </w:tcPr>
          <w:p w14:paraId="3419D28D" w14:textId="77777777" w:rsidR="00450F2B" w:rsidRPr="00450F2B" w:rsidRDefault="00450F2B" w:rsidP="00450F2B">
            <w:pPr>
              <w:spacing w:after="120"/>
              <w:rPr>
                <w:rFonts w:ascii="Times New Roman" w:hAnsi="Times New Roman" w:cs="Times New Roman"/>
                <w:sz w:val="24"/>
                <w:szCs w:val="24"/>
              </w:rPr>
            </w:pPr>
          </w:p>
        </w:tc>
        <w:tc>
          <w:tcPr>
            <w:tcW w:w="425" w:type="dxa"/>
            <w:tcPrChange w:id="3282" w:author="2" w:date="2021-08-31T10:55:00Z">
              <w:tcPr>
                <w:tcW w:w="425" w:type="dxa"/>
              </w:tcPr>
            </w:tcPrChange>
          </w:tcPr>
          <w:p w14:paraId="5DAF382C" w14:textId="77777777" w:rsidR="00450F2B" w:rsidRPr="00450F2B" w:rsidRDefault="00450F2B" w:rsidP="00450F2B">
            <w:pPr>
              <w:spacing w:after="120"/>
              <w:rPr>
                <w:rFonts w:ascii="Times New Roman" w:hAnsi="Times New Roman" w:cs="Times New Roman"/>
                <w:sz w:val="24"/>
                <w:szCs w:val="24"/>
              </w:rPr>
            </w:pPr>
          </w:p>
        </w:tc>
        <w:tc>
          <w:tcPr>
            <w:tcW w:w="392" w:type="dxa"/>
            <w:tcPrChange w:id="3283" w:author="2" w:date="2021-08-31T10:55:00Z">
              <w:tcPr>
                <w:tcW w:w="392" w:type="dxa"/>
              </w:tcPr>
            </w:tcPrChange>
          </w:tcPr>
          <w:p w14:paraId="260ADEBB" w14:textId="77777777" w:rsidR="00450F2B" w:rsidRPr="00450F2B" w:rsidRDefault="00450F2B" w:rsidP="00450F2B">
            <w:pPr>
              <w:spacing w:after="120"/>
              <w:rPr>
                <w:rFonts w:ascii="Times New Roman" w:hAnsi="Times New Roman" w:cs="Times New Roman"/>
                <w:sz w:val="24"/>
                <w:szCs w:val="24"/>
              </w:rPr>
            </w:pPr>
          </w:p>
        </w:tc>
        <w:tc>
          <w:tcPr>
            <w:tcW w:w="553" w:type="dxa"/>
            <w:tcPrChange w:id="3284" w:author="2" w:date="2021-08-31T10:55:00Z">
              <w:tcPr>
                <w:tcW w:w="553" w:type="dxa"/>
              </w:tcPr>
            </w:tcPrChange>
          </w:tcPr>
          <w:p w14:paraId="0A0F713F" w14:textId="37A85E9A" w:rsidR="00450F2B" w:rsidRDefault="00247CE1" w:rsidP="00450F2B">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3285" w:author="2" w:date="2021-08-31T10:55:00Z">
              <w:tcPr>
                <w:tcW w:w="6001" w:type="dxa"/>
              </w:tcPr>
            </w:tcPrChange>
          </w:tcPr>
          <w:p w14:paraId="413E942C" w14:textId="77777777" w:rsidR="00247CE1" w:rsidRPr="004D5EB2" w:rsidRDefault="00247CE1" w:rsidP="004D5EB2">
            <w:pPr>
              <w:pStyle w:val="28"/>
              <w:shd w:val="clear" w:color="auto" w:fill="auto"/>
              <w:tabs>
                <w:tab w:val="left" w:pos="514"/>
              </w:tabs>
              <w:spacing w:before="0"/>
              <w:ind w:right="20" w:firstLine="0"/>
              <w:rPr>
                <w:rFonts w:ascii="Times New Roman" w:hAnsi="Times New Roman" w:cs="Times New Roman"/>
                <w:sz w:val="20"/>
                <w:szCs w:val="20"/>
              </w:rPr>
            </w:pPr>
            <w:r w:rsidRPr="004D5EB2">
              <w:rPr>
                <w:rStyle w:val="1"/>
                <w:rFonts w:ascii="Times New Roman" w:hAnsi="Times New Roman" w:cs="Times New Roman"/>
                <w:sz w:val="20"/>
                <w:szCs w:val="20"/>
              </w:rPr>
              <w:t>Непрозрачный диск диаметром 10 см расположен параллельно экрану. Он освещается светящимся диском диаметром 20 см, расположенным тоже параллельно экрану. Рассто</w:t>
            </w:r>
            <w:r w:rsidRPr="004D5EB2">
              <w:rPr>
                <w:rStyle w:val="1"/>
                <w:rFonts w:ascii="Times New Roman" w:hAnsi="Times New Roman" w:cs="Times New Roman"/>
                <w:sz w:val="20"/>
                <w:szCs w:val="20"/>
              </w:rPr>
              <w:softHyphen/>
              <w:t>яние между дисками 50 см, а их центры находятся на одном перпендикуляре к экрану.</w:t>
            </w:r>
          </w:p>
          <w:p w14:paraId="0D78320A" w14:textId="5C5DB819" w:rsidR="00450F2B" w:rsidRPr="004D5EB2" w:rsidRDefault="00247CE1" w:rsidP="00247CE1">
            <w:pPr>
              <w:pStyle w:val="28"/>
              <w:shd w:val="clear" w:color="auto" w:fill="auto"/>
              <w:spacing w:before="0"/>
              <w:ind w:left="-41" w:right="20" w:firstLine="0"/>
              <w:jc w:val="left"/>
              <w:rPr>
                <w:rFonts w:ascii="Times New Roman" w:hAnsi="Times New Roman" w:cs="Times New Roman"/>
                <w:sz w:val="20"/>
                <w:szCs w:val="20"/>
              </w:rPr>
            </w:pPr>
            <w:r w:rsidRPr="004D5EB2">
              <w:rPr>
                <w:rStyle w:val="1"/>
                <w:rFonts w:ascii="Times New Roman" w:hAnsi="Times New Roman" w:cs="Times New Roman"/>
                <w:sz w:val="20"/>
                <w:szCs w:val="20"/>
              </w:rPr>
              <w:tab/>
              <w:t>На каком минимальном расстоянии от непрозрачного диска надо поместить экран, чтобы на нём была только полутень</w:t>
            </w:r>
          </w:p>
        </w:tc>
        <w:tc>
          <w:tcPr>
            <w:tcW w:w="4961" w:type="dxa"/>
            <w:gridSpan w:val="2"/>
            <w:tcPrChange w:id="3286" w:author="2" w:date="2021-08-31T10:55:00Z">
              <w:tcPr>
                <w:tcW w:w="4839" w:type="dxa"/>
              </w:tcPr>
            </w:tcPrChange>
          </w:tcPr>
          <w:p w14:paraId="0D2634C4" w14:textId="77777777" w:rsidR="00450F2B" w:rsidRPr="006F33AA" w:rsidRDefault="00AF3393" w:rsidP="00AF3393">
            <w:pPr>
              <w:pStyle w:val="a4"/>
              <w:numPr>
                <w:ilvl w:val="0"/>
                <w:numId w:val="250"/>
              </w:numPr>
              <w:spacing w:after="0" w:line="273" w:lineRule="exact"/>
              <w:ind w:right="20"/>
              <w:rPr>
                <w:ins w:id="3287" w:author="2" w:date="2021-08-31T10:55:00Z"/>
                <w:rFonts w:ascii="Times New Roman" w:eastAsia="Century Schoolbook" w:hAnsi="Times New Roman" w:cs="Times New Roman"/>
                <w:color w:val="000000"/>
                <w:sz w:val="20"/>
                <w:szCs w:val="20"/>
                <w:lang w:eastAsia="ru-RU"/>
              </w:rPr>
            </w:pPr>
            <w:ins w:id="3288" w:author="2" w:date="2021-08-31T10:55:00Z">
              <w:r w:rsidRPr="006F33AA">
                <w:rPr>
                  <w:rFonts w:ascii="Times New Roman" w:eastAsia="Century Schoolbook" w:hAnsi="Times New Roman" w:cs="Times New Roman"/>
                  <w:color w:val="000000"/>
                  <w:sz w:val="20"/>
                  <w:szCs w:val="20"/>
                  <w:lang w:eastAsia="ru-RU"/>
                </w:rPr>
                <w:t>50см</w:t>
              </w:r>
            </w:ins>
          </w:p>
          <w:p w14:paraId="0DC2F5A2" w14:textId="77777777" w:rsidR="00AF3393" w:rsidRPr="006F33AA" w:rsidRDefault="00AF3393" w:rsidP="00AF3393">
            <w:pPr>
              <w:pStyle w:val="a4"/>
              <w:numPr>
                <w:ilvl w:val="0"/>
                <w:numId w:val="250"/>
              </w:numPr>
              <w:spacing w:after="0" w:line="273" w:lineRule="exact"/>
              <w:ind w:right="20"/>
              <w:rPr>
                <w:ins w:id="3289" w:author="2" w:date="2021-08-31T10:55:00Z"/>
                <w:rFonts w:ascii="Times New Roman" w:eastAsia="Century Schoolbook" w:hAnsi="Times New Roman" w:cs="Times New Roman"/>
                <w:color w:val="000000"/>
                <w:sz w:val="20"/>
                <w:szCs w:val="20"/>
                <w:lang w:eastAsia="ru-RU"/>
              </w:rPr>
            </w:pPr>
            <w:ins w:id="3290" w:author="2" w:date="2021-08-31T10:55:00Z">
              <w:r w:rsidRPr="006F33AA">
                <w:rPr>
                  <w:rFonts w:ascii="Times New Roman" w:eastAsia="Century Schoolbook" w:hAnsi="Times New Roman" w:cs="Times New Roman"/>
                  <w:color w:val="000000"/>
                  <w:sz w:val="20"/>
                  <w:szCs w:val="20"/>
                  <w:lang w:eastAsia="ru-RU"/>
                </w:rPr>
                <w:t>100см</w:t>
              </w:r>
            </w:ins>
          </w:p>
          <w:p w14:paraId="0B5604B2" w14:textId="77777777" w:rsidR="00AF3393" w:rsidRPr="006F33AA" w:rsidRDefault="00AF3393" w:rsidP="00AF3393">
            <w:pPr>
              <w:pStyle w:val="a4"/>
              <w:numPr>
                <w:ilvl w:val="0"/>
                <w:numId w:val="250"/>
              </w:numPr>
              <w:spacing w:after="0" w:line="273" w:lineRule="exact"/>
              <w:ind w:right="20"/>
              <w:rPr>
                <w:ins w:id="3291" w:author="2" w:date="2021-08-31T10:55:00Z"/>
                <w:rFonts w:ascii="Times New Roman" w:eastAsia="Century Schoolbook" w:hAnsi="Times New Roman" w:cs="Times New Roman"/>
                <w:color w:val="000000"/>
                <w:sz w:val="20"/>
                <w:szCs w:val="20"/>
                <w:lang w:eastAsia="ru-RU"/>
              </w:rPr>
            </w:pPr>
            <w:ins w:id="3292" w:author="2" w:date="2021-08-31T10:55:00Z">
              <w:r w:rsidRPr="006F33AA">
                <w:rPr>
                  <w:rFonts w:ascii="Times New Roman" w:eastAsia="Century Schoolbook" w:hAnsi="Times New Roman" w:cs="Times New Roman"/>
                  <w:color w:val="000000"/>
                  <w:sz w:val="20"/>
                  <w:szCs w:val="20"/>
                  <w:lang w:eastAsia="ru-RU"/>
                </w:rPr>
                <w:t>25см</w:t>
              </w:r>
            </w:ins>
          </w:p>
          <w:p w14:paraId="57246D4B" w14:textId="7DFEE705" w:rsidR="00450F2B" w:rsidRPr="006F33AA" w:rsidRDefault="00AF3393" w:rsidP="00AF3393">
            <w:pPr>
              <w:pStyle w:val="a4"/>
              <w:numPr>
                <w:ilvl w:val="0"/>
                <w:numId w:val="250"/>
              </w:numPr>
              <w:spacing w:after="0" w:line="273" w:lineRule="exact"/>
              <w:ind w:right="20"/>
              <w:rPr>
                <w:rFonts w:ascii="Times New Roman" w:hAnsi="Times New Roman"/>
                <w:color w:val="000000"/>
                <w:sz w:val="20"/>
                <w:rPrChange w:id="3293" w:author="2" w:date="2021-08-31T10:55:00Z">
                  <w:rPr>
                    <w:rFonts w:ascii="Times New Roman" w:eastAsia="Century Schoolbook" w:hAnsi="Times New Roman" w:cs="Times New Roman"/>
                    <w:color w:val="000000"/>
                    <w:sz w:val="24"/>
                    <w:szCs w:val="24"/>
                    <w:lang w:eastAsia="ru-RU"/>
                  </w:rPr>
                </w:rPrChange>
              </w:rPr>
              <w:pPrChange w:id="3294" w:author="2" w:date="2021-08-31T10:55:00Z">
                <w:pPr>
                  <w:pStyle w:val="a4"/>
                  <w:framePr w:hSpace="180" w:wrap="around" w:hAnchor="margin" w:y="665"/>
                  <w:spacing w:after="0" w:line="273" w:lineRule="exact"/>
                  <w:ind w:left="346" w:right="20" w:firstLine="142"/>
                </w:pPr>
              </w:pPrChange>
            </w:pPr>
            <w:ins w:id="3295" w:author="2" w:date="2021-08-31T10:55:00Z">
              <w:r w:rsidRPr="006F33AA">
                <w:rPr>
                  <w:rFonts w:ascii="Times New Roman" w:eastAsia="Century Schoolbook" w:hAnsi="Times New Roman" w:cs="Times New Roman"/>
                  <w:color w:val="000000"/>
                  <w:sz w:val="20"/>
                  <w:szCs w:val="20"/>
                  <w:lang w:eastAsia="ru-RU"/>
                </w:rPr>
                <w:t>75см</w:t>
              </w:r>
            </w:ins>
          </w:p>
        </w:tc>
        <w:tc>
          <w:tcPr>
            <w:tcW w:w="567" w:type="dxa"/>
            <w:gridSpan w:val="2"/>
            <w:tcPrChange w:id="3296" w:author="2" w:date="2021-08-31T10:55:00Z">
              <w:tcPr>
                <w:tcW w:w="547" w:type="dxa"/>
              </w:tcPr>
            </w:tcPrChange>
          </w:tcPr>
          <w:p w14:paraId="2B81B0E9" w14:textId="36F19A29" w:rsidR="00450F2B" w:rsidRPr="00450F2B" w:rsidRDefault="00AF3393" w:rsidP="00450F2B">
            <w:pPr>
              <w:tabs>
                <w:tab w:val="left" w:pos="600"/>
                <w:tab w:val="left" w:pos="851"/>
              </w:tabs>
              <w:ind w:right="34" w:firstLine="142"/>
              <w:rPr>
                <w:rFonts w:ascii="Times New Roman" w:hAnsi="Times New Roman" w:cs="Times New Roman"/>
                <w:sz w:val="24"/>
                <w:szCs w:val="24"/>
              </w:rPr>
            </w:pPr>
            <w:ins w:id="3297" w:author="2" w:date="2021-08-31T10:55:00Z">
              <w:r>
                <w:rPr>
                  <w:rFonts w:ascii="Times New Roman" w:hAnsi="Times New Roman" w:cs="Times New Roman"/>
                  <w:sz w:val="24"/>
                  <w:szCs w:val="24"/>
                </w:rPr>
                <w:t>1</w:t>
              </w:r>
            </w:ins>
          </w:p>
        </w:tc>
      </w:tr>
      <w:tr w:rsidR="00450F2B" w:rsidRPr="00450F2B" w14:paraId="5EA152C7" w14:textId="77777777" w:rsidTr="00911EF6">
        <w:trPr>
          <w:trHeight w:val="1229"/>
          <w:trPrChange w:id="3298" w:author="2" w:date="2021-08-31T10:55:00Z">
            <w:trPr>
              <w:trHeight w:val="1229"/>
            </w:trPr>
          </w:trPrChange>
        </w:trPr>
        <w:tc>
          <w:tcPr>
            <w:tcW w:w="846" w:type="dxa"/>
            <w:tcPrChange w:id="3299" w:author="2" w:date="2021-08-31T10:55:00Z">
              <w:tcPr>
                <w:tcW w:w="846" w:type="dxa"/>
              </w:tcPr>
            </w:tcPrChange>
          </w:tcPr>
          <w:p w14:paraId="453E38ED" w14:textId="77777777" w:rsidR="00450F2B" w:rsidRPr="00450F2B" w:rsidRDefault="00450F2B" w:rsidP="00450F2B">
            <w:pPr>
              <w:spacing w:after="120"/>
              <w:rPr>
                <w:rFonts w:ascii="Times New Roman" w:hAnsi="Times New Roman" w:cs="Times New Roman"/>
                <w:sz w:val="24"/>
                <w:szCs w:val="24"/>
              </w:rPr>
            </w:pPr>
          </w:p>
        </w:tc>
        <w:tc>
          <w:tcPr>
            <w:tcW w:w="1843" w:type="dxa"/>
            <w:tcPrChange w:id="3300" w:author="2" w:date="2021-08-31T10:55:00Z">
              <w:tcPr>
                <w:tcW w:w="1843" w:type="dxa"/>
              </w:tcPr>
            </w:tcPrChange>
          </w:tcPr>
          <w:p w14:paraId="7F1AC704" w14:textId="77777777" w:rsidR="00450F2B" w:rsidRPr="00450F2B" w:rsidRDefault="00450F2B" w:rsidP="00450F2B">
            <w:pPr>
              <w:spacing w:after="120"/>
              <w:rPr>
                <w:rFonts w:ascii="Times New Roman" w:hAnsi="Times New Roman" w:cs="Times New Roman"/>
                <w:sz w:val="24"/>
                <w:szCs w:val="24"/>
              </w:rPr>
            </w:pPr>
          </w:p>
        </w:tc>
        <w:tc>
          <w:tcPr>
            <w:tcW w:w="425" w:type="dxa"/>
            <w:tcPrChange w:id="3301" w:author="2" w:date="2021-08-31T10:55:00Z">
              <w:tcPr>
                <w:tcW w:w="425" w:type="dxa"/>
              </w:tcPr>
            </w:tcPrChange>
          </w:tcPr>
          <w:p w14:paraId="4151EC60" w14:textId="77777777" w:rsidR="00450F2B" w:rsidRPr="00450F2B" w:rsidRDefault="00450F2B" w:rsidP="00450F2B">
            <w:pPr>
              <w:spacing w:after="120"/>
              <w:rPr>
                <w:rFonts w:ascii="Times New Roman" w:hAnsi="Times New Roman" w:cs="Times New Roman"/>
                <w:sz w:val="24"/>
                <w:szCs w:val="24"/>
              </w:rPr>
            </w:pPr>
          </w:p>
        </w:tc>
        <w:tc>
          <w:tcPr>
            <w:tcW w:w="392" w:type="dxa"/>
            <w:tcPrChange w:id="3302" w:author="2" w:date="2021-08-31T10:55:00Z">
              <w:tcPr>
                <w:tcW w:w="392" w:type="dxa"/>
              </w:tcPr>
            </w:tcPrChange>
          </w:tcPr>
          <w:p w14:paraId="7EE5E587" w14:textId="77777777" w:rsidR="00450F2B" w:rsidRPr="00450F2B" w:rsidRDefault="00450F2B" w:rsidP="00450F2B">
            <w:pPr>
              <w:spacing w:after="120"/>
              <w:rPr>
                <w:rFonts w:ascii="Times New Roman" w:hAnsi="Times New Roman" w:cs="Times New Roman"/>
                <w:sz w:val="24"/>
                <w:szCs w:val="24"/>
              </w:rPr>
            </w:pPr>
          </w:p>
        </w:tc>
        <w:tc>
          <w:tcPr>
            <w:tcW w:w="553" w:type="dxa"/>
            <w:tcPrChange w:id="3303" w:author="2" w:date="2021-08-31T10:55:00Z">
              <w:tcPr>
                <w:tcW w:w="553" w:type="dxa"/>
              </w:tcPr>
            </w:tcPrChange>
          </w:tcPr>
          <w:p w14:paraId="54A37742" w14:textId="514219DA" w:rsidR="00450F2B" w:rsidRDefault="00247CE1" w:rsidP="00450F2B">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3304" w:author="2" w:date="2021-08-31T10:55:00Z">
              <w:tcPr>
                <w:tcW w:w="6001" w:type="dxa"/>
              </w:tcPr>
            </w:tcPrChange>
          </w:tcPr>
          <w:p w14:paraId="681685E6" w14:textId="77777777" w:rsidR="00247CE1" w:rsidRPr="004D5EB2" w:rsidRDefault="00247CE1" w:rsidP="004D5EB2">
            <w:pPr>
              <w:pStyle w:val="6"/>
              <w:shd w:val="clear" w:color="auto" w:fill="auto"/>
              <w:tabs>
                <w:tab w:val="left" w:pos="338"/>
              </w:tabs>
              <w:spacing w:before="0" w:line="216" w:lineRule="exact"/>
              <w:ind w:right="40" w:firstLine="0"/>
              <w:rPr>
                <w:rFonts w:ascii="Times New Roman" w:hAnsi="Times New Roman" w:cs="Times New Roman"/>
                <w:sz w:val="20"/>
                <w:szCs w:val="20"/>
              </w:rPr>
            </w:pPr>
            <w:r w:rsidRPr="004D5EB2">
              <w:rPr>
                <w:rStyle w:val="1"/>
                <w:rFonts w:ascii="Times New Roman" w:hAnsi="Times New Roman" w:cs="Times New Roman"/>
                <w:sz w:val="20"/>
                <w:szCs w:val="20"/>
              </w:rPr>
              <w:t>Матовая электрическая лампочка в виде шара диаметром 6 см освещает глобус диаметром 26 см. Определить диаметр полной тени от глобуса на стене. Расстояние от центра лампочки до центра глобуса 1 м и от центра глобуса до стены — 2 м.</w:t>
            </w:r>
          </w:p>
          <w:p w14:paraId="1E230BB3" w14:textId="77777777" w:rsidR="00450F2B" w:rsidRPr="004D5EB2" w:rsidRDefault="00450F2B" w:rsidP="00450F2B">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3305" w:author="2" w:date="2021-08-31T10:55:00Z">
              <w:tcPr>
                <w:tcW w:w="4839" w:type="dxa"/>
              </w:tcPr>
            </w:tcPrChange>
          </w:tcPr>
          <w:p w14:paraId="6DB3EDBC" w14:textId="77777777" w:rsidR="00450F2B" w:rsidRPr="006F33AA" w:rsidRDefault="00AF3393" w:rsidP="00AF3393">
            <w:pPr>
              <w:pStyle w:val="a4"/>
              <w:numPr>
                <w:ilvl w:val="0"/>
                <w:numId w:val="251"/>
              </w:numPr>
              <w:spacing w:after="0" w:line="273" w:lineRule="exact"/>
              <w:ind w:right="20"/>
              <w:rPr>
                <w:ins w:id="3306" w:author="2" w:date="2021-08-31T10:55:00Z"/>
                <w:rFonts w:ascii="Times New Roman" w:eastAsia="Century Schoolbook" w:hAnsi="Times New Roman" w:cs="Times New Roman"/>
                <w:color w:val="000000"/>
                <w:sz w:val="20"/>
                <w:szCs w:val="20"/>
                <w:lang w:eastAsia="ru-RU"/>
              </w:rPr>
            </w:pPr>
            <w:ins w:id="3307" w:author="2" w:date="2021-08-31T10:55:00Z">
              <w:r w:rsidRPr="006F33AA">
                <w:rPr>
                  <w:rFonts w:ascii="Times New Roman" w:eastAsia="Century Schoolbook" w:hAnsi="Times New Roman" w:cs="Times New Roman"/>
                  <w:color w:val="000000"/>
                  <w:sz w:val="20"/>
                  <w:szCs w:val="20"/>
                  <w:lang w:eastAsia="ru-RU"/>
                </w:rPr>
                <w:t>66см</w:t>
              </w:r>
            </w:ins>
          </w:p>
          <w:p w14:paraId="2AB43325" w14:textId="77777777" w:rsidR="00AF3393" w:rsidRPr="006F33AA" w:rsidRDefault="00AF3393" w:rsidP="00AF3393">
            <w:pPr>
              <w:pStyle w:val="a4"/>
              <w:numPr>
                <w:ilvl w:val="0"/>
                <w:numId w:val="251"/>
              </w:numPr>
              <w:spacing w:after="0" w:line="273" w:lineRule="exact"/>
              <w:ind w:right="20"/>
              <w:rPr>
                <w:ins w:id="3308" w:author="2" w:date="2021-08-31T10:55:00Z"/>
                <w:rFonts w:ascii="Times New Roman" w:eastAsia="Century Schoolbook" w:hAnsi="Times New Roman" w:cs="Times New Roman"/>
                <w:color w:val="000000"/>
                <w:sz w:val="20"/>
                <w:szCs w:val="20"/>
                <w:lang w:eastAsia="ru-RU"/>
              </w:rPr>
            </w:pPr>
            <w:ins w:id="3309" w:author="2" w:date="2021-08-31T10:55:00Z">
              <w:r w:rsidRPr="006F33AA">
                <w:rPr>
                  <w:rFonts w:ascii="Times New Roman" w:eastAsia="Century Schoolbook" w:hAnsi="Times New Roman" w:cs="Times New Roman"/>
                  <w:color w:val="000000"/>
                  <w:sz w:val="20"/>
                  <w:szCs w:val="20"/>
                  <w:lang w:eastAsia="ru-RU"/>
                </w:rPr>
                <w:t>40см</w:t>
              </w:r>
            </w:ins>
          </w:p>
          <w:p w14:paraId="5E1AD101" w14:textId="77777777" w:rsidR="00AF3393" w:rsidRPr="006F33AA" w:rsidRDefault="00AF3393" w:rsidP="00AF3393">
            <w:pPr>
              <w:pStyle w:val="a4"/>
              <w:numPr>
                <w:ilvl w:val="0"/>
                <w:numId w:val="251"/>
              </w:numPr>
              <w:spacing w:after="0" w:line="273" w:lineRule="exact"/>
              <w:ind w:right="20"/>
              <w:rPr>
                <w:ins w:id="3310" w:author="2" w:date="2021-08-31T10:55:00Z"/>
                <w:rFonts w:ascii="Times New Roman" w:eastAsia="Century Schoolbook" w:hAnsi="Times New Roman" w:cs="Times New Roman"/>
                <w:color w:val="000000"/>
                <w:sz w:val="20"/>
                <w:szCs w:val="20"/>
                <w:lang w:eastAsia="ru-RU"/>
              </w:rPr>
            </w:pPr>
            <w:ins w:id="3311" w:author="2" w:date="2021-08-31T10:55:00Z">
              <w:r w:rsidRPr="006F33AA">
                <w:rPr>
                  <w:rFonts w:ascii="Times New Roman" w:eastAsia="Century Schoolbook" w:hAnsi="Times New Roman" w:cs="Times New Roman"/>
                  <w:color w:val="000000"/>
                  <w:sz w:val="20"/>
                  <w:szCs w:val="20"/>
                  <w:lang w:eastAsia="ru-RU"/>
                </w:rPr>
                <w:t>72см</w:t>
              </w:r>
            </w:ins>
          </w:p>
          <w:p w14:paraId="41849B02" w14:textId="45D106E7" w:rsidR="00450F2B" w:rsidRPr="006F33AA" w:rsidRDefault="00AF3393" w:rsidP="00AF3393">
            <w:pPr>
              <w:pStyle w:val="a4"/>
              <w:numPr>
                <w:ilvl w:val="0"/>
                <w:numId w:val="251"/>
              </w:numPr>
              <w:spacing w:after="0" w:line="273" w:lineRule="exact"/>
              <w:ind w:right="20"/>
              <w:rPr>
                <w:rFonts w:ascii="Times New Roman" w:hAnsi="Times New Roman"/>
                <w:color w:val="000000"/>
                <w:sz w:val="20"/>
                <w:rPrChange w:id="3312" w:author="2" w:date="2021-08-31T10:55:00Z">
                  <w:rPr>
                    <w:rFonts w:ascii="Times New Roman" w:eastAsia="Century Schoolbook" w:hAnsi="Times New Roman" w:cs="Times New Roman"/>
                    <w:color w:val="000000"/>
                    <w:sz w:val="24"/>
                    <w:szCs w:val="24"/>
                    <w:lang w:eastAsia="ru-RU"/>
                  </w:rPr>
                </w:rPrChange>
              </w:rPr>
              <w:pPrChange w:id="3313" w:author="2" w:date="2021-08-31T10:55:00Z">
                <w:pPr>
                  <w:pStyle w:val="a4"/>
                  <w:framePr w:hSpace="180" w:wrap="around" w:hAnchor="margin" w:y="665"/>
                  <w:spacing w:after="0" w:line="273" w:lineRule="exact"/>
                  <w:ind w:left="346" w:right="20" w:firstLine="142"/>
                </w:pPr>
              </w:pPrChange>
            </w:pPr>
            <w:ins w:id="3314" w:author="2" w:date="2021-08-31T10:55:00Z">
              <w:r w:rsidRPr="006F33AA">
                <w:rPr>
                  <w:rFonts w:ascii="Times New Roman" w:eastAsia="Century Schoolbook" w:hAnsi="Times New Roman" w:cs="Times New Roman"/>
                  <w:color w:val="000000"/>
                  <w:sz w:val="20"/>
                  <w:szCs w:val="20"/>
                  <w:lang w:eastAsia="ru-RU"/>
                </w:rPr>
                <w:t>90см</w:t>
              </w:r>
            </w:ins>
          </w:p>
        </w:tc>
        <w:tc>
          <w:tcPr>
            <w:tcW w:w="567" w:type="dxa"/>
            <w:gridSpan w:val="2"/>
            <w:tcPrChange w:id="3315" w:author="2" w:date="2021-08-31T10:55:00Z">
              <w:tcPr>
                <w:tcW w:w="547" w:type="dxa"/>
              </w:tcPr>
            </w:tcPrChange>
          </w:tcPr>
          <w:p w14:paraId="173B726C" w14:textId="7F02A933" w:rsidR="00450F2B" w:rsidRPr="00450F2B" w:rsidRDefault="00AF3393" w:rsidP="00450F2B">
            <w:pPr>
              <w:tabs>
                <w:tab w:val="left" w:pos="600"/>
                <w:tab w:val="left" w:pos="851"/>
              </w:tabs>
              <w:ind w:right="34" w:firstLine="142"/>
              <w:rPr>
                <w:rFonts w:ascii="Times New Roman" w:hAnsi="Times New Roman" w:cs="Times New Roman"/>
                <w:sz w:val="24"/>
                <w:szCs w:val="24"/>
              </w:rPr>
            </w:pPr>
            <w:ins w:id="3316" w:author="2" w:date="2021-08-31T10:55:00Z">
              <w:r>
                <w:rPr>
                  <w:rFonts w:ascii="Times New Roman" w:hAnsi="Times New Roman" w:cs="Times New Roman"/>
                  <w:sz w:val="24"/>
                  <w:szCs w:val="24"/>
                </w:rPr>
                <w:t>1</w:t>
              </w:r>
            </w:ins>
          </w:p>
        </w:tc>
      </w:tr>
      <w:tr w:rsidR="00450F2B" w:rsidRPr="00450F2B" w14:paraId="3B7BE0FF" w14:textId="77777777" w:rsidTr="00911EF6">
        <w:tc>
          <w:tcPr>
            <w:tcW w:w="846" w:type="dxa"/>
            <w:tcPrChange w:id="3317" w:author="2" w:date="2021-08-31T10:55:00Z">
              <w:tcPr>
                <w:tcW w:w="846" w:type="dxa"/>
              </w:tcPr>
            </w:tcPrChange>
          </w:tcPr>
          <w:p w14:paraId="4AB0334A" w14:textId="77777777" w:rsidR="00450F2B" w:rsidRPr="00450F2B" w:rsidRDefault="00450F2B" w:rsidP="00450F2B">
            <w:pPr>
              <w:spacing w:after="120"/>
              <w:rPr>
                <w:rFonts w:ascii="Times New Roman" w:hAnsi="Times New Roman" w:cs="Times New Roman"/>
                <w:sz w:val="24"/>
                <w:szCs w:val="24"/>
              </w:rPr>
            </w:pPr>
          </w:p>
        </w:tc>
        <w:tc>
          <w:tcPr>
            <w:tcW w:w="1843" w:type="dxa"/>
            <w:tcPrChange w:id="3318" w:author="2" w:date="2021-08-31T10:55:00Z">
              <w:tcPr>
                <w:tcW w:w="1843" w:type="dxa"/>
              </w:tcPr>
            </w:tcPrChange>
          </w:tcPr>
          <w:p w14:paraId="64AC8DAD" w14:textId="77777777" w:rsidR="00450F2B" w:rsidRPr="00450F2B" w:rsidRDefault="00450F2B" w:rsidP="00450F2B">
            <w:pPr>
              <w:spacing w:after="120"/>
              <w:rPr>
                <w:rFonts w:ascii="Times New Roman" w:hAnsi="Times New Roman" w:cs="Times New Roman"/>
                <w:sz w:val="24"/>
                <w:szCs w:val="24"/>
              </w:rPr>
            </w:pPr>
          </w:p>
        </w:tc>
        <w:tc>
          <w:tcPr>
            <w:tcW w:w="425" w:type="dxa"/>
            <w:tcPrChange w:id="3319" w:author="2" w:date="2021-08-31T10:55:00Z">
              <w:tcPr>
                <w:tcW w:w="425" w:type="dxa"/>
              </w:tcPr>
            </w:tcPrChange>
          </w:tcPr>
          <w:p w14:paraId="4AC3FFFC" w14:textId="77777777" w:rsidR="00450F2B" w:rsidRPr="00450F2B" w:rsidRDefault="00450F2B" w:rsidP="00450F2B">
            <w:pPr>
              <w:spacing w:after="120"/>
              <w:rPr>
                <w:rFonts w:ascii="Times New Roman" w:hAnsi="Times New Roman" w:cs="Times New Roman"/>
                <w:sz w:val="24"/>
                <w:szCs w:val="24"/>
              </w:rPr>
            </w:pPr>
          </w:p>
        </w:tc>
        <w:tc>
          <w:tcPr>
            <w:tcW w:w="392" w:type="dxa"/>
            <w:tcPrChange w:id="3320" w:author="2" w:date="2021-08-31T10:55:00Z">
              <w:tcPr>
                <w:tcW w:w="392" w:type="dxa"/>
              </w:tcPr>
            </w:tcPrChange>
          </w:tcPr>
          <w:p w14:paraId="5C405417" w14:textId="77777777" w:rsidR="00450F2B" w:rsidRPr="00450F2B" w:rsidRDefault="00450F2B" w:rsidP="00450F2B">
            <w:pPr>
              <w:spacing w:after="120"/>
              <w:rPr>
                <w:rFonts w:ascii="Times New Roman" w:hAnsi="Times New Roman" w:cs="Times New Roman"/>
                <w:sz w:val="24"/>
                <w:szCs w:val="24"/>
              </w:rPr>
            </w:pPr>
          </w:p>
        </w:tc>
        <w:tc>
          <w:tcPr>
            <w:tcW w:w="553" w:type="dxa"/>
            <w:tcPrChange w:id="3321" w:author="2" w:date="2021-08-31T10:55:00Z">
              <w:tcPr>
                <w:tcW w:w="553" w:type="dxa"/>
              </w:tcPr>
            </w:tcPrChange>
          </w:tcPr>
          <w:p w14:paraId="2AE6E5A0" w14:textId="6FE6AD37" w:rsidR="00450F2B" w:rsidRDefault="00247CE1" w:rsidP="00450F2B">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3322" w:author="2" w:date="2021-08-31T10:55:00Z">
              <w:tcPr>
                <w:tcW w:w="6001" w:type="dxa"/>
              </w:tcPr>
            </w:tcPrChange>
          </w:tcPr>
          <w:p w14:paraId="7703FAD8" w14:textId="367471CE" w:rsidR="00450F2B" w:rsidRPr="004D5EB2" w:rsidRDefault="004D5EB2" w:rsidP="00450F2B">
            <w:pPr>
              <w:ind w:firstLine="375"/>
              <w:jc w:val="both"/>
              <w:rPr>
                <w:rFonts w:ascii="Times New Roman" w:eastAsia="Times New Roman" w:hAnsi="Times New Roman" w:cs="Times New Roman"/>
                <w:color w:val="000000"/>
                <w:sz w:val="20"/>
                <w:szCs w:val="20"/>
                <w:lang w:eastAsia="ru-RU"/>
              </w:rPr>
            </w:pPr>
            <w:r w:rsidRPr="004D5EB2">
              <w:rPr>
                <w:rFonts w:ascii="Times New Roman" w:hAnsi="Times New Roman" w:cs="Times New Roman"/>
                <w:color w:val="000000"/>
                <w:sz w:val="20"/>
                <w:szCs w:val="20"/>
              </w:rPr>
              <w:t>Непрозрачный круг освещается точечным источником света и отбрасывает круглую тень на экран. Определите диаметр тени, если диаметр круга 0,1 м. Расстояние от источника света до круга в 3 раза меньше, чем расстояние от источника до экрана</w:t>
            </w:r>
          </w:p>
        </w:tc>
        <w:tc>
          <w:tcPr>
            <w:tcW w:w="4961" w:type="dxa"/>
            <w:gridSpan w:val="2"/>
            <w:tcPrChange w:id="3323" w:author="2" w:date="2021-08-31T10:55:00Z">
              <w:tcPr>
                <w:tcW w:w="4839" w:type="dxa"/>
              </w:tcPr>
            </w:tcPrChange>
          </w:tcPr>
          <w:p w14:paraId="24220F34" w14:textId="77777777" w:rsidR="00450F2B" w:rsidRPr="006F33AA" w:rsidRDefault="004D5EB2" w:rsidP="004D5EB2">
            <w:pPr>
              <w:pStyle w:val="a4"/>
              <w:numPr>
                <w:ilvl w:val="3"/>
                <w:numId w:val="103"/>
              </w:numPr>
              <w:spacing w:after="0" w:line="273" w:lineRule="exact"/>
              <w:ind w:left="346" w:right="20" w:firstLine="142"/>
              <w:rPr>
                <w:ins w:id="3324" w:author="2" w:date="2021-08-31T10:55:00Z"/>
                <w:rFonts w:ascii="Times New Roman" w:eastAsia="Century Schoolbook" w:hAnsi="Times New Roman" w:cs="Times New Roman"/>
                <w:color w:val="000000"/>
                <w:sz w:val="20"/>
                <w:szCs w:val="20"/>
                <w:lang w:eastAsia="ru-RU"/>
              </w:rPr>
            </w:pPr>
            <w:r w:rsidRPr="004D5EB2">
              <w:rPr>
                <w:rFonts w:ascii="Times New Roman" w:eastAsia="Century Schoolbook" w:hAnsi="Times New Roman" w:cs="Times New Roman"/>
                <w:color w:val="000000"/>
                <w:sz w:val="20"/>
                <w:szCs w:val="20"/>
                <w:lang w:eastAsia="ru-RU"/>
              </w:rPr>
              <w:t>0,3м</w:t>
            </w:r>
          </w:p>
          <w:p w14:paraId="49ADF32A" w14:textId="77777777" w:rsidR="00AF3393" w:rsidRPr="006F33AA" w:rsidRDefault="00AF3393" w:rsidP="004D5EB2">
            <w:pPr>
              <w:pStyle w:val="a4"/>
              <w:numPr>
                <w:ilvl w:val="3"/>
                <w:numId w:val="103"/>
              </w:numPr>
              <w:spacing w:after="0" w:line="273" w:lineRule="exact"/>
              <w:ind w:left="346" w:right="20" w:firstLine="142"/>
              <w:rPr>
                <w:ins w:id="3325" w:author="2" w:date="2021-08-31T10:55:00Z"/>
                <w:rFonts w:ascii="Times New Roman" w:eastAsia="Century Schoolbook" w:hAnsi="Times New Roman" w:cs="Times New Roman"/>
                <w:color w:val="000000"/>
                <w:sz w:val="20"/>
                <w:szCs w:val="20"/>
                <w:lang w:eastAsia="ru-RU"/>
              </w:rPr>
            </w:pPr>
            <w:ins w:id="3326" w:author="2" w:date="2021-08-31T10:55:00Z">
              <w:r w:rsidRPr="006F33AA">
                <w:rPr>
                  <w:rFonts w:ascii="Times New Roman" w:eastAsia="Century Schoolbook" w:hAnsi="Times New Roman" w:cs="Times New Roman"/>
                  <w:color w:val="000000"/>
                  <w:sz w:val="20"/>
                  <w:szCs w:val="20"/>
                  <w:lang w:eastAsia="ru-RU"/>
                </w:rPr>
                <w:t>0,6м</w:t>
              </w:r>
            </w:ins>
          </w:p>
          <w:p w14:paraId="315671B8" w14:textId="77777777" w:rsidR="00AF3393" w:rsidRPr="006F33AA" w:rsidRDefault="00AF3393" w:rsidP="004D5EB2">
            <w:pPr>
              <w:pStyle w:val="a4"/>
              <w:numPr>
                <w:ilvl w:val="3"/>
                <w:numId w:val="103"/>
              </w:numPr>
              <w:spacing w:after="0" w:line="273" w:lineRule="exact"/>
              <w:ind w:left="346" w:right="20" w:firstLine="142"/>
              <w:rPr>
                <w:ins w:id="3327" w:author="2" w:date="2021-08-31T10:55:00Z"/>
                <w:rFonts w:ascii="Times New Roman" w:eastAsia="Century Schoolbook" w:hAnsi="Times New Roman" w:cs="Times New Roman"/>
                <w:color w:val="000000"/>
                <w:sz w:val="20"/>
                <w:szCs w:val="20"/>
                <w:lang w:eastAsia="ru-RU"/>
              </w:rPr>
            </w:pPr>
            <w:ins w:id="3328" w:author="2" w:date="2021-08-31T10:55:00Z">
              <w:r w:rsidRPr="006F33AA">
                <w:rPr>
                  <w:rFonts w:ascii="Times New Roman" w:eastAsia="Century Schoolbook" w:hAnsi="Times New Roman" w:cs="Times New Roman"/>
                  <w:color w:val="000000"/>
                  <w:sz w:val="20"/>
                  <w:szCs w:val="20"/>
                  <w:lang w:eastAsia="ru-RU"/>
                </w:rPr>
                <w:t>0,4м</w:t>
              </w:r>
            </w:ins>
          </w:p>
          <w:p w14:paraId="6EBB3ADC" w14:textId="5C55630E" w:rsidR="00450F2B" w:rsidRPr="004D5EB2" w:rsidRDefault="00AF3393" w:rsidP="004D5EB2">
            <w:pPr>
              <w:pStyle w:val="a4"/>
              <w:numPr>
                <w:ilvl w:val="3"/>
                <w:numId w:val="103"/>
              </w:numPr>
              <w:spacing w:after="0" w:line="273" w:lineRule="exact"/>
              <w:ind w:left="346" w:right="20" w:firstLine="142"/>
              <w:rPr>
                <w:rFonts w:ascii="Times New Roman" w:eastAsia="Century Schoolbook" w:hAnsi="Times New Roman" w:cs="Times New Roman"/>
                <w:color w:val="000000"/>
                <w:sz w:val="20"/>
                <w:szCs w:val="20"/>
                <w:lang w:eastAsia="ru-RU"/>
              </w:rPr>
            </w:pPr>
            <w:ins w:id="3329" w:author="2" w:date="2021-08-31T10:55:00Z">
              <w:r w:rsidRPr="006F33AA">
                <w:rPr>
                  <w:rFonts w:ascii="Times New Roman" w:eastAsia="Century Schoolbook" w:hAnsi="Times New Roman" w:cs="Times New Roman"/>
                  <w:color w:val="000000"/>
                  <w:sz w:val="20"/>
                  <w:szCs w:val="20"/>
                  <w:lang w:eastAsia="ru-RU"/>
                </w:rPr>
                <w:t>0,15м</w:t>
              </w:r>
            </w:ins>
          </w:p>
        </w:tc>
        <w:tc>
          <w:tcPr>
            <w:tcW w:w="567" w:type="dxa"/>
            <w:gridSpan w:val="2"/>
            <w:tcPrChange w:id="3330" w:author="2" w:date="2021-08-31T10:55:00Z">
              <w:tcPr>
                <w:tcW w:w="547" w:type="dxa"/>
              </w:tcPr>
            </w:tcPrChange>
          </w:tcPr>
          <w:p w14:paraId="1FCDF6A5" w14:textId="618B0C7A" w:rsidR="00450F2B" w:rsidRPr="00450F2B" w:rsidRDefault="004D5EB2" w:rsidP="00450F2B">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450F2B" w:rsidRPr="00450F2B" w14:paraId="0314240D" w14:textId="77777777" w:rsidTr="00911EF6">
        <w:tc>
          <w:tcPr>
            <w:tcW w:w="846" w:type="dxa"/>
            <w:tcPrChange w:id="3331" w:author="2" w:date="2021-08-31T10:55:00Z">
              <w:tcPr>
                <w:tcW w:w="846" w:type="dxa"/>
              </w:tcPr>
            </w:tcPrChange>
          </w:tcPr>
          <w:p w14:paraId="327738D7" w14:textId="77777777" w:rsidR="00450F2B" w:rsidRPr="00450F2B" w:rsidRDefault="00450F2B" w:rsidP="00450F2B">
            <w:pPr>
              <w:spacing w:after="120"/>
              <w:rPr>
                <w:rFonts w:ascii="Times New Roman" w:hAnsi="Times New Roman" w:cs="Times New Roman"/>
                <w:sz w:val="24"/>
                <w:szCs w:val="24"/>
              </w:rPr>
            </w:pPr>
          </w:p>
        </w:tc>
        <w:tc>
          <w:tcPr>
            <w:tcW w:w="1843" w:type="dxa"/>
            <w:tcPrChange w:id="3332" w:author="2" w:date="2021-08-31T10:55:00Z">
              <w:tcPr>
                <w:tcW w:w="1843" w:type="dxa"/>
              </w:tcPr>
            </w:tcPrChange>
          </w:tcPr>
          <w:p w14:paraId="22CC6C7F" w14:textId="77777777" w:rsidR="00450F2B" w:rsidRPr="00450F2B" w:rsidRDefault="00450F2B" w:rsidP="00450F2B">
            <w:pPr>
              <w:spacing w:after="120"/>
              <w:rPr>
                <w:rFonts w:ascii="Times New Roman" w:hAnsi="Times New Roman" w:cs="Times New Roman"/>
                <w:sz w:val="24"/>
                <w:szCs w:val="24"/>
              </w:rPr>
            </w:pPr>
          </w:p>
        </w:tc>
        <w:tc>
          <w:tcPr>
            <w:tcW w:w="425" w:type="dxa"/>
            <w:tcPrChange w:id="3333" w:author="2" w:date="2021-08-31T10:55:00Z">
              <w:tcPr>
                <w:tcW w:w="425" w:type="dxa"/>
              </w:tcPr>
            </w:tcPrChange>
          </w:tcPr>
          <w:p w14:paraId="176AF631" w14:textId="77777777" w:rsidR="00450F2B" w:rsidRPr="00450F2B" w:rsidRDefault="00450F2B" w:rsidP="00450F2B">
            <w:pPr>
              <w:spacing w:after="120"/>
              <w:rPr>
                <w:rFonts w:ascii="Times New Roman" w:hAnsi="Times New Roman" w:cs="Times New Roman"/>
                <w:sz w:val="24"/>
                <w:szCs w:val="24"/>
              </w:rPr>
            </w:pPr>
          </w:p>
        </w:tc>
        <w:tc>
          <w:tcPr>
            <w:tcW w:w="392" w:type="dxa"/>
            <w:tcPrChange w:id="3334" w:author="2" w:date="2021-08-31T10:55:00Z">
              <w:tcPr>
                <w:tcW w:w="392" w:type="dxa"/>
              </w:tcPr>
            </w:tcPrChange>
          </w:tcPr>
          <w:p w14:paraId="7D737629" w14:textId="77777777" w:rsidR="00450F2B" w:rsidRPr="00450F2B" w:rsidRDefault="00450F2B" w:rsidP="00450F2B">
            <w:pPr>
              <w:spacing w:after="120"/>
              <w:rPr>
                <w:rFonts w:ascii="Times New Roman" w:hAnsi="Times New Roman" w:cs="Times New Roman"/>
                <w:sz w:val="24"/>
                <w:szCs w:val="24"/>
              </w:rPr>
            </w:pPr>
          </w:p>
        </w:tc>
        <w:tc>
          <w:tcPr>
            <w:tcW w:w="553" w:type="dxa"/>
            <w:tcPrChange w:id="3335" w:author="2" w:date="2021-08-31T10:55:00Z">
              <w:tcPr>
                <w:tcW w:w="553" w:type="dxa"/>
              </w:tcPr>
            </w:tcPrChange>
          </w:tcPr>
          <w:p w14:paraId="51890438" w14:textId="7F8FFBD5" w:rsidR="00450F2B" w:rsidRDefault="00247CE1" w:rsidP="00450F2B">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3336" w:author="2" w:date="2021-08-31T10:55:00Z">
              <w:tcPr>
                <w:tcW w:w="6001" w:type="dxa"/>
              </w:tcPr>
            </w:tcPrChange>
          </w:tcPr>
          <w:p w14:paraId="1073C5F8" w14:textId="2BD94FE3" w:rsidR="00450F2B" w:rsidRPr="004D5EB2" w:rsidRDefault="004D5EB2" w:rsidP="004D5EB2">
            <w:pPr>
              <w:ind w:hanging="41"/>
              <w:jc w:val="both"/>
              <w:rPr>
                <w:rFonts w:ascii="Times New Roman" w:eastAsia="Times New Roman" w:hAnsi="Times New Roman" w:cs="Times New Roman"/>
                <w:color w:val="000000"/>
                <w:sz w:val="20"/>
                <w:szCs w:val="20"/>
                <w:lang w:eastAsia="ru-RU"/>
              </w:rPr>
            </w:pPr>
            <w:r w:rsidRPr="004D5EB2">
              <w:rPr>
                <w:rFonts w:ascii="Times New Roman" w:hAnsi="Times New Roman" w:cs="Times New Roman"/>
                <w:color w:val="000000"/>
                <w:sz w:val="20"/>
                <w:szCs w:val="20"/>
              </w:rPr>
              <w:t>Солнце находится над горизонтом на высоте </w:t>
            </w:r>
            <w:r w:rsidRPr="004D5EB2">
              <w:rPr>
                <w:rFonts w:ascii="Times New Roman" w:hAnsi="Times New Roman" w:cs="Times New Roman"/>
                <w:noProof/>
                <w:sz w:val="20"/>
                <w:szCs w:val="20"/>
                <w:lang w:eastAsia="ru-RU"/>
              </w:rPr>
              <w:t>45°</w:t>
            </w:r>
            <w:r w:rsidRPr="004D5EB2">
              <w:rPr>
                <w:rFonts w:ascii="Times New Roman" w:hAnsi="Times New Roman" w:cs="Times New Roman"/>
                <w:color w:val="000000"/>
                <w:sz w:val="20"/>
                <w:szCs w:val="20"/>
              </w:rPr>
              <w:t xml:space="preserve"> Определите длину тени, которую отбрасывает вертикально стоящий шест высотой 1 м. </w:t>
            </w:r>
          </w:p>
        </w:tc>
        <w:tc>
          <w:tcPr>
            <w:tcW w:w="4961" w:type="dxa"/>
            <w:gridSpan w:val="2"/>
            <w:tcPrChange w:id="3337" w:author="2" w:date="2021-08-31T10:55:00Z">
              <w:tcPr>
                <w:tcW w:w="4839" w:type="dxa"/>
              </w:tcPr>
            </w:tcPrChange>
          </w:tcPr>
          <w:p w14:paraId="56D38072" w14:textId="52C5E74D" w:rsidR="00450F2B" w:rsidRPr="006F33AA" w:rsidRDefault="004D5EB2" w:rsidP="00450F2B">
            <w:pPr>
              <w:pStyle w:val="a4"/>
              <w:spacing w:after="0" w:line="273" w:lineRule="exact"/>
              <w:ind w:left="346" w:right="20" w:firstLine="142"/>
              <w:rPr>
                <w:rFonts w:ascii="Times New Roman" w:hAnsi="Times New Roman"/>
                <w:color w:val="000000"/>
                <w:sz w:val="20"/>
                <w:rPrChange w:id="3338"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3339" w:author="2" w:date="2021-08-31T10:55:00Z">
                  <w:rPr>
                    <w:rFonts w:ascii="Times New Roman" w:eastAsia="Century Schoolbook" w:hAnsi="Times New Roman" w:cs="Times New Roman"/>
                    <w:color w:val="000000"/>
                    <w:sz w:val="24"/>
                    <w:szCs w:val="24"/>
                    <w:lang w:eastAsia="ru-RU"/>
                  </w:rPr>
                </w:rPrChange>
              </w:rPr>
              <w:t>1.</w:t>
            </w:r>
            <m:oMath>
              <m:rad>
                <m:radPr>
                  <m:degHide m:val="1"/>
                  <m:ctrlPr>
                    <w:rPr>
                      <w:rFonts w:ascii="Cambria Math" w:hAnsi="Cambria Math"/>
                      <w:i/>
                      <w:color w:val="000000"/>
                      <w:sz w:val="20"/>
                      <w:rPrChange w:id="3340" w:author="2" w:date="2021-08-31T10:55:00Z">
                        <w:rPr>
                          <w:rFonts w:ascii="Cambria Math" w:eastAsia="Century Schoolbook" w:hAnsi="Cambria Math" w:cs="Times New Roman"/>
                          <w:i/>
                          <w:color w:val="000000"/>
                          <w:sz w:val="24"/>
                          <w:szCs w:val="24"/>
                          <w:lang w:eastAsia="ru-RU"/>
                        </w:rPr>
                      </w:rPrChange>
                    </w:rPr>
                  </m:ctrlPr>
                </m:radPr>
                <m:deg/>
                <m:e>
                  <m:r>
                    <w:rPr>
                      <w:rFonts w:ascii="Cambria Math" w:hAnsi="Cambria Math"/>
                      <w:color w:val="000000"/>
                      <w:sz w:val="20"/>
                      <w:rPrChange w:id="3341" w:author="2" w:date="2021-08-31T10:55:00Z">
                        <w:rPr>
                          <w:rFonts w:ascii="Cambria Math" w:eastAsia="Century Schoolbook" w:hAnsi="Cambria Math" w:cs="Times New Roman"/>
                          <w:color w:val="000000"/>
                          <w:sz w:val="24"/>
                          <w:szCs w:val="24"/>
                          <w:lang w:eastAsia="ru-RU"/>
                        </w:rPr>
                      </w:rPrChange>
                    </w:rPr>
                    <m:t>2</m:t>
                  </m:r>
                </m:e>
              </m:rad>
            </m:oMath>
            <w:ins w:id="3342" w:author="2" w:date="2021-08-31T10:55:00Z">
              <w:r w:rsidR="00AF3393" w:rsidRPr="006F33AA">
                <w:rPr>
                  <w:rFonts w:ascii="Times New Roman" w:eastAsia="Century Schoolbook" w:hAnsi="Times New Roman" w:cs="Times New Roman"/>
                  <w:color w:val="000000"/>
                  <w:sz w:val="20"/>
                  <w:szCs w:val="20"/>
                  <w:lang w:eastAsia="ru-RU"/>
                </w:rPr>
                <w:t xml:space="preserve"> м</w:t>
              </w:r>
            </w:ins>
          </w:p>
          <w:p w14:paraId="0D475F4D" w14:textId="77777777" w:rsidR="004D5EB2" w:rsidRPr="006F33AA" w:rsidRDefault="004D5EB2" w:rsidP="00450F2B">
            <w:pPr>
              <w:pStyle w:val="a4"/>
              <w:spacing w:after="0" w:line="273" w:lineRule="exact"/>
              <w:ind w:left="346" w:right="20" w:firstLine="142"/>
              <w:rPr>
                <w:ins w:id="3343" w:author="2" w:date="2021-08-31T10:55:00Z"/>
                <w:rFonts w:ascii="Times New Roman" w:eastAsia="Century Schoolbook" w:hAnsi="Times New Roman" w:cs="Times New Roman"/>
                <w:color w:val="000000"/>
                <w:sz w:val="20"/>
                <w:szCs w:val="20"/>
                <w:lang w:eastAsia="ru-RU"/>
              </w:rPr>
            </w:pPr>
            <w:r w:rsidRPr="006F33AA">
              <w:rPr>
                <w:rFonts w:ascii="Times New Roman" w:hAnsi="Times New Roman"/>
                <w:color w:val="000000"/>
                <w:sz w:val="20"/>
                <w:rPrChange w:id="3344" w:author="2" w:date="2021-08-31T10:55:00Z">
                  <w:rPr>
                    <w:rFonts w:ascii="Times New Roman" w:eastAsia="Century Schoolbook" w:hAnsi="Times New Roman" w:cs="Times New Roman"/>
                    <w:color w:val="000000"/>
                    <w:sz w:val="24"/>
                    <w:szCs w:val="24"/>
                    <w:lang w:eastAsia="ru-RU"/>
                  </w:rPr>
                </w:rPrChange>
              </w:rPr>
              <w:t>2. 1</w:t>
            </w:r>
            <w:ins w:id="3345" w:author="2" w:date="2021-08-31T10:55:00Z">
              <w:r w:rsidR="00AF3393" w:rsidRPr="006F33AA">
                <w:rPr>
                  <w:rFonts w:ascii="Times New Roman" w:eastAsia="Century Schoolbook" w:hAnsi="Times New Roman" w:cs="Times New Roman"/>
                  <w:color w:val="000000"/>
                  <w:sz w:val="20"/>
                  <w:szCs w:val="20"/>
                  <w:lang w:eastAsia="ru-RU"/>
                </w:rPr>
                <w:t xml:space="preserve"> м</w:t>
              </w:r>
            </w:ins>
          </w:p>
          <w:p w14:paraId="061FB6C9" w14:textId="77777777" w:rsidR="00AF3393" w:rsidRPr="006F33AA" w:rsidRDefault="00AF3393" w:rsidP="00450F2B">
            <w:pPr>
              <w:pStyle w:val="a4"/>
              <w:spacing w:after="0" w:line="273" w:lineRule="exact"/>
              <w:ind w:left="346" w:right="20" w:firstLine="142"/>
              <w:rPr>
                <w:ins w:id="3346" w:author="2" w:date="2021-08-31T10:55:00Z"/>
                <w:rFonts w:ascii="Times New Roman" w:eastAsia="Century Schoolbook" w:hAnsi="Times New Roman" w:cs="Times New Roman"/>
                <w:color w:val="000000"/>
                <w:sz w:val="20"/>
                <w:szCs w:val="20"/>
                <w:lang w:eastAsia="ru-RU"/>
              </w:rPr>
            </w:pPr>
            <w:ins w:id="3347" w:author="2" w:date="2021-08-31T10:55:00Z">
              <w:r w:rsidRPr="006F33AA">
                <w:rPr>
                  <w:rFonts w:ascii="Times New Roman" w:eastAsia="Century Schoolbook" w:hAnsi="Times New Roman" w:cs="Times New Roman"/>
                  <w:color w:val="000000"/>
                  <w:sz w:val="20"/>
                  <w:szCs w:val="20"/>
                  <w:lang w:eastAsia="ru-RU"/>
                </w:rPr>
                <w:t>3.  0,5м</w:t>
              </w:r>
            </w:ins>
          </w:p>
          <w:p w14:paraId="09B3FE23" w14:textId="77777777" w:rsidR="00AF3393" w:rsidRPr="006F33AA" w:rsidRDefault="00AF3393" w:rsidP="00450F2B">
            <w:pPr>
              <w:pStyle w:val="a4"/>
              <w:spacing w:after="0" w:line="273" w:lineRule="exact"/>
              <w:ind w:left="346" w:right="20" w:firstLine="142"/>
              <w:rPr>
                <w:ins w:id="3348" w:author="2" w:date="2021-08-31T10:55:00Z"/>
                <w:rFonts w:ascii="Times New Roman" w:eastAsia="Century Schoolbook" w:hAnsi="Times New Roman" w:cs="Times New Roman"/>
                <w:color w:val="000000"/>
                <w:sz w:val="20"/>
                <w:szCs w:val="20"/>
                <w:lang w:eastAsia="ru-RU"/>
              </w:rPr>
            </w:pPr>
            <w:ins w:id="3349" w:author="2" w:date="2021-08-31T10:55:00Z">
              <w:r w:rsidRPr="006F33AA">
                <w:rPr>
                  <w:rFonts w:ascii="Times New Roman" w:eastAsia="Century Schoolbook" w:hAnsi="Times New Roman" w:cs="Times New Roman"/>
                  <w:color w:val="000000"/>
                  <w:sz w:val="20"/>
                  <w:szCs w:val="20"/>
                  <w:lang w:eastAsia="ru-RU"/>
                </w:rPr>
                <w:t>4. 0,7м</w:t>
              </w:r>
            </w:ins>
          </w:p>
          <w:p w14:paraId="447E649B" w14:textId="07CEED2C" w:rsidR="004D5EB2" w:rsidRPr="006F33AA" w:rsidRDefault="004D5EB2" w:rsidP="00450F2B">
            <w:pPr>
              <w:pStyle w:val="a4"/>
              <w:spacing w:after="0" w:line="273" w:lineRule="exact"/>
              <w:ind w:left="346" w:right="20" w:firstLine="142"/>
              <w:rPr>
                <w:rFonts w:ascii="Times New Roman" w:hAnsi="Times New Roman"/>
                <w:color w:val="000000"/>
                <w:sz w:val="20"/>
                <w:rPrChange w:id="3350"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3351" w:author="2" w:date="2021-08-31T10:55:00Z">
              <w:tcPr>
                <w:tcW w:w="547" w:type="dxa"/>
              </w:tcPr>
            </w:tcPrChange>
          </w:tcPr>
          <w:p w14:paraId="3FE659E9" w14:textId="286D5A0C" w:rsidR="00450F2B" w:rsidRPr="00450F2B" w:rsidRDefault="004D5EB2" w:rsidP="00450F2B">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450F2B" w:rsidRPr="00450F2B" w14:paraId="651A01C6" w14:textId="77777777" w:rsidTr="00911EF6">
        <w:tc>
          <w:tcPr>
            <w:tcW w:w="846" w:type="dxa"/>
            <w:tcPrChange w:id="3352" w:author="2" w:date="2021-08-31T10:55:00Z">
              <w:tcPr>
                <w:tcW w:w="846" w:type="dxa"/>
              </w:tcPr>
            </w:tcPrChange>
          </w:tcPr>
          <w:p w14:paraId="4FEF1514" w14:textId="77777777" w:rsidR="00450F2B" w:rsidRPr="00450F2B" w:rsidRDefault="00450F2B" w:rsidP="00450F2B">
            <w:pPr>
              <w:spacing w:after="120"/>
              <w:rPr>
                <w:rFonts w:ascii="Times New Roman" w:hAnsi="Times New Roman" w:cs="Times New Roman"/>
                <w:sz w:val="24"/>
                <w:szCs w:val="24"/>
              </w:rPr>
            </w:pPr>
          </w:p>
        </w:tc>
        <w:tc>
          <w:tcPr>
            <w:tcW w:w="1843" w:type="dxa"/>
            <w:tcPrChange w:id="3353" w:author="2" w:date="2021-08-31T10:55:00Z">
              <w:tcPr>
                <w:tcW w:w="1843" w:type="dxa"/>
              </w:tcPr>
            </w:tcPrChange>
          </w:tcPr>
          <w:p w14:paraId="220886B2" w14:textId="77777777" w:rsidR="00450F2B" w:rsidRPr="00450F2B" w:rsidRDefault="00450F2B" w:rsidP="00450F2B">
            <w:pPr>
              <w:spacing w:after="120"/>
              <w:rPr>
                <w:rFonts w:ascii="Times New Roman" w:hAnsi="Times New Roman" w:cs="Times New Roman"/>
                <w:sz w:val="24"/>
                <w:szCs w:val="24"/>
              </w:rPr>
            </w:pPr>
          </w:p>
        </w:tc>
        <w:tc>
          <w:tcPr>
            <w:tcW w:w="425" w:type="dxa"/>
            <w:tcPrChange w:id="3354" w:author="2" w:date="2021-08-31T10:55:00Z">
              <w:tcPr>
                <w:tcW w:w="425" w:type="dxa"/>
              </w:tcPr>
            </w:tcPrChange>
          </w:tcPr>
          <w:p w14:paraId="3C2419C1" w14:textId="77777777" w:rsidR="00450F2B" w:rsidRPr="00450F2B" w:rsidRDefault="00450F2B" w:rsidP="00450F2B">
            <w:pPr>
              <w:spacing w:after="120"/>
              <w:rPr>
                <w:rFonts w:ascii="Times New Roman" w:hAnsi="Times New Roman" w:cs="Times New Roman"/>
                <w:sz w:val="24"/>
                <w:szCs w:val="24"/>
              </w:rPr>
            </w:pPr>
          </w:p>
        </w:tc>
        <w:tc>
          <w:tcPr>
            <w:tcW w:w="392" w:type="dxa"/>
            <w:tcPrChange w:id="3355" w:author="2" w:date="2021-08-31T10:55:00Z">
              <w:tcPr>
                <w:tcW w:w="392" w:type="dxa"/>
              </w:tcPr>
            </w:tcPrChange>
          </w:tcPr>
          <w:p w14:paraId="4FFCD8B4" w14:textId="77777777" w:rsidR="00450F2B" w:rsidRPr="00450F2B" w:rsidRDefault="00450F2B" w:rsidP="00450F2B">
            <w:pPr>
              <w:spacing w:after="120"/>
              <w:rPr>
                <w:rFonts w:ascii="Times New Roman" w:hAnsi="Times New Roman" w:cs="Times New Roman"/>
                <w:sz w:val="24"/>
                <w:szCs w:val="24"/>
              </w:rPr>
            </w:pPr>
          </w:p>
        </w:tc>
        <w:tc>
          <w:tcPr>
            <w:tcW w:w="553" w:type="dxa"/>
            <w:tcPrChange w:id="3356" w:author="2" w:date="2021-08-31T10:55:00Z">
              <w:tcPr>
                <w:tcW w:w="553" w:type="dxa"/>
              </w:tcPr>
            </w:tcPrChange>
          </w:tcPr>
          <w:p w14:paraId="32125832" w14:textId="51BD0719" w:rsidR="00450F2B" w:rsidRDefault="00247CE1" w:rsidP="00450F2B">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3357" w:author="2" w:date="2021-08-31T10:55:00Z">
              <w:tcPr>
                <w:tcW w:w="6001" w:type="dxa"/>
              </w:tcPr>
            </w:tcPrChange>
          </w:tcPr>
          <w:p w14:paraId="0F87B037" w14:textId="3E8936A5" w:rsidR="004D5EB2" w:rsidRPr="004D5EB2" w:rsidRDefault="004D5EB2" w:rsidP="004D5EB2">
            <w:pPr>
              <w:pStyle w:val="6"/>
              <w:shd w:val="clear" w:color="auto" w:fill="auto"/>
              <w:tabs>
                <w:tab w:val="left" w:pos="327"/>
              </w:tabs>
              <w:spacing w:before="0" w:after="193" w:line="216" w:lineRule="exact"/>
              <w:ind w:right="40" w:firstLine="0"/>
              <w:rPr>
                <w:rFonts w:ascii="Times New Roman" w:hAnsi="Times New Roman" w:cs="Times New Roman"/>
                <w:sz w:val="20"/>
                <w:szCs w:val="20"/>
              </w:rPr>
            </w:pPr>
            <w:r w:rsidRPr="004D5EB2">
              <w:rPr>
                <w:rStyle w:val="1"/>
                <w:rFonts w:ascii="Times New Roman" w:hAnsi="Times New Roman" w:cs="Times New Roman"/>
                <w:sz w:val="20"/>
                <w:szCs w:val="20"/>
              </w:rPr>
              <w:t>В солнечный день высота тени от отвесно поставленной метровой линейки равна 40 см, а от дерева — 4 м. Какова высота дерева?</w:t>
            </w:r>
          </w:p>
          <w:p w14:paraId="04CE31BC" w14:textId="77777777" w:rsidR="00450F2B" w:rsidRPr="004D5EB2" w:rsidRDefault="00450F2B" w:rsidP="00450F2B">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3358" w:author="2" w:date="2021-08-31T10:55:00Z">
              <w:tcPr>
                <w:tcW w:w="4839" w:type="dxa"/>
              </w:tcPr>
            </w:tcPrChange>
          </w:tcPr>
          <w:p w14:paraId="59293245" w14:textId="77777777" w:rsidR="00450F2B" w:rsidRPr="006F33AA" w:rsidRDefault="00AF3393" w:rsidP="00AF3393">
            <w:pPr>
              <w:pStyle w:val="a4"/>
              <w:numPr>
                <w:ilvl w:val="4"/>
                <w:numId w:val="103"/>
              </w:numPr>
              <w:spacing w:after="0" w:line="273" w:lineRule="exact"/>
              <w:ind w:left="346" w:right="20" w:firstLine="142"/>
              <w:rPr>
                <w:ins w:id="3359" w:author="2" w:date="2021-08-31T10:55:00Z"/>
                <w:rFonts w:ascii="Times New Roman" w:eastAsia="Century Schoolbook" w:hAnsi="Times New Roman" w:cs="Times New Roman"/>
                <w:color w:val="000000"/>
                <w:sz w:val="20"/>
                <w:szCs w:val="20"/>
                <w:lang w:eastAsia="ru-RU"/>
              </w:rPr>
            </w:pPr>
            <w:ins w:id="3360" w:author="2" w:date="2021-08-31T10:55:00Z">
              <w:r w:rsidRPr="006F33AA">
                <w:rPr>
                  <w:rFonts w:ascii="Times New Roman" w:eastAsia="Century Schoolbook" w:hAnsi="Times New Roman" w:cs="Times New Roman"/>
                  <w:color w:val="000000"/>
                  <w:sz w:val="20"/>
                  <w:szCs w:val="20"/>
                  <w:lang w:eastAsia="ru-RU"/>
                </w:rPr>
                <w:t>8м</w:t>
              </w:r>
            </w:ins>
          </w:p>
          <w:p w14:paraId="1C7A6BB1" w14:textId="77777777" w:rsidR="00AF3393" w:rsidRPr="006F33AA" w:rsidRDefault="00AF3393" w:rsidP="00AF3393">
            <w:pPr>
              <w:pStyle w:val="a4"/>
              <w:numPr>
                <w:ilvl w:val="4"/>
                <w:numId w:val="103"/>
              </w:numPr>
              <w:spacing w:after="0" w:line="273" w:lineRule="exact"/>
              <w:ind w:left="346" w:right="20" w:firstLine="142"/>
              <w:rPr>
                <w:ins w:id="3361" w:author="2" w:date="2021-08-31T10:55:00Z"/>
                <w:rFonts w:ascii="Times New Roman" w:eastAsia="Century Schoolbook" w:hAnsi="Times New Roman" w:cs="Times New Roman"/>
                <w:color w:val="000000"/>
                <w:sz w:val="20"/>
                <w:szCs w:val="20"/>
                <w:lang w:eastAsia="ru-RU"/>
              </w:rPr>
            </w:pPr>
            <w:ins w:id="3362" w:author="2" w:date="2021-08-31T10:55:00Z">
              <w:r w:rsidRPr="006F33AA">
                <w:rPr>
                  <w:rFonts w:ascii="Times New Roman" w:eastAsia="Century Schoolbook" w:hAnsi="Times New Roman" w:cs="Times New Roman"/>
                  <w:color w:val="000000"/>
                  <w:sz w:val="20"/>
                  <w:szCs w:val="20"/>
                  <w:lang w:eastAsia="ru-RU"/>
                </w:rPr>
                <w:t>12м</w:t>
              </w:r>
            </w:ins>
          </w:p>
          <w:p w14:paraId="1F822AFD" w14:textId="77777777" w:rsidR="00AF3393" w:rsidRPr="006F33AA" w:rsidRDefault="00AF3393" w:rsidP="00AF3393">
            <w:pPr>
              <w:pStyle w:val="a4"/>
              <w:numPr>
                <w:ilvl w:val="4"/>
                <w:numId w:val="103"/>
              </w:numPr>
              <w:spacing w:after="0" w:line="273" w:lineRule="exact"/>
              <w:ind w:left="346" w:right="20" w:firstLine="142"/>
              <w:rPr>
                <w:ins w:id="3363" w:author="2" w:date="2021-08-31T10:55:00Z"/>
                <w:rFonts w:ascii="Times New Roman" w:eastAsia="Century Schoolbook" w:hAnsi="Times New Roman" w:cs="Times New Roman"/>
                <w:color w:val="000000"/>
                <w:sz w:val="20"/>
                <w:szCs w:val="20"/>
                <w:lang w:eastAsia="ru-RU"/>
              </w:rPr>
            </w:pPr>
            <w:ins w:id="3364" w:author="2" w:date="2021-08-31T10:55:00Z">
              <w:r w:rsidRPr="006F33AA">
                <w:rPr>
                  <w:rFonts w:ascii="Times New Roman" w:eastAsia="Century Schoolbook" w:hAnsi="Times New Roman" w:cs="Times New Roman"/>
                  <w:color w:val="000000"/>
                  <w:sz w:val="20"/>
                  <w:szCs w:val="20"/>
                  <w:lang w:eastAsia="ru-RU"/>
                </w:rPr>
                <w:t>10м</w:t>
              </w:r>
            </w:ins>
          </w:p>
          <w:p w14:paraId="7556BC48" w14:textId="5FB7DC89" w:rsidR="00450F2B" w:rsidRPr="006F33AA" w:rsidRDefault="00AF3393" w:rsidP="00AF3393">
            <w:pPr>
              <w:pStyle w:val="a4"/>
              <w:numPr>
                <w:ilvl w:val="4"/>
                <w:numId w:val="103"/>
              </w:numPr>
              <w:spacing w:after="0" w:line="273" w:lineRule="exact"/>
              <w:ind w:left="346" w:right="20" w:firstLine="142"/>
              <w:rPr>
                <w:rFonts w:ascii="Times New Roman" w:hAnsi="Times New Roman"/>
                <w:color w:val="000000"/>
                <w:sz w:val="20"/>
                <w:rPrChange w:id="3365" w:author="2" w:date="2021-08-31T10:55:00Z">
                  <w:rPr>
                    <w:rFonts w:ascii="Times New Roman" w:eastAsia="Century Schoolbook" w:hAnsi="Times New Roman" w:cs="Times New Roman"/>
                    <w:color w:val="000000"/>
                    <w:sz w:val="24"/>
                    <w:szCs w:val="24"/>
                    <w:lang w:eastAsia="ru-RU"/>
                  </w:rPr>
                </w:rPrChange>
              </w:rPr>
              <w:pPrChange w:id="3366" w:author="2" w:date="2021-08-31T10:55:00Z">
                <w:pPr>
                  <w:pStyle w:val="a4"/>
                  <w:framePr w:hSpace="180" w:wrap="around" w:hAnchor="margin" w:y="665"/>
                  <w:spacing w:after="0" w:line="273" w:lineRule="exact"/>
                  <w:ind w:left="346" w:right="20" w:firstLine="142"/>
                </w:pPr>
              </w:pPrChange>
            </w:pPr>
            <w:ins w:id="3367" w:author="2" w:date="2021-08-31T10:55:00Z">
              <w:r w:rsidRPr="006F33AA">
                <w:rPr>
                  <w:rFonts w:ascii="Times New Roman" w:eastAsia="Century Schoolbook" w:hAnsi="Times New Roman" w:cs="Times New Roman"/>
                  <w:color w:val="000000"/>
                  <w:sz w:val="20"/>
                  <w:szCs w:val="20"/>
                  <w:lang w:eastAsia="ru-RU"/>
                </w:rPr>
                <w:t>16м</w:t>
              </w:r>
            </w:ins>
          </w:p>
        </w:tc>
        <w:tc>
          <w:tcPr>
            <w:tcW w:w="567" w:type="dxa"/>
            <w:gridSpan w:val="2"/>
            <w:tcPrChange w:id="3368" w:author="2" w:date="2021-08-31T10:55:00Z">
              <w:tcPr>
                <w:tcW w:w="547" w:type="dxa"/>
              </w:tcPr>
            </w:tcPrChange>
          </w:tcPr>
          <w:p w14:paraId="1B81FED5" w14:textId="2B946F8D" w:rsidR="00450F2B" w:rsidRPr="00450F2B" w:rsidRDefault="00AF3393" w:rsidP="00450F2B">
            <w:pPr>
              <w:tabs>
                <w:tab w:val="left" w:pos="600"/>
                <w:tab w:val="left" w:pos="851"/>
              </w:tabs>
              <w:ind w:right="34" w:firstLine="142"/>
              <w:rPr>
                <w:rFonts w:ascii="Times New Roman" w:hAnsi="Times New Roman" w:cs="Times New Roman"/>
                <w:sz w:val="24"/>
                <w:szCs w:val="24"/>
              </w:rPr>
            </w:pPr>
            <w:ins w:id="3369" w:author="2" w:date="2021-08-31T10:55:00Z">
              <w:r>
                <w:rPr>
                  <w:rFonts w:ascii="Times New Roman" w:hAnsi="Times New Roman" w:cs="Times New Roman"/>
                  <w:sz w:val="24"/>
                  <w:szCs w:val="24"/>
                </w:rPr>
                <w:t>3</w:t>
              </w:r>
            </w:ins>
          </w:p>
        </w:tc>
      </w:tr>
      <w:tr w:rsidR="00450F2B" w:rsidRPr="00450F2B" w14:paraId="5C735643" w14:textId="77777777" w:rsidTr="00911EF6">
        <w:tc>
          <w:tcPr>
            <w:tcW w:w="846" w:type="dxa"/>
            <w:tcPrChange w:id="3370" w:author="2" w:date="2021-08-31T10:55:00Z">
              <w:tcPr>
                <w:tcW w:w="846" w:type="dxa"/>
              </w:tcPr>
            </w:tcPrChange>
          </w:tcPr>
          <w:p w14:paraId="39B86B1E" w14:textId="77777777" w:rsidR="00450F2B" w:rsidRPr="00450F2B" w:rsidRDefault="00450F2B" w:rsidP="00450F2B">
            <w:pPr>
              <w:spacing w:after="120"/>
              <w:rPr>
                <w:rFonts w:ascii="Times New Roman" w:hAnsi="Times New Roman" w:cs="Times New Roman"/>
                <w:sz w:val="24"/>
                <w:szCs w:val="24"/>
              </w:rPr>
            </w:pPr>
          </w:p>
        </w:tc>
        <w:tc>
          <w:tcPr>
            <w:tcW w:w="1843" w:type="dxa"/>
            <w:tcPrChange w:id="3371" w:author="2" w:date="2021-08-31T10:55:00Z">
              <w:tcPr>
                <w:tcW w:w="1843" w:type="dxa"/>
              </w:tcPr>
            </w:tcPrChange>
          </w:tcPr>
          <w:p w14:paraId="72F23E07" w14:textId="77777777" w:rsidR="00450F2B" w:rsidRPr="00450F2B" w:rsidRDefault="00450F2B" w:rsidP="00450F2B">
            <w:pPr>
              <w:spacing w:after="120"/>
              <w:rPr>
                <w:rFonts w:ascii="Times New Roman" w:hAnsi="Times New Roman" w:cs="Times New Roman"/>
                <w:sz w:val="24"/>
                <w:szCs w:val="24"/>
              </w:rPr>
            </w:pPr>
          </w:p>
        </w:tc>
        <w:tc>
          <w:tcPr>
            <w:tcW w:w="425" w:type="dxa"/>
            <w:tcPrChange w:id="3372" w:author="2" w:date="2021-08-31T10:55:00Z">
              <w:tcPr>
                <w:tcW w:w="425" w:type="dxa"/>
              </w:tcPr>
            </w:tcPrChange>
          </w:tcPr>
          <w:p w14:paraId="52429478" w14:textId="77777777" w:rsidR="00450F2B" w:rsidRPr="00450F2B" w:rsidRDefault="00450F2B" w:rsidP="00450F2B">
            <w:pPr>
              <w:spacing w:after="120"/>
              <w:rPr>
                <w:rFonts w:ascii="Times New Roman" w:hAnsi="Times New Roman" w:cs="Times New Roman"/>
                <w:sz w:val="24"/>
                <w:szCs w:val="24"/>
              </w:rPr>
            </w:pPr>
          </w:p>
        </w:tc>
        <w:tc>
          <w:tcPr>
            <w:tcW w:w="392" w:type="dxa"/>
            <w:tcPrChange w:id="3373" w:author="2" w:date="2021-08-31T10:55:00Z">
              <w:tcPr>
                <w:tcW w:w="392" w:type="dxa"/>
              </w:tcPr>
            </w:tcPrChange>
          </w:tcPr>
          <w:p w14:paraId="5F46983B" w14:textId="77777777" w:rsidR="00450F2B" w:rsidRPr="00450F2B" w:rsidRDefault="00450F2B" w:rsidP="00450F2B">
            <w:pPr>
              <w:spacing w:after="120"/>
              <w:rPr>
                <w:rFonts w:ascii="Times New Roman" w:hAnsi="Times New Roman" w:cs="Times New Roman"/>
                <w:sz w:val="24"/>
                <w:szCs w:val="24"/>
              </w:rPr>
            </w:pPr>
          </w:p>
        </w:tc>
        <w:tc>
          <w:tcPr>
            <w:tcW w:w="553" w:type="dxa"/>
            <w:tcPrChange w:id="3374" w:author="2" w:date="2021-08-31T10:55:00Z">
              <w:tcPr>
                <w:tcW w:w="553" w:type="dxa"/>
              </w:tcPr>
            </w:tcPrChange>
          </w:tcPr>
          <w:p w14:paraId="324B0B11" w14:textId="5BC63980" w:rsidR="00450F2B" w:rsidRDefault="00247CE1" w:rsidP="00450F2B">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3375" w:author="2" w:date="2021-08-31T10:55:00Z">
              <w:tcPr>
                <w:tcW w:w="6001" w:type="dxa"/>
              </w:tcPr>
            </w:tcPrChange>
          </w:tcPr>
          <w:p w14:paraId="26003675" w14:textId="16ECBE06" w:rsidR="004D5EB2" w:rsidRPr="004D5EB2" w:rsidRDefault="004D5EB2" w:rsidP="004D5EB2">
            <w:pPr>
              <w:pStyle w:val="28"/>
              <w:shd w:val="clear" w:color="auto" w:fill="auto"/>
              <w:tabs>
                <w:tab w:val="left" w:pos="509"/>
              </w:tabs>
              <w:spacing w:before="0"/>
              <w:ind w:right="20" w:firstLine="0"/>
              <w:rPr>
                <w:rFonts w:ascii="Times New Roman" w:hAnsi="Times New Roman" w:cs="Times New Roman"/>
                <w:sz w:val="20"/>
                <w:szCs w:val="20"/>
              </w:rPr>
            </w:pPr>
            <w:r w:rsidRPr="004D5EB2">
              <w:rPr>
                <w:rStyle w:val="1"/>
                <w:rFonts w:ascii="Times New Roman" w:hAnsi="Times New Roman" w:cs="Times New Roman"/>
                <w:sz w:val="20"/>
                <w:szCs w:val="20"/>
              </w:rPr>
              <w:t>Плоскость непрозрачного диска параллельна экрану. Расстояние от диска до экра</w:t>
            </w:r>
            <w:r w:rsidRPr="004D5EB2">
              <w:rPr>
                <w:rStyle w:val="1"/>
                <w:rFonts w:ascii="Times New Roman" w:hAnsi="Times New Roman" w:cs="Times New Roman"/>
                <w:sz w:val="20"/>
                <w:szCs w:val="20"/>
              </w:rPr>
              <w:softHyphen/>
              <w:t xml:space="preserve">на 40 см. Диск освещён точечным источником света. </w:t>
            </w:r>
            <w:r w:rsidRPr="004D5EB2">
              <w:rPr>
                <w:rStyle w:val="1"/>
                <w:rFonts w:ascii="Times New Roman" w:hAnsi="Times New Roman" w:cs="Times New Roman"/>
                <w:sz w:val="20"/>
                <w:szCs w:val="20"/>
              </w:rPr>
              <w:lastRenderedPageBreak/>
              <w:t>Тень от диска имеет форму круга, площадь которого в 4 раз больше площади диска. Где находится источник света?</w:t>
            </w:r>
          </w:p>
          <w:p w14:paraId="03F459C8" w14:textId="77777777" w:rsidR="00450F2B" w:rsidRPr="004D5EB2" w:rsidRDefault="00450F2B" w:rsidP="00450F2B">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3376" w:author="2" w:date="2021-08-31T10:55:00Z">
              <w:tcPr>
                <w:tcW w:w="4839" w:type="dxa"/>
              </w:tcPr>
            </w:tcPrChange>
          </w:tcPr>
          <w:p w14:paraId="788850C2" w14:textId="77777777" w:rsidR="00450F2B" w:rsidRPr="006F33AA" w:rsidRDefault="00AF3393" w:rsidP="00AF3393">
            <w:pPr>
              <w:pStyle w:val="a4"/>
              <w:numPr>
                <w:ilvl w:val="6"/>
                <w:numId w:val="103"/>
              </w:numPr>
              <w:spacing w:after="0" w:line="273" w:lineRule="exact"/>
              <w:ind w:left="346" w:right="20" w:firstLine="142"/>
              <w:rPr>
                <w:ins w:id="3377" w:author="2" w:date="2021-08-31T10:55:00Z"/>
                <w:rFonts w:ascii="Times New Roman" w:eastAsia="Century Schoolbook" w:hAnsi="Times New Roman" w:cs="Times New Roman"/>
                <w:color w:val="000000"/>
                <w:sz w:val="20"/>
                <w:szCs w:val="20"/>
                <w:lang w:eastAsia="ru-RU"/>
              </w:rPr>
            </w:pPr>
            <w:ins w:id="3378" w:author="2" w:date="2021-08-31T10:55:00Z">
              <w:r w:rsidRPr="006F33AA">
                <w:rPr>
                  <w:rFonts w:ascii="Times New Roman" w:eastAsia="Century Schoolbook" w:hAnsi="Times New Roman" w:cs="Times New Roman"/>
                  <w:color w:val="000000"/>
                  <w:sz w:val="20"/>
                  <w:szCs w:val="20"/>
                  <w:lang w:eastAsia="ru-RU"/>
                </w:rPr>
                <w:lastRenderedPageBreak/>
                <w:t>20см от диска</w:t>
              </w:r>
            </w:ins>
          </w:p>
          <w:p w14:paraId="208F08D5" w14:textId="77777777" w:rsidR="00AF3393" w:rsidRPr="006F33AA" w:rsidRDefault="00AF3393" w:rsidP="00AF3393">
            <w:pPr>
              <w:pStyle w:val="a4"/>
              <w:numPr>
                <w:ilvl w:val="6"/>
                <w:numId w:val="103"/>
              </w:numPr>
              <w:spacing w:after="0" w:line="273" w:lineRule="exact"/>
              <w:ind w:left="346" w:right="20" w:firstLine="142"/>
              <w:rPr>
                <w:ins w:id="3379" w:author="2" w:date="2021-08-31T10:55:00Z"/>
                <w:rFonts w:ascii="Times New Roman" w:eastAsia="Century Schoolbook" w:hAnsi="Times New Roman" w:cs="Times New Roman"/>
                <w:color w:val="000000"/>
                <w:sz w:val="20"/>
                <w:szCs w:val="20"/>
                <w:lang w:eastAsia="ru-RU"/>
              </w:rPr>
            </w:pPr>
            <w:ins w:id="3380" w:author="2" w:date="2021-08-31T10:55:00Z">
              <w:r w:rsidRPr="006F33AA">
                <w:rPr>
                  <w:rFonts w:ascii="Times New Roman" w:eastAsia="Century Schoolbook" w:hAnsi="Times New Roman" w:cs="Times New Roman"/>
                  <w:color w:val="000000"/>
                  <w:sz w:val="20"/>
                  <w:szCs w:val="20"/>
                  <w:lang w:eastAsia="ru-RU"/>
                </w:rPr>
                <w:t>40см от диска</w:t>
              </w:r>
            </w:ins>
          </w:p>
          <w:p w14:paraId="2A528BA7" w14:textId="77777777" w:rsidR="00AF3393" w:rsidRPr="006F33AA" w:rsidRDefault="00AF3393" w:rsidP="00AF3393">
            <w:pPr>
              <w:pStyle w:val="a4"/>
              <w:numPr>
                <w:ilvl w:val="6"/>
                <w:numId w:val="103"/>
              </w:numPr>
              <w:spacing w:after="0" w:line="273" w:lineRule="exact"/>
              <w:ind w:left="346" w:right="20" w:firstLine="142"/>
              <w:rPr>
                <w:ins w:id="3381" w:author="2" w:date="2021-08-31T10:55:00Z"/>
                <w:rFonts w:ascii="Times New Roman" w:eastAsia="Century Schoolbook" w:hAnsi="Times New Roman" w:cs="Times New Roman"/>
                <w:color w:val="000000"/>
                <w:sz w:val="20"/>
                <w:szCs w:val="20"/>
                <w:lang w:eastAsia="ru-RU"/>
              </w:rPr>
            </w:pPr>
            <w:ins w:id="3382" w:author="2" w:date="2021-08-31T10:55:00Z">
              <w:r w:rsidRPr="006F33AA">
                <w:rPr>
                  <w:rFonts w:ascii="Times New Roman" w:eastAsia="Century Schoolbook" w:hAnsi="Times New Roman" w:cs="Times New Roman"/>
                  <w:color w:val="000000"/>
                  <w:sz w:val="20"/>
                  <w:szCs w:val="20"/>
                  <w:lang w:eastAsia="ru-RU"/>
                </w:rPr>
                <w:lastRenderedPageBreak/>
                <w:t>10см от диска</w:t>
              </w:r>
            </w:ins>
          </w:p>
          <w:p w14:paraId="5024EF86" w14:textId="3BC448F4" w:rsidR="00450F2B" w:rsidRPr="006F33AA" w:rsidRDefault="00AF3393" w:rsidP="00AF3393">
            <w:pPr>
              <w:pStyle w:val="a4"/>
              <w:numPr>
                <w:ilvl w:val="6"/>
                <w:numId w:val="103"/>
              </w:numPr>
              <w:spacing w:after="0" w:line="273" w:lineRule="exact"/>
              <w:ind w:left="346" w:right="20" w:firstLine="142"/>
              <w:rPr>
                <w:rFonts w:ascii="Times New Roman" w:hAnsi="Times New Roman"/>
                <w:color w:val="000000"/>
                <w:sz w:val="20"/>
                <w:rPrChange w:id="3383" w:author="2" w:date="2021-08-31T10:55:00Z">
                  <w:rPr>
                    <w:rFonts w:ascii="Times New Roman" w:eastAsia="Century Schoolbook" w:hAnsi="Times New Roman" w:cs="Times New Roman"/>
                    <w:color w:val="000000"/>
                    <w:sz w:val="24"/>
                    <w:szCs w:val="24"/>
                    <w:lang w:eastAsia="ru-RU"/>
                  </w:rPr>
                </w:rPrChange>
              </w:rPr>
              <w:pPrChange w:id="3384" w:author="2" w:date="2021-08-31T10:55:00Z">
                <w:pPr>
                  <w:pStyle w:val="a4"/>
                  <w:framePr w:hSpace="180" w:wrap="around" w:hAnchor="margin" w:y="665"/>
                  <w:spacing w:after="0" w:line="273" w:lineRule="exact"/>
                  <w:ind w:left="346" w:right="20" w:firstLine="142"/>
                </w:pPr>
              </w:pPrChange>
            </w:pPr>
            <w:ins w:id="3385" w:author="2" w:date="2021-08-31T10:55:00Z">
              <w:r w:rsidRPr="006F33AA">
                <w:rPr>
                  <w:rFonts w:ascii="Times New Roman" w:eastAsia="Century Schoolbook" w:hAnsi="Times New Roman" w:cs="Times New Roman"/>
                  <w:color w:val="000000"/>
                  <w:sz w:val="20"/>
                  <w:szCs w:val="20"/>
                  <w:lang w:eastAsia="ru-RU"/>
                </w:rPr>
                <w:t>30см от диска</w:t>
              </w:r>
            </w:ins>
          </w:p>
        </w:tc>
        <w:tc>
          <w:tcPr>
            <w:tcW w:w="567" w:type="dxa"/>
            <w:gridSpan w:val="2"/>
            <w:tcPrChange w:id="3386" w:author="2" w:date="2021-08-31T10:55:00Z">
              <w:tcPr>
                <w:tcW w:w="547" w:type="dxa"/>
              </w:tcPr>
            </w:tcPrChange>
          </w:tcPr>
          <w:p w14:paraId="3405C56B" w14:textId="742F96D3" w:rsidR="00450F2B" w:rsidRPr="00450F2B" w:rsidRDefault="00FB5537" w:rsidP="00450F2B">
            <w:pPr>
              <w:tabs>
                <w:tab w:val="left" w:pos="600"/>
                <w:tab w:val="left" w:pos="851"/>
              </w:tabs>
              <w:ind w:right="34" w:firstLine="142"/>
              <w:rPr>
                <w:rFonts w:ascii="Times New Roman" w:hAnsi="Times New Roman" w:cs="Times New Roman"/>
                <w:sz w:val="24"/>
                <w:szCs w:val="24"/>
              </w:rPr>
            </w:pPr>
            <w:ins w:id="3387" w:author="2" w:date="2021-08-31T10:55:00Z">
              <w:r>
                <w:rPr>
                  <w:rFonts w:ascii="Times New Roman" w:hAnsi="Times New Roman" w:cs="Times New Roman"/>
                  <w:sz w:val="24"/>
                  <w:szCs w:val="24"/>
                </w:rPr>
                <w:lastRenderedPageBreak/>
                <w:t>2</w:t>
              </w:r>
            </w:ins>
          </w:p>
        </w:tc>
      </w:tr>
      <w:tr w:rsidR="00450F2B" w:rsidRPr="00450F2B" w14:paraId="5522A7D7" w14:textId="77777777" w:rsidTr="00911EF6">
        <w:tc>
          <w:tcPr>
            <w:tcW w:w="846" w:type="dxa"/>
            <w:tcPrChange w:id="3388" w:author="2" w:date="2021-08-31T10:55:00Z">
              <w:tcPr>
                <w:tcW w:w="846" w:type="dxa"/>
              </w:tcPr>
            </w:tcPrChange>
          </w:tcPr>
          <w:p w14:paraId="1A16FDB6" w14:textId="77777777" w:rsidR="00450F2B" w:rsidRPr="00450F2B" w:rsidRDefault="00450F2B" w:rsidP="00450F2B">
            <w:pPr>
              <w:spacing w:after="120"/>
              <w:rPr>
                <w:rFonts w:ascii="Times New Roman" w:hAnsi="Times New Roman" w:cs="Times New Roman"/>
                <w:sz w:val="24"/>
                <w:szCs w:val="24"/>
              </w:rPr>
            </w:pPr>
          </w:p>
        </w:tc>
        <w:tc>
          <w:tcPr>
            <w:tcW w:w="1843" w:type="dxa"/>
            <w:tcPrChange w:id="3389" w:author="2" w:date="2021-08-31T10:55:00Z">
              <w:tcPr>
                <w:tcW w:w="1843" w:type="dxa"/>
              </w:tcPr>
            </w:tcPrChange>
          </w:tcPr>
          <w:p w14:paraId="7F0FDF11" w14:textId="77777777" w:rsidR="00450F2B" w:rsidRPr="00450F2B" w:rsidRDefault="00450F2B" w:rsidP="00450F2B">
            <w:pPr>
              <w:spacing w:after="120"/>
              <w:rPr>
                <w:rFonts w:ascii="Times New Roman" w:hAnsi="Times New Roman" w:cs="Times New Roman"/>
                <w:sz w:val="24"/>
                <w:szCs w:val="24"/>
              </w:rPr>
            </w:pPr>
          </w:p>
        </w:tc>
        <w:tc>
          <w:tcPr>
            <w:tcW w:w="425" w:type="dxa"/>
            <w:tcPrChange w:id="3390" w:author="2" w:date="2021-08-31T10:55:00Z">
              <w:tcPr>
                <w:tcW w:w="425" w:type="dxa"/>
              </w:tcPr>
            </w:tcPrChange>
          </w:tcPr>
          <w:p w14:paraId="1EED98F9" w14:textId="77777777" w:rsidR="00450F2B" w:rsidRPr="00450F2B" w:rsidRDefault="00450F2B" w:rsidP="00450F2B">
            <w:pPr>
              <w:spacing w:after="120"/>
              <w:rPr>
                <w:rFonts w:ascii="Times New Roman" w:hAnsi="Times New Roman" w:cs="Times New Roman"/>
                <w:sz w:val="24"/>
                <w:szCs w:val="24"/>
              </w:rPr>
            </w:pPr>
          </w:p>
        </w:tc>
        <w:tc>
          <w:tcPr>
            <w:tcW w:w="392" w:type="dxa"/>
            <w:tcPrChange w:id="3391" w:author="2" w:date="2021-08-31T10:55:00Z">
              <w:tcPr>
                <w:tcW w:w="392" w:type="dxa"/>
              </w:tcPr>
            </w:tcPrChange>
          </w:tcPr>
          <w:p w14:paraId="1C123D6F" w14:textId="77777777" w:rsidR="00450F2B" w:rsidRPr="00450F2B" w:rsidRDefault="00450F2B" w:rsidP="00450F2B">
            <w:pPr>
              <w:spacing w:after="120"/>
              <w:rPr>
                <w:rFonts w:ascii="Times New Roman" w:hAnsi="Times New Roman" w:cs="Times New Roman"/>
                <w:sz w:val="24"/>
                <w:szCs w:val="24"/>
              </w:rPr>
            </w:pPr>
          </w:p>
        </w:tc>
        <w:tc>
          <w:tcPr>
            <w:tcW w:w="553" w:type="dxa"/>
            <w:tcPrChange w:id="3392" w:author="2" w:date="2021-08-31T10:55:00Z">
              <w:tcPr>
                <w:tcW w:w="553" w:type="dxa"/>
              </w:tcPr>
            </w:tcPrChange>
          </w:tcPr>
          <w:p w14:paraId="02CB8EEA" w14:textId="5E98C129" w:rsidR="00450F2B" w:rsidRDefault="00247CE1" w:rsidP="00450F2B">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3393" w:author="2" w:date="2021-08-31T10:55:00Z">
              <w:tcPr>
                <w:tcW w:w="6001" w:type="dxa"/>
              </w:tcPr>
            </w:tcPrChange>
          </w:tcPr>
          <w:p w14:paraId="7C38A1F6" w14:textId="77777777" w:rsidR="004D5EB2" w:rsidRPr="004D5EB2" w:rsidRDefault="004D5EB2" w:rsidP="004D5EB2">
            <w:pPr>
              <w:pStyle w:val="6"/>
              <w:shd w:val="clear" w:color="auto" w:fill="auto"/>
              <w:tabs>
                <w:tab w:val="left" w:pos="342"/>
              </w:tabs>
              <w:spacing w:before="0" w:line="216" w:lineRule="exact"/>
              <w:ind w:right="40" w:firstLine="0"/>
              <w:jc w:val="left"/>
              <w:rPr>
                <w:rFonts w:ascii="Times New Roman" w:hAnsi="Times New Roman" w:cs="Times New Roman"/>
                <w:sz w:val="20"/>
                <w:szCs w:val="20"/>
              </w:rPr>
            </w:pPr>
            <w:r w:rsidRPr="004D5EB2">
              <w:rPr>
                <w:rStyle w:val="1"/>
                <w:rFonts w:ascii="Times New Roman" w:hAnsi="Times New Roman" w:cs="Times New Roman"/>
                <w:sz w:val="20"/>
                <w:szCs w:val="20"/>
              </w:rPr>
              <w:t>Электролампа помещена в матовый шар радиусом 20 см и под</w:t>
            </w:r>
            <w:r w:rsidRPr="004D5EB2">
              <w:rPr>
                <w:rStyle w:val="1"/>
                <w:rFonts w:ascii="Times New Roman" w:hAnsi="Times New Roman" w:cs="Times New Roman"/>
                <w:sz w:val="20"/>
                <w:szCs w:val="20"/>
              </w:rPr>
              <w:softHyphen/>
              <w:t xml:space="preserve">вешена на высоте 5 м над полом. Под лампой на высоте 1 м от пола висит непрозрачный шар радиуса 10 см. Найти размеры тени </w:t>
            </w:r>
            <w:del w:id="3394" w:author="2" w:date="2021-08-31T10:55:00Z">
              <w:r w:rsidRPr="004D5EB2">
                <w:rPr>
                  <w:rStyle w:val="1"/>
                  <w:rFonts w:ascii="Times New Roman" w:hAnsi="Times New Roman" w:cs="Times New Roman"/>
                  <w:sz w:val="20"/>
                  <w:szCs w:val="20"/>
                </w:rPr>
                <w:delText xml:space="preserve">и полутени </w:delText>
              </w:r>
            </w:del>
            <w:r w:rsidRPr="004D5EB2">
              <w:rPr>
                <w:rStyle w:val="1"/>
                <w:rFonts w:ascii="Times New Roman" w:hAnsi="Times New Roman" w:cs="Times New Roman"/>
                <w:sz w:val="20"/>
                <w:szCs w:val="20"/>
              </w:rPr>
              <w:t>на полу.</w:t>
            </w:r>
          </w:p>
          <w:p w14:paraId="56365457" w14:textId="77777777" w:rsidR="00450F2B" w:rsidRPr="004D5EB2" w:rsidRDefault="00450F2B" w:rsidP="00450F2B">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3395" w:author="2" w:date="2021-08-31T10:55:00Z">
              <w:tcPr>
                <w:tcW w:w="4839" w:type="dxa"/>
              </w:tcPr>
            </w:tcPrChange>
          </w:tcPr>
          <w:p w14:paraId="60BA02DA" w14:textId="77777777" w:rsidR="00450F2B" w:rsidRPr="006F33AA" w:rsidRDefault="00FB5537" w:rsidP="00FB5537">
            <w:pPr>
              <w:pStyle w:val="a4"/>
              <w:numPr>
                <w:ilvl w:val="8"/>
                <w:numId w:val="103"/>
              </w:numPr>
              <w:spacing w:after="0" w:line="273" w:lineRule="exact"/>
              <w:ind w:left="346" w:right="20" w:firstLine="142"/>
              <w:rPr>
                <w:ins w:id="3396" w:author="2" w:date="2021-08-31T10:55:00Z"/>
                <w:rFonts w:ascii="Times New Roman" w:eastAsia="Century Schoolbook" w:hAnsi="Times New Roman" w:cs="Times New Roman"/>
                <w:color w:val="000000"/>
                <w:sz w:val="20"/>
                <w:szCs w:val="20"/>
                <w:lang w:eastAsia="ru-RU"/>
              </w:rPr>
            </w:pPr>
            <w:ins w:id="3397" w:author="2" w:date="2021-08-31T10:55:00Z">
              <w:r w:rsidRPr="006F33AA">
                <w:rPr>
                  <w:rFonts w:ascii="Times New Roman" w:eastAsia="Century Schoolbook" w:hAnsi="Times New Roman" w:cs="Times New Roman"/>
                  <w:color w:val="000000"/>
                  <w:sz w:val="20"/>
                  <w:szCs w:val="20"/>
                  <w:lang w:eastAsia="ru-RU"/>
                </w:rPr>
                <w:t>15см</w:t>
              </w:r>
            </w:ins>
          </w:p>
          <w:p w14:paraId="5B0C5C1B" w14:textId="77777777" w:rsidR="00FB5537" w:rsidRPr="006F33AA" w:rsidRDefault="00FB5537" w:rsidP="00FB5537">
            <w:pPr>
              <w:pStyle w:val="a4"/>
              <w:numPr>
                <w:ilvl w:val="8"/>
                <w:numId w:val="103"/>
              </w:numPr>
              <w:spacing w:after="0" w:line="273" w:lineRule="exact"/>
              <w:ind w:left="346" w:right="20" w:firstLine="142"/>
              <w:rPr>
                <w:ins w:id="3398" w:author="2" w:date="2021-08-31T10:55:00Z"/>
                <w:rFonts w:ascii="Times New Roman" w:eastAsia="Century Schoolbook" w:hAnsi="Times New Roman" w:cs="Times New Roman"/>
                <w:color w:val="000000"/>
                <w:sz w:val="20"/>
                <w:szCs w:val="20"/>
                <w:lang w:eastAsia="ru-RU"/>
              </w:rPr>
            </w:pPr>
            <w:ins w:id="3399" w:author="2" w:date="2021-08-31T10:55:00Z">
              <w:r w:rsidRPr="006F33AA">
                <w:rPr>
                  <w:rFonts w:ascii="Times New Roman" w:eastAsia="Century Schoolbook" w:hAnsi="Times New Roman" w:cs="Times New Roman"/>
                  <w:color w:val="000000"/>
                  <w:sz w:val="20"/>
                  <w:szCs w:val="20"/>
                  <w:lang w:eastAsia="ru-RU"/>
                </w:rPr>
                <w:t>35см</w:t>
              </w:r>
            </w:ins>
          </w:p>
          <w:p w14:paraId="04365BC4" w14:textId="77777777" w:rsidR="00FB5537" w:rsidRPr="006F33AA" w:rsidRDefault="00FB5537" w:rsidP="00FB5537">
            <w:pPr>
              <w:pStyle w:val="a4"/>
              <w:numPr>
                <w:ilvl w:val="8"/>
                <w:numId w:val="103"/>
              </w:numPr>
              <w:spacing w:after="0" w:line="273" w:lineRule="exact"/>
              <w:ind w:left="346" w:right="20" w:firstLine="142"/>
              <w:rPr>
                <w:ins w:id="3400" w:author="2" w:date="2021-08-31T10:55:00Z"/>
                <w:rFonts w:ascii="Times New Roman" w:eastAsia="Century Schoolbook" w:hAnsi="Times New Roman" w:cs="Times New Roman"/>
                <w:color w:val="000000"/>
                <w:sz w:val="20"/>
                <w:szCs w:val="20"/>
                <w:lang w:eastAsia="ru-RU"/>
              </w:rPr>
            </w:pPr>
            <w:ins w:id="3401" w:author="2" w:date="2021-08-31T10:55:00Z">
              <w:r w:rsidRPr="006F33AA">
                <w:rPr>
                  <w:rFonts w:ascii="Times New Roman" w:eastAsia="Century Schoolbook" w:hAnsi="Times New Roman" w:cs="Times New Roman"/>
                  <w:color w:val="000000"/>
                  <w:sz w:val="20"/>
                  <w:szCs w:val="20"/>
                  <w:lang w:eastAsia="ru-RU"/>
                </w:rPr>
                <w:t>20см</w:t>
              </w:r>
            </w:ins>
          </w:p>
          <w:p w14:paraId="7D4E6353" w14:textId="346B2D85" w:rsidR="00450F2B" w:rsidRPr="006F33AA" w:rsidRDefault="00FB5537" w:rsidP="00FB5537">
            <w:pPr>
              <w:pStyle w:val="a4"/>
              <w:numPr>
                <w:ilvl w:val="8"/>
                <w:numId w:val="103"/>
              </w:numPr>
              <w:spacing w:after="0" w:line="273" w:lineRule="exact"/>
              <w:ind w:left="346" w:right="20" w:firstLine="142"/>
              <w:rPr>
                <w:rFonts w:ascii="Times New Roman" w:hAnsi="Times New Roman"/>
                <w:color w:val="000000"/>
                <w:sz w:val="20"/>
                <w:rPrChange w:id="3402" w:author="2" w:date="2021-08-31T10:55:00Z">
                  <w:rPr>
                    <w:rFonts w:ascii="Times New Roman" w:eastAsia="Century Schoolbook" w:hAnsi="Times New Roman" w:cs="Times New Roman"/>
                    <w:color w:val="000000"/>
                    <w:sz w:val="24"/>
                    <w:szCs w:val="24"/>
                    <w:lang w:eastAsia="ru-RU"/>
                  </w:rPr>
                </w:rPrChange>
              </w:rPr>
              <w:pPrChange w:id="3403" w:author="2" w:date="2021-08-31T10:55:00Z">
                <w:pPr>
                  <w:pStyle w:val="a4"/>
                  <w:framePr w:hSpace="180" w:wrap="around" w:hAnchor="margin" w:y="665"/>
                  <w:spacing w:after="0" w:line="273" w:lineRule="exact"/>
                  <w:ind w:left="346" w:right="20" w:firstLine="142"/>
                </w:pPr>
              </w:pPrChange>
            </w:pPr>
            <w:ins w:id="3404" w:author="2" w:date="2021-08-31T10:55:00Z">
              <w:r w:rsidRPr="006F33AA">
                <w:rPr>
                  <w:rFonts w:ascii="Times New Roman" w:eastAsia="Century Schoolbook" w:hAnsi="Times New Roman" w:cs="Times New Roman"/>
                  <w:color w:val="000000"/>
                  <w:sz w:val="20"/>
                  <w:szCs w:val="20"/>
                  <w:lang w:eastAsia="ru-RU"/>
                </w:rPr>
                <w:t>50см</w:t>
              </w:r>
            </w:ins>
          </w:p>
        </w:tc>
        <w:tc>
          <w:tcPr>
            <w:tcW w:w="567" w:type="dxa"/>
            <w:gridSpan w:val="2"/>
            <w:tcPrChange w:id="3405" w:author="2" w:date="2021-08-31T10:55:00Z">
              <w:tcPr>
                <w:tcW w:w="547" w:type="dxa"/>
              </w:tcPr>
            </w:tcPrChange>
          </w:tcPr>
          <w:p w14:paraId="43455034" w14:textId="0EBE0D74" w:rsidR="00450F2B" w:rsidRPr="00450F2B" w:rsidRDefault="00FB5537" w:rsidP="00450F2B">
            <w:pPr>
              <w:tabs>
                <w:tab w:val="left" w:pos="600"/>
                <w:tab w:val="left" w:pos="851"/>
              </w:tabs>
              <w:ind w:right="34" w:firstLine="142"/>
              <w:rPr>
                <w:rFonts w:ascii="Times New Roman" w:hAnsi="Times New Roman" w:cs="Times New Roman"/>
                <w:sz w:val="24"/>
                <w:szCs w:val="24"/>
              </w:rPr>
            </w:pPr>
            <w:ins w:id="3406" w:author="2" w:date="2021-08-31T10:55:00Z">
              <w:r>
                <w:rPr>
                  <w:rFonts w:ascii="Times New Roman" w:hAnsi="Times New Roman" w:cs="Times New Roman"/>
                  <w:sz w:val="24"/>
                  <w:szCs w:val="24"/>
                </w:rPr>
                <w:t>1</w:t>
              </w:r>
            </w:ins>
          </w:p>
        </w:tc>
      </w:tr>
      <w:tr w:rsidR="00450F2B" w:rsidRPr="00450F2B" w14:paraId="78DE180A" w14:textId="77777777" w:rsidTr="00911EF6">
        <w:trPr>
          <w:trHeight w:val="1123"/>
          <w:trPrChange w:id="3407" w:author="2" w:date="2021-08-31T10:55:00Z">
            <w:trPr>
              <w:trHeight w:val="1123"/>
            </w:trPr>
          </w:trPrChange>
        </w:trPr>
        <w:tc>
          <w:tcPr>
            <w:tcW w:w="846" w:type="dxa"/>
            <w:tcPrChange w:id="3408" w:author="2" w:date="2021-08-31T10:55:00Z">
              <w:tcPr>
                <w:tcW w:w="846" w:type="dxa"/>
              </w:tcPr>
            </w:tcPrChange>
          </w:tcPr>
          <w:p w14:paraId="36FB3A4A" w14:textId="77777777" w:rsidR="00450F2B" w:rsidRPr="00450F2B" w:rsidRDefault="00450F2B" w:rsidP="00450F2B">
            <w:pPr>
              <w:spacing w:after="120"/>
              <w:rPr>
                <w:rFonts w:ascii="Times New Roman" w:hAnsi="Times New Roman" w:cs="Times New Roman"/>
                <w:sz w:val="24"/>
                <w:szCs w:val="24"/>
              </w:rPr>
            </w:pPr>
          </w:p>
        </w:tc>
        <w:tc>
          <w:tcPr>
            <w:tcW w:w="1843" w:type="dxa"/>
            <w:tcPrChange w:id="3409" w:author="2" w:date="2021-08-31T10:55:00Z">
              <w:tcPr>
                <w:tcW w:w="1843" w:type="dxa"/>
              </w:tcPr>
            </w:tcPrChange>
          </w:tcPr>
          <w:p w14:paraId="5EF7FF59" w14:textId="77777777" w:rsidR="00450F2B" w:rsidRPr="00450F2B" w:rsidRDefault="00450F2B" w:rsidP="00450F2B">
            <w:pPr>
              <w:spacing w:after="120"/>
              <w:rPr>
                <w:rFonts w:ascii="Times New Roman" w:hAnsi="Times New Roman" w:cs="Times New Roman"/>
                <w:sz w:val="24"/>
                <w:szCs w:val="24"/>
              </w:rPr>
            </w:pPr>
          </w:p>
        </w:tc>
        <w:tc>
          <w:tcPr>
            <w:tcW w:w="425" w:type="dxa"/>
            <w:tcPrChange w:id="3410" w:author="2" w:date="2021-08-31T10:55:00Z">
              <w:tcPr>
                <w:tcW w:w="425" w:type="dxa"/>
              </w:tcPr>
            </w:tcPrChange>
          </w:tcPr>
          <w:p w14:paraId="6B0BEAB2" w14:textId="77777777" w:rsidR="00450F2B" w:rsidRPr="00450F2B" w:rsidRDefault="00450F2B" w:rsidP="00450F2B">
            <w:pPr>
              <w:spacing w:after="120"/>
              <w:rPr>
                <w:rFonts w:ascii="Times New Roman" w:hAnsi="Times New Roman" w:cs="Times New Roman"/>
                <w:sz w:val="24"/>
                <w:szCs w:val="24"/>
              </w:rPr>
            </w:pPr>
          </w:p>
        </w:tc>
        <w:tc>
          <w:tcPr>
            <w:tcW w:w="392" w:type="dxa"/>
            <w:tcPrChange w:id="3411" w:author="2" w:date="2021-08-31T10:55:00Z">
              <w:tcPr>
                <w:tcW w:w="392" w:type="dxa"/>
              </w:tcPr>
            </w:tcPrChange>
          </w:tcPr>
          <w:p w14:paraId="4337A80C" w14:textId="77777777" w:rsidR="00450F2B" w:rsidRPr="00450F2B" w:rsidRDefault="00450F2B" w:rsidP="00450F2B">
            <w:pPr>
              <w:spacing w:after="120"/>
              <w:rPr>
                <w:rFonts w:ascii="Times New Roman" w:hAnsi="Times New Roman" w:cs="Times New Roman"/>
                <w:sz w:val="24"/>
                <w:szCs w:val="24"/>
              </w:rPr>
            </w:pPr>
          </w:p>
        </w:tc>
        <w:tc>
          <w:tcPr>
            <w:tcW w:w="553" w:type="dxa"/>
            <w:tcPrChange w:id="3412" w:author="2" w:date="2021-08-31T10:55:00Z">
              <w:tcPr>
                <w:tcW w:w="553" w:type="dxa"/>
              </w:tcPr>
            </w:tcPrChange>
          </w:tcPr>
          <w:p w14:paraId="4936B817" w14:textId="25371DAF" w:rsidR="00450F2B" w:rsidRDefault="00247CE1" w:rsidP="00450F2B">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3413" w:author="2" w:date="2021-08-31T10:55:00Z">
              <w:tcPr>
                <w:tcW w:w="6001" w:type="dxa"/>
              </w:tcPr>
            </w:tcPrChange>
          </w:tcPr>
          <w:p w14:paraId="3943A59D" w14:textId="77777777" w:rsidR="004D5EB2" w:rsidRPr="004D5EB2" w:rsidRDefault="004D5EB2" w:rsidP="004D5EB2">
            <w:pPr>
              <w:pStyle w:val="6"/>
              <w:shd w:val="clear" w:color="auto" w:fill="auto"/>
              <w:tabs>
                <w:tab w:val="left" w:pos="338"/>
              </w:tabs>
              <w:spacing w:before="0" w:after="193" w:line="216" w:lineRule="exact"/>
              <w:ind w:right="40" w:firstLine="0"/>
              <w:jc w:val="left"/>
              <w:rPr>
                <w:rFonts w:ascii="Times New Roman" w:hAnsi="Times New Roman" w:cs="Times New Roman"/>
                <w:sz w:val="20"/>
                <w:szCs w:val="20"/>
              </w:rPr>
            </w:pPr>
            <w:r w:rsidRPr="004D5EB2">
              <w:rPr>
                <w:rStyle w:val="1"/>
                <w:rFonts w:ascii="Times New Roman" w:hAnsi="Times New Roman" w:cs="Times New Roman"/>
                <w:sz w:val="20"/>
                <w:szCs w:val="20"/>
              </w:rPr>
              <w:t>Два столбика, имеющие одинаковою высоту 1,2 м поставлены вблизи уличного фонаря так, что расстояние от основания улич</w:t>
            </w:r>
            <w:r w:rsidRPr="004D5EB2">
              <w:rPr>
                <w:rStyle w:val="1"/>
                <w:rFonts w:ascii="Times New Roman" w:hAnsi="Times New Roman" w:cs="Times New Roman"/>
                <w:sz w:val="20"/>
                <w:szCs w:val="20"/>
              </w:rPr>
              <w:softHyphen/>
              <w:t>ного фонаря до оснований столбиков отличаются на 0,8 м. При этом тени, отбрасываемые столбиками, отличаются на 0,4 м. Найти высоту, на которую подвешен фонарь.</w:t>
            </w:r>
          </w:p>
          <w:p w14:paraId="53411B21" w14:textId="77777777" w:rsidR="00450F2B" w:rsidRPr="004D5EB2" w:rsidRDefault="00450F2B" w:rsidP="00450F2B">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3414" w:author="2" w:date="2021-08-31T10:55:00Z">
              <w:tcPr>
                <w:tcW w:w="4839" w:type="dxa"/>
              </w:tcPr>
            </w:tcPrChange>
          </w:tcPr>
          <w:p w14:paraId="2C16CF38" w14:textId="77777777" w:rsidR="00450F2B" w:rsidRPr="006F33AA" w:rsidRDefault="00FB5537" w:rsidP="00FB5537">
            <w:pPr>
              <w:pStyle w:val="a4"/>
              <w:numPr>
                <w:ilvl w:val="0"/>
                <w:numId w:val="252"/>
              </w:numPr>
              <w:spacing w:after="0" w:line="273" w:lineRule="exact"/>
              <w:ind w:right="20"/>
              <w:rPr>
                <w:ins w:id="3415" w:author="2" w:date="2021-08-31T10:55:00Z"/>
                <w:rFonts w:ascii="Times New Roman" w:eastAsia="Century Schoolbook" w:hAnsi="Times New Roman" w:cs="Times New Roman"/>
                <w:color w:val="000000"/>
                <w:sz w:val="20"/>
                <w:szCs w:val="20"/>
                <w:lang w:eastAsia="ru-RU"/>
              </w:rPr>
            </w:pPr>
            <w:ins w:id="3416" w:author="2" w:date="2021-08-31T10:55:00Z">
              <w:r w:rsidRPr="006F33AA">
                <w:rPr>
                  <w:rFonts w:ascii="Times New Roman" w:eastAsia="Century Schoolbook" w:hAnsi="Times New Roman" w:cs="Times New Roman"/>
                  <w:color w:val="000000"/>
                  <w:sz w:val="20"/>
                  <w:szCs w:val="20"/>
                  <w:lang w:eastAsia="ru-RU"/>
                </w:rPr>
                <w:t>3,6м</w:t>
              </w:r>
            </w:ins>
          </w:p>
          <w:p w14:paraId="0218540A" w14:textId="77777777" w:rsidR="00FB5537" w:rsidRPr="006F33AA" w:rsidRDefault="00FB5537" w:rsidP="00FB5537">
            <w:pPr>
              <w:pStyle w:val="a4"/>
              <w:numPr>
                <w:ilvl w:val="0"/>
                <w:numId w:val="252"/>
              </w:numPr>
              <w:spacing w:after="0" w:line="273" w:lineRule="exact"/>
              <w:ind w:right="20"/>
              <w:rPr>
                <w:ins w:id="3417" w:author="2" w:date="2021-08-31T10:55:00Z"/>
                <w:rFonts w:ascii="Times New Roman" w:eastAsia="Century Schoolbook" w:hAnsi="Times New Roman" w:cs="Times New Roman"/>
                <w:color w:val="000000"/>
                <w:sz w:val="20"/>
                <w:szCs w:val="20"/>
                <w:lang w:eastAsia="ru-RU"/>
              </w:rPr>
            </w:pPr>
            <w:ins w:id="3418" w:author="2" w:date="2021-08-31T10:55:00Z">
              <w:r w:rsidRPr="006F33AA">
                <w:rPr>
                  <w:rFonts w:ascii="Times New Roman" w:eastAsia="Century Schoolbook" w:hAnsi="Times New Roman" w:cs="Times New Roman"/>
                  <w:color w:val="000000"/>
                  <w:sz w:val="20"/>
                  <w:szCs w:val="20"/>
                  <w:lang w:eastAsia="ru-RU"/>
                </w:rPr>
                <w:t>2,4м</w:t>
              </w:r>
            </w:ins>
          </w:p>
          <w:p w14:paraId="7A5CBC0D" w14:textId="77777777" w:rsidR="00FB5537" w:rsidRPr="006F33AA" w:rsidRDefault="00FB5537" w:rsidP="00FB5537">
            <w:pPr>
              <w:pStyle w:val="a4"/>
              <w:numPr>
                <w:ilvl w:val="0"/>
                <w:numId w:val="252"/>
              </w:numPr>
              <w:spacing w:after="0" w:line="273" w:lineRule="exact"/>
              <w:ind w:right="20"/>
              <w:rPr>
                <w:ins w:id="3419" w:author="2" w:date="2021-08-31T10:55:00Z"/>
                <w:rFonts w:ascii="Times New Roman" w:eastAsia="Century Schoolbook" w:hAnsi="Times New Roman" w:cs="Times New Roman"/>
                <w:color w:val="000000"/>
                <w:sz w:val="20"/>
                <w:szCs w:val="20"/>
                <w:lang w:eastAsia="ru-RU"/>
              </w:rPr>
            </w:pPr>
            <w:ins w:id="3420" w:author="2" w:date="2021-08-31T10:55:00Z">
              <w:r w:rsidRPr="006F33AA">
                <w:rPr>
                  <w:rFonts w:ascii="Times New Roman" w:eastAsia="Century Schoolbook" w:hAnsi="Times New Roman" w:cs="Times New Roman"/>
                  <w:color w:val="000000"/>
                  <w:sz w:val="20"/>
                  <w:szCs w:val="20"/>
                  <w:lang w:eastAsia="ru-RU"/>
                </w:rPr>
                <w:t>4,8м</w:t>
              </w:r>
            </w:ins>
          </w:p>
          <w:p w14:paraId="03BA937D" w14:textId="52A7364F" w:rsidR="00450F2B" w:rsidRPr="006F33AA" w:rsidRDefault="00FB5537" w:rsidP="00FB5537">
            <w:pPr>
              <w:pStyle w:val="a4"/>
              <w:numPr>
                <w:ilvl w:val="0"/>
                <w:numId w:val="252"/>
              </w:numPr>
              <w:spacing w:after="0" w:line="273" w:lineRule="exact"/>
              <w:ind w:right="20"/>
              <w:rPr>
                <w:rFonts w:ascii="Times New Roman" w:hAnsi="Times New Roman"/>
                <w:color w:val="000000"/>
                <w:sz w:val="20"/>
                <w:rPrChange w:id="3421" w:author="2" w:date="2021-08-31T10:55:00Z">
                  <w:rPr>
                    <w:rFonts w:ascii="Times New Roman" w:eastAsia="Century Schoolbook" w:hAnsi="Times New Roman" w:cs="Times New Roman"/>
                    <w:color w:val="000000"/>
                    <w:sz w:val="24"/>
                    <w:szCs w:val="24"/>
                    <w:lang w:eastAsia="ru-RU"/>
                  </w:rPr>
                </w:rPrChange>
              </w:rPr>
              <w:pPrChange w:id="3422" w:author="2" w:date="2021-08-31T10:55:00Z">
                <w:pPr>
                  <w:pStyle w:val="a4"/>
                  <w:framePr w:hSpace="180" w:wrap="around" w:hAnchor="margin" w:y="665"/>
                  <w:spacing w:after="0" w:line="273" w:lineRule="exact"/>
                  <w:ind w:left="346" w:right="20" w:firstLine="142"/>
                </w:pPr>
              </w:pPrChange>
            </w:pPr>
            <w:ins w:id="3423" w:author="2" w:date="2021-08-31T10:55:00Z">
              <w:r w:rsidRPr="006F33AA">
                <w:rPr>
                  <w:rFonts w:ascii="Times New Roman" w:eastAsia="Century Schoolbook" w:hAnsi="Times New Roman" w:cs="Times New Roman"/>
                  <w:color w:val="000000"/>
                  <w:sz w:val="20"/>
                  <w:szCs w:val="20"/>
                  <w:lang w:eastAsia="ru-RU"/>
                </w:rPr>
                <w:t>6м</w:t>
              </w:r>
            </w:ins>
          </w:p>
        </w:tc>
        <w:tc>
          <w:tcPr>
            <w:tcW w:w="567" w:type="dxa"/>
            <w:gridSpan w:val="2"/>
            <w:tcPrChange w:id="3424" w:author="2" w:date="2021-08-31T10:55:00Z">
              <w:tcPr>
                <w:tcW w:w="547" w:type="dxa"/>
              </w:tcPr>
            </w:tcPrChange>
          </w:tcPr>
          <w:p w14:paraId="27B8D55D" w14:textId="73DB61B8" w:rsidR="00450F2B" w:rsidRPr="00450F2B" w:rsidRDefault="00FB5537" w:rsidP="00450F2B">
            <w:pPr>
              <w:tabs>
                <w:tab w:val="left" w:pos="600"/>
                <w:tab w:val="left" w:pos="851"/>
              </w:tabs>
              <w:ind w:right="34" w:firstLine="142"/>
              <w:rPr>
                <w:rFonts w:ascii="Times New Roman" w:hAnsi="Times New Roman" w:cs="Times New Roman"/>
                <w:sz w:val="24"/>
                <w:szCs w:val="24"/>
              </w:rPr>
            </w:pPr>
            <w:ins w:id="3425" w:author="2" w:date="2021-08-31T10:55:00Z">
              <w:r>
                <w:rPr>
                  <w:rFonts w:ascii="Times New Roman" w:hAnsi="Times New Roman" w:cs="Times New Roman"/>
                  <w:sz w:val="24"/>
                  <w:szCs w:val="24"/>
                </w:rPr>
                <w:t>1</w:t>
              </w:r>
            </w:ins>
          </w:p>
        </w:tc>
      </w:tr>
      <w:tr w:rsidR="00450F2B" w:rsidRPr="00450F2B" w14:paraId="46CEBADC" w14:textId="77777777" w:rsidTr="00911EF6">
        <w:tc>
          <w:tcPr>
            <w:tcW w:w="846" w:type="dxa"/>
            <w:tcPrChange w:id="3426" w:author="2" w:date="2021-08-31T10:55:00Z">
              <w:tcPr>
                <w:tcW w:w="846" w:type="dxa"/>
              </w:tcPr>
            </w:tcPrChange>
          </w:tcPr>
          <w:p w14:paraId="5D1108C5" w14:textId="77777777" w:rsidR="00450F2B" w:rsidRPr="00450F2B" w:rsidRDefault="00450F2B" w:rsidP="00450F2B">
            <w:pPr>
              <w:spacing w:after="120"/>
              <w:rPr>
                <w:rFonts w:ascii="Times New Roman" w:hAnsi="Times New Roman" w:cs="Times New Roman"/>
                <w:sz w:val="24"/>
                <w:szCs w:val="24"/>
              </w:rPr>
            </w:pPr>
          </w:p>
        </w:tc>
        <w:tc>
          <w:tcPr>
            <w:tcW w:w="1843" w:type="dxa"/>
            <w:tcPrChange w:id="3427" w:author="2" w:date="2021-08-31T10:55:00Z">
              <w:tcPr>
                <w:tcW w:w="1843" w:type="dxa"/>
              </w:tcPr>
            </w:tcPrChange>
          </w:tcPr>
          <w:p w14:paraId="718A4F58" w14:textId="7B608561" w:rsidR="00450F2B" w:rsidRPr="00450F2B" w:rsidRDefault="004D5EB2" w:rsidP="00450F2B">
            <w:pPr>
              <w:spacing w:after="120"/>
              <w:rPr>
                <w:rFonts w:ascii="Times New Roman" w:hAnsi="Times New Roman" w:cs="Times New Roman"/>
                <w:sz w:val="24"/>
                <w:szCs w:val="24"/>
              </w:rPr>
            </w:pPr>
            <w:r>
              <w:rPr>
                <w:rFonts w:ascii="Times New Roman" w:hAnsi="Times New Roman" w:cs="Times New Roman"/>
                <w:sz w:val="24"/>
                <w:szCs w:val="24"/>
              </w:rPr>
              <w:t>Закон отражения</w:t>
            </w:r>
          </w:p>
        </w:tc>
        <w:tc>
          <w:tcPr>
            <w:tcW w:w="425" w:type="dxa"/>
            <w:tcPrChange w:id="3428" w:author="2" w:date="2021-08-31T10:55:00Z">
              <w:tcPr>
                <w:tcW w:w="425" w:type="dxa"/>
              </w:tcPr>
            </w:tcPrChange>
          </w:tcPr>
          <w:p w14:paraId="6212E4BE" w14:textId="5E2B8D4B" w:rsidR="00450F2B" w:rsidRPr="00450F2B" w:rsidRDefault="00C24018" w:rsidP="00450F2B">
            <w:pPr>
              <w:spacing w:after="120"/>
              <w:rPr>
                <w:rFonts w:ascii="Times New Roman" w:hAnsi="Times New Roman" w:cs="Times New Roman"/>
                <w:sz w:val="24"/>
                <w:szCs w:val="24"/>
              </w:rPr>
            </w:pPr>
            <w:r>
              <w:rPr>
                <w:rFonts w:ascii="Times New Roman" w:hAnsi="Times New Roman" w:cs="Times New Roman"/>
                <w:sz w:val="24"/>
                <w:szCs w:val="24"/>
              </w:rPr>
              <w:t>2</w:t>
            </w:r>
          </w:p>
        </w:tc>
        <w:tc>
          <w:tcPr>
            <w:tcW w:w="392" w:type="dxa"/>
            <w:tcPrChange w:id="3429" w:author="2" w:date="2021-08-31T10:55:00Z">
              <w:tcPr>
                <w:tcW w:w="392" w:type="dxa"/>
              </w:tcPr>
            </w:tcPrChange>
          </w:tcPr>
          <w:p w14:paraId="09DE3DF2" w14:textId="77777777" w:rsidR="00450F2B" w:rsidRPr="00450F2B" w:rsidRDefault="00450F2B" w:rsidP="00450F2B">
            <w:pPr>
              <w:spacing w:after="120"/>
              <w:rPr>
                <w:rFonts w:ascii="Times New Roman" w:hAnsi="Times New Roman" w:cs="Times New Roman"/>
                <w:sz w:val="24"/>
                <w:szCs w:val="24"/>
              </w:rPr>
            </w:pPr>
          </w:p>
        </w:tc>
        <w:tc>
          <w:tcPr>
            <w:tcW w:w="553" w:type="dxa"/>
            <w:tcPrChange w:id="3430" w:author="2" w:date="2021-08-31T10:55:00Z">
              <w:tcPr>
                <w:tcW w:w="553" w:type="dxa"/>
              </w:tcPr>
            </w:tcPrChange>
          </w:tcPr>
          <w:p w14:paraId="2DFB1620" w14:textId="32781442" w:rsidR="00450F2B" w:rsidRDefault="004D5EB2" w:rsidP="00450F2B">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3431" w:author="2" w:date="2021-08-31T10:55:00Z">
              <w:tcPr>
                <w:tcW w:w="6001" w:type="dxa"/>
              </w:tcPr>
            </w:tcPrChange>
          </w:tcPr>
          <w:p w14:paraId="148C9FB8" w14:textId="4B89695E" w:rsidR="00450F2B" w:rsidRPr="00FB5537" w:rsidRDefault="00C94C1E" w:rsidP="00FB5537">
            <w:pPr>
              <w:rPr>
                <w:rFonts w:ascii="Times New Roman" w:hAnsi="Times New Roman"/>
                <w:color w:val="000000"/>
                <w:sz w:val="20"/>
                <w:rPrChange w:id="3432" w:author="2" w:date="2021-08-31T10:55:00Z">
                  <w:rPr>
                    <w:rFonts w:ascii="Times New Roman" w:eastAsia="Times New Roman" w:hAnsi="Times New Roman" w:cs="Times New Roman"/>
                    <w:color w:val="000000"/>
                    <w:lang w:eastAsia="ru-RU"/>
                  </w:rPr>
                </w:rPrChange>
              </w:rPr>
              <w:pPrChange w:id="3433" w:author="2" w:date="2021-08-31T10:55:00Z">
                <w:pPr>
                  <w:framePr w:hSpace="180" w:wrap="around" w:hAnchor="margin" w:y="665"/>
                  <w:ind w:firstLine="375"/>
                  <w:jc w:val="both"/>
                </w:pPr>
              </w:pPrChange>
            </w:pPr>
            <w:r w:rsidRPr="00FB5537">
              <w:rPr>
                <w:rStyle w:val="1"/>
                <w:rFonts w:ascii="Times New Roman" w:hAnsi="Times New Roman"/>
                <w:sz w:val="20"/>
                <w:rPrChange w:id="3434" w:author="2" w:date="2021-08-31T10:55:00Z">
                  <w:rPr>
                    <w:rStyle w:val="1"/>
                  </w:rPr>
                </w:rPrChange>
              </w:rPr>
              <w:t>Как изменится угол между падающим на плоское зеркало и от</w:t>
            </w:r>
            <w:r w:rsidRPr="00FB5537">
              <w:rPr>
                <w:rStyle w:val="1"/>
                <w:rFonts w:ascii="Times New Roman" w:hAnsi="Times New Roman"/>
                <w:sz w:val="20"/>
                <w:rPrChange w:id="3435" w:author="2" w:date="2021-08-31T10:55:00Z">
                  <w:rPr>
                    <w:rStyle w:val="1"/>
                  </w:rPr>
                </w:rPrChange>
              </w:rPr>
              <w:softHyphen/>
              <w:t>раженным лучами при уменьшении угла падения на 5°?</w:t>
            </w:r>
          </w:p>
        </w:tc>
        <w:tc>
          <w:tcPr>
            <w:tcW w:w="4961" w:type="dxa"/>
            <w:gridSpan w:val="2"/>
            <w:tcPrChange w:id="3436" w:author="2" w:date="2021-08-31T10:55:00Z">
              <w:tcPr>
                <w:tcW w:w="4839" w:type="dxa"/>
              </w:tcPr>
            </w:tcPrChange>
          </w:tcPr>
          <w:p w14:paraId="4240B4B3" w14:textId="77777777" w:rsidR="00450F2B" w:rsidRPr="006F33AA" w:rsidRDefault="00FB5537" w:rsidP="00FB5537">
            <w:pPr>
              <w:pStyle w:val="a4"/>
              <w:numPr>
                <w:ilvl w:val="0"/>
                <w:numId w:val="253"/>
              </w:numPr>
              <w:spacing w:after="0" w:line="273" w:lineRule="exact"/>
              <w:ind w:right="20"/>
              <w:rPr>
                <w:ins w:id="3437" w:author="2" w:date="2021-08-31T10:55:00Z"/>
                <w:rFonts w:ascii="Times New Roman" w:eastAsia="Century Schoolbook" w:hAnsi="Times New Roman" w:cs="Times New Roman"/>
                <w:color w:val="000000"/>
                <w:sz w:val="20"/>
                <w:szCs w:val="20"/>
                <w:lang w:eastAsia="ru-RU"/>
              </w:rPr>
            </w:pPr>
            <w:ins w:id="3438" w:author="2" w:date="2021-08-31T10:55:00Z">
              <w:r w:rsidRPr="006F33AA">
                <w:rPr>
                  <w:rFonts w:ascii="Times New Roman" w:eastAsia="Century Schoolbook" w:hAnsi="Times New Roman" w:cs="Times New Roman"/>
                  <w:color w:val="000000"/>
                  <w:sz w:val="20"/>
                  <w:szCs w:val="20"/>
                  <w:lang w:eastAsia="ru-RU"/>
                </w:rPr>
                <w:t>Уменьшится на 5°</w:t>
              </w:r>
            </w:ins>
          </w:p>
          <w:p w14:paraId="4760FD63" w14:textId="77777777" w:rsidR="00FB5537" w:rsidRPr="006F33AA" w:rsidRDefault="00FB5537" w:rsidP="00FB5537">
            <w:pPr>
              <w:pStyle w:val="a4"/>
              <w:numPr>
                <w:ilvl w:val="0"/>
                <w:numId w:val="253"/>
              </w:numPr>
              <w:spacing w:after="0" w:line="273" w:lineRule="exact"/>
              <w:ind w:right="20"/>
              <w:rPr>
                <w:ins w:id="3439" w:author="2" w:date="2021-08-31T10:55:00Z"/>
                <w:rFonts w:ascii="Times New Roman" w:eastAsia="Century Schoolbook" w:hAnsi="Times New Roman" w:cs="Times New Roman"/>
                <w:color w:val="000000"/>
                <w:sz w:val="20"/>
                <w:szCs w:val="20"/>
                <w:lang w:eastAsia="ru-RU"/>
              </w:rPr>
            </w:pPr>
            <w:ins w:id="3440" w:author="2" w:date="2021-08-31T10:55:00Z">
              <w:r w:rsidRPr="006F33AA">
                <w:rPr>
                  <w:rFonts w:ascii="Times New Roman" w:eastAsia="Century Schoolbook" w:hAnsi="Times New Roman" w:cs="Times New Roman"/>
                  <w:color w:val="000000"/>
                  <w:sz w:val="20"/>
                  <w:szCs w:val="20"/>
                  <w:lang w:eastAsia="ru-RU"/>
                </w:rPr>
                <w:t>Увеличится на 5°</w:t>
              </w:r>
            </w:ins>
          </w:p>
          <w:p w14:paraId="6EE587F1" w14:textId="77777777" w:rsidR="00FB5537" w:rsidRPr="006F33AA" w:rsidRDefault="00FB5537" w:rsidP="00FB5537">
            <w:pPr>
              <w:pStyle w:val="a4"/>
              <w:numPr>
                <w:ilvl w:val="0"/>
                <w:numId w:val="253"/>
              </w:numPr>
              <w:spacing w:after="0" w:line="273" w:lineRule="exact"/>
              <w:ind w:right="20"/>
              <w:rPr>
                <w:ins w:id="3441" w:author="2" w:date="2021-08-31T10:55:00Z"/>
                <w:rFonts w:ascii="Times New Roman" w:eastAsia="Century Schoolbook" w:hAnsi="Times New Roman" w:cs="Times New Roman"/>
                <w:color w:val="000000"/>
                <w:sz w:val="20"/>
                <w:szCs w:val="20"/>
                <w:lang w:eastAsia="ru-RU"/>
              </w:rPr>
            </w:pPr>
            <w:ins w:id="3442" w:author="2" w:date="2021-08-31T10:55:00Z">
              <w:r w:rsidRPr="006F33AA">
                <w:rPr>
                  <w:rFonts w:ascii="Times New Roman" w:eastAsia="Century Schoolbook" w:hAnsi="Times New Roman" w:cs="Times New Roman"/>
                  <w:color w:val="000000"/>
                  <w:sz w:val="20"/>
                  <w:szCs w:val="20"/>
                  <w:lang w:eastAsia="ru-RU"/>
                </w:rPr>
                <w:t>Уменьшится на 10°</w:t>
              </w:r>
            </w:ins>
          </w:p>
          <w:p w14:paraId="71D8245E" w14:textId="769D259A" w:rsidR="00450F2B" w:rsidRPr="006F33AA" w:rsidRDefault="00FB5537" w:rsidP="00FB5537">
            <w:pPr>
              <w:pStyle w:val="a4"/>
              <w:numPr>
                <w:ilvl w:val="0"/>
                <w:numId w:val="253"/>
              </w:numPr>
              <w:spacing w:after="0" w:line="273" w:lineRule="exact"/>
              <w:ind w:right="20"/>
              <w:rPr>
                <w:rFonts w:ascii="Times New Roman" w:hAnsi="Times New Roman"/>
                <w:color w:val="000000"/>
                <w:sz w:val="20"/>
                <w:rPrChange w:id="3443" w:author="2" w:date="2021-08-31T10:55:00Z">
                  <w:rPr>
                    <w:rFonts w:ascii="Times New Roman" w:eastAsia="Century Schoolbook" w:hAnsi="Times New Roman" w:cs="Times New Roman"/>
                    <w:color w:val="000000"/>
                    <w:sz w:val="24"/>
                    <w:szCs w:val="24"/>
                    <w:lang w:eastAsia="ru-RU"/>
                  </w:rPr>
                </w:rPrChange>
              </w:rPr>
              <w:pPrChange w:id="3444" w:author="2" w:date="2021-08-31T10:55:00Z">
                <w:pPr>
                  <w:pStyle w:val="a4"/>
                  <w:framePr w:hSpace="180" w:wrap="around" w:hAnchor="margin" w:y="665"/>
                  <w:spacing w:after="0" w:line="273" w:lineRule="exact"/>
                  <w:ind w:left="346" w:right="20" w:firstLine="142"/>
                </w:pPr>
              </w:pPrChange>
            </w:pPr>
            <w:ins w:id="3445" w:author="2" w:date="2021-08-31T10:55:00Z">
              <w:r w:rsidRPr="006F33AA">
                <w:rPr>
                  <w:rFonts w:ascii="Times New Roman" w:eastAsia="Century Schoolbook" w:hAnsi="Times New Roman" w:cs="Times New Roman"/>
                  <w:color w:val="000000"/>
                  <w:sz w:val="20"/>
                  <w:szCs w:val="20"/>
                  <w:lang w:eastAsia="ru-RU"/>
                </w:rPr>
                <w:t>Увеличится на 10°</w:t>
              </w:r>
            </w:ins>
          </w:p>
        </w:tc>
        <w:tc>
          <w:tcPr>
            <w:tcW w:w="567" w:type="dxa"/>
            <w:gridSpan w:val="2"/>
            <w:tcPrChange w:id="3446" w:author="2" w:date="2021-08-31T10:55:00Z">
              <w:tcPr>
                <w:tcW w:w="547" w:type="dxa"/>
              </w:tcPr>
            </w:tcPrChange>
          </w:tcPr>
          <w:p w14:paraId="0BF811C7" w14:textId="05B88B4C" w:rsidR="00450F2B" w:rsidRPr="00450F2B" w:rsidRDefault="00FB5537" w:rsidP="00450F2B">
            <w:pPr>
              <w:tabs>
                <w:tab w:val="left" w:pos="600"/>
                <w:tab w:val="left" w:pos="851"/>
              </w:tabs>
              <w:ind w:right="34" w:firstLine="142"/>
              <w:rPr>
                <w:rFonts w:ascii="Times New Roman" w:hAnsi="Times New Roman" w:cs="Times New Roman"/>
                <w:sz w:val="24"/>
                <w:szCs w:val="24"/>
              </w:rPr>
            </w:pPr>
            <w:ins w:id="3447" w:author="2" w:date="2021-08-31T10:55:00Z">
              <w:r>
                <w:rPr>
                  <w:rFonts w:ascii="Times New Roman" w:hAnsi="Times New Roman" w:cs="Times New Roman"/>
                  <w:sz w:val="24"/>
                  <w:szCs w:val="24"/>
                </w:rPr>
                <w:t>3</w:t>
              </w:r>
            </w:ins>
          </w:p>
        </w:tc>
      </w:tr>
      <w:tr w:rsidR="00450F2B" w:rsidRPr="00450F2B" w14:paraId="69ABE101" w14:textId="77777777" w:rsidTr="00911EF6">
        <w:tc>
          <w:tcPr>
            <w:tcW w:w="846" w:type="dxa"/>
            <w:tcPrChange w:id="3448" w:author="2" w:date="2021-08-31T10:55:00Z">
              <w:tcPr>
                <w:tcW w:w="846" w:type="dxa"/>
              </w:tcPr>
            </w:tcPrChange>
          </w:tcPr>
          <w:p w14:paraId="3B21DA36" w14:textId="77777777" w:rsidR="00450F2B" w:rsidRPr="00450F2B" w:rsidRDefault="00450F2B" w:rsidP="00450F2B">
            <w:pPr>
              <w:spacing w:after="120"/>
              <w:rPr>
                <w:rFonts w:ascii="Times New Roman" w:hAnsi="Times New Roman" w:cs="Times New Roman"/>
                <w:sz w:val="24"/>
                <w:szCs w:val="24"/>
              </w:rPr>
            </w:pPr>
          </w:p>
        </w:tc>
        <w:tc>
          <w:tcPr>
            <w:tcW w:w="1843" w:type="dxa"/>
            <w:tcPrChange w:id="3449" w:author="2" w:date="2021-08-31T10:55:00Z">
              <w:tcPr>
                <w:tcW w:w="1843" w:type="dxa"/>
              </w:tcPr>
            </w:tcPrChange>
          </w:tcPr>
          <w:p w14:paraId="1CBD294E" w14:textId="77777777" w:rsidR="00450F2B" w:rsidRPr="00450F2B" w:rsidRDefault="00450F2B" w:rsidP="00450F2B">
            <w:pPr>
              <w:spacing w:after="120"/>
              <w:rPr>
                <w:rFonts w:ascii="Times New Roman" w:hAnsi="Times New Roman" w:cs="Times New Roman"/>
                <w:sz w:val="24"/>
                <w:szCs w:val="24"/>
              </w:rPr>
            </w:pPr>
          </w:p>
        </w:tc>
        <w:tc>
          <w:tcPr>
            <w:tcW w:w="425" w:type="dxa"/>
            <w:tcPrChange w:id="3450" w:author="2" w:date="2021-08-31T10:55:00Z">
              <w:tcPr>
                <w:tcW w:w="425" w:type="dxa"/>
              </w:tcPr>
            </w:tcPrChange>
          </w:tcPr>
          <w:p w14:paraId="1FE64717" w14:textId="77777777" w:rsidR="00450F2B" w:rsidRPr="00450F2B" w:rsidRDefault="00450F2B" w:rsidP="00450F2B">
            <w:pPr>
              <w:spacing w:after="120"/>
              <w:rPr>
                <w:rFonts w:ascii="Times New Roman" w:hAnsi="Times New Roman" w:cs="Times New Roman"/>
                <w:sz w:val="24"/>
                <w:szCs w:val="24"/>
              </w:rPr>
            </w:pPr>
          </w:p>
        </w:tc>
        <w:tc>
          <w:tcPr>
            <w:tcW w:w="392" w:type="dxa"/>
            <w:tcPrChange w:id="3451" w:author="2" w:date="2021-08-31T10:55:00Z">
              <w:tcPr>
                <w:tcW w:w="392" w:type="dxa"/>
              </w:tcPr>
            </w:tcPrChange>
          </w:tcPr>
          <w:p w14:paraId="60420835" w14:textId="77777777" w:rsidR="00450F2B" w:rsidRPr="00450F2B" w:rsidRDefault="00450F2B" w:rsidP="00450F2B">
            <w:pPr>
              <w:spacing w:after="120"/>
              <w:rPr>
                <w:rFonts w:ascii="Times New Roman" w:hAnsi="Times New Roman" w:cs="Times New Roman"/>
                <w:sz w:val="24"/>
                <w:szCs w:val="24"/>
              </w:rPr>
            </w:pPr>
          </w:p>
        </w:tc>
        <w:tc>
          <w:tcPr>
            <w:tcW w:w="553" w:type="dxa"/>
            <w:tcPrChange w:id="3452" w:author="2" w:date="2021-08-31T10:55:00Z">
              <w:tcPr>
                <w:tcW w:w="553" w:type="dxa"/>
              </w:tcPr>
            </w:tcPrChange>
          </w:tcPr>
          <w:p w14:paraId="6041C4B3" w14:textId="43AE003E" w:rsidR="00450F2B" w:rsidRDefault="004D5EB2" w:rsidP="00450F2B">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3453" w:author="2" w:date="2021-08-31T10:55:00Z">
              <w:tcPr>
                <w:tcW w:w="6001" w:type="dxa"/>
              </w:tcPr>
            </w:tcPrChange>
          </w:tcPr>
          <w:p w14:paraId="1102A05D" w14:textId="77777777" w:rsidR="00C94C1E" w:rsidRPr="00FB5537" w:rsidRDefault="00C94C1E" w:rsidP="00C94C1E">
            <w:pPr>
              <w:pStyle w:val="6"/>
              <w:shd w:val="clear" w:color="auto" w:fill="auto"/>
              <w:tabs>
                <w:tab w:val="left" w:pos="362"/>
              </w:tabs>
              <w:spacing w:before="0" w:line="226" w:lineRule="exact"/>
              <w:ind w:right="40" w:firstLine="0"/>
              <w:jc w:val="left"/>
              <w:rPr>
                <w:rFonts w:ascii="Times New Roman" w:hAnsi="Times New Roman"/>
                <w:sz w:val="20"/>
                <w:rPrChange w:id="3454" w:author="2" w:date="2021-08-31T10:55:00Z">
                  <w:rPr/>
                </w:rPrChange>
              </w:rPr>
            </w:pPr>
            <w:r w:rsidRPr="00FB5537">
              <w:rPr>
                <w:rStyle w:val="1"/>
                <w:rFonts w:ascii="Times New Roman" w:hAnsi="Times New Roman"/>
                <w:sz w:val="20"/>
                <w:rPrChange w:id="3455" w:author="2" w:date="2021-08-31T10:55:00Z">
                  <w:rPr>
                    <w:rStyle w:val="1"/>
                  </w:rPr>
                </w:rPrChange>
              </w:rPr>
              <w:t>Угол между падающим и отражённым лучами составляет 50°. Под каким углом к зеркалу падает свет?</w:t>
            </w:r>
          </w:p>
          <w:p w14:paraId="5623F2FF" w14:textId="77777777" w:rsidR="00450F2B" w:rsidRPr="00FB5537" w:rsidRDefault="00450F2B" w:rsidP="00C94C1E">
            <w:pPr>
              <w:pStyle w:val="6"/>
              <w:shd w:val="clear" w:color="auto" w:fill="auto"/>
              <w:tabs>
                <w:tab w:val="left" w:pos="362"/>
              </w:tabs>
              <w:spacing w:before="0" w:line="254" w:lineRule="exact"/>
              <w:ind w:left="340" w:right="40" w:firstLine="0"/>
              <w:jc w:val="left"/>
              <w:rPr>
                <w:rFonts w:ascii="Times New Roman" w:hAnsi="Times New Roman"/>
                <w:color w:val="000000"/>
                <w:sz w:val="20"/>
                <w:rPrChange w:id="3456" w:author="2" w:date="2021-08-31T10:55:00Z">
                  <w:rPr>
                    <w:rFonts w:ascii="Times New Roman" w:eastAsia="Times New Roman" w:hAnsi="Times New Roman" w:cs="Times New Roman"/>
                    <w:color w:val="000000"/>
                    <w:lang w:eastAsia="ru-RU"/>
                  </w:rPr>
                </w:rPrChange>
              </w:rPr>
            </w:pPr>
          </w:p>
        </w:tc>
        <w:tc>
          <w:tcPr>
            <w:tcW w:w="4961" w:type="dxa"/>
            <w:gridSpan w:val="2"/>
            <w:tcPrChange w:id="3457" w:author="2" w:date="2021-08-31T10:55:00Z">
              <w:tcPr>
                <w:tcW w:w="4839" w:type="dxa"/>
              </w:tcPr>
            </w:tcPrChange>
          </w:tcPr>
          <w:p w14:paraId="13C489F3" w14:textId="77777777" w:rsidR="00450F2B" w:rsidRPr="006F33AA" w:rsidRDefault="00FB5537" w:rsidP="00FB5537">
            <w:pPr>
              <w:pStyle w:val="a4"/>
              <w:numPr>
                <w:ilvl w:val="0"/>
                <w:numId w:val="254"/>
              </w:numPr>
              <w:spacing w:after="0" w:line="273" w:lineRule="exact"/>
              <w:ind w:right="20"/>
              <w:rPr>
                <w:ins w:id="3458" w:author="2" w:date="2021-08-31T10:55:00Z"/>
                <w:rFonts w:ascii="Times New Roman" w:eastAsia="Century Schoolbook" w:hAnsi="Times New Roman" w:cs="Times New Roman"/>
                <w:color w:val="000000"/>
                <w:sz w:val="20"/>
                <w:szCs w:val="20"/>
                <w:lang w:eastAsia="ru-RU"/>
              </w:rPr>
            </w:pPr>
            <w:ins w:id="3459" w:author="2" w:date="2021-08-31T10:55:00Z">
              <w:r w:rsidRPr="006F33AA">
                <w:rPr>
                  <w:rFonts w:ascii="Times New Roman" w:eastAsia="Century Schoolbook" w:hAnsi="Times New Roman" w:cs="Times New Roman"/>
                  <w:color w:val="000000"/>
                  <w:sz w:val="20"/>
                  <w:szCs w:val="20"/>
                  <w:lang w:eastAsia="ru-RU"/>
                </w:rPr>
                <w:t>70°</w:t>
              </w:r>
            </w:ins>
          </w:p>
          <w:p w14:paraId="75ECF09D" w14:textId="77777777" w:rsidR="00FB5537" w:rsidRPr="006F33AA" w:rsidRDefault="00FB5537" w:rsidP="00FB5537">
            <w:pPr>
              <w:pStyle w:val="a4"/>
              <w:numPr>
                <w:ilvl w:val="0"/>
                <w:numId w:val="254"/>
              </w:numPr>
              <w:spacing w:after="0" w:line="273" w:lineRule="exact"/>
              <w:ind w:right="20"/>
              <w:rPr>
                <w:ins w:id="3460" w:author="2" w:date="2021-08-31T10:55:00Z"/>
                <w:rFonts w:ascii="Times New Roman" w:eastAsia="Century Schoolbook" w:hAnsi="Times New Roman" w:cs="Times New Roman"/>
                <w:color w:val="000000"/>
                <w:sz w:val="20"/>
                <w:szCs w:val="20"/>
                <w:lang w:eastAsia="ru-RU"/>
              </w:rPr>
            </w:pPr>
            <w:ins w:id="3461" w:author="2" w:date="2021-08-31T10:55:00Z">
              <w:r w:rsidRPr="006F33AA">
                <w:rPr>
                  <w:rFonts w:ascii="Times New Roman" w:eastAsia="Century Schoolbook" w:hAnsi="Times New Roman" w:cs="Times New Roman"/>
                  <w:color w:val="000000"/>
                  <w:sz w:val="20"/>
                  <w:szCs w:val="20"/>
                  <w:lang w:eastAsia="ru-RU"/>
                </w:rPr>
                <w:t>40°</w:t>
              </w:r>
            </w:ins>
          </w:p>
          <w:p w14:paraId="1DD79FDD" w14:textId="77777777" w:rsidR="00FB5537" w:rsidRPr="006F33AA" w:rsidRDefault="00FB5537" w:rsidP="00FB5537">
            <w:pPr>
              <w:pStyle w:val="a4"/>
              <w:numPr>
                <w:ilvl w:val="0"/>
                <w:numId w:val="254"/>
              </w:numPr>
              <w:spacing w:after="0" w:line="273" w:lineRule="exact"/>
              <w:ind w:right="20"/>
              <w:rPr>
                <w:ins w:id="3462" w:author="2" w:date="2021-08-31T10:55:00Z"/>
                <w:rFonts w:ascii="Times New Roman" w:eastAsia="Century Schoolbook" w:hAnsi="Times New Roman" w:cs="Times New Roman"/>
                <w:color w:val="000000"/>
                <w:sz w:val="20"/>
                <w:szCs w:val="20"/>
                <w:lang w:eastAsia="ru-RU"/>
              </w:rPr>
            </w:pPr>
            <w:ins w:id="3463" w:author="2" w:date="2021-08-31T10:55:00Z">
              <w:r w:rsidRPr="006F33AA">
                <w:rPr>
                  <w:rFonts w:ascii="Times New Roman" w:eastAsia="Century Schoolbook" w:hAnsi="Times New Roman" w:cs="Times New Roman"/>
                  <w:color w:val="000000"/>
                  <w:sz w:val="20"/>
                  <w:szCs w:val="20"/>
                  <w:lang w:eastAsia="ru-RU"/>
                </w:rPr>
                <w:t>25°</w:t>
              </w:r>
            </w:ins>
          </w:p>
          <w:p w14:paraId="3C2E1706" w14:textId="741C9941" w:rsidR="00450F2B" w:rsidRPr="006F33AA" w:rsidRDefault="00FB5537" w:rsidP="00FB5537">
            <w:pPr>
              <w:pStyle w:val="a4"/>
              <w:numPr>
                <w:ilvl w:val="0"/>
                <w:numId w:val="254"/>
              </w:numPr>
              <w:spacing w:after="0" w:line="273" w:lineRule="exact"/>
              <w:ind w:right="20"/>
              <w:rPr>
                <w:rFonts w:ascii="Times New Roman" w:hAnsi="Times New Roman"/>
                <w:color w:val="000000"/>
                <w:sz w:val="20"/>
                <w:rPrChange w:id="3464" w:author="2" w:date="2021-08-31T10:55:00Z">
                  <w:rPr>
                    <w:rFonts w:ascii="Times New Roman" w:eastAsia="Century Schoolbook" w:hAnsi="Times New Roman" w:cs="Times New Roman"/>
                    <w:color w:val="000000"/>
                    <w:sz w:val="24"/>
                    <w:szCs w:val="24"/>
                    <w:lang w:eastAsia="ru-RU"/>
                  </w:rPr>
                </w:rPrChange>
              </w:rPr>
              <w:pPrChange w:id="3465" w:author="2" w:date="2021-08-31T10:55:00Z">
                <w:pPr>
                  <w:pStyle w:val="a4"/>
                  <w:framePr w:hSpace="180" w:wrap="around" w:hAnchor="margin" w:y="665"/>
                  <w:spacing w:after="0" w:line="273" w:lineRule="exact"/>
                  <w:ind w:left="346" w:right="20" w:firstLine="142"/>
                </w:pPr>
              </w:pPrChange>
            </w:pPr>
            <w:ins w:id="3466" w:author="2" w:date="2021-08-31T10:55:00Z">
              <w:r w:rsidRPr="006F33AA">
                <w:rPr>
                  <w:rFonts w:ascii="Times New Roman" w:eastAsia="Century Schoolbook" w:hAnsi="Times New Roman" w:cs="Times New Roman"/>
                  <w:color w:val="000000"/>
                  <w:sz w:val="20"/>
                  <w:szCs w:val="20"/>
                  <w:lang w:eastAsia="ru-RU"/>
                </w:rPr>
                <w:t>65°</w:t>
              </w:r>
            </w:ins>
          </w:p>
        </w:tc>
        <w:tc>
          <w:tcPr>
            <w:tcW w:w="567" w:type="dxa"/>
            <w:gridSpan w:val="2"/>
            <w:tcPrChange w:id="3467" w:author="2" w:date="2021-08-31T10:55:00Z">
              <w:tcPr>
                <w:tcW w:w="547" w:type="dxa"/>
              </w:tcPr>
            </w:tcPrChange>
          </w:tcPr>
          <w:p w14:paraId="4F361AB8" w14:textId="083046C2" w:rsidR="00450F2B" w:rsidRPr="00450F2B" w:rsidRDefault="00FB5537" w:rsidP="00450F2B">
            <w:pPr>
              <w:tabs>
                <w:tab w:val="left" w:pos="600"/>
                <w:tab w:val="left" w:pos="851"/>
              </w:tabs>
              <w:ind w:right="34" w:firstLine="142"/>
              <w:rPr>
                <w:rFonts w:ascii="Times New Roman" w:hAnsi="Times New Roman" w:cs="Times New Roman"/>
                <w:sz w:val="24"/>
                <w:szCs w:val="24"/>
              </w:rPr>
            </w:pPr>
            <w:ins w:id="3468" w:author="2" w:date="2021-08-31T10:55:00Z">
              <w:r>
                <w:rPr>
                  <w:rFonts w:ascii="Times New Roman" w:hAnsi="Times New Roman" w:cs="Times New Roman"/>
                  <w:sz w:val="24"/>
                  <w:szCs w:val="24"/>
                </w:rPr>
                <w:t>3</w:t>
              </w:r>
            </w:ins>
          </w:p>
        </w:tc>
      </w:tr>
      <w:tr w:rsidR="00450F2B" w:rsidRPr="00450F2B" w14:paraId="3AB7AB06" w14:textId="77777777" w:rsidTr="00911EF6">
        <w:tc>
          <w:tcPr>
            <w:tcW w:w="846" w:type="dxa"/>
            <w:tcPrChange w:id="3469" w:author="2" w:date="2021-08-31T10:55:00Z">
              <w:tcPr>
                <w:tcW w:w="846" w:type="dxa"/>
              </w:tcPr>
            </w:tcPrChange>
          </w:tcPr>
          <w:p w14:paraId="779040F9" w14:textId="77777777" w:rsidR="00450F2B" w:rsidRPr="00450F2B" w:rsidRDefault="00450F2B" w:rsidP="00450F2B">
            <w:pPr>
              <w:spacing w:after="120"/>
              <w:rPr>
                <w:rFonts w:ascii="Times New Roman" w:hAnsi="Times New Roman" w:cs="Times New Roman"/>
                <w:sz w:val="24"/>
                <w:szCs w:val="24"/>
              </w:rPr>
            </w:pPr>
          </w:p>
        </w:tc>
        <w:tc>
          <w:tcPr>
            <w:tcW w:w="1843" w:type="dxa"/>
            <w:tcPrChange w:id="3470" w:author="2" w:date="2021-08-31T10:55:00Z">
              <w:tcPr>
                <w:tcW w:w="1843" w:type="dxa"/>
              </w:tcPr>
            </w:tcPrChange>
          </w:tcPr>
          <w:p w14:paraId="74198E2F" w14:textId="77777777" w:rsidR="00450F2B" w:rsidRPr="00450F2B" w:rsidRDefault="00450F2B" w:rsidP="00450F2B">
            <w:pPr>
              <w:spacing w:after="120"/>
              <w:rPr>
                <w:rFonts w:ascii="Times New Roman" w:hAnsi="Times New Roman" w:cs="Times New Roman"/>
                <w:sz w:val="24"/>
                <w:szCs w:val="24"/>
              </w:rPr>
            </w:pPr>
          </w:p>
        </w:tc>
        <w:tc>
          <w:tcPr>
            <w:tcW w:w="425" w:type="dxa"/>
            <w:tcPrChange w:id="3471" w:author="2" w:date="2021-08-31T10:55:00Z">
              <w:tcPr>
                <w:tcW w:w="425" w:type="dxa"/>
              </w:tcPr>
            </w:tcPrChange>
          </w:tcPr>
          <w:p w14:paraId="1370997D" w14:textId="77777777" w:rsidR="00450F2B" w:rsidRPr="00450F2B" w:rsidRDefault="00450F2B" w:rsidP="00450F2B">
            <w:pPr>
              <w:spacing w:after="120"/>
              <w:rPr>
                <w:rFonts w:ascii="Times New Roman" w:hAnsi="Times New Roman" w:cs="Times New Roman"/>
                <w:sz w:val="24"/>
                <w:szCs w:val="24"/>
              </w:rPr>
            </w:pPr>
          </w:p>
        </w:tc>
        <w:tc>
          <w:tcPr>
            <w:tcW w:w="392" w:type="dxa"/>
            <w:tcPrChange w:id="3472" w:author="2" w:date="2021-08-31T10:55:00Z">
              <w:tcPr>
                <w:tcW w:w="392" w:type="dxa"/>
              </w:tcPr>
            </w:tcPrChange>
          </w:tcPr>
          <w:p w14:paraId="61BCFFFD" w14:textId="77777777" w:rsidR="00450F2B" w:rsidRPr="00450F2B" w:rsidRDefault="00450F2B" w:rsidP="00450F2B">
            <w:pPr>
              <w:spacing w:after="120"/>
              <w:rPr>
                <w:rFonts w:ascii="Times New Roman" w:hAnsi="Times New Roman" w:cs="Times New Roman"/>
                <w:sz w:val="24"/>
                <w:szCs w:val="24"/>
              </w:rPr>
            </w:pPr>
          </w:p>
        </w:tc>
        <w:tc>
          <w:tcPr>
            <w:tcW w:w="553" w:type="dxa"/>
            <w:tcPrChange w:id="3473" w:author="2" w:date="2021-08-31T10:55:00Z">
              <w:tcPr>
                <w:tcW w:w="553" w:type="dxa"/>
              </w:tcPr>
            </w:tcPrChange>
          </w:tcPr>
          <w:p w14:paraId="2AB573DD" w14:textId="054C2351" w:rsidR="00450F2B" w:rsidRDefault="004D5EB2" w:rsidP="00450F2B">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3474" w:author="2" w:date="2021-08-31T10:55:00Z">
              <w:tcPr>
                <w:tcW w:w="6001" w:type="dxa"/>
              </w:tcPr>
            </w:tcPrChange>
          </w:tcPr>
          <w:p w14:paraId="0FAAD802" w14:textId="77777777" w:rsidR="00C94C1E" w:rsidRPr="00FB5537" w:rsidRDefault="00C94C1E" w:rsidP="00C94C1E">
            <w:pPr>
              <w:pStyle w:val="6"/>
              <w:shd w:val="clear" w:color="auto" w:fill="auto"/>
              <w:tabs>
                <w:tab w:val="left" w:pos="362"/>
              </w:tabs>
              <w:spacing w:before="0" w:line="254" w:lineRule="exact"/>
              <w:ind w:right="40" w:firstLine="0"/>
              <w:jc w:val="left"/>
              <w:rPr>
                <w:rFonts w:ascii="Times New Roman" w:hAnsi="Times New Roman"/>
                <w:sz w:val="20"/>
                <w:rPrChange w:id="3475" w:author="2" w:date="2021-08-31T10:55:00Z">
                  <w:rPr/>
                </w:rPrChange>
              </w:rPr>
            </w:pPr>
            <w:r w:rsidRPr="00FB5537">
              <w:rPr>
                <w:rStyle w:val="1"/>
                <w:rFonts w:ascii="Times New Roman" w:hAnsi="Times New Roman"/>
                <w:sz w:val="20"/>
                <w:rPrChange w:id="3476" w:author="2" w:date="2021-08-31T10:55:00Z">
                  <w:rPr>
                    <w:rStyle w:val="1"/>
                  </w:rPr>
                </w:rPrChange>
              </w:rPr>
              <w:t>2/3 угла между падающим и отражённым лучами составляют 80°. Чему равен угол падения луча?</w:t>
            </w:r>
          </w:p>
          <w:p w14:paraId="0E2AAECB" w14:textId="77777777" w:rsidR="00450F2B" w:rsidRPr="00FB5537" w:rsidRDefault="00450F2B" w:rsidP="00FB5537">
            <w:pPr>
              <w:ind w:firstLine="375"/>
              <w:rPr>
                <w:rFonts w:ascii="Times New Roman" w:hAnsi="Times New Roman"/>
                <w:color w:val="000000"/>
                <w:sz w:val="20"/>
                <w:rPrChange w:id="3477" w:author="2" w:date="2021-08-31T10:55:00Z">
                  <w:rPr>
                    <w:rFonts w:ascii="Times New Roman" w:eastAsia="Times New Roman" w:hAnsi="Times New Roman" w:cs="Times New Roman"/>
                    <w:color w:val="000000"/>
                    <w:lang w:eastAsia="ru-RU"/>
                  </w:rPr>
                </w:rPrChange>
              </w:rPr>
              <w:pPrChange w:id="3478" w:author="2" w:date="2021-08-31T10:55:00Z">
                <w:pPr>
                  <w:framePr w:hSpace="180" w:wrap="around" w:hAnchor="margin" w:y="665"/>
                  <w:ind w:firstLine="375"/>
                  <w:jc w:val="both"/>
                </w:pPr>
              </w:pPrChange>
            </w:pPr>
          </w:p>
        </w:tc>
        <w:tc>
          <w:tcPr>
            <w:tcW w:w="4961" w:type="dxa"/>
            <w:gridSpan w:val="2"/>
            <w:tcPrChange w:id="3479" w:author="2" w:date="2021-08-31T10:55:00Z">
              <w:tcPr>
                <w:tcW w:w="4839" w:type="dxa"/>
              </w:tcPr>
            </w:tcPrChange>
          </w:tcPr>
          <w:p w14:paraId="3F172292" w14:textId="77777777" w:rsidR="00450F2B" w:rsidRPr="006F33AA" w:rsidRDefault="00FB5537" w:rsidP="00FB5537">
            <w:pPr>
              <w:pStyle w:val="a4"/>
              <w:numPr>
                <w:ilvl w:val="0"/>
                <w:numId w:val="255"/>
              </w:numPr>
              <w:spacing w:after="0" w:line="273" w:lineRule="exact"/>
              <w:ind w:right="20"/>
              <w:rPr>
                <w:ins w:id="3480" w:author="2" w:date="2021-08-31T10:55:00Z"/>
                <w:rFonts w:ascii="Times New Roman" w:eastAsia="Century Schoolbook" w:hAnsi="Times New Roman" w:cs="Times New Roman"/>
                <w:color w:val="000000"/>
                <w:sz w:val="20"/>
                <w:szCs w:val="20"/>
                <w:lang w:eastAsia="ru-RU"/>
              </w:rPr>
            </w:pPr>
            <w:ins w:id="3481" w:author="2" w:date="2021-08-31T10:55:00Z">
              <w:r w:rsidRPr="006F33AA">
                <w:rPr>
                  <w:rFonts w:ascii="Times New Roman" w:eastAsia="Century Schoolbook" w:hAnsi="Times New Roman" w:cs="Times New Roman"/>
                  <w:color w:val="000000"/>
                  <w:sz w:val="20"/>
                  <w:szCs w:val="20"/>
                  <w:lang w:eastAsia="ru-RU"/>
                </w:rPr>
                <w:t>60°</w:t>
              </w:r>
            </w:ins>
          </w:p>
          <w:p w14:paraId="75960750" w14:textId="77777777" w:rsidR="00FB5537" w:rsidRPr="006F33AA" w:rsidRDefault="00FB5537" w:rsidP="00FB5537">
            <w:pPr>
              <w:pStyle w:val="a4"/>
              <w:numPr>
                <w:ilvl w:val="0"/>
                <w:numId w:val="255"/>
              </w:numPr>
              <w:spacing w:after="0" w:line="273" w:lineRule="exact"/>
              <w:ind w:right="20"/>
              <w:rPr>
                <w:ins w:id="3482" w:author="2" w:date="2021-08-31T10:55:00Z"/>
                <w:rFonts w:ascii="Times New Roman" w:eastAsia="Century Schoolbook" w:hAnsi="Times New Roman" w:cs="Times New Roman"/>
                <w:color w:val="000000"/>
                <w:sz w:val="20"/>
                <w:szCs w:val="20"/>
                <w:lang w:eastAsia="ru-RU"/>
              </w:rPr>
            </w:pPr>
            <w:ins w:id="3483" w:author="2" w:date="2021-08-31T10:55:00Z">
              <w:r w:rsidRPr="006F33AA">
                <w:rPr>
                  <w:rFonts w:ascii="Times New Roman" w:eastAsia="Century Schoolbook" w:hAnsi="Times New Roman" w:cs="Times New Roman"/>
                  <w:color w:val="000000"/>
                  <w:sz w:val="20"/>
                  <w:szCs w:val="20"/>
                  <w:lang w:eastAsia="ru-RU"/>
                </w:rPr>
                <w:t>30°</w:t>
              </w:r>
            </w:ins>
          </w:p>
          <w:p w14:paraId="17A384D2" w14:textId="77777777" w:rsidR="00FB5537" w:rsidRPr="006F33AA" w:rsidRDefault="00FB5537" w:rsidP="00FB5537">
            <w:pPr>
              <w:pStyle w:val="a4"/>
              <w:numPr>
                <w:ilvl w:val="0"/>
                <w:numId w:val="255"/>
              </w:numPr>
              <w:spacing w:after="0" w:line="273" w:lineRule="exact"/>
              <w:ind w:right="20"/>
              <w:rPr>
                <w:ins w:id="3484" w:author="2" w:date="2021-08-31T10:55:00Z"/>
                <w:rFonts w:ascii="Times New Roman" w:eastAsia="Century Schoolbook" w:hAnsi="Times New Roman" w:cs="Times New Roman"/>
                <w:color w:val="000000"/>
                <w:sz w:val="20"/>
                <w:szCs w:val="20"/>
                <w:lang w:eastAsia="ru-RU"/>
              </w:rPr>
            </w:pPr>
            <w:ins w:id="3485" w:author="2" w:date="2021-08-31T10:55:00Z">
              <w:r w:rsidRPr="006F33AA">
                <w:rPr>
                  <w:rFonts w:ascii="Times New Roman" w:eastAsia="Century Schoolbook" w:hAnsi="Times New Roman" w:cs="Times New Roman"/>
                  <w:color w:val="000000"/>
                  <w:sz w:val="20"/>
                  <w:szCs w:val="20"/>
                  <w:lang w:eastAsia="ru-RU"/>
                </w:rPr>
                <w:t>120°</w:t>
              </w:r>
            </w:ins>
          </w:p>
          <w:p w14:paraId="16805C7E" w14:textId="772B3065" w:rsidR="00450F2B" w:rsidRPr="006F33AA" w:rsidRDefault="00FB5537" w:rsidP="00FB5537">
            <w:pPr>
              <w:pStyle w:val="a4"/>
              <w:numPr>
                <w:ilvl w:val="0"/>
                <w:numId w:val="255"/>
              </w:numPr>
              <w:spacing w:after="0" w:line="273" w:lineRule="exact"/>
              <w:ind w:right="20"/>
              <w:rPr>
                <w:rFonts w:ascii="Times New Roman" w:hAnsi="Times New Roman"/>
                <w:color w:val="000000"/>
                <w:sz w:val="20"/>
                <w:rPrChange w:id="3486" w:author="2" w:date="2021-08-31T10:55:00Z">
                  <w:rPr>
                    <w:rFonts w:ascii="Times New Roman" w:eastAsia="Century Schoolbook" w:hAnsi="Times New Roman" w:cs="Times New Roman"/>
                    <w:color w:val="000000"/>
                    <w:sz w:val="24"/>
                    <w:szCs w:val="24"/>
                    <w:lang w:eastAsia="ru-RU"/>
                  </w:rPr>
                </w:rPrChange>
              </w:rPr>
              <w:pPrChange w:id="3487" w:author="2" w:date="2021-08-31T10:55:00Z">
                <w:pPr>
                  <w:pStyle w:val="a4"/>
                  <w:framePr w:hSpace="180" w:wrap="around" w:hAnchor="margin" w:y="665"/>
                  <w:spacing w:after="0" w:line="273" w:lineRule="exact"/>
                  <w:ind w:left="346" w:right="20" w:firstLine="142"/>
                </w:pPr>
              </w:pPrChange>
            </w:pPr>
            <w:ins w:id="3488" w:author="2" w:date="2021-08-31T10:55:00Z">
              <w:r w:rsidRPr="006F33AA">
                <w:rPr>
                  <w:rFonts w:ascii="Times New Roman" w:eastAsia="Century Schoolbook" w:hAnsi="Times New Roman" w:cs="Times New Roman"/>
                  <w:color w:val="000000"/>
                  <w:sz w:val="20"/>
                  <w:szCs w:val="20"/>
                  <w:lang w:eastAsia="ru-RU"/>
                </w:rPr>
                <w:t>80°</w:t>
              </w:r>
            </w:ins>
          </w:p>
        </w:tc>
        <w:tc>
          <w:tcPr>
            <w:tcW w:w="567" w:type="dxa"/>
            <w:gridSpan w:val="2"/>
            <w:tcPrChange w:id="3489" w:author="2" w:date="2021-08-31T10:55:00Z">
              <w:tcPr>
                <w:tcW w:w="547" w:type="dxa"/>
              </w:tcPr>
            </w:tcPrChange>
          </w:tcPr>
          <w:p w14:paraId="556910D5" w14:textId="4EEC972A" w:rsidR="00450F2B" w:rsidRPr="00450F2B" w:rsidRDefault="00FB5537" w:rsidP="00450F2B">
            <w:pPr>
              <w:tabs>
                <w:tab w:val="left" w:pos="600"/>
                <w:tab w:val="left" w:pos="851"/>
              </w:tabs>
              <w:ind w:right="34" w:firstLine="142"/>
              <w:rPr>
                <w:rFonts w:ascii="Times New Roman" w:hAnsi="Times New Roman" w:cs="Times New Roman"/>
                <w:sz w:val="24"/>
                <w:szCs w:val="24"/>
              </w:rPr>
            </w:pPr>
            <w:ins w:id="3490" w:author="2" w:date="2021-08-31T10:55:00Z">
              <w:r>
                <w:rPr>
                  <w:rFonts w:ascii="Times New Roman" w:hAnsi="Times New Roman" w:cs="Times New Roman"/>
                  <w:sz w:val="24"/>
                  <w:szCs w:val="24"/>
                </w:rPr>
                <w:t>1</w:t>
              </w:r>
            </w:ins>
          </w:p>
        </w:tc>
      </w:tr>
      <w:tr w:rsidR="00450F2B" w:rsidRPr="00450F2B" w14:paraId="0654559D" w14:textId="77777777" w:rsidTr="00911EF6">
        <w:trPr>
          <w:trHeight w:val="565"/>
          <w:trPrChange w:id="3491" w:author="2" w:date="2021-08-31T10:55:00Z">
            <w:trPr>
              <w:trHeight w:val="565"/>
            </w:trPr>
          </w:trPrChange>
        </w:trPr>
        <w:tc>
          <w:tcPr>
            <w:tcW w:w="846" w:type="dxa"/>
            <w:tcPrChange w:id="3492" w:author="2" w:date="2021-08-31T10:55:00Z">
              <w:tcPr>
                <w:tcW w:w="846" w:type="dxa"/>
              </w:tcPr>
            </w:tcPrChange>
          </w:tcPr>
          <w:p w14:paraId="5A2F9975" w14:textId="77777777" w:rsidR="00450F2B" w:rsidRPr="00450F2B" w:rsidRDefault="00450F2B" w:rsidP="00450F2B">
            <w:pPr>
              <w:spacing w:after="120"/>
              <w:rPr>
                <w:rFonts w:ascii="Times New Roman" w:hAnsi="Times New Roman" w:cs="Times New Roman"/>
                <w:sz w:val="24"/>
                <w:szCs w:val="24"/>
              </w:rPr>
            </w:pPr>
          </w:p>
        </w:tc>
        <w:tc>
          <w:tcPr>
            <w:tcW w:w="1843" w:type="dxa"/>
            <w:tcPrChange w:id="3493" w:author="2" w:date="2021-08-31T10:55:00Z">
              <w:tcPr>
                <w:tcW w:w="1843" w:type="dxa"/>
              </w:tcPr>
            </w:tcPrChange>
          </w:tcPr>
          <w:p w14:paraId="6F1EFB29" w14:textId="77777777" w:rsidR="00450F2B" w:rsidRPr="00450F2B" w:rsidRDefault="00450F2B" w:rsidP="00450F2B">
            <w:pPr>
              <w:spacing w:after="120"/>
              <w:rPr>
                <w:rFonts w:ascii="Times New Roman" w:hAnsi="Times New Roman" w:cs="Times New Roman"/>
                <w:sz w:val="24"/>
                <w:szCs w:val="24"/>
              </w:rPr>
            </w:pPr>
          </w:p>
        </w:tc>
        <w:tc>
          <w:tcPr>
            <w:tcW w:w="425" w:type="dxa"/>
            <w:tcPrChange w:id="3494" w:author="2" w:date="2021-08-31T10:55:00Z">
              <w:tcPr>
                <w:tcW w:w="425" w:type="dxa"/>
              </w:tcPr>
            </w:tcPrChange>
          </w:tcPr>
          <w:p w14:paraId="1296560C" w14:textId="77777777" w:rsidR="00450F2B" w:rsidRPr="00450F2B" w:rsidRDefault="00450F2B" w:rsidP="00450F2B">
            <w:pPr>
              <w:spacing w:after="120"/>
              <w:rPr>
                <w:rFonts w:ascii="Times New Roman" w:hAnsi="Times New Roman" w:cs="Times New Roman"/>
                <w:sz w:val="24"/>
                <w:szCs w:val="24"/>
              </w:rPr>
            </w:pPr>
          </w:p>
        </w:tc>
        <w:tc>
          <w:tcPr>
            <w:tcW w:w="392" w:type="dxa"/>
            <w:tcPrChange w:id="3495" w:author="2" w:date="2021-08-31T10:55:00Z">
              <w:tcPr>
                <w:tcW w:w="392" w:type="dxa"/>
              </w:tcPr>
            </w:tcPrChange>
          </w:tcPr>
          <w:p w14:paraId="2C6FD178" w14:textId="77777777" w:rsidR="00450F2B" w:rsidRPr="00450F2B" w:rsidRDefault="00450F2B" w:rsidP="00450F2B">
            <w:pPr>
              <w:spacing w:after="120"/>
              <w:rPr>
                <w:rFonts w:ascii="Times New Roman" w:hAnsi="Times New Roman" w:cs="Times New Roman"/>
                <w:sz w:val="24"/>
                <w:szCs w:val="24"/>
              </w:rPr>
            </w:pPr>
          </w:p>
        </w:tc>
        <w:tc>
          <w:tcPr>
            <w:tcW w:w="553" w:type="dxa"/>
            <w:tcPrChange w:id="3496" w:author="2" w:date="2021-08-31T10:55:00Z">
              <w:tcPr>
                <w:tcW w:w="553" w:type="dxa"/>
              </w:tcPr>
            </w:tcPrChange>
          </w:tcPr>
          <w:p w14:paraId="58C3AA88" w14:textId="54F39744" w:rsidR="00450F2B" w:rsidRDefault="004D5EB2" w:rsidP="00450F2B">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3497" w:author="2" w:date="2021-08-31T10:55:00Z">
              <w:tcPr>
                <w:tcW w:w="6001" w:type="dxa"/>
              </w:tcPr>
            </w:tcPrChange>
          </w:tcPr>
          <w:p w14:paraId="018A5844" w14:textId="77777777" w:rsidR="00C94C1E" w:rsidRPr="00C94C1E" w:rsidRDefault="00C94C1E" w:rsidP="00C94C1E">
            <w:pPr>
              <w:pStyle w:val="6"/>
              <w:shd w:val="clear" w:color="auto" w:fill="auto"/>
              <w:tabs>
                <w:tab w:val="left" w:pos="367"/>
              </w:tabs>
              <w:spacing w:before="0" w:line="240" w:lineRule="auto"/>
              <w:ind w:right="40" w:firstLine="0"/>
              <w:jc w:val="left"/>
              <w:rPr>
                <w:rFonts w:ascii="Times New Roman" w:hAnsi="Times New Roman" w:cs="Times New Roman"/>
                <w:sz w:val="20"/>
                <w:szCs w:val="20"/>
              </w:rPr>
            </w:pPr>
            <w:r w:rsidRPr="00C94C1E">
              <w:rPr>
                <w:rStyle w:val="1"/>
                <w:rFonts w:ascii="Times New Roman" w:hAnsi="Times New Roman" w:cs="Times New Roman"/>
                <w:sz w:val="20"/>
                <w:szCs w:val="20"/>
              </w:rPr>
              <w:t>Угол падения луча на плоское зеркало увеличили от 30° до 45°. Как изменится угол между падающим и отраженным лучом?</w:t>
            </w:r>
          </w:p>
          <w:p w14:paraId="6571F740" w14:textId="77777777" w:rsidR="00450F2B" w:rsidRPr="00450F2B" w:rsidRDefault="00450F2B" w:rsidP="00450F2B">
            <w:pPr>
              <w:ind w:firstLine="375"/>
              <w:jc w:val="both"/>
              <w:rPr>
                <w:rFonts w:ascii="Times New Roman" w:eastAsia="Times New Roman" w:hAnsi="Times New Roman" w:cs="Times New Roman"/>
                <w:color w:val="000000"/>
                <w:lang w:eastAsia="ru-RU"/>
              </w:rPr>
            </w:pPr>
          </w:p>
        </w:tc>
        <w:tc>
          <w:tcPr>
            <w:tcW w:w="4961" w:type="dxa"/>
            <w:gridSpan w:val="2"/>
            <w:tcPrChange w:id="3498" w:author="2" w:date="2021-08-31T10:55:00Z">
              <w:tcPr>
                <w:tcW w:w="4839" w:type="dxa"/>
              </w:tcPr>
            </w:tcPrChange>
          </w:tcPr>
          <w:p w14:paraId="6570057D" w14:textId="77777777" w:rsidR="00450F2B" w:rsidRPr="006F33AA" w:rsidRDefault="00FB5537" w:rsidP="00FB5537">
            <w:pPr>
              <w:pStyle w:val="a4"/>
              <w:numPr>
                <w:ilvl w:val="0"/>
                <w:numId w:val="256"/>
              </w:numPr>
              <w:spacing w:after="0" w:line="273" w:lineRule="exact"/>
              <w:ind w:right="20"/>
              <w:rPr>
                <w:ins w:id="3499" w:author="2" w:date="2021-08-31T10:55:00Z"/>
                <w:rFonts w:ascii="Times New Roman" w:eastAsia="Century Schoolbook" w:hAnsi="Times New Roman" w:cs="Times New Roman"/>
                <w:color w:val="000000"/>
                <w:sz w:val="20"/>
                <w:szCs w:val="20"/>
                <w:lang w:eastAsia="ru-RU"/>
              </w:rPr>
            </w:pPr>
            <w:ins w:id="3500" w:author="2" w:date="2021-08-31T10:55:00Z">
              <w:r w:rsidRPr="006F33AA">
                <w:rPr>
                  <w:rFonts w:ascii="Times New Roman" w:eastAsia="Century Schoolbook" w:hAnsi="Times New Roman" w:cs="Times New Roman"/>
                  <w:color w:val="000000"/>
                  <w:sz w:val="20"/>
                  <w:szCs w:val="20"/>
                  <w:lang w:eastAsia="ru-RU"/>
                </w:rPr>
                <w:t>Увеличится на 30°</w:t>
              </w:r>
            </w:ins>
          </w:p>
          <w:p w14:paraId="158F8772" w14:textId="77777777" w:rsidR="00FB5537" w:rsidRPr="006F33AA" w:rsidRDefault="00FB5537" w:rsidP="00FB5537">
            <w:pPr>
              <w:pStyle w:val="a4"/>
              <w:numPr>
                <w:ilvl w:val="0"/>
                <w:numId w:val="256"/>
              </w:numPr>
              <w:spacing w:after="0" w:line="273" w:lineRule="exact"/>
              <w:ind w:right="20"/>
              <w:rPr>
                <w:ins w:id="3501" w:author="2" w:date="2021-08-31T10:55:00Z"/>
                <w:rFonts w:ascii="Times New Roman" w:eastAsia="Century Schoolbook" w:hAnsi="Times New Roman" w:cs="Times New Roman"/>
                <w:color w:val="000000"/>
                <w:sz w:val="20"/>
                <w:szCs w:val="20"/>
                <w:lang w:eastAsia="ru-RU"/>
              </w:rPr>
            </w:pPr>
            <w:ins w:id="3502" w:author="2" w:date="2021-08-31T10:55:00Z">
              <w:r w:rsidRPr="006F33AA">
                <w:rPr>
                  <w:rFonts w:ascii="Times New Roman" w:eastAsia="Century Schoolbook" w:hAnsi="Times New Roman" w:cs="Times New Roman"/>
                  <w:color w:val="000000"/>
                  <w:sz w:val="20"/>
                  <w:szCs w:val="20"/>
                  <w:lang w:eastAsia="ru-RU"/>
                </w:rPr>
                <w:t>Увеличится на 15°</w:t>
              </w:r>
            </w:ins>
          </w:p>
          <w:p w14:paraId="3E4BDDA2" w14:textId="77777777" w:rsidR="00FB5537" w:rsidRPr="006F33AA" w:rsidRDefault="00FB5537" w:rsidP="00FB5537">
            <w:pPr>
              <w:pStyle w:val="a4"/>
              <w:numPr>
                <w:ilvl w:val="0"/>
                <w:numId w:val="256"/>
              </w:numPr>
              <w:spacing w:after="0" w:line="273" w:lineRule="exact"/>
              <w:ind w:right="20"/>
              <w:rPr>
                <w:ins w:id="3503" w:author="2" w:date="2021-08-31T10:55:00Z"/>
                <w:rFonts w:ascii="Times New Roman" w:eastAsia="Century Schoolbook" w:hAnsi="Times New Roman" w:cs="Times New Roman"/>
                <w:color w:val="000000"/>
                <w:sz w:val="20"/>
                <w:szCs w:val="20"/>
                <w:lang w:eastAsia="ru-RU"/>
              </w:rPr>
            </w:pPr>
            <w:ins w:id="3504" w:author="2" w:date="2021-08-31T10:55:00Z">
              <w:r w:rsidRPr="006F33AA">
                <w:rPr>
                  <w:rFonts w:ascii="Times New Roman" w:eastAsia="Century Schoolbook" w:hAnsi="Times New Roman" w:cs="Times New Roman"/>
                  <w:color w:val="000000"/>
                  <w:sz w:val="20"/>
                  <w:szCs w:val="20"/>
                  <w:lang w:eastAsia="ru-RU"/>
                </w:rPr>
                <w:t>Уменьшится на 15°</w:t>
              </w:r>
            </w:ins>
          </w:p>
          <w:p w14:paraId="602735E7" w14:textId="7F8252AF" w:rsidR="00450F2B" w:rsidRPr="006F33AA" w:rsidRDefault="002B184D" w:rsidP="00FB5537">
            <w:pPr>
              <w:pStyle w:val="a4"/>
              <w:numPr>
                <w:ilvl w:val="0"/>
                <w:numId w:val="256"/>
              </w:numPr>
              <w:spacing w:after="0" w:line="273" w:lineRule="exact"/>
              <w:ind w:right="20"/>
              <w:rPr>
                <w:rFonts w:ascii="Times New Roman" w:hAnsi="Times New Roman"/>
                <w:color w:val="000000"/>
                <w:sz w:val="20"/>
                <w:rPrChange w:id="3505" w:author="2" w:date="2021-08-31T10:55:00Z">
                  <w:rPr>
                    <w:rFonts w:ascii="Times New Roman" w:eastAsia="Century Schoolbook" w:hAnsi="Times New Roman" w:cs="Times New Roman"/>
                    <w:color w:val="000000"/>
                    <w:sz w:val="24"/>
                    <w:szCs w:val="24"/>
                    <w:lang w:eastAsia="ru-RU"/>
                  </w:rPr>
                </w:rPrChange>
              </w:rPr>
              <w:pPrChange w:id="3506" w:author="2" w:date="2021-08-31T10:55:00Z">
                <w:pPr>
                  <w:pStyle w:val="a4"/>
                  <w:framePr w:hSpace="180" w:wrap="around" w:hAnchor="margin" w:y="665"/>
                  <w:spacing w:after="0" w:line="273" w:lineRule="exact"/>
                  <w:ind w:left="346" w:right="20" w:firstLine="142"/>
                </w:pPr>
              </w:pPrChange>
            </w:pPr>
            <w:ins w:id="3507" w:author="2" w:date="2021-08-31T10:55:00Z">
              <w:r w:rsidRPr="006F33AA">
                <w:rPr>
                  <w:rFonts w:ascii="Times New Roman" w:eastAsia="Century Schoolbook" w:hAnsi="Times New Roman" w:cs="Times New Roman"/>
                  <w:color w:val="000000"/>
                  <w:sz w:val="20"/>
                  <w:szCs w:val="20"/>
                  <w:lang w:eastAsia="ru-RU"/>
                </w:rPr>
                <w:t>Уменьшится на 30°</w:t>
              </w:r>
            </w:ins>
          </w:p>
        </w:tc>
        <w:tc>
          <w:tcPr>
            <w:tcW w:w="567" w:type="dxa"/>
            <w:gridSpan w:val="2"/>
            <w:tcPrChange w:id="3508" w:author="2" w:date="2021-08-31T10:55:00Z">
              <w:tcPr>
                <w:tcW w:w="547" w:type="dxa"/>
              </w:tcPr>
            </w:tcPrChange>
          </w:tcPr>
          <w:p w14:paraId="5B4BCF16" w14:textId="45AB04AD" w:rsidR="00450F2B" w:rsidRPr="00450F2B" w:rsidRDefault="002B184D" w:rsidP="00450F2B">
            <w:pPr>
              <w:tabs>
                <w:tab w:val="left" w:pos="600"/>
                <w:tab w:val="left" w:pos="851"/>
              </w:tabs>
              <w:ind w:right="34" w:firstLine="142"/>
              <w:rPr>
                <w:rFonts w:ascii="Times New Roman" w:hAnsi="Times New Roman" w:cs="Times New Roman"/>
                <w:sz w:val="24"/>
                <w:szCs w:val="24"/>
              </w:rPr>
            </w:pPr>
            <w:ins w:id="3509" w:author="2" w:date="2021-08-31T10:55:00Z">
              <w:r>
                <w:rPr>
                  <w:rFonts w:ascii="Times New Roman" w:hAnsi="Times New Roman" w:cs="Times New Roman"/>
                  <w:sz w:val="24"/>
                  <w:szCs w:val="24"/>
                </w:rPr>
                <w:t>1</w:t>
              </w:r>
            </w:ins>
          </w:p>
        </w:tc>
      </w:tr>
      <w:tr w:rsidR="00450F2B" w:rsidRPr="00450F2B" w14:paraId="40DE5501" w14:textId="77777777" w:rsidTr="00911EF6">
        <w:trPr>
          <w:trHeight w:val="548"/>
          <w:trPrChange w:id="3510" w:author="2" w:date="2021-08-31T10:55:00Z">
            <w:trPr>
              <w:trHeight w:val="548"/>
            </w:trPr>
          </w:trPrChange>
        </w:trPr>
        <w:tc>
          <w:tcPr>
            <w:tcW w:w="846" w:type="dxa"/>
            <w:tcPrChange w:id="3511" w:author="2" w:date="2021-08-31T10:55:00Z">
              <w:tcPr>
                <w:tcW w:w="846" w:type="dxa"/>
              </w:tcPr>
            </w:tcPrChange>
          </w:tcPr>
          <w:p w14:paraId="61FCE385" w14:textId="77777777" w:rsidR="00450F2B" w:rsidRPr="00450F2B" w:rsidRDefault="00450F2B" w:rsidP="00450F2B">
            <w:pPr>
              <w:spacing w:after="120"/>
              <w:rPr>
                <w:rFonts w:ascii="Times New Roman" w:hAnsi="Times New Roman" w:cs="Times New Roman"/>
                <w:sz w:val="24"/>
                <w:szCs w:val="24"/>
              </w:rPr>
            </w:pPr>
          </w:p>
        </w:tc>
        <w:tc>
          <w:tcPr>
            <w:tcW w:w="1843" w:type="dxa"/>
            <w:tcPrChange w:id="3512" w:author="2" w:date="2021-08-31T10:55:00Z">
              <w:tcPr>
                <w:tcW w:w="1843" w:type="dxa"/>
              </w:tcPr>
            </w:tcPrChange>
          </w:tcPr>
          <w:p w14:paraId="3DB15B2E" w14:textId="77777777" w:rsidR="00450F2B" w:rsidRPr="00450F2B" w:rsidRDefault="00450F2B" w:rsidP="00450F2B">
            <w:pPr>
              <w:spacing w:after="120"/>
              <w:rPr>
                <w:rFonts w:ascii="Times New Roman" w:hAnsi="Times New Roman" w:cs="Times New Roman"/>
                <w:sz w:val="24"/>
                <w:szCs w:val="24"/>
              </w:rPr>
            </w:pPr>
          </w:p>
        </w:tc>
        <w:tc>
          <w:tcPr>
            <w:tcW w:w="425" w:type="dxa"/>
            <w:tcPrChange w:id="3513" w:author="2" w:date="2021-08-31T10:55:00Z">
              <w:tcPr>
                <w:tcW w:w="425" w:type="dxa"/>
              </w:tcPr>
            </w:tcPrChange>
          </w:tcPr>
          <w:p w14:paraId="5803C2D6" w14:textId="77777777" w:rsidR="00450F2B" w:rsidRPr="00450F2B" w:rsidRDefault="00450F2B" w:rsidP="00450F2B">
            <w:pPr>
              <w:spacing w:after="120"/>
              <w:rPr>
                <w:rFonts w:ascii="Times New Roman" w:hAnsi="Times New Roman" w:cs="Times New Roman"/>
                <w:sz w:val="24"/>
                <w:szCs w:val="24"/>
              </w:rPr>
            </w:pPr>
          </w:p>
        </w:tc>
        <w:tc>
          <w:tcPr>
            <w:tcW w:w="392" w:type="dxa"/>
            <w:tcPrChange w:id="3514" w:author="2" w:date="2021-08-31T10:55:00Z">
              <w:tcPr>
                <w:tcW w:w="392" w:type="dxa"/>
              </w:tcPr>
            </w:tcPrChange>
          </w:tcPr>
          <w:p w14:paraId="23565E64" w14:textId="77777777" w:rsidR="00450F2B" w:rsidRPr="00450F2B" w:rsidRDefault="00450F2B" w:rsidP="00450F2B">
            <w:pPr>
              <w:spacing w:after="120"/>
              <w:rPr>
                <w:rFonts w:ascii="Times New Roman" w:hAnsi="Times New Roman" w:cs="Times New Roman"/>
                <w:sz w:val="24"/>
                <w:szCs w:val="24"/>
              </w:rPr>
            </w:pPr>
          </w:p>
        </w:tc>
        <w:tc>
          <w:tcPr>
            <w:tcW w:w="553" w:type="dxa"/>
            <w:tcPrChange w:id="3515" w:author="2" w:date="2021-08-31T10:55:00Z">
              <w:tcPr>
                <w:tcW w:w="553" w:type="dxa"/>
              </w:tcPr>
            </w:tcPrChange>
          </w:tcPr>
          <w:p w14:paraId="436FE337" w14:textId="1FFEF86D" w:rsidR="00450F2B" w:rsidRDefault="004D5EB2" w:rsidP="00450F2B">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3516" w:author="2" w:date="2021-08-31T10:55:00Z">
              <w:tcPr>
                <w:tcW w:w="6001" w:type="dxa"/>
              </w:tcPr>
            </w:tcPrChange>
          </w:tcPr>
          <w:p w14:paraId="6719D82D" w14:textId="4CDF397D" w:rsidR="00C94C1E" w:rsidRDefault="00C94C1E" w:rsidP="00C94C1E">
            <w:pPr>
              <w:pStyle w:val="6"/>
              <w:shd w:val="clear" w:color="auto" w:fill="auto"/>
              <w:tabs>
                <w:tab w:val="left" w:pos="362"/>
              </w:tabs>
              <w:spacing w:before="0" w:line="240" w:lineRule="auto"/>
              <w:ind w:right="40" w:firstLine="0"/>
              <w:jc w:val="left"/>
            </w:pPr>
            <w:r>
              <w:rPr>
                <w:rStyle w:val="1"/>
              </w:rPr>
              <w:t xml:space="preserve">2/5угла между падающим и отражённым лучами составляют </w:t>
            </w:r>
            <w:ins w:id="3517" w:author="2" w:date="2021-08-31T10:55:00Z">
              <w:r w:rsidR="002B184D">
                <w:rPr>
                  <w:rStyle w:val="1"/>
                </w:rPr>
                <w:t>4</w:t>
              </w:r>
              <w:r>
                <w:rPr>
                  <w:rStyle w:val="1"/>
                </w:rPr>
                <w:t>0</w:t>
              </w:r>
            </w:ins>
            <w:del w:id="3518" w:author="2" w:date="2021-08-31T10:55:00Z">
              <w:r>
                <w:rPr>
                  <w:rStyle w:val="1"/>
                </w:rPr>
                <w:delText>80</w:delText>
              </w:r>
            </w:del>
            <w:r>
              <w:rPr>
                <w:rStyle w:val="1"/>
              </w:rPr>
              <w:t>°. Чему равен угол падения луча?</w:t>
            </w:r>
          </w:p>
          <w:p w14:paraId="366C9A5C" w14:textId="77777777" w:rsidR="00450F2B" w:rsidRPr="00450F2B" w:rsidRDefault="00450F2B" w:rsidP="00450F2B">
            <w:pPr>
              <w:ind w:firstLine="375"/>
              <w:jc w:val="both"/>
              <w:rPr>
                <w:rFonts w:ascii="Times New Roman" w:eastAsia="Times New Roman" w:hAnsi="Times New Roman" w:cs="Times New Roman"/>
                <w:color w:val="000000"/>
                <w:lang w:eastAsia="ru-RU"/>
              </w:rPr>
            </w:pPr>
          </w:p>
        </w:tc>
        <w:tc>
          <w:tcPr>
            <w:tcW w:w="4961" w:type="dxa"/>
            <w:gridSpan w:val="2"/>
            <w:tcPrChange w:id="3519" w:author="2" w:date="2021-08-31T10:55:00Z">
              <w:tcPr>
                <w:tcW w:w="4839" w:type="dxa"/>
              </w:tcPr>
            </w:tcPrChange>
          </w:tcPr>
          <w:p w14:paraId="2AAD45AE" w14:textId="77777777" w:rsidR="00450F2B" w:rsidRPr="006F33AA" w:rsidRDefault="002B184D" w:rsidP="002B184D">
            <w:pPr>
              <w:pStyle w:val="a4"/>
              <w:numPr>
                <w:ilvl w:val="0"/>
                <w:numId w:val="257"/>
              </w:numPr>
              <w:spacing w:after="0" w:line="273" w:lineRule="exact"/>
              <w:ind w:right="20"/>
              <w:rPr>
                <w:ins w:id="3520" w:author="2" w:date="2021-08-31T10:55:00Z"/>
                <w:rFonts w:ascii="Times New Roman" w:eastAsia="Century Schoolbook" w:hAnsi="Times New Roman" w:cs="Times New Roman"/>
                <w:color w:val="000000"/>
                <w:sz w:val="20"/>
                <w:szCs w:val="20"/>
                <w:lang w:eastAsia="ru-RU"/>
              </w:rPr>
            </w:pPr>
            <w:ins w:id="3521" w:author="2" w:date="2021-08-31T10:55:00Z">
              <w:r w:rsidRPr="006F33AA">
                <w:rPr>
                  <w:rFonts w:ascii="Times New Roman" w:eastAsia="Century Schoolbook" w:hAnsi="Times New Roman" w:cs="Times New Roman"/>
                  <w:color w:val="000000"/>
                  <w:sz w:val="20"/>
                  <w:szCs w:val="20"/>
                  <w:lang w:eastAsia="ru-RU"/>
                </w:rPr>
                <w:t>40°</w:t>
              </w:r>
            </w:ins>
          </w:p>
          <w:p w14:paraId="5456F2CF" w14:textId="77777777" w:rsidR="002B184D" w:rsidRPr="006F33AA" w:rsidRDefault="002B184D" w:rsidP="002B184D">
            <w:pPr>
              <w:pStyle w:val="a4"/>
              <w:numPr>
                <w:ilvl w:val="0"/>
                <w:numId w:val="257"/>
              </w:numPr>
              <w:spacing w:after="0" w:line="273" w:lineRule="exact"/>
              <w:ind w:right="20"/>
              <w:rPr>
                <w:ins w:id="3522" w:author="2" w:date="2021-08-31T10:55:00Z"/>
                <w:rFonts w:ascii="Times New Roman" w:eastAsia="Century Schoolbook" w:hAnsi="Times New Roman" w:cs="Times New Roman"/>
                <w:color w:val="000000"/>
                <w:sz w:val="20"/>
                <w:szCs w:val="20"/>
                <w:lang w:eastAsia="ru-RU"/>
              </w:rPr>
            </w:pPr>
            <w:ins w:id="3523" w:author="2" w:date="2021-08-31T10:55:00Z">
              <w:r w:rsidRPr="006F33AA">
                <w:rPr>
                  <w:rFonts w:ascii="Times New Roman" w:eastAsia="Century Schoolbook" w:hAnsi="Times New Roman" w:cs="Times New Roman"/>
                  <w:color w:val="000000"/>
                  <w:sz w:val="20"/>
                  <w:szCs w:val="20"/>
                  <w:lang w:eastAsia="ru-RU"/>
                </w:rPr>
                <w:t>50°</w:t>
              </w:r>
            </w:ins>
          </w:p>
          <w:p w14:paraId="26ADDDCC" w14:textId="77777777" w:rsidR="002B184D" w:rsidRPr="006F33AA" w:rsidRDefault="002B184D" w:rsidP="002B184D">
            <w:pPr>
              <w:pStyle w:val="a4"/>
              <w:numPr>
                <w:ilvl w:val="0"/>
                <w:numId w:val="257"/>
              </w:numPr>
              <w:spacing w:after="0" w:line="273" w:lineRule="exact"/>
              <w:ind w:right="20"/>
              <w:rPr>
                <w:ins w:id="3524" w:author="2" w:date="2021-08-31T10:55:00Z"/>
                <w:rFonts w:ascii="Times New Roman" w:eastAsia="Century Schoolbook" w:hAnsi="Times New Roman" w:cs="Times New Roman"/>
                <w:color w:val="000000"/>
                <w:sz w:val="20"/>
                <w:szCs w:val="20"/>
                <w:lang w:eastAsia="ru-RU"/>
              </w:rPr>
            </w:pPr>
            <w:ins w:id="3525" w:author="2" w:date="2021-08-31T10:55:00Z">
              <w:r w:rsidRPr="006F33AA">
                <w:rPr>
                  <w:rFonts w:ascii="Times New Roman" w:eastAsia="Century Schoolbook" w:hAnsi="Times New Roman" w:cs="Times New Roman"/>
                  <w:color w:val="000000"/>
                  <w:sz w:val="20"/>
                  <w:szCs w:val="20"/>
                  <w:lang w:eastAsia="ru-RU"/>
                </w:rPr>
                <w:t>30°</w:t>
              </w:r>
            </w:ins>
          </w:p>
          <w:p w14:paraId="7F6A8C0B" w14:textId="7722927A" w:rsidR="00450F2B" w:rsidRPr="006F33AA" w:rsidRDefault="002B184D" w:rsidP="002B184D">
            <w:pPr>
              <w:pStyle w:val="a4"/>
              <w:numPr>
                <w:ilvl w:val="0"/>
                <w:numId w:val="257"/>
              </w:numPr>
              <w:spacing w:after="0" w:line="273" w:lineRule="exact"/>
              <w:ind w:right="20"/>
              <w:rPr>
                <w:rFonts w:ascii="Times New Roman" w:hAnsi="Times New Roman"/>
                <w:color w:val="000000"/>
                <w:sz w:val="20"/>
                <w:rPrChange w:id="3526" w:author="2" w:date="2021-08-31T10:55:00Z">
                  <w:rPr>
                    <w:rFonts w:ascii="Times New Roman" w:eastAsia="Century Schoolbook" w:hAnsi="Times New Roman" w:cs="Times New Roman"/>
                    <w:color w:val="000000"/>
                    <w:sz w:val="24"/>
                    <w:szCs w:val="24"/>
                    <w:lang w:eastAsia="ru-RU"/>
                  </w:rPr>
                </w:rPrChange>
              </w:rPr>
              <w:pPrChange w:id="3527" w:author="2" w:date="2021-08-31T10:55:00Z">
                <w:pPr>
                  <w:pStyle w:val="a4"/>
                  <w:framePr w:hSpace="180" w:wrap="around" w:hAnchor="margin" w:y="665"/>
                  <w:spacing w:after="0" w:line="273" w:lineRule="exact"/>
                  <w:ind w:left="346" w:right="20" w:firstLine="142"/>
                </w:pPr>
              </w:pPrChange>
            </w:pPr>
            <w:ins w:id="3528" w:author="2" w:date="2021-08-31T10:55:00Z">
              <w:r w:rsidRPr="006F33AA">
                <w:rPr>
                  <w:rFonts w:ascii="Times New Roman" w:eastAsia="Century Schoolbook" w:hAnsi="Times New Roman" w:cs="Times New Roman"/>
                  <w:color w:val="000000"/>
                  <w:sz w:val="20"/>
                  <w:szCs w:val="20"/>
                  <w:lang w:eastAsia="ru-RU"/>
                </w:rPr>
                <w:t>60°</w:t>
              </w:r>
            </w:ins>
          </w:p>
        </w:tc>
        <w:tc>
          <w:tcPr>
            <w:tcW w:w="567" w:type="dxa"/>
            <w:gridSpan w:val="2"/>
            <w:tcPrChange w:id="3529" w:author="2" w:date="2021-08-31T10:55:00Z">
              <w:tcPr>
                <w:tcW w:w="547" w:type="dxa"/>
              </w:tcPr>
            </w:tcPrChange>
          </w:tcPr>
          <w:p w14:paraId="358B6CEB" w14:textId="77777777" w:rsidR="00450F2B" w:rsidRPr="00450F2B" w:rsidRDefault="00450F2B" w:rsidP="00450F2B">
            <w:pPr>
              <w:tabs>
                <w:tab w:val="left" w:pos="600"/>
                <w:tab w:val="left" w:pos="851"/>
              </w:tabs>
              <w:ind w:right="34" w:firstLine="142"/>
              <w:rPr>
                <w:rFonts w:ascii="Times New Roman" w:hAnsi="Times New Roman" w:cs="Times New Roman"/>
                <w:sz w:val="24"/>
                <w:szCs w:val="24"/>
              </w:rPr>
            </w:pPr>
          </w:p>
        </w:tc>
      </w:tr>
      <w:tr w:rsidR="00450F2B" w:rsidRPr="00450F2B" w14:paraId="2455F0F5" w14:textId="77777777" w:rsidTr="00911EF6">
        <w:tc>
          <w:tcPr>
            <w:tcW w:w="846" w:type="dxa"/>
            <w:tcPrChange w:id="3530" w:author="2" w:date="2021-08-31T10:55:00Z">
              <w:tcPr>
                <w:tcW w:w="846" w:type="dxa"/>
              </w:tcPr>
            </w:tcPrChange>
          </w:tcPr>
          <w:p w14:paraId="299F297D" w14:textId="77777777" w:rsidR="00450F2B" w:rsidRPr="00450F2B" w:rsidRDefault="00450F2B" w:rsidP="00450F2B">
            <w:pPr>
              <w:spacing w:after="120"/>
              <w:rPr>
                <w:rFonts w:ascii="Times New Roman" w:hAnsi="Times New Roman" w:cs="Times New Roman"/>
                <w:sz w:val="24"/>
                <w:szCs w:val="24"/>
              </w:rPr>
            </w:pPr>
          </w:p>
        </w:tc>
        <w:tc>
          <w:tcPr>
            <w:tcW w:w="1843" w:type="dxa"/>
            <w:tcPrChange w:id="3531" w:author="2" w:date="2021-08-31T10:55:00Z">
              <w:tcPr>
                <w:tcW w:w="1843" w:type="dxa"/>
              </w:tcPr>
            </w:tcPrChange>
          </w:tcPr>
          <w:p w14:paraId="5A07609F" w14:textId="77777777" w:rsidR="00450F2B" w:rsidRPr="00450F2B" w:rsidRDefault="00450F2B" w:rsidP="00450F2B">
            <w:pPr>
              <w:spacing w:after="120"/>
              <w:rPr>
                <w:rFonts w:ascii="Times New Roman" w:hAnsi="Times New Roman" w:cs="Times New Roman"/>
                <w:sz w:val="24"/>
                <w:szCs w:val="24"/>
              </w:rPr>
            </w:pPr>
          </w:p>
        </w:tc>
        <w:tc>
          <w:tcPr>
            <w:tcW w:w="425" w:type="dxa"/>
            <w:tcPrChange w:id="3532" w:author="2" w:date="2021-08-31T10:55:00Z">
              <w:tcPr>
                <w:tcW w:w="425" w:type="dxa"/>
              </w:tcPr>
            </w:tcPrChange>
          </w:tcPr>
          <w:p w14:paraId="6812A726" w14:textId="77777777" w:rsidR="00450F2B" w:rsidRPr="00450F2B" w:rsidRDefault="00450F2B" w:rsidP="00450F2B">
            <w:pPr>
              <w:spacing w:after="120"/>
              <w:rPr>
                <w:rFonts w:ascii="Times New Roman" w:hAnsi="Times New Roman" w:cs="Times New Roman"/>
                <w:sz w:val="24"/>
                <w:szCs w:val="24"/>
              </w:rPr>
            </w:pPr>
          </w:p>
        </w:tc>
        <w:tc>
          <w:tcPr>
            <w:tcW w:w="392" w:type="dxa"/>
            <w:tcPrChange w:id="3533" w:author="2" w:date="2021-08-31T10:55:00Z">
              <w:tcPr>
                <w:tcW w:w="392" w:type="dxa"/>
              </w:tcPr>
            </w:tcPrChange>
          </w:tcPr>
          <w:p w14:paraId="2EA35285" w14:textId="77777777" w:rsidR="00450F2B" w:rsidRPr="00450F2B" w:rsidRDefault="00450F2B" w:rsidP="00450F2B">
            <w:pPr>
              <w:spacing w:after="120"/>
              <w:rPr>
                <w:rFonts w:ascii="Times New Roman" w:hAnsi="Times New Roman" w:cs="Times New Roman"/>
                <w:sz w:val="24"/>
                <w:szCs w:val="24"/>
              </w:rPr>
            </w:pPr>
          </w:p>
        </w:tc>
        <w:tc>
          <w:tcPr>
            <w:tcW w:w="553" w:type="dxa"/>
            <w:tcPrChange w:id="3534" w:author="2" w:date="2021-08-31T10:55:00Z">
              <w:tcPr>
                <w:tcW w:w="553" w:type="dxa"/>
              </w:tcPr>
            </w:tcPrChange>
          </w:tcPr>
          <w:p w14:paraId="4AA17981" w14:textId="138D3695" w:rsidR="00450F2B" w:rsidRDefault="004D5EB2" w:rsidP="00450F2B">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3535" w:author="2" w:date="2021-08-31T10:55:00Z">
              <w:tcPr>
                <w:tcW w:w="6001" w:type="dxa"/>
              </w:tcPr>
            </w:tcPrChange>
          </w:tcPr>
          <w:p w14:paraId="2FBF24C1" w14:textId="045A5B71" w:rsidR="00450F2B" w:rsidRPr="00450F2B" w:rsidRDefault="00C94C1E" w:rsidP="00C94C1E">
            <w:pPr>
              <w:jc w:val="both"/>
              <w:rPr>
                <w:rFonts w:ascii="Times New Roman" w:eastAsia="Times New Roman" w:hAnsi="Times New Roman" w:cs="Times New Roman"/>
                <w:color w:val="000000"/>
                <w:lang w:eastAsia="ru-RU"/>
              </w:rPr>
            </w:pPr>
            <w:r>
              <w:rPr>
                <w:rStyle w:val="1"/>
              </w:rPr>
              <w:t>Как изменится угол между падающим на плоское зеркало и от</w:t>
            </w:r>
            <w:r>
              <w:rPr>
                <w:rStyle w:val="1"/>
              </w:rPr>
              <w:softHyphen/>
              <w:t xml:space="preserve">раженным лучами при увеличении угла падения на </w:t>
            </w:r>
            <w:ins w:id="3536" w:author="2" w:date="2021-08-31T10:55:00Z">
              <w:r w:rsidR="002B184D">
                <w:rPr>
                  <w:rStyle w:val="1"/>
                </w:rPr>
                <w:t>6</w:t>
              </w:r>
            </w:ins>
            <w:del w:id="3537" w:author="2" w:date="2021-08-31T10:55:00Z">
              <w:r>
                <w:rPr>
                  <w:rStyle w:val="1"/>
                </w:rPr>
                <w:delText>5</w:delText>
              </w:r>
            </w:del>
            <w:r>
              <w:rPr>
                <w:rStyle w:val="1"/>
              </w:rPr>
              <w:t>°?</w:t>
            </w:r>
          </w:p>
        </w:tc>
        <w:tc>
          <w:tcPr>
            <w:tcW w:w="4961" w:type="dxa"/>
            <w:gridSpan w:val="2"/>
            <w:tcPrChange w:id="3538" w:author="2" w:date="2021-08-31T10:55:00Z">
              <w:tcPr>
                <w:tcW w:w="4839" w:type="dxa"/>
              </w:tcPr>
            </w:tcPrChange>
          </w:tcPr>
          <w:p w14:paraId="1972C11D" w14:textId="77777777" w:rsidR="002B184D" w:rsidRPr="006F33AA" w:rsidRDefault="002B184D" w:rsidP="002B184D">
            <w:pPr>
              <w:pStyle w:val="a4"/>
              <w:numPr>
                <w:ilvl w:val="0"/>
                <w:numId w:val="258"/>
              </w:numPr>
              <w:spacing w:after="0" w:line="273" w:lineRule="exact"/>
              <w:ind w:right="20"/>
              <w:rPr>
                <w:ins w:id="3539" w:author="2" w:date="2021-08-31T10:55:00Z"/>
                <w:rFonts w:ascii="Times New Roman" w:eastAsia="Century Schoolbook" w:hAnsi="Times New Roman" w:cs="Times New Roman"/>
                <w:color w:val="000000"/>
                <w:sz w:val="20"/>
                <w:szCs w:val="20"/>
                <w:lang w:eastAsia="ru-RU"/>
              </w:rPr>
            </w:pPr>
            <w:ins w:id="3540" w:author="2" w:date="2021-08-31T10:55:00Z">
              <w:r w:rsidRPr="006F33AA">
                <w:rPr>
                  <w:rFonts w:ascii="Times New Roman" w:eastAsia="Century Schoolbook" w:hAnsi="Times New Roman" w:cs="Times New Roman"/>
                  <w:color w:val="000000"/>
                  <w:sz w:val="20"/>
                  <w:szCs w:val="20"/>
                  <w:lang w:eastAsia="ru-RU"/>
                </w:rPr>
                <w:t>Уменьшится на 6°</w:t>
              </w:r>
            </w:ins>
          </w:p>
          <w:p w14:paraId="62673ED0" w14:textId="77777777" w:rsidR="002B184D" w:rsidRPr="006F33AA" w:rsidRDefault="002B184D" w:rsidP="002B184D">
            <w:pPr>
              <w:pStyle w:val="a4"/>
              <w:numPr>
                <w:ilvl w:val="0"/>
                <w:numId w:val="258"/>
              </w:numPr>
              <w:spacing w:after="0" w:line="273" w:lineRule="exact"/>
              <w:ind w:right="20"/>
              <w:rPr>
                <w:ins w:id="3541" w:author="2" w:date="2021-08-31T10:55:00Z"/>
                <w:rFonts w:ascii="Times New Roman" w:eastAsia="Century Schoolbook" w:hAnsi="Times New Roman" w:cs="Times New Roman"/>
                <w:color w:val="000000"/>
                <w:sz w:val="20"/>
                <w:szCs w:val="20"/>
                <w:lang w:eastAsia="ru-RU"/>
              </w:rPr>
            </w:pPr>
            <w:ins w:id="3542" w:author="2" w:date="2021-08-31T10:55:00Z">
              <w:r w:rsidRPr="006F33AA">
                <w:rPr>
                  <w:rFonts w:ascii="Times New Roman" w:eastAsia="Century Schoolbook" w:hAnsi="Times New Roman" w:cs="Times New Roman"/>
                  <w:color w:val="000000"/>
                  <w:sz w:val="20"/>
                  <w:szCs w:val="20"/>
                  <w:lang w:eastAsia="ru-RU"/>
                </w:rPr>
                <w:t>Увеличится на 6°</w:t>
              </w:r>
            </w:ins>
          </w:p>
          <w:p w14:paraId="2DE1A421" w14:textId="77777777" w:rsidR="002B184D" w:rsidRPr="006F33AA" w:rsidRDefault="002B184D" w:rsidP="002B184D">
            <w:pPr>
              <w:pStyle w:val="a4"/>
              <w:numPr>
                <w:ilvl w:val="0"/>
                <w:numId w:val="258"/>
              </w:numPr>
              <w:spacing w:after="0" w:line="273" w:lineRule="exact"/>
              <w:ind w:right="20"/>
              <w:rPr>
                <w:ins w:id="3543" w:author="2" w:date="2021-08-31T10:55:00Z"/>
                <w:rFonts w:ascii="Times New Roman" w:eastAsia="Century Schoolbook" w:hAnsi="Times New Roman" w:cs="Times New Roman"/>
                <w:color w:val="000000"/>
                <w:sz w:val="20"/>
                <w:szCs w:val="20"/>
                <w:lang w:eastAsia="ru-RU"/>
              </w:rPr>
            </w:pPr>
            <w:ins w:id="3544" w:author="2" w:date="2021-08-31T10:55:00Z">
              <w:r w:rsidRPr="006F33AA">
                <w:rPr>
                  <w:rFonts w:ascii="Times New Roman" w:eastAsia="Century Schoolbook" w:hAnsi="Times New Roman" w:cs="Times New Roman"/>
                  <w:color w:val="000000"/>
                  <w:sz w:val="20"/>
                  <w:szCs w:val="20"/>
                  <w:lang w:eastAsia="ru-RU"/>
                </w:rPr>
                <w:t>Уменьшится на 12°</w:t>
              </w:r>
            </w:ins>
          </w:p>
          <w:p w14:paraId="52F1C040" w14:textId="4462556A" w:rsidR="00450F2B" w:rsidRPr="006F33AA" w:rsidRDefault="002B184D" w:rsidP="002B184D">
            <w:pPr>
              <w:pStyle w:val="a4"/>
              <w:numPr>
                <w:ilvl w:val="0"/>
                <w:numId w:val="258"/>
              </w:numPr>
              <w:spacing w:after="0" w:line="273" w:lineRule="exact"/>
              <w:ind w:right="20"/>
              <w:rPr>
                <w:rFonts w:ascii="Times New Roman" w:hAnsi="Times New Roman"/>
                <w:color w:val="000000"/>
                <w:sz w:val="20"/>
                <w:rPrChange w:id="3545" w:author="2" w:date="2021-08-31T10:55:00Z">
                  <w:rPr>
                    <w:rFonts w:ascii="Times New Roman" w:eastAsia="Century Schoolbook" w:hAnsi="Times New Roman" w:cs="Times New Roman"/>
                    <w:color w:val="000000"/>
                    <w:sz w:val="24"/>
                    <w:szCs w:val="24"/>
                    <w:lang w:eastAsia="ru-RU"/>
                  </w:rPr>
                </w:rPrChange>
              </w:rPr>
              <w:pPrChange w:id="3546" w:author="2" w:date="2021-08-31T10:55:00Z">
                <w:pPr>
                  <w:pStyle w:val="a4"/>
                  <w:framePr w:hSpace="180" w:wrap="around" w:hAnchor="margin" w:y="665"/>
                  <w:spacing w:after="0" w:line="273" w:lineRule="exact"/>
                  <w:ind w:left="346" w:right="20" w:firstLine="142"/>
                </w:pPr>
              </w:pPrChange>
            </w:pPr>
            <w:ins w:id="3547" w:author="2" w:date="2021-08-31T10:55:00Z">
              <w:r w:rsidRPr="006F33AA">
                <w:rPr>
                  <w:rFonts w:ascii="Times New Roman" w:eastAsia="Century Schoolbook" w:hAnsi="Times New Roman" w:cs="Times New Roman"/>
                  <w:color w:val="000000"/>
                  <w:sz w:val="20"/>
                  <w:szCs w:val="20"/>
                  <w:lang w:eastAsia="ru-RU"/>
                </w:rPr>
                <w:t>Увеличится на 12°</w:t>
              </w:r>
            </w:ins>
          </w:p>
        </w:tc>
        <w:tc>
          <w:tcPr>
            <w:tcW w:w="567" w:type="dxa"/>
            <w:gridSpan w:val="2"/>
            <w:tcPrChange w:id="3548" w:author="2" w:date="2021-08-31T10:55:00Z">
              <w:tcPr>
                <w:tcW w:w="547" w:type="dxa"/>
              </w:tcPr>
            </w:tcPrChange>
          </w:tcPr>
          <w:p w14:paraId="1F6943AC" w14:textId="0B738BAB" w:rsidR="00450F2B" w:rsidRPr="00450F2B" w:rsidRDefault="002B184D" w:rsidP="00450F2B">
            <w:pPr>
              <w:tabs>
                <w:tab w:val="left" w:pos="600"/>
                <w:tab w:val="left" w:pos="851"/>
              </w:tabs>
              <w:ind w:right="34" w:firstLine="142"/>
              <w:rPr>
                <w:rFonts w:ascii="Times New Roman" w:hAnsi="Times New Roman" w:cs="Times New Roman"/>
                <w:sz w:val="24"/>
                <w:szCs w:val="24"/>
              </w:rPr>
            </w:pPr>
            <w:ins w:id="3549" w:author="2" w:date="2021-08-31T10:55:00Z">
              <w:r>
                <w:rPr>
                  <w:rFonts w:ascii="Times New Roman" w:hAnsi="Times New Roman" w:cs="Times New Roman"/>
                  <w:sz w:val="24"/>
                  <w:szCs w:val="24"/>
                </w:rPr>
                <w:t>4</w:t>
              </w:r>
            </w:ins>
          </w:p>
        </w:tc>
      </w:tr>
      <w:tr w:rsidR="00450F2B" w:rsidRPr="00450F2B" w14:paraId="504AEED9" w14:textId="77777777" w:rsidTr="00911EF6">
        <w:tc>
          <w:tcPr>
            <w:tcW w:w="846" w:type="dxa"/>
            <w:tcPrChange w:id="3550" w:author="2" w:date="2021-08-31T10:55:00Z">
              <w:tcPr>
                <w:tcW w:w="846" w:type="dxa"/>
              </w:tcPr>
            </w:tcPrChange>
          </w:tcPr>
          <w:p w14:paraId="28C77BCC" w14:textId="77777777" w:rsidR="00450F2B" w:rsidRPr="00450F2B" w:rsidRDefault="00450F2B" w:rsidP="00450F2B">
            <w:pPr>
              <w:spacing w:after="120"/>
              <w:rPr>
                <w:rFonts w:ascii="Times New Roman" w:hAnsi="Times New Roman" w:cs="Times New Roman"/>
                <w:sz w:val="24"/>
                <w:szCs w:val="24"/>
              </w:rPr>
            </w:pPr>
          </w:p>
        </w:tc>
        <w:tc>
          <w:tcPr>
            <w:tcW w:w="1843" w:type="dxa"/>
            <w:tcPrChange w:id="3551" w:author="2" w:date="2021-08-31T10:55:00Z">
              <w:tcPr>
                <w:tcW w:w="1843" w:type="dxa"/>
              </w:tcPr>
            </w:tcPrChange>
          </w:tcPr>
          <w:p w14:paraId="07E4F75C" w14:textId="77777777" w:rsidR="00450F2B" w:rsidRPr="00450F2B" w:rsidRDefault="00450F2B" w:rsidP="00450F2B">
            <w:pPr>
              <w:spacing w:after="120"/>
              <w:rPr>
                <w:rFonts w:ascii="Times New Roman" w:hAnsi="Times New Roman" w:cs="Times New Roman"/>
                <w:sz w:val="24"/>
                <w:szCs w:val="24"/>
              </w:rPr>
            </w:pPr>
          </w:p>
        </w:tc>
        <w:tc>
          <w:tcPr>
            <w:tcW w:w="425" w:type="dxa"/>
            <w:tcPrChange w:id="3552" w:author="2" w:date="2021-08-31T10:55:00Z">
              <w:tcPr>
                <w:tcW w:w="425" w:type="dxa"/>
              </w:tcPr>
            </w:tcPrChange>
          </w:tcPr>
          <w:p w14:paraId="75F24B60" w14:textId="77777777" w:rsidR="00450F2B" w:rsidRPr="00450F2B" w:rsidRDefault="00450F2B" w:rsidP="00450F2B">
            <w:pPr>
              <w:spacing w:after="120"/>
              <w:rPr>
                <w:rFonts w:ascii="Times New Roman" w:hAnsi="Times New Roman" w:cs="Times New Roman"/>
                <w:sz w:val="24"/>
                <w:szCs w:val="24"/>
              </w:rPr>
            </w:pPr>
          </w:p>
        </w:tc>
        <w:tc>
          <w:tcPr>
            <w:tcW w:w="392" w:type="dxa"/>
            <w:tcPrChange w:id="3553" w:author="2" w:date="2021-08-31T10:55:00Z">
              <w:tcPr>
                <w:tcW w:w="392" w:type="dxa"/>
              </w:tcPr>
            </w:tcPrChange>
          </w:tcPr>
          <w:p w14:paraId="6B42A299" w14:textId="77777777" w:rsidR="00450F2B" w:rsidRPr="00450F2B" w:rsidRDefault="00450F2B" w:rsidP="00450F2B">
            <w:pPr>
              <w:spacing w:after="120"/>
              <w:rPr>
                <w:rFonts w:ascii="Times New Roman" w:hAnsi="Times New Roman" w:cs="Times New Roman"/>
                <w:sz w:val="24"/>
                <w:szCs w:val="24"/>
              </w:rPr>
            </w:pPr>
          </w:p>
        </w:tc>
        <w:tc>
          <w:tcPr>
            <w:tcW w:w="553" w:type="dxa"/>
            <w:tcPrChange w:id="3554" w:author="2" w:date="2021-08-31T10:55:00Z">
              <w:tcPr>
                <w:tcW w:w="553" w:type="dxa"/>
              </w:tcPr>
            </w:tcPrChange>
          </w:tcPr>
          <w:p w14:paraId="7664CA2E" w14:textId="2B73A276" w:rsidR="00450F2B" w:rsidRDefault="004D5EB2" w:rsidP="00450F2B">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3555" w:author="2" w:date="2021-08-31T10:55:00Z">
              <w:tcPr>
                <w:tcW w:w="6001" w:type="dxa"/>
              </w:tcPr>
            </w:tcPrChange>
          </w:tcPr>
          <w:p w14:paraId="13AD37A2" w14:textId="32FCAE5C" w:rsidR="00450F2B" w:rsidRPr="00450F2B" w:rsidRDefault="00C94C1E" w:rsidP="00C94C1E">
            <w:pPr>
              <w:jc w:val="both"/>
              <w:rPr>
                <w:rFonts w:ascii="Times New Roman" w:eastAsia="Times New Roman" w:hAnsi="Times New Roman" w:cs="Times New Roman"/>
                <w:color w:val="000000"/>
                <w:lang w:eastAsia="ru-RU"/>
              </w:rPr>
            </w:pPr>
            <w:r>
              <w:rPr>
                <w:rStyle w:val="1"/>
              </w:rPr>
              <w:t>Пучок параллельных лучей идет из проекционного аппарата в горизонтальном направлении. Как надо расположить плоское зеркало, чтобы после отражения пучок шел вертикально?</w:t>
            </w:r>
          </w:p>
        </w:tc>
        <w:tc>
          <w:tcPr>
            <w:tcW w:w="4961" w:type="dxa"/>
            <w:gridSpan w:val="2"/>
            <w:tcPrChange w:id="3556" w:author="2" w:date="2021-08-31T10:55:00Z">
              <w:tcPr>
                <w:tcW w:w="4839" w:type="dxa"/>
              </w:tcPr>
            </w:tcPrChange>
          </w:tcPr>
          <w:p w14:paraId="6AC1CF86" w14:textId="77777777" w:rsidR="00450F2B" w:rsidRPr="006F33AA" w:rsidRDefault="002B184D" w:rsidP="002B184D">
            <w:pPr>
              <w:pStyle w:val="a4"/>
              <w:numPr>
                <w:ilvl w:val="0"/>
                <w:numId w:val="259"/>
              </w:numPr>
              <w:spacing w:after="0" w:line="273" w:lineRule="exact"/>
              <w:ind w:right="20"/>
              <w:rPr>
                <w:ins w:id="3557" w:author="2" w:date="2021-08-31T10:55:00Z"/>
                <w:rFonts w:ascii="Times New Roman" w:eastAsia="Century Schoolbook" w:hAnsi="Times New Roman" w:cs="Times New Roman"/>
                <w:color w:val="000000"/>
                <w:sz w:val="20"/>
                <w:szCs w:val="20"/>
                <w:lang w:eastAsia="ru-RU"/>
              </w:rPr>
            </w:pPr>
            <w:ins w:id="3558" w:author="2" w:date="2021-08-31T10:55:00Z">
              <w:r w:rsidRPr="006F33AA">
                <w:rPr>
                  <w:rFonts w:ascii="Times New Roman" w:eastAsia="Century Schoolbook" w:hAnsi="Times New Roman" w:cs="Times New Roman"/>
                  <w:color w:val="000000"/>
                  <w:sz w:val="20"/>
                  <w:szCs w:val="20"/>
                  <w:lang w:eastAsia="ru-RU"/>
                </w:rPr>
                <w:t>Под углом 45° к горизонту</w:t>
              </w:r>
            </w:ins>
          </w:p>
          <w:p w14:paraId="28432E8F" w14:textId="77777777" w:rsidR="002B184D" w:rsidRPr="006F33AA" w:rsidRDefault="002B184D" w:rsidP="002B184D">
            <w:pPr>
              <w:pStyle w:val="a4"/>
              <w:numPr>
                <w:ilvl w:val="0"/>
                <w:numId w:val="259"/>
              </w:numPr>
              <w:spacing w:after="0" w:line="273" w:lineRule="exact"/>
              <w:ind w:right="20"/>
              <w:rPr>
                <w:ins w:id="3559" w:author="2" w:date="2021-08-31T10:55:00Z"/>
                <w:rFonts w:ascii="Times New Roman" w:eastAsia="Century Schoolbook" w:hAnsi="Times New Roman" w:cs="Times New Roman"/>
                <w:color w:val="000000"/>
                <w:sz w:val="20"/>
                <w:szCs w:val="20"/>
                <w:lang w:eastAsia="ru-RU"/>
              </w:rPr>
            </w:pPr>
            <w:ins w:id="3560" w:author="2" w:date="2021-08-31T10:55:00Z">
              <w:r w:rsidRPr="006F33AA">
                <w:rPr>
                  <w:rFonts w:ascii="Times New Roman" w:eastAsia="Century Schoolbook" w:hAnsi="Times New Roman" w:cs="Times New Roman"/>
                  <w:color w:val="000000"/>
                  <w:sz w:val="20"/>
                  <w:szCs w:val="20"/>
                  <w:lang w:eastAsia="ru-RU"/>
                </w:rPr>
                <w:t>Под углом 90° к горизонту</w:t>
              </w:r>
            </w:ins>
          </w:p>
          <w:p w14:paraId="345DE67D" w14:textId="77777777" w:rsidR="002B184D" w:rsidRPr="006F33AA" w:rsidRDefault="002B184D" w:rsidP="002B184D">
            <w:pPr>
              <w:pStyle w:val="a4"/>
              <w:numPr>
                <w:ilvl w:val="0"/>
                <w:numId w:val="259"/>
              </w:numPr>
              <w:spacing w:after="0" w:line="273" w:lineRule="exact"/>
              <w:ind w:right="20"/>
              <w:rPr>
                <w:ins w:id="3561" w:author="2" w:date="2021-08-31T10:55:00Z"/>
                <w:rFonts w:ascii="Times New Roman" w:eastAsia="Century Schoolbook" w:hAnsi="Times New Roman" w:cs="Times New Roman"/>
                <w:color w:val="000000"/>
                <w:sz w:val="20"/>
                <w:szCs w:val="20"/>
                <w:lang w:eastAsia="ru-RU"/>
              </w:rPr>
            </w:pPr>
            <w:ins w:id="3562" w:author="2" w:date="2021-08-31T10:55:00Z">
              <w:r w:rsidRPr="006F33AA">
                <w:rPr>
                  <w:rFonts w:ascii="Times New Roman" w:eastAsia="Century Schoolbook" w:hAnsi="Times New Roman" w:cs="Times New Roman"/>
                  <w:color w:val="000000"/>
                  <w:sz w:val="20"/>
                  <w:szCs w:val="20"/>
                  <w:lang w:eastAsia="ru-RU"/>
                </w:rPr>
                <w:t>Под углом 135° к горизонту</w:t>
              </w:r>
            </w:ins>
          </w:p>
          <w:p w14:paraId="773BEB22" w14:textId="11600847" w:rsidR="00450F2B" w:rsidRPr="006F33AA" w:rsidRDefault="002B184D" w:rsidP="002B184D">
            <w:pPr>
              <w:pStyle w:val="a4"/>
              <w:numPr>
                <w:ilvl w:val="0"/>
                <w:numId w:val="259"/>
              </w:numPr>
              <w:spacing w:after="0" w:line="273" w:lineRule="exact"/>
              <w:ind w:right="20"/>
              <w:rPr>
                <w:rFonts w:ascii="Times New Roman" w:hAnsi="Times New Roman"/>
                <w:color w:val="000000"/>
                <w:sz w:val="20"/>
                <w:rPrChange w:id="3563" w:author="2" w:date="2021-08-31T10:55:00Z">
                  <w:rPr>
                    <w:rFonts w:ascii="Times New Roman" w:eastAsia="Century Schoolbook" w:hAnsi="Times New Roman" w:cs="Times New Roman"/>
                    <w:color w:val="000000"/>
                    <w:sz w:val="24"/>
                    <w:szCs w:val="24"/>
                    <w:lang w:eastAsia="ru-RU"/>
                  </w:rPr>
                </w:rPrChange>
              </w:rPr>
              <w:pPrChange w:id="3564" w:author="2" w:date="2021-08-31T10:55:00Z">
                <w:pPr>
                  <w:pStyle w:val="a4"/>
                  <w:framePr w:hSpace="180" w:wrap="around" w:hAnchor="margin" w:y="665"/>
                  <w:spacing w:after="0" w:line="273" w:lineRule="exact"/>
                  <w:ind w:left="346" w:right="20" w:firstLine="142"/>
                </w:pPr>
              </w:pPrChange>
            </w:pPr>
            <w:ins w:id="3565" w:author="2" w:date="2021-08-31T10:55:00Z">
              <w:r w:rsidRPr="006F33AA">
                <w:rPr>
                  <w:rFonts w:ascii="Times New Roman" w:eastAsia="Century Schoolbook" w:hAnsi="Times New Roman" w:cs="Times New Roman"/>
                  <w:color w:val="000000"/>
                  <w:sz w:val="20"/>
                  <w:szCs w:val="20"/>
                  <w:lang w:eastAsia="ru-RU"/>
                </w:rPr>
                <w:t>Под углом 65° к горизонту</w:t>
              </w:r>
            </w:ins>
          </w:p>
        </w:tc>
        <w:tc>
          <w:tcPr>
            <w:tcW w:w="567" w:type="dxa"/>
            <w:gridSpan w:val="2"/>
            <w:tcPrChange w:id="3566" w:author="2" w:date="2021-08-31T10:55:00Z">
              <w:tcPr>
                <w:tcW w:w="547" w:type="dxa"/>
              </w:tcPr>
            </w:tcPrChange>
          </w:tcPr>
          <w:p w14:paraId="50B87AC6" w14:textId="2C2A4E7B" w:rsidR="00450F2B" w:rsidRPr="00450F2B" w:rsidRDefault="002B184D" w:rsidP="00450F2B">
            <w:pPr>
              <w:tabs>
                <w:tab w:val="left" w:pos="600"/>
                <w:tab w:val="left" w:pos="851"/>
              </w:tabs>
              <w:ind w:right="34" w:firstLine="142"/>
              <w:rPr>
                <w:rFonts w:ascii="Times New Roman" w:hAnsi="Times New Roman" w:cs="Times New Roman"/>
                <w:sz w:val="24"/>
                <w:szCs w:val="24"/>
              </w:rPr>
            </w:pPr>
            <w:ins w:id="3567" w:author="2" w:date="2021-08-31T10:55:00Z">
              <w:r>
                <w:rPr>
                  <w:rFonts w:ascii="Times New Roman" w:hAnsi="Times New Roman" w:cs="Times New Roman"/>
                  <w:sz w:val="24"/>
                  <w:szCs w:val="24"/>
                </w:rPr>
                <w:t>1</w:t>
              </w:r>
            </w:ins>
          </w:p>
        </w:tc>
      </w:tr>
      <w:tr w:rsidR="00450F2B" w:rsidRPr="00450F2B" w14:paraId="07E2D563" w14:textId="77777777" w:rsidTr="00911EF6">
        <w:tc>
          <w:tcPr>
            <w:tcW w:w="846" w:type="dxa"/>
            <w:tcPrChange w:id="3568" w:author="2" w:date="2021-08-31T10:55:00Z">
              <w:tcPr>
                <w:tcW w:w="846" w:type="dxa"/>
              </w:tcPr>
            </w:tcPrChange>
          </w:tcPr>
          <w:p w14:paraId="50A03550" w14:textId="77777777" w:rsidR="00450F2B" w:rsidRPr="00450F2B" w:rsidRDefault="00450F2B" w:rsidP="00450F2B">
            <w:pPr>
              <w:spacing w:after="120"/>
              <w:rPr>
                <w:rFonts w:ascii="Times New Roman" w:hAnsi="Times New Roman" w:cs="Times New Roman"/>
                <w:sz w:val="24"/>
                <w:szCs w:val="24"/>
              </w:rPr>
            </w:pPr>
          </w:p>
        </w:tc>
        <w:tc>
          <w:tcPr>
            <w:tcW w:w="1843" w:type="dxa"/>
            <w:tcPrChange w:id="3569" w:author="2" w:date="2021-08-31T10:55:00Z">
              <w:tcPr>
                <w:tcW w:w="1843" w:type="dxa"/>
              </w:tcPr>
            </w:tcPrChange>
          </w:tcPr>
          <w:p w14:paraId="2D2A2CBC" w14:textId="77777777" w:rsidR="00450F2B" w:rsidRPr="00450F2B" w:rsidRDefault="00450F2B" w:rsidP="00450F2B">
            <w:pPr>
              <w:spacing w:after="120"/>
              <w:rPr>
                <w:rFonts w:ascii="Times New Roman" w:hAnsi="Times New Roman" w:cs="Times New Roman"/>
                <w:sz w:val="24"/>
                <w:szCs w:val="24"/>
              </w:rPr>
            </w:pPr>
          </w:p>
        </w:tc>
        <w:tc>
          <w:tcPr>
            <w:tcW w:w="425" w:type="dxa"/>
            <w:tcPrChange w:id="3570" w:author="2" w:date="2021-08-31T10:55:00Z">
              <w:tcPr>
                <w:tcW w:w="425" w:type="dxa"/>
              </w:tcPr>
            </w:tcPrChange>
          </w:tcPr>
          <w:p w14:paraId="4602E6A3" w14:textId="77777777" w:rsidR="00450F2B" w:rsidRPr="00450F2B" w:rsidRDefault="00450F2B" w:rsidP="00450F2B">
            <w:pPr>
              <w:spacing w:after="120"/>
              <w:rPr>
                <w:rFonts w:ascii="Times New Roman" w:hAnsi="Times New Roman" w:cs="Times New Roman"/>
                <w:sz w:val="24"/>
                <w:szCs w:val="24"/>
              </w:rPr>
            </w:pPr>
          </w:p>
        </w:tc>
        <w:tc>
          <w:tcPr>
            <w:tcW w:w="392" w:type="dxa"/>
            <w:tcPrChange w:id="3571" w:author="2" w:date="2021-08-31T10:55:00Z">
              <w:tcPr>
                <w:tcW w:w="392" w:type="dxa"/>
              </w:tcPr>
            </w:tcPrChange>
          </w:tcPr>
          <w:p w14:paraId="7856D9D9" w14:textId="77777777" w:rsidR="00450F2B" w:rsidRPr="00450F2B" w:rsidRDefault="00450F2B" w:rsidP="00450F2B">
            <w:pPr>
              <w:spacing w:after="120"/>
              <w:rPr>
                <w:rFonts w:ascii="Times New Roman" w:hAnsi="Times New Roman" w:cs="Times New Roman"/>
                <w:sz w:val="24"/>
                <w:szCs w:val="24"/>
              </w:rPr>
            </w:pPr>
          </w:p>
        </w:tc>
        <w:tc>
          <w:tcPr>
            <w:tcW w:w="553" w:type="dxa"/>
            <w:tcPrChange w:id="3572" w:author="2" w:date="2021-08-31T10:55:00Z">
              <w:tcPr>
                <w:tcW w:w="553" w:type="dxa"/>
              </w:tcPr>
            </w:tcPrChange>
          </w:tcPr>
          <w:p w14:paraId="36F0437B" w14:textId="0E2C426A" w:rsidR="00450F2B" w:rsidRDefault="004D5EB2" w:rsidP="00450F2B">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3573" w:author="2" w:date="2021-08-31T10:55:00Z">
              <w:tcPr>
                <w:tcW w:w="6001" w:type="dxa"/>
              </w:tcPr>
            </w:tcPrChange>
          </w:tcPr>
          <w:p w14:paraId="3A59A405" w14:textId="364D6437" w:rsidR="00450F2B" w:rsidRPr="00450F2B" w:rsidRDefault="00C94C1E" w:rsidP="00C94C1E">
            <w:pPr>
              <w:jc w:val="both"/>
              <w:rPr>
                <w:rFonts w:ascii="Times New Roman" w:eastAsia="Times New Roman" w:hAnsi="Times New Roman" w:cs="Times New Roman"/>
                <w:color w:val="000000"/>
                <w:lang w:eastAsia="ru-RU"/>
              </w:rPr>
            </w:pPr>
            <w:r>
              <w:rPr>
                <w:rStyle w:val="1"/>
              </w:rPr>
              <w:t>Требуется осветить дно колодца, направив на него солнечные лучи. Как надо расположить плоское зеркало, если лучи Солнца падают к земной поверхности под углом 60°?</w:t>
            </w:r>
          </w:p>
        </w:tc>
        <w:tc>
          <w:tcPr>
            <w:tcW w:w="4961" w:type="dxa"/>
            <w:gridSpan w:val="2"/>
            <w:tcPrChange w:id="3574" w:author="2" w:date="2021-08-31T10:55:00Z">
              <w:tcPr>
                <w:tcW w:w="4839" w:type="dxa"/>
              </w:tcPr>
            </w:tcPrChange>
          </w:tcPr>
          <w:p w14:paraId="6E11917C" w14:textId="77777777" w:rsidR="00450F2B" w:rsidRPr="006F33AA" w:rsidRDefault="002B184D" w:rsidP="002B184D">
            <w:pPr>
              <w:pStyle w:val="a4"/>
              <w:numPr>
                <w:ilvl w:val="0"/>
                <w:numId w:val="260"/>
              </w:numPr>
              <w:spacing w:after="0" w:line="273" w:lineRule="exact"/>
              <w:ind w:right="20"/>
              <w:rPr>
                <w:ins w:id="3575" w:author="2" w:date="2021-08-31T10:55:00Z"/>
                <w:rFonts w:ascii="Times New Roman" w:eastAsia="Century Schoolbook" w:hAnsi="Times New Roman" w:cs="Times New Roman"/>
                <w:color w:val="000000"/>
                <w:sz w:val="20"/>
                <w:szCs w:val="20"/>
                <w:lang w:eastAsia="ru-RU"/>
              </w:rPr>
            </w:pPr>
            <w:ins w:id="3576" w:author="2" w:date="2021-08-31T10:55:00Z">
              <w:r w:rsidRPr="006F33AA">
                <w:rPr>
                  <w:rFonts w:ascii="Times New Roman" w:eastAsia="Century Schoolbook" w:hAnsi="Times New Roman" w:cs="Times New Roman"/>
                  <w:color w:val="000000"/>
                  <w:sz w:val="20"/>
                  <w:szCs w:val="20"/>
                  <w:lang w:eastAsia="ru-RU"/>
                </w:rPr>
                <w:t>Под углом 45° к горизонту</w:t>
              </w:r>
            </w:ins>
          </w:p>
          <w:p w14:paraId="330722DB" w14:textId="77777777" w:rsidR="002B184D" w:rsidRPr="006F33AA" w:rsidRDefault="002B184D" w:rsidP="002B184D">
            <w:pPr>
              <w:pStyle w:val="a4"/>
              <w:numPr>
                <w:ilvl w:val="0"/>
                <w:numId w:val="260"/>
              </w:numPr>
              <w:spacing w:after="0" w:line="273" w:lineRule="exact"/>
              <w:ind w:right="20"/>
              <w:rPr>
                <w:ins w:id="3577" w:author="2" w:date="2021-08-31T10:55:00Z"/>
                <w:rFonts w:ascii="Times New Roman" w:eastAsia="Century Schoolbook" w:hAnsi="Times New Roman" w:cs="Times New Roman"/>
                <w:color w:val="000000"/>
                <w:sz w:val="20"/>
                <w:szCs w:val="20"/>
                <w:lang w:eastAsia="ru-RU"/>
              </w:rPr>
            </w:pPr>
            <w:ins w:id="3578" w:author="2" w:date="2021-08-31T10:55:00Z">
              <w:r w:rsidRPr="006F33AA">
                <w:rPr>
                  <w:rFonts w:ascii="Times New Roman" w:eastAsia="Century Schoolbook" w:hAnsi="Times New Roman" w:cs="Times New Roman"/>
                  <w:color w:val="000000"/>
                  <w:sz w:val="20"/>
                  <w:szCs w:val="20"/>
                  <w:lang w:eastAsia="ru-RU"/>
                </w:rPr>
                <w:t>Под углом 75° к горизонту</w:t>
              </w:r>
            </w:ins>
          </w:p>
          <w:p w14:paraId="33D0F91C" w14:textId="77777777" w:rsidR="002B184D" w:rsidRPr="006F33AA" w:rsidRDefault="002B184D" w:rsidP="002B184D">
            <w:pPr>
              <w:pStyle w:val="a4"/>
              <w:numPr>
                <w:ilvl w:val="0"/>
                <w:numId w:val="260"/>
              </w:numPr>
              <w:spacing w:after="0" w:line="273" w:lineRule="exact"/>
              <w:ind w:right="20"/>
              <w:rPr>
                <w:ins w:id="3579" w:author="2" w:date="2021-08-31T10:55:00Z"/>
                <w:rFonts w:ascii="Times New Roman" w:eastAsia="Century Schoolbook" w:hAnsi="Times New Roman" w:cs="Times New Roman"/>
                <w:color w:val="000000"/>
                <w:sz w:val="20"/>
                <w:szCs w:val="20"/>
                <w:lang w:eastAsia="ru-RU"/>
              </w:rPr>
            </w:pPr>
            <w:ins w:id="3580" w:author="2" w:date="2021-08-31T10:55:00Z">
              <w:r w:rsidRPr="006F33AA">
                <w:rPr>
                  <w:rFonts w:ascii="Times New Roman" w:eastAsia="Century Schoolbook" w:hAnsi="Times New Roman" w:cs="Times New Roman"/>
                  <w:color w:val="000000"/>
                  <w:sz w:val="20"/>
                  <w:szCs w:val="20"/>
                  <w:lang w:eastAsia="ru-RU"/>
                </w:rPr>
                <w:t>Под углом 90° к горизонту</w:t>
              </w:r>
            </w:ins>
          </w:p>
          <w:p w14:paraId="1BF62198" w14:textId="72F180EF" w:rsidR="00450F2B" w:rsidRPr="006F33AA" w:rsidRDefault="002B184D" w:rsidP="002B184D">
            <w:pPr>
              <w:pStyle w:val="a4"/>
              <w:numPr>
                <w:ilvl w:val="0"/>
                <w:numId w:val="260"/>
              </w:numPr>
              <w:spacing w:after="0" w:line="273" w:lineRule="exact"/>
              <w:ind w:right="20"/>
              <w:rPr>
                <w:rFonts w:ascii="Times New Roman" w:hAnsi="Times New Roman"/>
                <w:color w:val="000000"/>
                <w:sz w:val="20"/>
                <w:rPrChange w:id="3581" w:author="2" w:date="2021-08-31T10:55:00Z">
                  <w:rPr>
                    <w:rFonts w:ascii="Times New Roman" w:eastAsia="Century Schoolbook" w:hAnsi="Times New Roman" w:cs="Times New Roman"/>
                    <w:color w:val="000000"/>
                    <w:sz w:val="24"/>
                    <w:szCs w:val="24"/>
                    <w:lang w:eastAsia="ru-RU"/>
                  </w:rPr>
                </w:rPrChange>
              </w:rPr>
              <w:pPrChange w:id="3582" w:author="2" w:date="2021-08-31T10:55:00Z">
                <w:pPr>
                  <w:pStyle w:val="a4"/>
                  <w:framePr w:hSpace="180" w:wrap="around" w:hAnchor="margin" w:y="665"/>
                  <w:spacing w:after="0" w:line="273" w:lineRule="exact"/>
                  <w:ind w:left="346" w:right="20" w:firstLine="142"/>
                </w:pPr>
              </w:pPrChange>
            </w:pPr>
            <w:ins w:id="3583" w:author="2" w:date="2021-08-31T10:55:00Z">
              <w:r w:rsidRPr="006F33AA">
                <w:rPr>
                  <w:rFonts w:ascii="Times New Roman" w:eastAsia="Century Schoolbook" w:hAnsi="Times New Roman" w:cs="Times New Roman"/>
                  <w:color w:val="000000"/>
                  <w:sz w:val="20"/>
                  <w:szCs w:val="20"/>
                  <w:lang w:eastAsia="ru-RU"/>
                </w:rPr>
                <w:t>Под углом 30° к горизонту</w:t>
              </w:r>
            </w:ins>
          </w:p>
        </w:tc>
        <w:tc>
          <w:tcPr>
            <w:tcW w:w="567" w:type="dxa"/>
            <w:gridSpan w:val="2"/>
            <w:tcPrChange w:id="3584" w:author="2" w:date="2021-08-31T10:55:00Z">
              <w:tcPr>
                <w:tcW w:w="547" w:type="dxa"/>
              </w:tcPr>
            </w:tcPrChange>
          </w:tcPr>
          <w:p w14:paraId="4C738C86" w14:textId="35EC41E4" w:rsidR="00450F2B" w:rsidRPr="00450F2B" w:rsidRDefault="002B184D" w:rsidP="00450F2B">
            <w:pPr>
              <w:tabs>
                <w:tab w:val="left" w:pos="600"/>
                <w:tab w:val="left" w:pos="851"/>
              </w:tabs>
              <w:ind w:right="34" w:firstLine="142"/>
              <w:rPr>
                <w:rFonts w:ascii="Times New Roman" w:hAnsi="Times New Roman" w:cs="Times New Roman"/>
                <w:sz w:val="24"/>
                <w:szCs w:val="24"/>
              </w:rPr>
            </w:pPr>
            <w:ins w:id="3585" w:author="2" w:date="2021-08-31T10:55:00Z">
              <w:r>
                <w:rPr>
                  <w:rFonts w:ascii="Times New Roman" w:hAnsi="Times New Roman" w:cs="Times New Roman"/>
                  <w:sz w:val="24"/>
                  <w:szCs w:val="24"/>
                </w:rPr>
                <w:t>2</w:t>
              </w:r>
            </w:ins>
          </w:p>
        </w:tc>
      </w:tr>
      <w:tr w:rsidR="004D5EB2" w:rsidRPr="00450F2B" w14:paraId="2E712904" w14:textId="77777777" w:rsidTr="00911EF6">
        <w:tc>
          <w:tcPr>
            <w:tcW w:w="846" w:type="dxa"/>
            <w:tcPrChange w:id="3586" w:author="2" w:date="2021-08-31T10:55:00Z">
              <w:tcPr>
                <w:tcW w:w="846" w:type="dxa"/>
              </w:tcPr>
            </w:tcPrChange>
          </w:tcPr>
          <w:p w14:paraId="405BC60E" w14:textId="77777777" w:rsidR="004D5EB2" w:rsidRPr="00450F2B" w:rsidRDefault="004D5EB2" w:rsidP="00450F2B">
            <w:pPr>
              <w:spacing w:after="120"/>
              <w:rPr>
                <w:rFonts w:ascii="Times New Roman" w:hAnsi="Times New Roman" w:cs="Times New Roman"/>
                <w:sz w:val="24"/>
                <w:szCs w:val="24"/>
              </w:rPr>
            </w:pPr>
          </w:p>
        </w:tc>
        <w:tc>
          <w:tcPr>
            <w:tcW w:w="1843" w:type="dxa"/>
            <w:tcPrChange w:id="3587" w:author="2" w:date="2021-08-31T10:55:00Z">
              <w:tcPr>
                <w:tcW w:w="1843" w:type="dxa"/>
              </w:tcPr>
            </w:tcPrChange>
          </w:tcPr>
          <w:p w14:paraId="1BC9D1CB" w14:textId="77777777" w:rsidR="004D5EB2" w:rsidRPr="00450F2B" w:rsidRDefault="004D5EB2" w:rsidP="00450F2B">
            <w:pPr>
              <w:spacing w:after="120"/>
              <w:rPr>
                <w:rFonts w:ascii="Times New Roman" w:hAnsi="Times New Roman" w:cs="Times New Roman"/>
                <w:sz w:val="24"/>
                <w:szCs w:val="24"/>
              </w:rPr>
            </w:pPr>
          </w:p>
        </w:tc>
        <w:tc>
          <w:tcPr>
            <w:tcW w:w="425" w:type="dxa"/>
            <w:tcPrChange w:id="3588" w:author="2" w:date="2021-08-31T10:55:00Z">
              <w:tcPr>
                <w:tcW w:w="425" w:type="dxa"/>
              </w:tcPr>
            </w:tcPrChange>
          </w:tcPr>
          <w:p w14:paraId="28821B5C" w14:textId="77777777" w:rsidR="004D5EB2" w:rsidRPr="00450F2B" w:rsidRDefault="004D5EB2" w:rsidP="00450F2B">
            <w:pPr>
              <w:spacing w:after="120"/>
              <w:rPr>
                <w:rFonts w:ascii="Times New Roman" w:hAnsi="Times New Roman" w:cs="Times New Roman"/>
                <w:sz w:val="24"/>
                <w:szCs w:val="24"/>
              </w:rPr>
            </w:pPr>
          </w:p>
        </w:tc>
        <w:tc>
          <w:tcPr>
            <w:tcW w:w="392" w:type="dxa"/>
            <w:tcPrChange w:id="3589" w:author="2" w:date="2021-08-31T10:55:00Z">
              <w:tcPr>
                <w:tcW w:w="392" w:type="dxa"/>
              </w:tcPr>
            </w:tcPrChange>
          </w:tcPr>
          <w:p w14:paraId="22605E42" w14:textId="77777777" w:rsidR="004D5EB2" w:rsidRPr="00450F2B" w:rsidRDefault="004D5EB2" w:rsidP="00450F2B">
            <w:pPr>
              <w:spacing w:after="120"/>
              <w:rPr>
                <w:rFonts w:ascii="Times New Roman" w:hAnsi="Times New Roman" w:cs="Times New Roman"/>
                <w:sz w:val="24"/>
                <w:szCs w:val="24"/>
              </w:rPr>
            </w:pPr>
          </w:p>
        </w:tc>
        <w:tc>
          <w:tcPr>
            <w:tcW w:w="553" w:type="dxa"/>
            <w:tcPrChange w:id="3590" w:author="2" w:date="2021-08-31T10:55:00Z">
              <w:tcPr>
                <w:tcW w:w="553" w:type="dxa"/>
              </w:tcPr>
            </w:tcPrChange>
          </w:tcPr>
          <w:p w14:paraId="660CC88A" w14:textId="0B41A53B" w:rsidR="004D5EB2" w:rsidRDefault="004D5EB2" w:rsidP="00450F2B">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3591" w:author="2" w:date="2021-08-31T10:55:00Z">
              <w:tcPr>
                <w:tcW w:w="6001" w:type="dxa"/>
              </w:tcPr>
            </w:tcPrChange>
          </w:tcPr>
          <w:p w14:paraId="137649AD" w14:textId="09B10F1A" w:rsidR="004D5EB2" w:rsidRPr="00450F2B" w:rsidRDefault="00C94C1E" w:rsidP="00C94C1E">
            <w:pPr>
              <w:jc w:val="both"/>
              <w:rPr>
                <w:rFonts w:ascii="Times New Roman" w:eastAsia="Times New Roman" w:hAnsi="Times New Roman" w:cs="Times New Roman"/>
                <w:color w:val="000000"/>
                <w:lang w:eastAsia="ru-RU"/>
              </w:rPr>
            </w:pPr>
            <w:r>
              <w:rPr>
                <w:rStyle w:val="1"/>
              </w:rPr>
              <w:t>Лучи, идущие от Солнца, образуют с горизонтом угол 24°. Как, используя плоское зеркало, направить их параллельно ли</w:t>
            </w:r>
            <w:r>
              <w:rPr>
                <w:rStyle w:val="1"/>
              </w:rPr>
              <w:softHyphen/>
              <w:t>нии горизонта?</w:t>
            </w:r>
          </w:p>
        </w:tc>
        <w:tc>
          <w:tcPr>
            <w:tcW w:w="4961" w:type="dxa"/>
            <w:gridSpan w:val="2"/>
            <w:tcPrChange w:id="3592" w:author="2" w:date="2021-08-31T10:55:00Z">
              <w:tcPr>
                <w:tcW w:w="4839" w:type="dxa"/>
              </w:tcPr>
            </w:tcPrChange>
          </w:tcPr>
          <w:p w14:paraId="43A8A56A" w14:textId="77777777" w:rsidR="004D5EB2" w:rsidRPr="006F33AA" w:rsidRDefault="00C4546B" w:rsidP="00C4546B">
            <w:pPr>
              <w:pStyle w:val="a4"/>
              <w:numPr>
                <w:ilvl w:val="0"/>
                <w:numId w:val="261"/>
              </w:numPr>
              <w:spacing w:after="0" w:line="273" w:lineRule="exact"/>
              <w:ind w:right="20"/>
              <w:rPr>
                <w:ins w:id="3593" w:author="2" w:date="2021-08-31T10:55:00Z"/>
                <w:rFonts w:ascii="Times New Roman" w:eastAsia="Century Schoolbook" w:hAnsi="Times New Roman" w:cs="Times New Roman"/>
                <w:color w:val="000000"/>
                <w:sz w:val="20"/>
                <w:szCs w:val="20"/>
                <w:lang w:eastAsia="ru-RU"/>
              </w:rPr>
            </w:pPr>
            <w:ins w:id="3594" w:author="2" w:date="2021-08-31T10:55:00Z">
              <w:r w:rsidRPr="006F33AA">
                <w:rPr>
                  <w:rFonts w:ascii="Times New Roman" w:eastAsia="Century Schoolbook" w:hAnsi="Times New Roman" w:cs="Times New Roman"/>
                  <w:color w:val="000000"/>
                  <w:sz w:val="20"/>
                  <w:szCs w:val="20"/>
                  <w:lang w:eastAsia="ru-RU"/>
                </w:rPr>
                <w:t>Под углом 102° к горизонту</w:t>
              </w:r>
            </w:ins>
          </w:p>
          <w:p w14:paraId="37DEA854" w14:textId="77777777" w:rsidR="00C4546B" w:rsidRPr="006F33AA" w:rsidRDefault="00C4546B" w:rsidP="00C4546B">
            <w:pPr>
              <w:pStyle w:val="a4"/>
              <w:numPr>
                <w:ilvl w:val="0"/>
                <w:numId w:val="261"/>
              </w:numPr>
              <w:spacing w:after="0" w:line="273" w:lineRule="exact"/>
              <w:ind w:right="20"/>
              <w:rPr>
                <w:ins w:id="3595" w:author="2" w:date="2021-08-31T10:55:00Z"/>
                <w:rFonts w:ascii="Times New Roman" w:eastAsia="Century Schoolbook" w:hAnsi="Times New Roman" w:cs="Times New Roman"/>
                <w:color w:val="000000"/>
                <w:sz w:val="20"/>
                <w:szCs w:val="20"/>
                <w:lang w:eastAsia="ru-RU"/>
              </w:rPr>
            </w:pPr>
            <w:ins w:id="3596" w:author="2" w:date="2021-08-31T10:55:00Z">
              <w:r w:rsidRPr="006F33AA">
                <w:rPr>
                  <w:rFonts w:ascii="Times New Roman" w:eastAsia="Century Schoolbook" w:hAnsi="Times New Roman" w:cs="Times New Roman"/>
                  <w:color w:val="000000"/>
                  <w:sz w:val="20"/>
                  <w:szCs w:val="20"/>
                  <w:lang w:eastAsia="ru-RU"/>
                </w:rPr>
                <w:t>Под углом 45° к горизонту</w:t>
              </w:r>
            </w:ins>
          </w:p>
          <w:p w14:paraId="73EC69AA" w14:textId="77777777" w:rsidR="00C4546B" w:rsidRPr="006F33AA" w:rsidRDefault="00C4546B" w:rsidP="00C4546B">
            <w:pPr>
              <w:pStyle w:val="a4"/>
              <w:numPr>
                <w:ilvl w:val="0"/>
                <w:numId w:val="261"/>
              </w:numPr>
              <w:spacing w:after="0" w:line="273" w:lineRule="exact"/>
              <w:ind w:right="20"/>
              <w:rPr>
                <w:ins w:id="3597" w:author="2" w:date="2021-08-31T10:55:00Z"/>
                <w:rFonts w:ascii="Times New Roman" w:eastAsia="Century Schoolbook" w:hAnsi="Times New Roman" w:cs="Times New Roman"/>
                <w:color w:val="000000"/>
                <w:sz w:val="20"/>
                <w:szCs w:val="20"/>
                <w:lang w:eastAsia="ru-RU"/>
              </w:rPr>
            </w:pPr>
            <w:ins w:id="3598" w:author="2" w:date="2021-08-31T10:55:00Z">
              <w:r w:rsidRPr="006F33AA">
                <w:rPr>
                  <w:rFonts w:ascii="Times New Roman" w:eastAsia="Century Schoolbook" w:hAnsi="Times New Roman" w:cs="Times New Roman"/>
                  <w:color w:val="000000"/>
                  <w:sz w:val="20"/>
                  <w:szCs w:val="20"/>
                  <w:lang w:eastAsia="ru-RU"/>
                </w:rPr>
                <w:t>Под углом 135° к горизонту</w:t>
              </w:r>
            </w:ins>
          </w:p>
          <w:p w14:paraId="3BF528C5" w14:textId="4F9EA614" w:rsidR="004D5EB2" w:rsidRPr="006F33AA" w:rsidRDefault="00C4546B" w:rsidP="00C4546B">
            <w:pPr>
              <w:pStyle w:val="a4"/>
              <w:numPr>
                <w:ilvl w:val="0"/>
                <w:numId w:val="261"/>
              </w:numPr>
              <w:spacing w:after="0" w:line="273" w:lineRule="exact"/>
              <w:ind w:right="20"/>
              <w:rPr>
                <w:rFonts w:ascii="Times New Roman" w:hAnsi="Times New Roman"/>
                <w:color w:val="000000"/>
                <w:sz w:val="20"/>
                <w:rPrChange w:id="3599" w:author="2" w:date="2021-08-31T10:55:00Z">
                  <w:rPr>
                    <w:rFonts w:ascii="Times New Roman" w:eastAsia="Century Schoolbook" w:hAnsi="Times New Roman" w:cs="Times New Roman"/>
                    <w:color w:val="000000"/>
                    <w:sz w:val="24"/>
                    <w:szCs w:val="24"/>
                    <w:lang w:eastAsia="ru-RU"/>
                  </w:rPr>
                </w:rPrChange>
              </w:rPr>
              <w:pPrChange w:id="3600" w:author="2" w:date="2021-08-31T10:55:00Z">
                <w:pPr>
                  <w:pStyle w:val="a4"/>
                  <w:framePr w:hSpace="180" w:wrap="around" w:hAnchor="margin" w:y="665"/>
                  <w:spacing w:after="0" w:line="273" w:lineRule="exact"/>
                  <w:ind w:left="346" w:right="20" w:firstLine="142"/>
                </w:pPr>
              </w:pPrChange>
            </w:pPr>
            <w:ins w:id="3601" w:author="2" w:date="2021-08-31T10:55:00Z">
              <w:r w:rsidRPr="006F33AA">
                <w:rPr>
                  <w:rFonts w:ascii="Times New Roman" w:eastAsia="Century Schoolbook" w:hAnsi="Times New Roman" w:cs="Times New Roman"/>
                  <w:color w:val="000000"/>
                  <w:sz w:val="20"/>
                  <w:szCs w:val="20"/>
                  <w:lang w:eastAsia="ru-RU"/>
                </w:rPr>
                <w:t>Под углом 72° к горизонту</w:t>
              </w:r>
            </w:ins>
          </w:p>
        </w:tc>
        <w:tc>
          <w:tcPr>
            <w:tcW w:w="567" w:type="dxa"/>
            <w:gridSpan w:val="2"/>
            <w:tcPrChange w:id="3602" w:author="2" w:date="2021-08-31T10:55:00Z">
              <w:tcPr>
                <w:tcW w:w="547" w:type="dxa"/>
              </w:tcPr>
            </w:tcPrChange>
          </w:tcPr>
          <w:p w14:paraId="4729ECE0" w14:textId="145628E8" w:rsidR="004D5EB2" w:rsidRPr="00450F2B" w:rsidRDefault="00C4546B" w:rsidP="00450F2B">
            <w:pPr>
              <w:tabs>
                <w:tab w:val="left" w:pos="600"/>
                <w:tab w:val="left" w:pos="851"/>
              </w:tabs>
              <w:ind w:right="34" w:firstLine="142"/>
              <w:rPr>
                <w:rFonts w:ascii="Times New Roman" w:hAnsi="Times New Roman" w:cs="Times New Roman"/>
                <w:sz w:val="24"/>
                <w:szCs w:val="24"/>
              </w:rPr>
            </w:pPr>
            <w:ins w:id="3603" w:author="2" w:date="2021-08-31T10:55:00Z">
              <w:r>
                <w:rPr>
                  <w:rFonts w:ascii="Times New Roman" w:hAnsi="Times New Roman" w:cs="Times New Roman"/>
                  <w:sz w:val="24"/>
                  <w:szCs w:val="24"/>
                </w:rPr>
                <w:t>1</w:t>
              </w:r>
            </w:ins>
          </w:p>
        </w:tc>
      </w:tr>
      <w:tr w:rsidR="004D5EB2" w:rsidRPr="00450F2B" w14:paraId="6E613095" w14:textId="77777777" w:rsidTr="00911EF6">
        <w:tc>
          <w:tcPr>
            <w:tcW w:w="846" w:type="dxa"/>
            <w:tcPrChange w:id="3604" w:author="2" w:date="2021-08-31T10:55:00Z">
              <w:tcPr>
                <w:tcW w:w="846" w:type="dxa"/>
              </w:tcPr>
            </w:tcPrChange>
          </w:tcPr>
          <w:p w14:paraId="31C19439" w14:textId="77777777" w:rsidR="004D5EB2" w:rsidRPr="00450F2B" w:rsidRDefault="004D5EB2" w:rsidP="00450F2B">
            <w:pPr>
              <w:spacing w:after="120"/>
              <w:rPr>
                <w:rFonts w:ascii="Times New Roman" w:hAnsi="Times New Roman" w:cs="Times New Roman"/>
                <w:sz w:val="24"/>
                <w:szCs w:val="24"/>
              </w:rPr>
            </w:pPr>
          </w:p>
        </w:tc>
        <w:tc>
          <w:tcPr>
            <w:tcW w:w="1843" w:type="dxa"/>
            <w:tcPrChange w:id="3605" w:author="2" w:date="2021-08-31T10:55:00Z">
              <w:tcPr>
                <w:tcW w:w="1843" w:type="dxa"/>
              </w:tcPr>
            </w:tcPrChange>
          </w:tcPr>
          <w:p w14:paraId="6A6029D1" w14:textId="77777777" w:rsidR="004D5EB2" w:rsidRPr="00450F2B" w:rsidRDefault="004D5EB2" w:rsidP="00450F2B">
            <w:pPr>
              <w:spacing w:after="120"/>
              <w:rPr>
                <w:rFonts w:ascii="Times New Roman" w:hAnsi="Times New Roman" w:cs="Times New Roman"/>
                <w:sz w:val="24"/>
                <w:szCs w:val="24"/>
              </w:rPr>
            </w:pPr>
          </w:p>
        </w:tc>
        <w:tc>
          <w:tcPr>
            <w:tcW w:w="425" w:type="dxa"/>
            <w:tcPrChange w:id="3606" w:author="2" w:date="2021-08-31T10:55:00Z">
              <w:tcPr>
                <w:tcW w:w="425" w:type="dxa"/>
              </w:tcPr>
            </w:tcPrChange>
          </w:tcPr>
          <w:p w14:paraId="06313256" w14:textId="77777777" w:rsidR="004D5EB2" w:rsidRPr="00450F2B" w:rsidRDefault="004D5EB2" w:rsidP="00450F2B">
            <w:pPr>
              <w:spacing w:after="120"/>
              <w:rPr>
                <w:rFonts w:ascii="Times New Roman" w:hAnsi="Times New Roman" w:cs="Times New Roman"/>
                <w:sz w:val="24"/>
                <w:szCs w:val="24"/>
              </w:rPr>
            </w:pPr>
          </w:p>
        </w:tc>
        <w:tc>
          <w:tcPr>
            <w:tcW w:w="392" w:type="dxa"/>
            <w:tcPrChange w:id="3607" w:author="2" w:date="2021-08-31T10:55:00Z">
              <w:tcPr>
                <w:tcW w:w="392" w:type="dxa"/>
              </w:tcPr>
            </w:tcPrChange>
          </w:tcPr>
          <w:p w14:paraId="2864C6F0" w14:textId="77777777" w:rsidR="004D5EB2" w:rsidRPr="00450F2B" w:rsidRDefault="004D5EB2" w:rsidP="00450F2B">
            <w:pPr>
              <w:spacing w:after="120"/>
              <w:rPr>
                <w:rFonts w:ascii="Times New Roman" w:hAnsi="Times New Roman" w:cs="Times New Roman"/>
                <w:sz w:val="24"/>
                <w:szCs w:val="24"/>
              </w:rPr>
            </w:pPr>
          </w:p>
        </w:tc>
        <w:tc>
          <w:tcPr>
            <w:tcW w:w="553" w:type="dxa"/>
            <w:tcPrChange w:id="3608" w:author="2" w:date="2021-08-31T10:55:00Z">
              <w:tcPr>
                <w:tcW w:w="553" w:type="dxa"/>
              </w:tcPr>
            </w:tcPrChange>
          </w:tcPr>
          <w:p w14:paraId="3D30B9C8" w14:textId="706C8F50" w:rsidR="004D5EB2" w:rsidRDefault="004D5EB2" w:rsidP="00450F2B">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3609" w:author="2" w:date="2021-08-31T10:55:00Z">
              <w:tcPr>
                <w:tcW w:w="6001" w:type="dxa"/>
              </w:tcPr>
            </w:tcPrChange>
          </w:tcPr>
          <w:p w14:paraId="01C52454" w14:textId="77777777" w:rsidR="00C94C1E" w:rsidRDefault="00C94C1E" w:rsidP="00C94C1E">
            <w:pPr>
              <w:pStyle w:val="6"/>
              <w:shd w:val="clear" w:color="auto" w:fill="auto"/>
              <w:spacing w:before="0" w:line="226" w:lineRule="exact"/>
              <w:ind w:right="40" w:firstLine="0"/>
            </w:pPr>
            <w:r>
              <w:rPr>
                <w:rStyle w:val="1"/>
              </w:rPr>
              <w:t>Как надо расположить плоское зеркало, чтобы изменить на</w:t>
            </w:r>
            <w:r>
              <w:rPr>
                <w:rStyle w:val="1"/>
              </w:rPr>
              <w:softHyphen/>
              <w:t>правление солнечного луча на горизонтальное, если луч, прохо</w:t>
            </w:r>
            <w:r>
              <w:rPr>
                <w:rStyle w:val="1"/>
              </w:rPr>
              <w:softHyphen/>
              <w:t>дя сквозь малое отверстие в ставне, образует с горизонтальной поверхностью стола угол 50°?</w:t>
            </w:r>
          </w:p>
          <w:p w14:paraId="11540A45" w14:textId="77777777" w:rsidR="004D5EB2" w:rsidRPr="00450F2B" w:rsidRDefault="004D5EB2" w:rsidP="00450F2B">
            <w:pPr>
              <w:ind w:firstLine="375"/>
              <w:jc w:val="both"/>
              <w:rPr>
                <w:rFonts w:ascii="Times New Roman" w:eastAsia="Times New Roman" w:hAnsi="Times New Roman" w:cs="Times New Roman"/>
                <w:color w:val="000000"/>
                <w:lang w:eastAsia="ru-RU"/>
              </w:rPr>
            </w:pPr>
          </w:p>
        </w:tc>
        <w:tc>
          <w:tcPr>
            <w:tcW w:w="4961" w:type="dxa"/>
            <w:gridSpan w:val="2"/>
            <w:tcPrChange w:id="3610" w:author="2" w:date="2021-08-31T10:55:00Z">
              <w:tcPr>
                <w:tcW w:w="4839" w:type="dxa"/>
              </w:tcPr>
            </w:tcPrChange>
          </w:tcPr>
          <w:p w14:paraId="486C0560" w14:textId="77777777" w:rsidR="004D5EB2" w:rsidRPr="006F33AA" w:rsidRDefault="00C4546B" w:rsidP="00C4546B">
            <w:pPr>
              <w:pStyle w:val="a4"/>
              <w:numPr>
                <w:ilvl w:val="0"/>
                <w:numId w:val="262"/>
              </w:numPr>
              <w:spacing w:after="0" w:line="273" w:lineRule="exact"/>
              <w:ind w:right="20"/>
              <w:rPr>
                <w:ins w:id="3611" w:author="2" w:date="2021-08-31T10:55:00Z"/>
                <w:rFonts w:ascii="Times New Roman" w:eastAsia="Century Schoolbook" w:hAnsi="Times New Roman" w:cs="Times New Roman"/>
                <w:color w:val="000000"/>
                <w:sz w:val="20"/>
                <w:szCs w:val="20"/>
                <w:lang w:eastAsia="ru-RU"/>
              </w:rPr>
            </w:pPr>
            <w:ins w:id="3612" w:author="2" w:date="2021-08-31T10:55:00Z">
              <w:r w:rsidRPr="006F33AA">
                <w:rPr>
                  <w:rFonts w:ascii="Times New Roman" w:eastAsia="Century Schoolbook" w:hAnsi="Times New Roman" w:cs="Times New Roman"/>
                  <w:color w:val="000000"/>
                  <w:sz w:val="20"/>
                  <w:szCs w:val="20"/>
                  <w:lang w:eastAsia="ru-RU"/>
                </w:rPr>
                <w:t>Под углом 25° к горизонту</w:t>
              </w:r>
            </w:ins>
          </w:p>
          <w:p w14:paraId="73171D72" w14:textId="77777777" w:rsidR="00C4546B" w:rsidRPr="006F33AA" w:rsidRDefault="00C4546B" w:rsidP="00C4546B">
            <w:pPr>
              <w:pStyle w:val="a4"/>
              <w:numPr>
                <w:ilvl w:val="0"/>
                <w:numId w:val="262"/>
              </w:numPr>
              <w:spacing w:after="0" w:line="273" w:lineRule="exact"/>
              <w:ind w:right="20"/>
              <w:rPr>
                <w:ins w:id="3613" w:author="2" w:date="2021-08-31T10:55:00Z"/>
                <w:rFonts w:ascii="Times New Roman" w:eastAsia="Century Schoolbook" w:hAnsi="Times New Roman" w:cs="Times New Roman"/>
                <w:color w:val="000000"/>
                <w:sz w:val="20"/>
                <w:szCs w:val="20"/>
                <w:lang w:eastAsia="ru-RU"/>
              </w:rPr>
            </w:pPr>
            <w:ins w:id="3614" w:author="2" w:date="2021-08-31T10:55:00Z">
              <w:r w:rsidRPr="006F33AA">
                <w:rPr>
                  <w:rFonts w:ascii="Times New Roman" w:eastAsia="Century Schoolbook" w:hAnsi="Times New Roman" w:cs="Times New Roman"/>
                  <w:color w:val="000000"/>
                  <w:sz w:val="20"/>
                  <w:szCs w:val="20"/>
                  <w:lang w:eastAsia="ru-RU"/>
                </w:rPr>
                <w:t>Под углом 50° к горизонту</w:t>
              </w:r>
            </w:ins>
          </w:p>
          <w:p w14:paraId="58D19BFE" w14:textId="77777777" w:rsidR="00C4546B" w:rsidRPr="006F33AA" w:rsidRDefault="00C4546B" w:rsidP="00C4546B">
            <w:pPr>
              <w:pStyle w:val="a4"/>
              <w:numPr>
                <w:ilvl w:val="0"/>
                <w:numId w:val="262"/>
              </w:numPr>
              <w:spacing w:after="0" w:line="273" w:lineRule="exact"/>
              <w:ind w:right="20"/>
              <w:rPr>
                <w:ins w:id="3615" w:author="2" w:date="2021-08-31T10:55:00Z"/>
                <w:rFonts w:ascii="Times New Roman" w:eastAsia="Century Schoolbook" w:hAnsi="Times New Roman" w:cs="Times New Roman"/>
                <w:color w:val="000000"/>
                <w:sz w:val="20"/>
                <w:szCs w:val="20"/>
                <w:lang w:eastAsia="ru-RU"/>
              </w:rPr>
            </w:pPr>
            <w:ins w:id="3616" w:author="2" w:date="2021-08-31T10:55:00Z">
              <w:r w:rsidRPr="006F33AA">
                <w:rPr>
                  <w:rFonts w:ascii="Times New Roman" w:eastAsia="Century Schoolbook" w:hAnsi="Times New Roman" w:cs="Times New Roman"/>
                  <w:color w:val="000000"/>
                  <w:sz w:val="20"/>
                  <w:szCs w:val="20"/>
                  <w:lang w:eastAsia="ru-RU"/>
                </w:rPr>
                <w:t>Под углом 12.5° к горизонту</w:t>
              </w:r>
            </w:ins>
          </w:p>
          <w:p w14:paraId="601AC006" w14:textId="7C5A4998" w:rsidR="004D5EB2" w:rsidRPr="006F33AA" w:rsidRDefault="00C4546B" w:rsidP="00C4546B">
            <w:pPr>
              <w:pStyle w:val="a4"/>
              <w:numPr>
                <w:ilvl w:val="0"/>
                <w:numId w:val="262"/>
              </w:numPr>
              <w:spacing w:after="0" w:line="273" w:lineRule="exact"/>
              <w:ind w:right="20"/>
              <w:rPr>
                <w:rFonts w:ascii="Times New Roman" w:hAnsi="Times New Roman"/>
                <w:color w:val="000000"/>
                <w:sz w:val="20"/>
                <w:rPrChange w:id="3617" w:author="2" w:date="2021-08-31T10:55:00Z">
                  <w:rPr>
                    <w:rFonts w:ascii="Times New Roman" w:eastAsia="Century Schoolbook" w:hAnsi="Times New Roman" w:cs="Times New Roman"/>
                    <w:color w:val="000000"/>
                    <w:sz w:val="24"/>
                    <w:szCs w:val="24"/>
                    <w:lang w:eastAsia="ru-RU"/>
                  </w:rPr>
                </w:rPrChange>
              </w:rPr>
              <w:pPrChange w:id="3618" w:author="2" w:date="2021-08-31T10:55:00Z">
                <w:pPr>
                  <w:pStyle w:val="a4"/>
                  <w:framePr w:hSpace="180" w:wrap="around" w:hAnchor="margin" w:y="665"/>
                  <w:spacing w:after="0" w:line="273" w:lineRule="exact"/>
                  <w:ind w:left="346" w:right="20" w:firstLine="142"/>
                </w:pPr>
              </w:pPrChange>
            </w:pPr>
            <w:ins w:id="3619" w:author="2" w:date="2021-08-31T10:55:00Z">
              <w:r w:rsidRPr="006F33AA">
                <w:rPr>
                  <w:rFonts w:ascii="Times New Roman" w:eastAsia="Century Schoolbook" w:hAnsi="Times New Roman" w:cs="Times New Roman"/>
                  <w:color w:val="000000"/>
                  <w:sz w:val="20"/>
                  <w:szCs w:val="20"/>
                  <w:lang w:eastAsia="ru-RU"/>
                </w:rPr>
                <w:t>Под углом 35° к горизонту</w:t>
              </w:r>
            </w:ins>
          </w:p>
        </w:tc>
        <w:tc>
          <w:tcPr>
            <w:tcW w:w="567" w:type="dxa"/>
            <w:gridSpan w:val="2"/>
            <w:tcPrChange w:id="3620" w:author="2" w:date="2021-08-31T10:55:00Z">
              <w:tcPr>
                <w:tcW w:w="547" w:type="dxa"/>
              </w:tcPr>
            </w:tcPrChange>
          </w:tcPr>
          <w:p w14:paraId="7D45808A" w14:textId="2EC642C2" w:rsidR="004D5EB2" w:rsidRPr="00450F2B" w:rsidRDefault="00C4546B" w:rsidP="00450F2B">
            <w:pPr>
              <w:tabs>
                <w:tab w:val="left" w:pos="600"/>
                <w:tab w:val="left" w:pos="851"/>
              </w:tabs>
              <w:ind w:right="34" w:firstLine="142"/>
              <w:rPr>
                <w:rFonts w:ascii="Times New Roman" w:hAnsi="Times New Roman" w:cs="Times New Roman"/>
                <w:sz w:val="24"/>
                <w:szCs w:val="24"/>
              </w:rPr>
            </w:pPr>
            <w:ins w:id="3621" w:author="2" w:date="2021-08-31T10:55:00Z">
              <w:r>
                <w:rPr>
                  <w:rFonts w:ascii="Times New Roman" w:hAnsi="Times New Roman" w:cs="Times New Roman"/>
                  <w:sz w:val="24"/>
                  <w:szCs w:val="24"/>
                </w:rPr>
                <w:t>1</w:t>
              </w:r>
            </w:ins>
          </w:p>
        </w:tc>
      </w:tr>
      <w:tr w:rsidR="004D5EB2" w:rsidRPr="00450F2B" w14:paraId="6CB73539" w14:textId="77777777" w:rsidTr="00911EF6">
        <w:tc>
          <w:tcPr>
            <w:tcW w:w="846" w:type="dxa"/>
            <w:tcPrChange w:id="3622" w:author="2" w:date="2021-08-31T10:55:00Z">
              <w:tcPr>
                <w:tcW w:w="846" w:type="dxa"/>
              </w:tcPr>
            </w:tcPrChange>
          </w:tcPr>
          <w:p w14:paraId="1B3C1D4A" w14:textId="77777777" w:rsidR="004D5EB2" w:rsidRPr="00450F2B" w:rsidRDefault="004D5EB2" w:rsidP="00450F2B">
            <w:pPr>
              <w:spacing w:after="120"/>
              <w:rPr>
                <w:rFonts w:ascii="Times New Roman" w:hAnsi="Times New Roman" w:cs="Times New Roman"/>
                <w:sz w:val="24"/>
                <w:szCs w:val="24"/>
              </w:rPr>
            </w:pPr>
          </w:p>
        </w:tc>
        <w:tc>
          <w:tcPr>
            <w:tcW w:w="1843" w:type="dxa"/>
            <w:tcPrChange w:id="3623" w:author="2" w:date="2021-08-31T10:55:00Z">
              <w:tcPr>
                <w:tcW w:w="1843" w:type="dxa"/>
              </w:tcPr>
            </w:tcPrChange>
          </w:tcPr>
          <w:p w14:paraId="6C3C500F" w14:textId="72F77A37" w:rsidR="004D5EB2" w:rsidRPr="00D259EF" w:rsidRDefault="00D259EF" w:rsidP="00450F2B">
            <w:pPr>
              <w:spacing w:after="120"/>
              <w:rPr>
                <w:rFonts w:ascii="Times New Roman" w:hAnsi="Times New Roman" w:cs="Times New Roman"/>
                <w:b/>
                <w:sz w:val="20"/>
                <w:szCs w:val="20"/>
              </w:rPr>
            </w:pPr>
            <w:r w:rsidRPr="00D259EF">
              <w:rPr>
                <w:rFonts w:ascii="Times New Roman" w:hAnsi="Times New Roman" w:cs="Times New Roman"/>
                <w:b/>
                <w:sz w:val="20"/>
                <w:szCs w:val="20"/>
              </w:rPr>
              <w:t>Закон преломления</w:t>
            </w:r>
          </w:p>
        </w:tc>
        <w:tc>
          <w:tcPr>
            <w:tcW w:w="425" w:type="dxa"/>
            <w:tcPrChange w:id="3624" w:author="2" w:date="2021-08-31T10:55:00Z">
              <w:tcPr>
                <w:tcW w:w="425" w:type="dxa"/>
              </w:tcPr>
            </w:tcPrChange>
          </w:tcPr>
          <w:p w14:paraId="60D847C8" w14:textId="66261FE8" w:rsidR="004D5EB2" w:rsidRPr="00450F2B" w:rsidRDefault="00013783" w:rsidP="00450F2B">
            <w:pPr>
              <w:spacing w:after="120"/>
              <w:rPr>
                <w:rFonts w:ascii="Times New Roman" w:hAnsi="Times New Roman" w:cs="Times New Roman"/>
                <w:sz w:val="24"/>
                <w:szCs w:val="24"/>
              </w:rPr>
            </w:pPr>
            <w:r>
              <w:rPr>
                <w:rFonts w:ascii="Times New Roman" w:hAnsi="Times New Roman" w:cs="Times New Roman"/>
                <w:sz w:val="24"/>
                <w:szCs w:val="24"/>
              </w:rPr>
              <w:t>3</w:t>
            </w:r>
          </w:p>
        </w:tc>
        <w:tc>
          <w:tcPr>
            <w:tcW w:w="392" w:type="dxa"/>
            <w:tcPrChange w:id="3625" w:author="2" w:date="2021-08-31T10:55:00Z">
              <w:tcPr>
                <w:tcW w:w="392" w:type="dxa"/>
              </w:tcPr>
            </w:tcPrChange>
          </w:tcPr>
          <w:p w14:paraId="6446B911" w14:textId="54E07B7C" w:rsidR="004D5EB2" w:rsidRPr="00450F2B" w:rsidRDefault="00C24018" w:rsidP="00450F2B">
            <w:pPr>
              <w:spacing w:after="120"/>
              <w:rPr>
                <w:rFonts w:ascii="Times New Roman" w:hAnsi="Times New Roman" w:cs="Times New Roman"/>
                <w:sz w:val="24"/>
                <w:szCs w:val="24"/>
              </w:rPr>
            </w:pPr>
            <w:r>
              <w:rPr>
                <w:rFonts w:ascii="Times New Roman" w:hAnsi="Times New Roman" w:cs="Times New Roman"/>
                <w:sz w:val="24"/>
                <w:szCs w:val="24"/>
              </w:rPr>
              <w:t>П</w:t>
            </w:r>
          </w:p>
        </w:tc>
        <w:tc>
          <w:tcPr>
            <w:tcW w:w="553" w:type="dxa"/>
            <w:tcPrChange w:id="3626" w:author="2" w:date="2021-08-31T10:55:00Z">
              <w:tcPr>
                <w:tcW w:w="553" w:type="dxa"/>
              </w:tcPr>
            </w:tcPrChange>
          </w:tcPr>
          <w:p w14:paraId="0836B338" w14:textId="70E2F99F" w:rsidR="004D5EB2" w:rsidRDefault="00C94C1E" w:rsidP="00450F2B">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3627" w:author="2" w:date="2021-08-31T10:55:00Z">
              <w:tcPr>
                <w:tcW w:w="6001" w:type="dxa"/>
              </w:tcPr>
            </w:tcPrChange>
          </w:tcPr>
          <w:p w14:paraId="3586305B" w14:textId="56A472BD" w:rsidR="004D5EB2" w:rsidRPr="00450F2B" w:rsidRDefault="00C94C1E" w:rsidP="00C94C1E">
            <w:pPr>
              <w:jc w:val="both"/>
              <w:rPr>
                <w:rFonts w:ascii="Times New Roman" w:eastAsia="Times New Roman" w:hAnsi="Times New Roman" w:cs="Times New Roman"/>
                <w:color w:val="000000"/>
                <w:lang w:eastAsia="ru-RU"/>
              </w:rPr>
            </w:pPr>
            <w:r>
              <w:rPr>
                <w:rStyle w:val="1"/>
              </w:rPr>
              <w:t>Кажущаяся глубина водоёма 3 м. Определите истинную глу</w:t>
            </w:r>
            <w:r>
              <w:rPr>
                <w:rStyle w:val="1"/>
              </w:rPr>
              <w:softHyphen/>
              <w:t>бину водоёма. Показатель преломления воды 1,33</w:t>
            </w:r>
          </w:p>
        </w:tc>
        <w:tc>
          <w:tcPr>
            <w:tcW w:w="4961" w:type="dxa"/>
            <w:gridSpan w:val="2"/>
            <w:tcPrChange w:id="3628" w:author="2" w:date="2021-08-31T10:55:00Z">
              <w:tcPr>
                <w:tcW w:w="4839" w:type="dxa"/>
              </w:tcPr>
            </w:tcPrChange>
          </w:tcPr>
          <w:p w14:paraId="06FBCDBE" w14:textId="77777777" w:rsidR="004D5EB2" w:rsidRPr="006F33AA" w:rsidRDefault="00DB3C4B" w:rsidP="00DB3C4B">
            <w:pPr>
              <w:pStyle w:val="a4"/>
              <w:numPr>
                <w:ilvl w:val="4"/>
                <w:numId w:val="103"/>
              </w:numPr>
              <w:spacing w:after="0" w:line="273" w:lineRule="exact"/>
              <w:ind w:left="346" w:right="20" w:firstLine="142"/>
              <w:rPr>
                <w:ins w:id="3629" w:author="2" w:date="2021-08-31T10:55:00Z"/>
                <w:rFonts w:ascii="Times New Roman" w:eastAsia="Century Schoolbook" w:hAnsi="Times New Roman" w:cs="Times New Roman"/>
                <w:color w:val="000000"/>
                <w:sz w:val="20"/>
                <w:szCs w:val="20"/>
                <w:lang w:eastAsia="ru-RU"/>
              </w:rPr>
            </w:pPr>
            <w:ins w:id="3630" w:author="2" w:date="2021-08-31T10:55:00Z">
              <w:r w:rsidRPr="006F33AA">
                <w:rPr>
                  <w:rFonts w:ascii="Times New Roman" w:eastAsia="Century Schoolbook" w:hAnsi="Times New Roman" w:cs="Times New Roman"/>
                  <w:color w:val="000000"/>
                  <w:sz w:val="20"/>
                  <w:szCs w:val="20"/>
                  <w:lang w:eastAsia="ru-RU"/>
                </w:rPr>
                <w:t>3,99м</w:t>
              </w:r>
            </w:ins>
          </w:p>
          <w:p w14:paraId="0510AD85" w14:textId="77777777" w:rsidR="00DB3C4B" w:rsidRPr="006F33AA" w:rsidRDefault="00DB3C4B" w:rsidP="00DB3C4B">
            <w:pPr>
              <w:pStyle w:val="a4"/>
              <w:numPr>
                <w:ilvl w:val="4"/>
                <w:numId w:val="103"/>
              </w:numPr>
              <w:spacing w:after="0" w:line="273" w:lineRule="exact"/>
              <w:ind w:left="346" w:right="20" w:firstLine="142"/>
              <w:rPr>
                <w:ins w:id="3631" w:author="2" w:date="2021-08-31T10:55:00Z"/>
                <w:rFonts w:ascii="Times New Roman" w:eastAsia="Century Schoolbook" w:hAnsi="Times New Roman" w:cs="Times New Roman"/>
                <w:color w:val="000000"/>
                <w:sz w:val="20"/>
                <w:szCs w:val="20"/>
                <w:lang w:eastAsia="ru-RU"/>
              </w:rPr>
            </w:pPr>
            <w:ins w:id="3632" w:author="2" w:date="2021-08-31T10:55:00Z">
              <w:r w:rsidRPr="006F33AA">
                <w:rPr>
                  <w:rFonts w:ascii="Times New Roman" w:eastAsia="Century Schoolbook" w:hAnsi="Times New Roman" w:cs="Times New Roman"/>
                  <w:color w:val="000000"/>
                  <w:sz w:val="20"/>
                  <w:szCs w:val="20"/>
                  <w:lang w:eastAsia="ru-RU"/>
                </w:rPr>
                <w:t>2,25м</w:t>
              </w:r>
            </w:ins>
          </w:p>
          <w:p w14:paraId="6BDD8355" w14:textId="77777777" w:rsidR="00DB3C4B" w:rsidRPr="006F33AA" w:rsidRDefault="00DB3C4B" w:rsidP="00DB3C4B">
            <w:pPr>
              <w:pStyle w:val="a4"/>
              <w:numPr>
                <w:ilvl w:val="4"/>
                <w:numId w:val="103"/>
              </w:numPr>
              <w:spacing w:after="0" w:line="273" w:lineRule="exact"/>
              <w:ind w:left="346" w:right="20" w:firstLine="142"/>
              <w:rPr>
                <w:ins w:id="3633" w:author="2" w:date="2021-08-31T10:55:00Z"/>
                <w:rFonts w:ascii="Times New Roman" w:eastAsia="Century Schoolbook" w:hAnsi="Times New Roman" w:cs="Times New Roman"/>
                <w:color w:val="000000"/>
                <w:sz w:val="20"/>
                <w:szCs w:val="20"/>
                <w:lang w:eastAsia="ru-RU"/>
              </w:rPr>
            </w:pPr>
            <w:ins w:id="3634" w:author="2" w:date="2021-08-31T10:55:00Z">
              <w:r w:rsidRPr="006F33AA">
                <w:rPr>
                  <w:rFonts w:ascii="Times New Roman" w:eastAsia="Century Schoolbook" w:hAnsi="Times New Roman" w:cs="Times New Roman"/>
                  <w:color w:val="000000"/>
                  <w:sz w:val="20"/>
                  <w:szCs w:val="20"/>
                  <w:lang w:eastAsia="ru-RU"/>
                </w:rPr>
                <w:t>4,33м</w:t>
              </w:r>
            </w:ins>
          </w:p>
          <w:p w14:paraId="77F9D1B2" w14:textId="2C0440AD" w:rsidR="004D5EB2" w:rsidRPr="006F33AA" w:rsidRDefault="00DB3C4B" w:rsidP="00DB3C4B">
            <w:pPr>
              <w:pStyle w:val="a4"/>
              <w:numPr>
                <w:ilvl w:val="4"/>
                <w:numId w:val="103"/>
              </w:numPr>
              <w:spacing w:after="0" w:line="273" w:lineRule="exact"/>
              <w:ind w:left="346" w:right="20" w:firstLine="142"/>
              <w:rPr>
                <w:rFonts w:ascii="Times New Roman" w:hAnsi="Times New Roman"/>
                <w:color w:val="000000"/>
                <w:sz w:val="20"/>
                <w:rPrChange w:id="3635" w:author="2" w:date="2021-08-31T10:55:00Z">
                  <w:rPr>
                    <w:rFonts w:ascii="Times New Roman" w:eastAsia="Century Schoolbook" w:hAnsi="Times New Roman" w:cs="Times New Roman"/>
                    <w:color w:val="000000"/>
                    <w:sz w:val="24"/>
                    <w:szCs w:val="24"/>
                    <w:lang w:eastAsia="ru-RU"/>
                  </w:rPr>
                </w:rPrChange>
              </w:rPr>
              <w:pPrChange w:id="3636" w:author="2" w:date="2021-08-31T10:55:00Z">
                <w:pPr>
                  <w:pStyle w:val="a4"/>
                  <w:framePr w:hSpace="180" w:wrap="around" w:hAnchor="margin" w:y="665"/>
                  <w:spacing w:after="0" w:line="273" w:lineRule="exact"/>
                  <w:ind w:left="346" w:right="20" w:firstLine="142"/>
                </w:pPr>
              </w:pPrChange>
            </w:pPr>
            <w:ins w:id="3637" w:author="2" w:date="2021-08-31T10:55:00Z">
              <w:r w:rsidRPr="006F33AA">
                <w:rPr>
                  <w:rFonts w:ascii="Times New Roman" w:eastAsia="Century Schoolbook" w:hAnsi="Times New Roman" w:cs="Times New Roman"/>
                  <w:color w:val="000000"/>
                  <w:sz w:val="20"/>
                  <w:szCs w:val="20"/>
                  <w:lang w:eastAsia="ru-RU"/>
                </w:rPr>
                <w:t>4,43м</w:t>
              </w:r>
            </w:ins>
          </w:p>
        </w:tc>
        <w:tc>
          <w:tcPr>
            <w:tcW w:w="567" w:type="dxa"/>
            <w:gridSpan w:val="2"/>
            <w:tcPrChange w:id="3638" w:author="2" w:date="2021-08-31T10:55:00Z">
              <w:tcPr>
                <w:tcW w:w="547" w:type="dxa"/>
              </w:tcPr>
            </w:tcPrChange>
          </w:tcPr>
          <w:p w14:paraId="45EE942C" w14:textId="3A31FCCC" w:rsidR="004D5EB2" w:rsidRPr="00450F2B" w:rsidRDefault="00DB3C4B" w:rsidP="00450F2B">
            <w:pPr>
              <w:tabs>
                <w:tab w:val="left" w:pos="600"/>
                <w:tab w:val="left" w:pos="851"/>
              </w:tabs>
              <w:ind w:right="34" w:firstLine="142"/>
              <w:rPr>
                <w:rFonts w:ascii="Times New Roman" w:hAnsi="Times New Roman" w:cs="Times New Roman"/>
                <w:sz w:val="24"/>
                <w:szCs w:val="24"/>
              </w:rPr>
            </w:pPr>
            <w:ins w:id="3639" w:author="2" w:date="2021-08-31T10:55:00Z">
              <w:r>
                <w:rPr>
                  <w:rFonts w:ascii="Times New Roman" w:hAnsi="Times New Roman" w:cs="Times New Roman"/>
                  <w:sz w:val="24"/>
                  <w:szCs w:val="24"/>
                </w:rPr>
                <w:t>1</w:t>
              </w:r>
            </w:ins>
          </w:p>
        </w:tc>
      </w:tr>
      <w:tr w:rsidR="004D5EB2" w:rsidRPr="00450F2B" w14:paraId="1BFC315C" w14:textId="77777777" w:rsidTr="00911EF6">
        <w:tc>
          <w:tcPr>
            <w:tcW w:w="846" w:type="dxa"/>
            <w:tcPrChange w:id="3640" w:author="2" w:date="2021-08-31T10:55:00Z">
              <w:tcPr>
                <w:tcW w:w="846" w:type="dxa"/>
              </w:tcPr>
            </w:tcPrChange>
          </w:tcPr>
          <w:p w14:paraId="1A642483" w14:textId="77777777" w:rsidR="004D5EB2" w:rsidRPr="00450F2B" w:rsidRDefault="004D5EB2" w:rsidP="00450F2B">
            <w:pPr>
              <w:spacing w:after="120"/>
              <w:rPr>
                <w:rFonts w:ascii="Times New Roman" w:hAnsi="Times New Roman" w:cs="Times New Roman"/>
                <w:sz w:val="24"/>
                <w:szCs w:val="24"/>
              </w:rPr>
            </w:pPr>
          </w:p>
        </w:tc>
        <w:tc>
          <w:tcPr>
            <w:tcW w:w="1843" w:type="dxa"/>
            <w:tcPrChange w:id="3641" w:author="2" w:date="2021-08-31T10:55:00Z">
              <w:tcPr>
                <w:tcW w:w="1843" w:type="dxa"/>
              </w:tcPr>
            </w:tcPrChange>
          </w:tcPr>
          <w:p w14:paraId="0ED96506" w14:textId="77777777" w:rsidR="004D5EB2" w:rsidRPr="00450F2B" w:rsidRDefault="004D5EB2" w:rsidP="00450F2B">
            <w:pPr>
              <w:spacing w:after="120"/>
              <w:rPr>
                <w:rFonts w:ascii="Times New Roman" w:hAnsi="Times New Roman" w:cs="Times New Roman"/>
                <w:sz w:val="24"/>
                <w:szCs w:val="24"/>
              </w:rPr>
            </w:pPr>
          </w:p>
        </w:tc>
        <w:tc>
          <w:tcPr>
            <w:tcW w:w="425" w:type="dxa"/>
            <w:tcPrChange w:id="3642" w:author="2" w:date="2021-08-31T10:55:00Z">
              <w:tcPr>
                <w:tcW w:w="425" w:type="dxa"/>
              </w:tcPr>
            </w:tcPrChange>
          </w:tcPr>
          <w:p w14:paraId="450549D5" w14:textId="77777777" w:rsidR="004D5EB2" w:rsidRPr="00450F2B" w:rsidRDefault="004D5EB2" w:rsidP="00450F2B">
            <w:pPr>
              <w:spacing w:after="120"/>
              <w:rPr>
                <w:rFonts w:ascii="Times New Roman" w:hAnsi="Times New Roman" w:cs="Times New Roman"/>
                <w:sz w:val="24"/>
                <w:szCs w:val="24"/>
              </w:rPr>
            </w:pPr>
          </w:p>
        </w:tc>
        <w:tc>
          <w:tcPr>
            <w:tcW w:w="392" w:type="dxa"/>
            <w:tcPrChange w:id="3643" w:author="2" w:date="2021-08-31T10:55:00Z">
              <w:tcPr>
                <w:tcW w:w="392" w:type="dxa"/>
              </w:tcPr>
            </w:tcPrChange>
          </w:tcPr>
          <w:p w14:paraId="76EE421F" w14:textId="77777777" w:rsidR="004D5EB2" w:rsidRPr="00450F2B" w:rsidRDefault="004D5EB2" w:rsidP="00450F2B">
            <w:pPr>
              <w:spacing w:after="120"/>
              <w:rPr>
                <w:rFonts w:ascii="Times New Roman" w:hAnsi="Times New Roman" w:cs="Times New Roman"/>
                <w:sz w:val="24"/>
                <w:szCs w:val="24"/>
              </w:rPr>
            </w:pPr>
          </w:p>
        </w:tc>
        <w:tc>
          <w:tcPr>
            <w:tcW w:w="553" w:type="dxa"/>
            <w:tcPrChange w:id="3644" w:author="2" w:date="2021-08-31T10:55:00Z">
              <w:tcPr>
                <w:tcW w:w="553" w:type="dxa"/>
              </w:tcPr>
            </w:tcPrChange>
          </w:tcPr>
          <w:p w14:paraId="2D6BA5FC" w14:textId="4E8F4F8F" w:rsidR="004D5EB2" w:rsidRDefault="00C94C1E" w:rsidP="00450F2B">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3645" w:author="2" w:date="2021-08-31T10:55:00Z">
              <w:tcPr>
                <w:tcW w:w="6001" w:type="dxa"/>
              </w:tcPr>
            </w:tcPrChange>
          </w:tcPr>
          <w:p w14:paraId="15CB7ECE" w14:textId="389466A8" w:rsidR="004D5EB2" w:rsidRPr="00450F2B" w:rsidRDefault="00C94C1E" w:rsidP="00C94C1E">
            <w:pPr>
              <w:jc w:val="both"/>
              <w:rPr>
                <w:rFonts w:ascii="Times New Roman" w:eastAsia="Times New Roman" w:hAnsi="Times New Roman" w:cs="Times New Roman"/>
                <w:color w:val="000000"/>
                <w:lang w:eastAsia="ru-RU"/>
              </w:rPr>
            </w:pPr>
            <w:r>
              <w:rPr>
                <w:rStyle w:val="1"/>
              </w:rPr>
              <w:t>Луч, отражённый от поверхности стекла с показателем пре</w:t>
            </w:r>
            <w:r>
              <w:rPr>
                <w:rStyle w:val="1"/>
              </w:rPr>
              <w:softHyphen/>
              <w:t>ломления 1,7, образует с преломлённым лучом прямой угол. Определить угол падения и угол преломления</w:t>
            </w:r>
          </w:p>
        </w:tc>
        <w:tc>
          <w:tcPr>
            <w:tcW w:w="4961" w:type="dxa"/>
            <w:gridSpan w:val="2"/>
            <w:tcPrChange w:id="3646" w:author="2" w:date="2021-08-31T10:55:00Z">
              <w:tcPr>
                <w:tcW w:w="4839" w:type="dxa"/>
              </w:tcPr>
            </w:tcPrChange>
          </w:tcPr>
          <w:p w14:paraId="2ABBF0AF" w14:textId="77777777" w:rsidR="00DB3C4B" w:rsidRPr="006F33AA" w:rsidRDefault="00DB3C4B" w:rsidP="00DB3C4B">
            <w:pPr>
              <w:pStyle w:val="a4"/>
              <w:numPr>
                <w:ilvl w:val="6"/>
                <w:numId w:val="103"/>
              </w:numPr>
              <w:spacing w:after="0" w:line="273" w:lineRule="exact"/>
              <w:ind w:left="346" w:right="20" w:firstLine="142"/>
              <w:rPr>
                <w:ins w:id="3647" w:author="2" w:date="2021-08-31T10:55:00Z"/>
                <w:rFonts w:ascii="Times New Roman" w:eastAsia="Century Schoolbook" w:hAnsi="Times New Roman" w:cs="Times New Roman"/>
                <w:color w:val="000000"/>
                <w:sz w:val="20"/>
                <w:szCs w:val="20"/>
                <w:lang w:eastAsia="ru-RU"/>
              </w:rPr>
            </w:pPr>
            <w:ins w:id="3648" w:author="2" w:date="2021-08-31T10:55:00Z">
              <w:r w:rsidRPr="006F33AA">
                <w:rPr>
                  <w:rFonts w:ascii="Times New Roman" w:eastAsia="Century Schoolbook" w:hAnsi="Times New Roman" w:cs="Times New Roman"/>
                  <w:color w:val="000000"/>
                  <w:sz w:val="20"/>
                  <w:szCs w:val="20"/>
                  <w:lang w:eastAsia="ru-RU"/>
                </w:rPr>
                <w:t xml:space="preserve"> </w:t>
              </w:r>
              <w:r w:rsidR="004015F5" w:rsidRPr="006F33AA">
                <w:rPr>
                  <w:rFonts w:ascii="Times New Roman" w:eastAsia="Century Schoolbook" w:hAnsi="Times New Roman" w:cs="Times New Roman"/>
                  <w:color w:val="000000"/>
                  <w:sz w:val="20"/>
                  <w:szCs w:val="20"/>
                  <w:lang w:eastAsia="ru-RU"/>
                </w:rPr>
                <w:t>30,5°; 59,5</w:t>
              </w:r>
              <w:r w:rsidRPr="006F33AA">
                <w:rPr>
                  <w:rFonts w:ascii="Times New Roman" w:eastAsia="Century Schoolbook" w:hAnsi="Times New Roman" w:cs="Times New Roman"/>
                  <w:color w:val="000000"/>
                  <w:sz w:val="20"/>
                  <w:szCs w:val="20"/>
                  <w:lang w:eastAsia="ru-RU"/>
                </w:rPr>
                <w:t>°</w:t>
              </w:r>
            </w:ins>
          </w:p>
          <w:p w14:paraId="070D237F" w14:textId="77777777" w:rsidR="004D5EB2" w:rsidRPr="006F33AA" w:rsidRDefault="00DB3C4B" w:rsidP="00DB3C4B">
            <w:pPr>
              <w:pStyle w:val="a4"/>
              <w:numPr>
                <w:ilvl w:val="6"/>
                <w:numId w:val="103"/>
              </w:numPr>
              <w:spacing w:after="0" w:line="273" w:lineRule="exact"/>
              <w:ind w:left="346" w:right="20" w:firstLine="142"/>
              <w:rPr>
                <w:ins w:id="3649" w:author="2" w:date="2021-08-31T10:55:00Z"/>
                <w:rFonts w:ascii="Times New Roman" w:eastAsia="Century Schoolbook" w:hAnsi="Times New Roman" w:cs="Times New Roman"/>
                <w:color w:val="000000"/>
                <w:sz w:val="20"/>
                <w:szCs w:val="20"/>
                <w:lang w:eastAsia="ru-RU"/>
              </w:rPr>
            </w:pPr>
            <w:ins w:id="3650" w:author="2" w:date="2021-08-31T10:55:00Z">
              <w:r w:rsidRPr="006F33AA">
                <w:rPr>
                  <w:rFonts w:ascii="Times New Roman" w:eastAsia="Century Schoolbook" w:hAnsi="Times New Roman" w:cs="Times New Roman"/>
                  <w:color w:val="000000"/>
                  <w:sz w:val="20"/>
                  <w:szCs w:val="20"/>
                  <w:lang w:eastAsia="ru-RU"/>
                </w:rPr>
                <w:t>59°; 36°</w:t>
              </w:r>
            </w:ins>
          </w:p>
          <w:p w14:paraId="1E178246" w14:textId="77777777" w:rsidR="004015F5" w:rsidRPr="006F33AA" w:rsidRDefault="004015F5" w:rsidP="00DB3C4B">
            <w:pPr>
              <w:pStyle w:val="a4"/>
              <w:numPr>
                <w:ilvl w:val="6"/>
                <w:numId w:val="103"/>
              </w:numPr>
              <w:spacing w:after="0" w:line="273" w:lineRule="exact"/>
              <w:ind w:left="346" w:right="20" w:firstLine="142"/>
              <w:rPr>
                <w:ins w:id="3651" w:author="2" w:date="2021-08-31T10:55:00Z"/>
                <w:rFonts w:ascii="Times New Roman" w:eastAsia="Century Schoolbook" w:hAnsi="Times New Roman" w:cs="Times New Roman"/>
                <w:color w:val="000000"/>
                <w:sz w:val="20"/>
                <w:szCs w:val="20"/>
                <w:lang w:eastAsia="ru-RU"/>
              </w:rPr>
            </w:pPr>
            <w:ins w:id="3652" w:author="2" w:date="2021-08-31T10:55:00Z">
              <w:r w:rsidRPr="006F33AA">
                <w:rPr>
                  <w:rFonts w:ascii="Times New Roman" w:eastAsia="Century Schoolbook" w:hAnsi="Times New Roman" w:cs="Times New Roman"/>
                  <w:color w:val="000000"/>
                  <w:sz w:val="20"/>
                  <w:szCs w:val="20"/>
                  <w:lang w:eastAsia="ru-RU"/>
                </w:rPr>
                <w:t>51°; 49°</w:t>
              </w:r>
            </w:ins>
          </w:p>
          <w:p w14:paraId="3ACC5889" w14:textId="06ED87AF" w:rsidR="004D5EB2" w:rsidRPr="006F33AA" w:rsidRDefault="004015F5" w:rsidP="00DB3C4B">
            <w:pPr>
              <w:pStyle w:val="a4"/>
              <w:numPr>
                <w:ilvl w:val="6"/>
                <w:numId w:val="103"/>
              </w:numPr>
              <w:spacing w:after="0" w:line="273" w:lineRule="exact"/>
              <w:ind w:left="346" w:right="20" w:firstLine="142"/>
              <w:rPr>
                <w:rFonts w:ascii="Times New Roman" w:hAnsi="Times New Roman"/>
                <w:color w:val="000000"/>
                <w:sz w:val="20"/>
                <w:rPrChange w:id="3653" w:author="2" w:date="2021-08-31T10:55:00Z">
                  <w:rPr>
                    <w:rFonts w:ascii="Times New Roman" w:eastAsia="Century Schoolbook" w:hAnsi="Times New Roman" w:cs="Times New Roman"/>
                    <w:color w:val="000000"/>
                    <w:sz w:val="24"/>
                    <w:szCs w:val="24"/>
                    <w:lang w:eastAsia="ru-RU"/>
                  </w:rPr>
                </w:rPrChange>
              </w:rPr>
              <w:pPrChange w:id="3654" w:author="2" w:date="2021-08-31T10:55:00Z">
                <w:pPr>
                  <w:pStyle w:val="a4"/>
                  <w:framePr w:hSpace="180" w:wrap="around" w:hAnchor="margin" w:y="665"/>
                  <w:spacing w:after="0" w:line="273" w:lineRule="exact"/>
                  <w:ind w:left="346" w:right="20" w:firstLine="142"/>
                </w:pPr>
              </w:pPrChange>
            </w:pPr>
            <w:ins w:id="3655" w:author="2" w:date="2021-08-31T10:55:00Z">
              <w:r w:rsidRPr="006F33AA">
                <w:rPr>
                  <w:rFonts w:ascii="Times New Roman" w:eastAsia="Century Schoolbook" w:hAnsi="Times New Roman" w:cs="Times New Roman"/>
                  <w:color w:val="000000"/>
                  <w:sz w:val="20"/>
                  <w:szCs w:val="20"/>
                  <w:lang w:eastAsia="ru-RU"/>
                </w:rPr>
                <w:t>76,5°; 13,5°</w:t>
              </w:r>
            </w:ins>
          </w:p>
        </w:tc>
        <w:tc>
          <w:tcPr>
            <w:tcW w:w="567" w:type="dxa"/>
            <w:gridSpan w:val="2"/>
            <w:tcPrChange w:id="3656" w:author="2" w:date="2021-08-31T10:55:00Z">
              <w:tcPr>
                <w:tcW w:w="547" w:type="dxa"/>
              </w:tcPr>
            </w:tcPrChange>
          </w:tcPr>
          <w:p w14:paraId="4C6D6659" w14:textId="617AE64A" w:rsidR="004D5EB2" w:rsidRPr="00450F2B" w:rsidRDefault="004015F5" w:rsidP="00450F2B">
            <w:pPr>
              <w:tabs>
                <w:tab w:val="left" w:pos="600"/>
                <w:tab w:val="left" w:pos="851"/>
              </w:tabs>
              <w:ind w:right="34" w:firstLine="142"/>
              <w:rPr>
                <w:rFonts w:ascii="Times New Roman" w:hAnsi="Times New Roman" w:cs="Times New Roman"/>
                <w:sz w:val="24"/>
                <w:szCs w:val="24"/>
              </w:rPr>
            </w:pPr>
            <w:ins w:id="3657" w:author="2" w:date="2021-08-31T10:55:00Z">
              <w:r>
                <w:rPr>
                  <w:rFonts w:ascii="Times New Roman" w:hAnsi="Times New Roman" w:cs="Times New Roman"/>
                  <w:sz w:val="24"/>
                  <w:szCs w:val="24"/>
                </w:rPr>
                <w:t>2</w:t>
              </w:r>
            </w:ins>
          </w:p>
        </w:tc>
      </w:tr>
      <w:tr w:rsidR="004D5EB2" w:rsidRPr="00450F2B" w14:paraId="53A13628" w14:textId="77777777" w:rsidTr="00911EF6">
        <w:tc>
          <w:tcPr>
            <w:tcW w:w="846" w:type="dxa"/>
            <w:tcPrChange w:id="3658" w:author="2" w:date="2021-08-31T10:55:00Z">
              <w:tcPr>
                <w:tcW w:w="846" w:type="dxa"/>
              </w:tcPr>
            </w:tcPrChange>
          </w:tcPr>
          <w:p w14:paraId="42481AD0" w14:textId="77777777" w:rsidR="004D5EB2" w:rsidRPr="00450F2B" w:rsidRDefault="004D5EB2" w:rsidP="00450F2B">
            <w:pPr>
              <w:spacing w:after="120"/>
              <w:rPr>
                <w:rFonts w:ascii="Times New Roman" w:hAnsi="Times New Roman" w:cs="Times New Roman"/>
                <w:sz w:val="24"/>
                <w:szCs w:val="24"/>
              </w:rPr>
            </w:pPr>
          </w:p>
        </w:tc>
        <w:tc>
          <w:tcPr>
            <w:tcW w:w="1843" w:type="dxa"/>
            <w:tcPrChange w:id="3659" w:author="2" w:date="2021-08-31T10:55:00Z">
              <w:tcPr>
                <w:tcW w:w="1843" w:type="dxa"/>
              </w:tcPr>
            </w:tcPrChange>
          </w:tcPr>
          <w:p w14:paraId="63396498" w14:textId="77777777" w:rsidR="004D5EB2" w:rsidRPr="00450F2B" w:rsidRDefault="004D5EB2" w:rsidP="00450F2B">
            <w:pPr>
              <w:spacing w:after="120"/>
              <w:rPr>
                <w:rFonts w:ascii="Times New Roman" w:hAnsi="Times New Roman" w:cs="Times New Roman"/>
                <w:sz w:val="24"/>
                <w:szCs w:val="24"/>
              </w:rPr>
            </w:pPr>
          </w:p>
        </w:tc>
        <w:tc>
          <w:tcPr>
            <w:tcW w:w="425" w:type="dxa"/>
            <w:tcPrChange w:id="3660" w:author="2" w:date="2021-08-31T10:55:00Z">
              <w:tcPr>
                <w:tcW w:w="425" w:type="dxa"/>
              </w:tcPr>
            </w:tcPrChange>
          </w:tcPr>
          <w:p w14:paraId="2BD4FC8D" w14:textId="77777777" w:rsidR="004D5EB2" w:rsidRPr="00450F2B" w:rsidRDefault="004D5EB2" w:rsidP="00450F2B">
            <w:pPr>
              <w:spacing w:after="120"/>
              <w:rPr>
                <w:rFonts w:ascii="Times New Roman" w:hAnsi="Times New Roman" w:cs="Times New Roman"/>
                <w:sz w:val="24"/>
                <w:szCs w:val="24"/>
              </w:rPr>
            </w:pPr>
          </w:p>
        </w:tc>
        <w:tc>
          <w:tcPr>
            <w:tcW w:w="392" w:type="dxa"/>
            <w:tcPrChange w:id="3661" w:author="2" w:date="2021-08-31T10:55:00Z">
              <w:tcPr>
                <w:tcW w:w="392" w:type="dxa"/>
              </w:tcPr>
            </w:tcPrChange>
          </w:tcPr>
          <w:p w14:paraId="24E98531" w14:textId="77777777" w:rsidR="004D5EB2" w:rsidRPr="00450F2B" w:rsidRDefault="004D5EB2" w:rsidP="00450F2B">
            <w:pPr>
              <w:spacing w:after="120"/>
              <w:rPr>
                <w:rFonts w:ascii="Times New Roman" w:hAnsi="Times New Roman" w:cs="Times New Roman"/>
                <w:sz w:val="24"/>
                <w:szCs w:val="24"/>
              </w:rPr>
            </w:pPr>
          </w:p>
        </w:tc>
        <w:tc>
          <w:tcPr>
            <w:tcW w:w="553" w:type="dxa"/>
            <w:tcPrChange w:id="3662" w:author="2" w:date="2021-08-31T10:55:00Z">
              <w:tcPr>
                <w:tcW w:w="553" w:type="dxa"/>
              </w:tcPr>
            </w:tcPrChange>
          </w:tcPr>
          <w:p w14:paraId="2DA765B8" w14:textId="6AEBF218" w:rsidR="004D5EB2" w:rsidRDefault="00C94C1E" w:rsidP="00450F2B">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3663" w:author="2" w:date="2021-08-31T10:55:00Z">
              <w:tcPr>
                <w:tcW w:w="6001" w:type="dxa"/>
              </w:tcPr>
            </w:tcPrChange>
          </w:tcPr>
          <w:p w14:paraId="09F6112C" w14:textId="294C5844" w:rsidR="004D5EB2" w:rsidRPr="00450F2B" w:rsidRDefault="00C94C1E" w:rsidP="00C94C1E">
            <w:pPr>
              <w:jc w:val="both"/>
              <w:rPr>
                <w:rFonts w:ascii="Times New Roman" w:eastAsia="Times New Roman" w:hAnsi="Times New Roman" w:cs="Times New Roman"/>
                <w:color w:val="000000"/>
                <w:lang w:eastAsia="ru-RU"/>
              </w:rPr>
            </w:pPr>
            <w:r>
              <w:rPr>
                <w:rStyle w:val="1"/>
              </w:rPr>
              <w:t>В дно пруда вбили вертикально шест высотой 1 м. Определите длину тени от шеста на дне пруда, если угол падения солнечных лучей 60°, а шест целиком находится под водой. Показатель преломления воды 1,33.</w:t>
            </w:r>
          </w:p>
        </w:tc>
        <w:tc>
          <w:tcPr>
            <w:tcW w:w="4961" w:type="dxa"/>
            <w:gridSpan w:val="2"/>
            <w:tcPrChange w:id="3664" w:author="2" w:date="2021-08-31T10:55:00Z">
              <w:tcPr>
                <w:tcW w:w="4839" w:type="dxa"/>
              </w:tcPr>
            </w:tcPrChange>
          </w:tcPr>
          <w:p w14:paraId="42E19B0B" w14:textId="77777777" w:rsidR="004D5EB2" w:rsidRPr="006F33AA" w:rsidRDefault="004015F5" w:rsidP="004015F5">
            <w:pPr>
              <w:pStyle w:val="a4"/>
              <w:numPr>
                <w:ilvl w:val="8"/>
                <w:numId w:val="103"/>
              </w:numPr>
              <w:spacing w:after="0" w:line="273" w:lineRule="exact"/>
              <w:ind w:left="346" w:right="20" w:firstLine="142"/>
              <w:rPr>
                <w:ins w:id="3665" w:author="2" w:date="2021-08-31T10:55:00Z"/>
                <w:rFonts w:ascii="Times New Roman" w:eastAsia="Century Schoolbook" w:hAnsi="Times New Roman" w:cs="Times New Roman"/>
                <w:color w:val="000000"/>
                <w:sz w:val="20"/>
                <w:szCs w:val="20"/>
                <w:lang w:eastAsia="ru-RU"/>
              </w:rPr>
            </w:pPr>
            <w:ins w:id="3666" w:author="2" w:date="2021-08-31T10:55:00Z">
              <w:r w:rsidRPr="006F33AA">
                <w:rPr>
                  <w:rFonts w:ascii="Times New Roman" w:eastAsia="Century Schoolbook" w:hAnsi="Times New Roman" w:cs="Times New Roman"/>
                  <w:color w:val="000000"/>
                  <w:sz w:val="20"/>
                  <w:szCs w:val="20"/>
                  <w:lang w:eastAsia="ru-RU"/>
                </w:rPr>
                <w:t>0,84м</w:t>
              </w:r>
            </w:ins>
          </w:p>
          <w:p w14:paraId="6405DFFE" w14:textId="77777777" w:rsidR="004015F5" w:rsidRPr="006F33AA" w:rsidRDefault="004015F5" w:rsidP="004015F5">
            <w:pPr>
              <w:pStyle w:val="a4"/>
              <w:numPr>
                <w:ilvl w:val="8"/>
                <w:numId w:val="103"/>
              </w:numPr>
              <w:spacing w:after="0" w:line="273" w:lineRule="exact"/>
              <w:ind w:left="346" w:right="20" w:firstLine="142"/>
              <w:rPr>
                <w:ins w:id="3667" w:author="2" w:date="2021-08-31T10:55:00Z"/>
                <w:rFonts w:ascii="Times New Roman" w:eastAsia="Century Schoolbook" w:hAnsi="Times New Roman" w:cs="Times New Roman"/>
                <w:color w:val="000000"/>
                <w:sz w:val="20"/>
                <w:szCs w:val="20"/>
                <w:lang w:eastAsia="ru-RU"/>
              </w:rPr>
            </w:pPr>
            <w:ins w:id="3668" w:author="2" w:date="2021-08-31T10:55:00Z">
              <w:r w:rsidRPr="006F33AA">
                <w:rPr>
                  <w:rFonts w:ascii="Times New Roman" w:eastAsia="Century Schoolbook" w:hAnsi="Times New Roman" w:cs="Times New Roman"/>
                  <w:color w:val="000000"/>
                  <w:sz w:val="20"/>
                  <w:szCs w:val="20"/>
                  <w:lang w:eastAsia="ru-RU"/>
                </w:rPr>
                <w:t>2,3м</w:t>
              </w:r>
            </w:ins>
          </w:p>
          <w:p w14:paraId="506EFBCC" w14:textId="77777777" w:rsidR="004015F5" w:rsidRPr="006F33AA" w:rsidRDefault="004015F5" w:rsidP="004015F5">
            <w:pPr>
              <w:pStyle w:val="a4"/>
              <w:numPr>
                <w:ilvl w:val="8"/>
                <w:numId w:val="103"/>
              </w:numPr>
              <w:spacing w:after="0" w:line="273" w:lineRule="exact"/>
              <w:ind w:left="346" w:right="20" w:firstLine="142"/>
              <w:rPr>
                <w:ins w:id="3669" w:author="2" w:date="2021-08-31T10:55:00Z"/>
                <w:rFonts w:ascii="Times New Roman" w:eastAsia="Century Schoolbook" w:hAnsi="Times New Roman" w:cs="Times New Roman"/>
                <w:color w:val="000000"/>
                <w:sz w:val="20"/>
                <w:szCs w:val="20"/>
                <w:lang w:eastAsia="ru-RU"/>
              </w:rPr>
            </w:pPr>
            <w:ins w:id="3670" w:author="2" w:date="2021-08-31T10:55:00Z">
              <w:r w:rsidRPr="006F33AA">
                <w:rPr>
                  <w:rFonts w:ascii="Times New Roman" w:eastAsia="Century Schoolbook" w:hAnsi="Times New Roman" w:cs="Times New Roman"/>
                  <w:color w:val="000000"/>
                  <w:sz w:val="20"/>
                  <w:szCs w:val="20"/>
                  <w:lang w:eastAsia="ru-RU"/>
                </w:rPr>
                <w:t>1,15м</w:t>
              </w:r>
            </w:ins>
          </w:p>
          <w:p w14:paraId="3FFD89D8" w14:textId="4CBEA9DC" w:rsidR="004D5EB2" w:rsidRPr="006F33AA" w:rsidRDefault="004015F5" w:rsidP="004015F5">
            <w:pPr>
              <w:pStyle w:val="a4"/>
              <w:numPr>
                <w:ilvl w:val="8"/>
                <w:numId w:val="103"/>
              </w:numPr>
              <w:spacing w:after="0" w:line="273" w:lineRule="exact"/>
              <w:ind w:left="346" w:right="20" w:firstLine="142"/>
              <w:rPr>
                <w:rFonts w:ascii="Times New Roman" w:hAnsi="Times New Roman"/>
                <w:color w:val="000000"/>
                <w:sz w:val="20"/>
                <w:rPrChange w:id="3671" w:author="2" w:date="2021-08-31T10:55:00Z">
                  <w:rPr>
                    <w:rFonts w:ascii="Times New Roman" w:eastAsia="Century Schoolbook" w:hAnsi="Times New Roman" w:cs="Times New Roman"/>
                    <w:color w:val="000000"/>
                    <w:sz w:val="24"/>
                    <w:szCs w:val="24"/>
                    <w:lang w:eastAsia="ru-RU"/>
                  </w:rPr>
                </w:rPrChange>
              </w:rPr>
              <w:pPrChange w:id="3672" w:author="2" w:date="2021-08-31T10:55:00Z">
                <w:pPr>
                  <w:pStyle w:val="a4"/>
                  <w:framePr w:hSpace="180" w:wrap="around" w:hAnchor="margin" w:y="665"/>
                  <w:spacing w:after="0" w:line="273" w:lineRule="exact"/>
                  <w:ind w:left="346" w:right="20" w:firstLine="142"/>
                </w:pPr>
              </w:pPrChange>
            </w:pPr>
            <w:ins w:id="3673" w:author="2" w:date="2021-08-31T10:55:00Z">
              <w:r w:rsidRPr="006F33AA">
                <w:rPr>
                  <w:rFonts w:ascii="Times New Roman" w:eastAsia="Century Schoolbook" w:hAnsi="Times New Roman" w:cs="Times New Roman"/>
                  <w:color w:val="000000"/>
                  <w:sz w:val="20"/>
                  <w:szCs w:val="20"/>
                  <w:lang w:eastAsia="ru-RU"/>
                </w:rPr>
                <w:t>0,665м</w:t>
              </w:r>
            </w:ins>
          </w:p>
        </w:tc>
        <w:tc>
          <w:tcPr>
            <w:tcW w:w="567" w:type="dxa"/>
            <w:gridSpan w:val="2"/>
            <w:tcPrChange w:id="3674" w:author="2" w:date="2021-08-31T10:55:00Z">
              <w:tcPr>
                <w:tcW w:w="547" w:type="dxa"/>
              </w:tcPr>
            </w:tcPrChange>
          </w:tcPr>
          <w:p w14:paraId="7C9DFA88" w14:textId="49873437" w:rsidR="004D5EB2" w:rsidRPr="00450F2B" w:rsidRDefault="004015F5" w:rsidP="00450F2B">
            <w:pPr>
              <w:tabs>
                <w:tab w:val="left" w:pos="600"/>
                <w:tab w:val="left" w:pos="851"/>
              </w:tabs>
              <w:ind w:right="34" w:firstLine="142"/>
              <w:rPr>
                <w:rFonts w:ascii="Times New Roman" w:hAnsi="Times New Roman" w:cs="Times New Roman"/>
                <w:sz w:val="24"/>
                <w:szCs w:val="24"/>
              </w:rPr>
            </w:pPr>
            <w:ins w:id="3675" w:author="2" w:date="2021-08-31T10:55:00Z">
              <w:r>
                <w:rPr>
                  <w:rFonts w:ascii="Times New Roman" w:hAnsi="Times New Roman" w:cs="Times New Roman"/>
                  <w:sz w:val="24"/>
                  <w:szCs w:val="24"/>
                </w:rPr>
                <w:t>1</w:t>
              </w:r>
            </w:ins>
          </w:p>
        </w:tc>
      </w:tr>
      <w:tr w:rsidR="004D5EB2" w:rsidRPr="00450F2B" w14:paraId="308CE34B" w14:textId="77777777" w:rsidTr="00911EF6">
        <w:tc>
          <w:tcPr>
            <w:tcW w:w="846" w:type="dxa"/>
            <w:tcPrChange w:id="3676" w:author="2" w:date="2021-08-31T10:55:00Z">
              <w:tcPr>
                <w:tcW w:w="846" w:type="dxa"/>
              </w:tcPr>
            </w:tcPrChange>
          </w:tcPr>
          <w:p w14:paraId="3EBB35CF" w14:textId="77777777" w:rsidR="004D5EB2" w:rsidRPr="00450F2B" w:rsidRDefault="004D5EB2" w:rsidP="00450F2B">
            <w:pPr>
              <w:spacing w:after="120"/>
              <w:rPr>
                <w:rFonts w:ascii="Times New Roman" w:hAnsi="Times New Roman" w:cs="Times New Roman"/>
                <w:sz w:val="24"/>
                <w:szCs w:val="24"/>
              </w:rPr>
            </w:pPr>
          </w:p>
        </w:tc>
        <w:tc>
          <w:tcPr>
            <w:tcW w:w="1843" w:type="dxa"/>
            <w:tcPrChange w:id="3677" w:author="2" w:date="2021-08-31T10:55:00Z">
              <w:tcPr>
                <w:tcW w:w="1843" w:type="dxa"/>
              </w:tcPr>
            </w:tcPrChange>
          </w:tcPr>
          <w:p w14:paraId="2F0C2882" w14:textId="77777777" w:rsidR="004D5EB2" w:rsidRPr="00450F2B" w:rsidRDefault="004D5EB2" w:rsidP="00450F2B">
            <w:pPr>
              <w:spacing w:after="120"/>
              <w:rPr>
                <w:rFonts w:ascii="Times New Roman" w:hAnsi="Times New Roman" w:cs="Times New Roman"/>
                <w:sz w:val="24"/>
                <w:szCs w:val="24"/>
              </w:rPr>
            </w:pPr>
          </w:p>
        </w:tc>
        <w:tc>
          <w:tcPr>
            <w:tcW w:w="425" w:type="dxa"/>
            <w:tcPrChange w:id="3678" w:author="2" w:date="2021-08-31T10:55:00Z">
              <w:tcPr>
                <w:tcW w:w="425" w:type="dxa"/>
              </w:tcPr>
            </w:tcPrChange>
          </w:tcPr>
          <w:p w14:paraId="007AC2B2" w14:textId="77777777" w:rsidR="004D5EB2" w:rsidRPr="00450F2B" w:rsidRDefault="004D5EB2" w:rsidP="00450F2B">
            <w:pPr>
              <w:spacing w:after="120"/>
              <w:rPr>
                <w:rFonts w:ascii="Times New Roman" w:hAnsi="Times New Roman" w:cs="Times New Roman"/>
                <w:sz w:val="24"/>
                <w:szCs w:val="24"/>
              </w:rPr>
            </w:pPr>
          </w:p>
        </w:tc>
        <w:tc>
          <w:tcPr>
            <w:tcW w:w="392" w:type="dxa"/>
            <w:tcPrChange w:id="3679" w:author="2" w:date="2021-08-31T10:55:00Z">
              <w:tcPr>
                <w:tcW w:w="392" w:type="dxa"/>
              </w:tcPr>
            </w:tcPrChange>
          </w:tcPr>
          <w:p w14:paraId="008BD460" w14:textId="77777777" w:rsidR="004D5EB2" w:rsidRPr="00450F2B" w:rsidRDefault="004D5EB2" w:rsidP="00450F2B">
            <w:pPr>
              <w:spacing w:after="120"/>
              <w:rPr>
                <w:rFonts w:ascii="Times New Roman" w:hAnsi="Times New Roman" w:cs="Times New Roman"/>
                <w:sz w:val="24"/>
                <w:szCs w:val="24"/>
              </w:rPr>
            </w:pPr>
          </w:p>
        </w:tc>
        <w:tc>
          <w:tcPr>
            <w:tcW w:w="553" w:type="dxa"/>
            <w:tcPrChange w:id="3680" w:author="2" w:date="2021-08-31T10:55:00Z">
              <w:tcPr>
                <w:tcW w:w="553" w:type="dxa"/>
              </w:tcPr>
            </w:tcPrChange>
          </w:tcPr>
          <w:p w14:paraId="0F5F12B6" w14:textId="78B3780E" w:rsidR="004D5EB2" w:rsidRDefault="00C94C1E" w:rsidP="00450F2B">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3681" w:author="2" w:date="2021-08-31T10:55:00Z">
              <w:tcPr>
                <w:tcW w:w="6001" w:type="dxa"/>
              </w:tcPr>
            </w:tcPrChange>
          </w:tcPr>
          <w:p w14:paraId="4D5D990F" w14:textId="6B4658CC" w:rsidR="004D5EB2" w:rsidRPr="00450F2B" w:rsidRDefault="00C94C1E" w:rsidP="00C94C1E">
            <w:pPr>
              <w:jc w:val="both"/>
              <w:rPr>
                <w:rFonts w:ascii="Times New Roman" w:eastAsia="Times New Roman" w:hAnsi="Times New Roman" w:cs="Times New Roman"/>
                <w:color w:val="000000"/>
                <w:lang w:eastAsia="ru-RU"/>
              </w:rPr>
            </w:pPr>
            <w:r>
              <w:rPr>
                <w:rStyle w:val="1"/>
              </w:rPr>
              <w:t>На дне ручья лежит камешек. Мальчик хочет толкнуть его палкой. Прицеливаясь, мальчик держит палку под углом 45°. На каком расстоянии от камешка воткнётся палка в дно ручья, если его глубина 50 см?</w:t>
            </w:r>
          </w:p>
        </w:tc>
        <w:tc>
          <w:tcPr>
            <w:tcW w:w="4961" w:type="dxa"/>
            <w:gridSpan w:val="2"/>
            <w:tcPrChange w:id="3682" w:author="2" w:date="2021-08-31T10:55:00Z">
              <w:tcPr>
                <w:tcW w:w="4839" w:type="dxa"/>
              </w:tcPr>
            </w:tcPrChange>
          </w:tcPr>
          <w:p w14:paraId="62EAECE8" w14:textId="77777777" w:rsidR="004015F5" w:rsidRPr="006F33AA" w:rsidRDefault="004015F5" w:rsidP="004015F5">
            <w:pPr>
              <w:pStyle w:val="a4"/>
              <w:numPr>
                <w:ilvl w:val="0"/>
                <w:numId w:val="221"/>
              </w:numPr>
              <w:spacing w:after="0" w:line="273" w:lineRule="exact"/>
              <w:ind w:right="20"/>
              <w:rPr>
                <w:ins w:id="3683" w:author="2" w:date="2021-08-31T10:55:00Z"/>
                <w:rFonts w:ascii="Times New Roman" w:eastAsia="Century Schoolbook" w:hAnsi="Times New Roman" w:cs="Times New Roman"/>
                <w:color w:val="000000"/>
                <w:sz w:val="20"/>
                <w:szCs w:val="20"/>
                <w:lang w:eastAsia="ru-RU"/>
              </w:rPr>
            </w:pPr>
            <w:ins w:id="3684" w:author="2" w:date="2021-08-31T10:55:00Z">
              <w:r w:rsidRPr="006F33AA">
                <w:rPr>
                  <w:rFonts w:ascii="Times New Roman" w:eastAsia="Century Schoolbook" w:hAnsi="Times New Roman" w:cs="Times New Roman"/>
                  <w:color w:val="000000"/>
                  <w:sz w:val="20"/>
                  <w:szCs w:val="20"/>
                  <w:lang w:eastAsia="ru-RU"/>
                </w:rPr>
                <w:t>0,25 м</w:t>
              </w:r>
            </w:ins>
          </w:p>
          <w:p w14:paraId="698F72B2" w14:textId="77777777" w:rsidR="004015F5" w:rsidRPr="006F33AA" w:rsidRDefault="004015F5" w:rsidP="004015F5">
            <w:pPr>
              <w:pStyle w:val="a4"/>
              <w:numPr>
                <w:ilvl w:val="0"/>
                <w:numId w:val="221"/>
              </w:numPr>
              <w:spacing w:after="0" w:line="273" w:lineRule="exact"/>
              <w:ind w:right="20"/>
              <w:rPr>
                <w:ins w:id="3685" w:author="2" w:date="2021-08-31T10:55:00Z"/>
                <w:rFonts w:ascii="Times New Roman" w:eastAsia="Century Schoolbook" w:hAnsi="Times New Roman" w:cs="Times New Roman"/>
                <w:color w:val="000000"/>
                <w:sz w:val="20"/>
                <w:szCs w:val="20"/>
                <w:lang w:eastAsia="ru-RU"/>
              </w:rPr>
            </w:pPr>
            <w:ins w:id="3686" w:author="2" w:date="2021-08-31T10:55:00Z">
              <w:r w:rsidRPr="006F33AA">
                <w:rPr>
                  <w:rFonts w:ascii="Times New Roman" w:eastAsia="Century Schoolbook" w:hAnsi="Times New Roman" w:cs="Times New Roman"/>
                  <w:color w:val="000000"/>
                  <w:sz w:val="20"/>
                  <w:szCs w:val="20"/>
                  <w:lang w:eastAsia="ru-RU"/>
                </w:rPr>
                <w:t>62,5см</w:t>
              </w:r>
            </w:ins>
          </w:p>
          <w:p w14:paraId="3F2FFE84" w14:textId="77777777" w:rsidR="004D5EB2" w:rsidRPr="006F33AA" w:rsidRDefault="004015F5" w:rsidP="004015F5">
            <w:pPr>
              <w:pStyle w:val="a4"/>
              <w:numPr>
                <w:ilvl w:val="0"/>
                <w:numId w:val="221"/>
              </w:numPr>
              <w:spacing w:after="0" w:line="273" w:lineRule="exact"/>
              <w:ind w:right="20"/>
              <w:rPr>
                <w:ins w:id="3687" w:author="2" w:date="2021-08-31T10:55:00Z"/>
                <w:rFonts w:ascii="Times New Roman" w:eastAsia="Century Schoolbook" w:hAnsi="Times New Roman" w:cs="Times New Roman"/>
                <w:color w:val="000000"/>
                <w:sz w:val="20"/>
                <w:szCs w:val="20"/>
                <w:lang w:eastAsia="ru-RU"/>
              </w:rPr>
            </w:pPr>
            <w:ins w:id="3688" w:author="2" w:date="2021-08-31T10:55:00Z">
              <w:r w:rsidRPr="006F33AA">
                <w:rPr>
                  <w:rFonts w:ascii="Times New Roman" w:eastAsia="Century Schoolbook" w:hAnsi="Times New Roman" w:cs="Times New Roman"/>
                  <w:color w:val="000000"/>
                  <w:sz w:val="20"/>
                  <w:szCs w:val="20"/>
                  <w:lang w:eastAsia="ru-RU"/>
                </w:rPr>
                <w:t>0,9м</w:t>
              </w:r>
            </w:ins>
          </w:p>
          <w:p w14:paraId="1AC5A3D7" w14:textId="2F43DE5A" w:rsidR="004D5EB2" w:rsidRPr="006F33AA" w:rsidRDefault="004015F5" w:rsidP="004015F5">
            <w:pPr>
              <w:pStyle w:val="a4"/>
              <w:numPr>
                <w:ilvl w:val="0"/>
                <w:numId w:val="221"/>
              </w:numPr>
              <w:spacing w:after="0" w:line="273" w:lineRule="exact"/>
              <w:ind w:right="20"/>
              <w:rPr>
                <w:rFonts w:ascii="Times New Roman" w:hAnsi="Times New Roman"/>
                <w:color w:val="000000"/>
                <w:sz w:val="20"/>
                <w:rPrChange w:id="3689" w:author="2" w:date="2021-08-31T10:55:00Z">
                  <w:rPr>
                    <w:rFonts w:ascii="Times New Roman" w:eastAsia="Century Schoolbook" w:hAnsi="Times New Roman" w:cs="Times New Roman"/>
                    <w:color w:val="000000"/>
                    <w:sz w:val="24"/>
                    <w:szCs w:val="24"/>
                    <w:lang w:eastAsia="ru-RU"/>
                  </w:rPr>
                </w:rPrChange>
              </w:rPr>
              <w:pPrChange w:id="3690" w:author="2" w:date="2021-08-31T10:55:00Z">
                <w:pPr>
                  <w:pStyle w:val="a4"/>
                  <w:framePr w:hSpace="180" w:wrap="around" w:hAnchor="margin" w:y="665"/>
                  <w:spacing w:after="0" w:line="273" w:lineRule="exact"/>
                  <w:ind w:left="346" w:right="20" w:firstLine="142"/>
                </w:pPr>
              </w:pPrChange>
            </w:pPr>
            <w:ins w:id="3691" w:author="2" w:date="2021-08-31T10:55:00Z">
              <w:r w:rsidRPr="006F33AA">
                <w:rPr>
                  <w:rFonts w:ascii="Times New Roman" w:eastAsia="Century Schoolbook" w:hAnsi="Times New Roman" w:cs="Times New Roman"/>
                  <w:color w:val="000000"/>
                  <w:sz w:val="20"/>
                  <w:szCs w:val="20"/>
                  <w:lang w:eastAsia="ru-RU"/>
                </w:rPr>
                <w:t>28см</w:t>
              </w:r>
            </w:ins>
          </w:p>
        </w:tc>
        <w:tc>
          <w:tcPr>
            <w:tcW w:w="567" w:type="dxa"/>
            <w:gridSpan w:val="2"/>
            <w:tcPrChange w:id="3692" w:author="2" w:date="2021-08-31T10:55:00Z">
              <w:tcPr>
                <w:tcW w:w="547" w:type="dxa"/>
              </w:tcPr>
            </w:tcPrChange>
          </w:tcPr>
          <w:p w14:paraId="2B2B208F" w14:textId="59B5F8B6" w:rsidR="004D5EB2" w:rsidRPr="00450F2B" w:rsidRDefault="004015F5" w:rsidP="00450F2B">
            <w:pPr>
              <w:tabs>
                <w:tab w:val="left" w:pos="600"/>
                <w:tab w:val="left" w:pos="851"/>
              </w:tabs>
              <w:ind w:right="34" w:firstLine="142"/>
              <w:rPr>
                <w:rFonts w:ascii="Times New Roman" w:hAnsi="Times New Roman" w:cs="Times New Roman"/>
                <w:sz w:val="24"/>
                <w:szCs w:val="24"/>
              </w:rPr>
            </w:pPr>
            <w:ins w:id="3693" w:author="2" w:date="2021-08-31T10:55:00Z">
              <w:r>
                <w:rPr>
                  <w:rFonts w:ascii="Times New Roman" w:hAnsi="Times New Roman" w:cs="Times New Roman"/>
                  <w:sz w:val="24"/>
                  <w:szCs w:val="24"/>
                </w:rPr>
                <w:t>3</w:t>
              </w:r>
            </w:ins>
          </w:p>
        </w:tc>
      </w:tr>
      <w:tr w:rsidR="004D5EB2" w:rsidRPr="00450F2B" w14:paraId="68800F02" w14:textId="77777777" w:rsidTr="00911EF6">
        <w:tc>
          <w:tcPr>
            <w:tcW w:w="846" w:type="dxa"/>
            <w:tcPrChange w:id="3694" w:author="2" w:date="2021-08-31T10:55:00Z">
              <w:tcPr>
                <w:tcW w:w="846" w:type="dxa"/>
              </w:tcPr>
            </w:tcPrChange>
          </w:tcPr>
          <w:p w14:paraId="6C3585DB" w14:textId="77777777" w:rsidR="004D5EB2" w:rsidRPr="00450F2B" w:rsidRDefault="004D5EB2" w:rsidP="00450F2B">
            <w:pPr>
              <w:spacing w:after="120"/>
              <w:rPr>
                <w:rFonts w:ascii="Times New Roman" w:hAnsi="Times New Roman" w:cs="Times New Roman"/>
                <w:sz w:val="24"/>
                <w:szCs w:val="24"/>
              </w:rPr>
            </w:pPr>
          </w:p>
        </w:tc>
        <w:tc>
          <w:tcPr>
            <w:tcW w:w="1843" w:type="dxa"/>
            <w:tcPrChange w:id="3695" w:author="2" w:date="2021-08-31T10:55:00Z">
              <w:tcPr>
                <w:tcW w:w="1843" w:type="dxa"/>
              </w:tcPr>
            </w:tcPrChange>
          </w:tcPr>
          <w:p w14:paraId="5C5D1E30" w14:textId="77777777" w:rsidR="004D5EB2" w:rsidRPr="00450F2B" w:rsidRDefault="004D5EB2" w:rsidP="00450F2B">
            <w:pPr>
              <w:spacing w:after="120"/>
              <w:rPr>
                <w:rFonts w:ascii="Times New Roman" w:hAnsi="Times New Roman" w:cs="Times New Roman"/>
                <w:sz w:val="24"/>
                <w:szCs w:val="24"/>
              </w:rPr>
            </w:pPr>
          </w:p>
        </w:tc>
        <w:tc>
          <w:tcPr>
            <w:tcW w:w="425" w:type="dxa"/>
            <w:tcPrChange w:id="3696" w:author="2" w:date="2021-08-31T10:55:00Z">
              <w:tcPr>
                <w:tcW w:w="425" w:type="dxa"/>
              </w:tcPr>
            </w:tcPrChange>
          </w:tcPr>
          <w:p w14:paraId="7B5C0C8C" w14:textId="77777777" w:rsidR="004D5EB2" w:rsidRPr="00450F2B" w:rsidRDefault="004D5EB2" w:rsidP="00450F2B">
            <w:pPr>
              <w:spacing w:after="120"/>
              <w:rPr>
                <w:rFonts w:ascii="Times New Roman" w:hAnsi="Times New Roman" w:cs="Times New Roman"/>
                <w:sz w:val="24"/>
                <w:szCs w:val="24"/>
              </w:rPr>
            </w:pPr>
          </w:p>
        </w:tc>
        <w:tc>
          <w:tcPr>
            <w:tcW w:w="392" w:type="dxa"/>
            <w:tcPrChange w:id="3697" w:author="2" w:date="2021-08-31T10:55:00Z">
              <w:tcPr>
                <w:tcW w:w="392" w:type="dxa"/>
              </w:tcPr>
            </w:tcPrChange>
          </w:tcPr>
          <w:p w14:paraId="155A5365" w14:textId="77777777" w:rsidR="004D5EB2" w:rsidRPr="00450F2B" w:rsidRDefault="004D5EB2" w:rsidP="00450F2B">
            <w:pPr>
              <w:spacing w:after="120"/>
              <w:rPr>
                <w:rFonts w:ascii="Times New Roman" w:hAnsi="Times New Roman" w:cs="Times New Roman"/>
                <w:sz w:val="24"/>
                <w:szCs w:val="24"/>
              </w:rPr>
            </w:pPr>
          </w:p>
        </w:tc>
        <w:tc>
          <w:tcPr>
            <w:tcW w:w="553" w:type="dxa"/>
            <w:tcPrChange w:id="3698" w:author="2" w:date="2021-08-31T10:55:00Z">
              <w:tcPr>
                <w:tcW w:w="553" w:type="dxa"/>
              </w:tcPr>
            </w:tcPrChange>
          </w:tcPr>
          <w:p w14:paraId="453DF8F9" w14:textId="18119C50" w:rsidR="004D5EB2" w:rsidRDefault="00C94C1E" w:rsidP="00450F2B">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3699" w:author="2" w:date="2021-08-31T10:55:00Z">
              <w:tcPr>
                <w:tcW w:w="6001" w:type="dxa"/>
              </w:tcPr>
            </w:tcPrChange>
          </w:tcPr>
          <w:p w14:paraId="5A57202C" w14:textId="77777777" w:rsidR="00C94C1E" w:rsidRPr="00CB5FD1" w:rsidRDefault="00C94C1E" w:rsidP="00CB5FD1">
            <w:pPr>
              <w:pStyle w:val="6"/>
              <w:shd w:val="clear" w:color="auto" w:fill="auto"/>
              <w:spacing w:before="0"/>
              <w:ind w:right="40" w:firstLine="0"/>
              <w:jc w:val="left"/>
              <w:rPr>
                <w:rStyle w:val="1"/>
                <w:rFonts w:ascii="Times New Roman" w:hAnsi="Times New Roman"/>
                <w:sz w:val="20"/>
                <w:rPrChange w:id="3700" w:author="2" w:date="2021-08-31T10:55:00Z">
                  <w:rPr/>
                </w:rPrChange>
              </w:rPr>
              <w:pPrChange w:id="3701" w:author="2" w:date="2021-08-31T10:55:00Z">
                <w:pPr>
                  <w:pStyle w:val="6"/>
                  <w:framePr w:hSpace="180" w:wrap="around" w:hAnchor="margin" w:y="665"/>
                  <w:shd w:val="clear" w:color="auto" w:fill="auto"/>
                  <w:spacing w:before="0"/>
                  <w:ind w:right="40" w:firstLine="0"/>
                </w:pPr>
              </w:pPrChange>
            </w:pPr>
            <w:r w:rsidRPr="00CB5FD1">
              <w:rPr>
                <w:rStyle w:val="1"/>
                <w:rFonts w:ascii="Times New Roman" w:hAnsi="Times New Roman"/>
                <w:sz w:val="20"/>
                <w:rPrChange w:id="3702" w:author="2" w:date="2021-08-31T10:55:00Z">
                  <w:rPr>
                    <w:rStyle w:val="1"/>
                  </w:rPr>
                </w:rPrChange>
              </w:rPr>
              <w:t>Свая вбита в дно реки и возвышается над водой на 1 м. Глу</w:t>
            </w:r>
            <w:r w:rsidRPr="00CB5FD1">
              <w:rPr>
                <w:rStyle w:val="1"/>
                <w:rFonts w:ascii="Times New Roman" w:hAnsi="Times New Roman"/>
                <w:sz w:val="20"/>
                <w:rPrChange w:id="3703" w:author="2" w:date="2021-08-31T10:55:00Z">
                  <w:rPr>
                    <w:rStyle w:val="1"/>
                  </w:rPr>
                </w:rPrChange>
              </w:rPr>
              <w:softHyphen/>
              <w:t xml:space="preserve">бина реки 2 м. Определите длину тени сваи на </w:t>
            </w:r>
            <w:del w:id="3704" w:author="2" w:date="2021-08-31T10:55:00Z">
              <w:r>
                <w:rPr>
                  <w:rStyle w:val="1"/>
                </w:rPr>
                <w:delText xml:space="preserve">поверхности воды и на </w:delText>
              </w:r>
            </w:del>
            <w:r w:rsidRPr="00CB5FD1">
              <w:rPr>
                <w:rStyle w:val="1"/>
                <w:rFonts w:ascii="Times New Roman" w:hAnsi="Times New Roman"/>
                <w:sz w:val="20"/>
                <w:rPrChange w:id="3705" w:author="2" w:date="2021-08-31T10:55:00Z">
                  <w:rPr>
                    <w:rStyle w:val="1"/>
                  </w:rPr>
                </w:rPrChange>
              </w:rPr>
              <w:t xml:space="preserve">дне реки, когда высота солнца над горизонтом </w:t>
            </w:r>
            <w:del w:id="3706" w:author="2" w:date="2021-08-31T10:55:00Z">
              <w:r>
                <w:rPr>
                  <w:rStyle w:val="1"/>
                </w:rPr>
                <w:delText>а = 30°.</w:delText>
              </w:r>
            </w:del>
          </w:p>
          <w:p w14:paraId="35134C0A" w14:textId="77777777" w:rsidR="00C94C1E" w:rsidRPr="00CB5FD1" w:rsidRDefault="00CB5FD1" w:rsidP="00CB5FD1">
            <w:pPr>
              <w:pStyle w:val="6"/>
              <w:shd w:val="clear" w:color="auto" w:fill="auto"/>
              <w:spacing w:before="0"/>
              <w:ind w:right="40" w:firstLine="0"/>
              <w:jc w:val="left"/>
              <w:rPr>
                <w:ins w:id="3707" w:author="2" w:date="2021-08-31T10:55:00Z"/>
                <w:rFonts w:ascii="Times New Roman" w:hAnsi="Times New Roman" w:cs="Times New Roman"/>
                <w:sz w:val="20"/>
                <w:szCs w:val="20"/>
              </w:rPr>
            </w:pPr>
            <m:oMath>
              <m:r>
                <w:ins w:id="3708" w:author="2" w:date="2021-08-31T10:55:00Z">
                  <m:rPr>
                    <m:sty m:val="p"/>
                  </m:rPr>
                  <w:rPr>
                    <w:rStyle w:val="1"/>
                    <w:rFonts w:ascii="Cambria Math" w:hAnsi="Cambria Math" w:cs="Times New Roman"/>
                    <w:sz w:val="20"/>
                    <w:szCs w:val="20"/>
                  </w:rPr>
                  <m:t>α</m:t>
                </w:ins>
              </m:r>
            </m:oMath>
            <w:ins w:id="3709" w:author="2" w:date="2021-08-31T10:55:00Z">
              <w:r w:rsidR="00C94C1E" w:rsidRPr="00CB5FD1">
                <w:rPr>
                  <w:rStyle w:val="1"/>
                  <w:rFonts w:ascii="Times New Roman" w:hAnsi="Times New Roman" w:cs="Times New Roman"/>
                  <w:sz w:val="20"/>
                  <w:szCs w:val="20"/>
                </w:rPr>
                <w:t xml:space="preserve"> = 30°.</w:t>
              </w:r>
              <w:r w:rsidRPr="00CB5FD1">
                <w:rPr>
                  <w:rStyle w:val="1"/>
                  <w:rFonts w:ascii="Times New Roman" w:hAnsi="Times New Roman" w:cs="Times New Roman"/>
                  <w:sz w:val="20"/>
                  <w:szCs w:val="20"/>
                </w:rPr>
                <w:t xml:space="preserve"> Показатель преломления воды 1,33.</w:t>
              </w:r>
            </w:ins>
          </w:p>
          <w:p w14:paraId="75853388" w14:textId="77777777" w:rsidR="004D5EB2" w:rsidRPr="00CB5FD1" w:rsidRDefault="004D5EB2" w:rsidP="00CB5FD1">
            <w:pPr>
              <w:ind w:firstLine="375"/>
              <w:rPr>
                <w:rFonts w:ascii="Times New Roman" w:hAnsi="Times New Roman"/>
                <w:color w:val="000000"/>
                <w:sz w:val="20"/>
                <w:rPrChange w:id="3710" w:author="2" w:date="2021-08-31T10:55:00Z">
                  <w:rPr>
                    <w:rFonts w:ascii="Times New Roman" w:eastAsia="Times New Roman" w:hAnsi="Times New Roman" w:cs="Times New Roman"/>
                    <w:color w:val="000000"/>
                    <w:lang w:eastAsia="ru-RU"/>
                  </w:rPr>
                </w:rPrChange>
              </w:rPr>
              <w:pPrChange w:id="3711" w:author="2" w:date="2021-08-31T10:55:00Z">
                <w:pPr>
                  <w:framePr w:hSpace="180" w:wrap="around" w:hAnchor="margin" w:y="665"/>
                  <w:ind w:firstLine="375"/>
                  <w:jc w:val="both"/>
                </w:pPr>
              </w:pPrChange>
            </w:pPr>
          </w:p>
        </w:tc>
        <w:tc>
          <w:tcPr>
            <w:tcW w:w="4961" w:type="dxa"/>
            <w:gridSpan w:val="2"/>
            <w:tcPrChange w:id="3712" w:author="2" w:date="2021-08-31T10:55:00Z">
              <w:tcPr>
                <w:tcW w:w="4839" w:type="dxa"/>
              </w:tcPr>
            </w:tcPrChange>
          </w:tcPr>
          <w:p w14:paraId="4058E104" w14:textId="77777777" w:rsidR="004015F5" w:rsidRPr="006F33AA" w:rsidRDefault="004015F5" w:rsidP="004015F5">
            <w:pPr>
              <w:pStyle w:val="a4"/>
              <w:numPr>
                <w:ilvl w:val="0"/>
                <w:numId w:val="222"/>
              </w:numPr>
              <w:spacing w:after="0" w:line="273" w:lineRule="exact"/>
              <w:ind w:right="20"/>
              <w:rPr>
                <w:ins w:id="3713" w:author="2" w:date="2021-08-31T10:55:00Z"/>
                <w:rFonts w:ascii="Times New Roman" w:eastAsia="Century Schoolbook" w:hAnsi="Times New Roman" w:cs="Times New Roman"/>
                <w:color w:val="000000"/>
                <w:sz w:val="20"/>
                <w:szCs w:val="20"/>
                <w:lang w:eastAsia="ru-RU"/>
              </w:rPr>
            </w:pPr>
            <w:ins w:id="3714" w:author="2" w:date="2021-08-31T10:55:00Z">
              <w:r w:rsidRPr="006F33AA">
                <w:rPr>
                  <w:rFonts w:ascii="Times New Roman" w:eastAsia="Century Schoolbook" w:hAnsi="Times New Roman" w:cs="Times New Roman"/>
                  <w:color w:val="000000"/>
                  <w:sz w:val="20"/>
                  <w:szCs w:val="20"/>
                  <w:lang w:eastAsia="ru-RU"/>
                </w:rPr>
                <w:lastRenderedPageBreak/>
                <w:t>3.4м</w:t>
              </w:r>
            </w:ins>
          </w:p>
          <w:p w14:paraId="2CBD37F0" w14:textId="77777777" w:rsidR="004015F5" w:rsidRPr="006F33AA" w:rsidRDefault="00CB5FD1" w:rsidP="004015F5">
            <w:pPr>
              <w:pStyle w:val="a4"/>
              <w:numPr>
                <w:ilvl w:val="0"/>
                <w:numId w:val="222"/>
              </w:numPr>
              <w:spacing w:after="0" w:line="273" w:lineRule="exact"/>
              <w:ind w:right="20"/>
              <w:rPr>
                <w:ins w:id="3715" w:author="2" w:date="2021-08-31T10:55:00Z"/>
                <w:rFonts w:ascii="Times New Roman" w:eastAsia="Century Schoolbook" w:hAnsi="Times New Roman" w:cs="Times New Roman"/>
                <w:color w:val="000000"/>
                <w:sz w:val="20"/>
                <w:szCs w:val="20"/>
                <w:lang w:eastAsia="ru-RU"/>
              </w:rPr>
            </w:pPr>
            <w:ins w:id="3716" w:author="2" w:date="2021-08-31T10:55:00Z">
              <w:r w:rsidRPr="006F33AA">
                <w:rPr>
                  <w:rFonts w:ascii="Times New Roman" w:eastAsia="Century Schoolbook" w:hAnsi="Times New Roman" w:cs="Times New Roman"/>
                  <w:color w:val="000000"/>
                  <w:sz w:val="20"/>
                  <w:szCs w:val="20"/>
                  <w:lang w:eastAsia="ru-RU"/>
                </w:rPr>
                <w:t>0,856м</w:t>
              </w:r>
            </w:ins>
          </w:p>
          <w:p w14:paraId="7217B1B9" w14:textId="77777777" w:rsidR="004D5EB2" w:rsidRPr="006F33AA" w:rsidRDefault="004015F5" w:rsidP="004015F5">
            <w:pPr>
              <w:pStyle w:val="a4"/>
              <w:numPr>
                <w:ilvl w:val="0"/>
                <w:numId w:val="222"/>
              </w:numPr>
              <w:spacing w:after="0" w:line="273" w:lineRule="exact"/>
              <w:ind w:right="20"/>
              <w:rPr>
                <w:ins w:id="3717" w:author="2" w:date="2021-08-31T10:55:00Z"/>
                <w:rFonts w:ascii="Times New Roman" w:eastAsia="Century Schoolbook" w:hAnsi="Times New Roman" w:cs="Times New Roman"/>
                <w:color w:val="000000"/>
                <w:sz w:val="20"/>
                <w:szCs w:val="20"/>
                <w:lang w:eastAsia="ru-RU"/>
              </w:rPr>
            </w:pPr>
            <w:ins w:id="3718" w:author="2" w:date="2021-08-31T10:55:00Z">
              <w:r w:rsidRPr="006F33AA">
                <w:rPr>
                  <w:rFonts w:ascii="Times New Roman" w:eastAsia="Century Schoolbook" w:hAnsi="Times New Roman" w:cs="Times New Roman"/>
                  <w:color w:val="000000"/>
                  <w:sz w:val="20"/>
                  <w:szCs w:val="20"/>
                  <w:lang w:eastAsia="ru-RU"/>
                </w:rPr>
                <w:t>1,7м</w:t>
              </w:r>
            </w:ins>
          </w:p>
          <w:p w14:paraId="1216E8C3" w14:textId="120A079C" w:rsidR="004D5EB2" w:rsidRPr="006F33AA" w:rsidRDefault="00CB5FD1" w:rsidP="00CB5FD1">
            <w:pPr>
              <w:pStyle w:val="a4"/>
              <w:numPr>
                <w:ilvl w:val="0"/>
                <w:numId w:val="222"/>
              </w:numPr>
              <w:spacing w:after="0" w:line="273" w:lineRule="exact"/>
              <w:ind w:right="20"/>
              <w:rPr>
                <w:rFonts w:ascii="Times New Roman" w:hAnsi="Times New Roman"/>
                <w:color w:val="000000"/>
                <w:sz w:val="20"/>
                <w:rPrChange w:id="3719" w:author="2" w:date="2021-08-31T10:55:00Z">
                  <w:rPr>
                    <w:rFonts w:ascii="Times New Roman" w:eastAsia="Century Schoolbook" w:hAnsi="Times New Roman" w:cs="Times New Roman"/>
                    <w:color w:val="000000"/>
                    <w:sz w:val="24"/>
                    <w:szCs w:val="24"/>
                    <w:lang w:eastAsia="ru-RU"/>
                  </w:rPr>
                </w:rPrChange>
              </w:rPr>
              <w:pPrChange w:id="3720" w:author="2" w:date="2021-08-31T10:55:00Z">
                <w:pPr>
                  <w:pStyle w:val="a4"/>
                  <w:framePr w:hSpace="180" w:wrap="around" w:hAnchor="margin" w:y="665"/>
                  <w:spacing w:after="0" w:line="273" w:lineRule="exact"/>
                  <w:ind w:left="346" w:right="20" w:firstLine="142"/>
                </w:pPr>
              </w:pPrChange>
            </w:pPr>
            <w:ins w:id="3721" w:author="2" w:date="2021-08-31T10:55:00Z">
              <w:r w:rsidRPr="006F33AA">
                <w:rPr>
                  <w:rFonts w:ascii="Times New Roman" w:eastAsia="Century Schoolbook" w:hAnsi="Times New Roman" w:cs="Times New Roman"/>
                  <w:color w:val="000000"/>
                  <w:sz w:val="20"/>
                  <w:szCs w:val="20"/>
                  <w:lang w:eastAsia="ru-RU"/>
                </w:rPr>
                <w:lastRenderedPageBreak/>
                <w:t>2,1м</w:t>
              </w:r>
            </w:ins>
          </w:p>
        </w:tc>
        <w:tc>
          <w:tcPr>
            <w:tcW w:w="567" w:type="dxa"/>
            <w:gridSpan w:val="2"/>
            <w:tcPrChange w:id="3722" w:author="2" w:date="2021-08-31T10:55:00Z">
              <w:tcPr>
                <w:tcW w:w="547" w:type="dxa"/>
              </w:tcPr>
            </w:tcPrChange>
          </w:tcPr>
          <w:p w14:paraId="13EC3A2A" w14:textId="25D2B9D3" w:rsidR="004D5EB2" w:rsidRPr="00450F2B" w:rsidRDefault="00CB5FD1" w:rsidP="00450F2B">
            <w:pPr>
              <w:tabs>
                <w:tab w:val="left" w:pos="600"/>
                <w:tab w:val="left" w:pos="851"/>
              </w:tabs>
              <w:ind w:right="34" w:firstLine="142"/>
              <w:rPr>
                <w:rFonts w:ascii="Times New Roman" w:hAnsi="Times New Roman" w:cs="Times New Roman"/>
                <w:sz w:val="24"/>
                <w:szCs w:val="24"/>
              </w:rPr>
            </w:pPr>
            <w:ins w:id="3723" w:author="2" w:date="2021-08-31T10:55:00Z">
              <w:r>
                <w:rPr>
                  <w:rFonts w:ascii="Times New Roman" w:hAnsi="Times New Roman" w:cs="Times New Roman"/>
                  <w:sz w:val="24"/>
                  <w:szCs w:val="24"/>
                </w:rPr>
                <w:lastRenderedPageBreak/>
                <w:t>3</w:t>
              </w:r>
            </w:ins>
          </w:p>
        </w:tc>
      </w:tr>
      <w:tr w:rsidR="004D5EB2" w:rsidRPr="00450F2B" w14:paraId="56D83D45" w14:textId="77777777" w:rsidTr="00911EF6">
        <w:tc>
          <w:tcPr>
            <w:tcW w:w="846" w:type="dxa"/>
            <w:tcPrChange w:id="3724" w:author="2" w:date="2021-08-31T10:55:00Z">
              <w:tcPr>
                <w:tcW w:w="846" w:type="dxa"/>
              </w:tcPr>
            </w:tcPrChange>
          </w:tcPr>
          <w:p w14:paraId="2A3711BE" w14:textId="77777777" w:rsidR="004D5EB2" w:rsidRPr="00450F2B" w:rsidRDefault="004D5EB2" w:rsidP="00450F2B">
            <w:pPr>
              <w:spacing w:after="120"/>
              <w:rPr>
                <w:rFonts w:ascii="Times New Roman" w:hAnsi="Times New Roman" w:cs="Times New Roman"/>
                <w:sz w:val="24"/>
                <w:szCs w:val="24"/>
              </w:rPr>
            </w:pPr>
          </w:p>
        </w:tc>
        <w:tc>
          <w:tcPr>
            <w:tcW w:w="1843" w:type="dxa"/>
            <w:tcPrChange w:id="3725" w:author="2" w:date="2021-08-31T10:55:00Z">
              <w:tcPr>
                <w:tcW w:w="1843" w:type="dxa"/>
              </w:tcPr>
            </w:tcPrChange>
          </w:tcPr>
          <w:p w14:paraId="1DB0742D" w14:textId="77777777" w:rsidR="004D5EB2" w:rsidRPr="00450F2B" w:rsidRDefault="004D5EB2" w:rsidP="00450F2B">
            <w:pPr>
              <w:spacing w:after="120"/>
              <w:rPr>
                <w:rFonts w:ascii="Times New Roman" w:hAnsi="Times New Roman" w:cs="Times New Roman"/>
                <w:sz w:val="24"/>
                <w:szCs w:val="24"/>
              </w:rPr>
            </w:pPr>
          </w:p>
        </w:tc>
        <w:tc>
          <w:tcPr>
            <w:tcW w:w="425" w:type="dxa"/>
            <w:tcPrChange w:id="3726" w:author="2" w:date="2021-08-31T10:55:00Z">
              <w:tcPr>
                <w:tcW w:w="425" w:type="dxa"/>
              </w:tcPr>
            </w:tcPrChange>
          </w:tcPr>
          <w:p w14:paraId="1565A722" w14:textId="77777777" w:rsidR="004D5EB2" w:rsidRPr="00450F2B" w:rsidRDefault="004D5EB2" w:rsidP="00450F2B">
            <w:pPr>
              <w:spacing w:after="120"/>
              <w:rPr>
                <w:rFonts w:ascii="Times New Roman" w:hAnsi="Times New Roman" w:cs="Times New Roman"/>
                <w:sz w:val="24"/>
                <w:szCs w:val="24"/>
              </w:rPr>
            </w:pPr>
          </w:p>
        </w:tc>
        <w:tc>
          <w:tcPr>
            <w:tcW w:w="392" w:type="dxa"/>
            <w:tcPrChange w:id="3727" w:author="2" w:date="2021-08-31T10:55:00Z">
              <w:tcPr>
                <w:tcW w:w="392" w:type="dxa"/>
              </w:tcPr>
            </w:tcPrChange>
          </w:tcPr>
          <w:p w14:paraId="77C99372" w14:textId="77777777" w:rsidR="004D5EB2" w:rsidRPr="00450F2B" w:rsidRDefault="004D5EB2" w:rsidP="00450F2B">
            <w:pPr>
              <w:spacing w:after="120"/>
              <w:rPr>
                <w:rFonts w:ascii="Times New Roman" w:hAnsi="Times New Roman" w:cs="Times New Roman"/>
                <w:sz w:val="24"/>
                <w:szCs w:val="24"/>
              </w:rPr>
            </w:pPr>
          </w:p>
        </w:tc>
        <w:tc>
          <w:tcPr>
            <w:tcW w:w="553" w:type="dxa"/>
            <w:tcPrChange w:id="3728" w:author="2" w:date="2021-08-31T10:55:00Z">
              <w:tcPr>
                <w:tcW w:w="553" w:type="dxa"/>
              </w:tcPr>
            </w:tcPrChange>
          </w:tcPr>
          <w:p w14:paraId="0B2A834A" w14:textId="76A659D6" w:rsidR="004D5EB2" w:rsidRDefault="00C94C1E" w:rsidP="00450F2B">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3729" w:author="2" w:date="2021-08-31T10:55:00Z">
              <w:tcPr>
                <w:tcW w:w="6001" w:type="dxa"/>
              </w:tcPr>
            </w:tcPrChange>
          </w:tcPr>
          <w:p w14:paraId="50C78390" w14:textId="77777777" w:rsidR="00D259EF" w:rsidRPr="00CB5FD1" w:rsidRDefault="00D259EF" w:rsidP="00CB5FD1">
            <w:pPr>
              <w:pStyle w:val="6"/>
              <w:shd w:val="clear" w:color="auto" w:fill="auto"/>
              <w:spacing w:before="0" w:line="240" w:lineRule="auto"/>
              <w:ind w:right="40" w:firstLine="0"/>
              <w:jc w:val="left"/>
              <w:rPr>
                <w:rFonts w:ascii="Times New Roman" w:hAnsi="Times New Roman"/>
                <w:sz w:val="20"/>
                <w:rPrChange w:id="3730" w:author="2" w:date="2021-08-31T10:55:00Z">
                  <w:rPr/>
                </w:rPrChange>
              </w:rPr>
              <w:pPrChange w:id="3731" w:author="2" w:date="2021-08-31T10:55:00Z">
                <w:pPr>
                  <w:pStyle w:val="6"/>
                  <w:framePr w:hSpace="180" w:wrap="around" w:hAnchor="margin" w:y="665"/>
                  <w:shd w:val="clear" w:color="auto" w:fill="auto"/>
                  <w:spacing w:before="0" w:line="240" w:lineRule="auto"/>
                  <w:ind w:right="40" w:firstLine="0"/>
                </w:pPr>
              </w:pPrChange>
            </w:pPr>
            <w:r w:rsidRPr="00CB5FD1">
              <w:rPr>
                <w:rStyle w:val="1"/>
                <w:rFonts w:ascii="Times New Roman" w:hAnsi="Times New Roman"/>
                <w:sz w:val="20"/>
                <w:rPrChange w:id="3732" w:author="2" w:date="2021-08-31T10:55:00Z">
                  <w:rPr>
                    <w:rStyle w:val="1"/>
                  </w:rPr>
                </w:rPrChange>
              </w:rPr>
              <w:t>На горизонтальном дне водоёма, имеющего глубину 1,2 м, лежит плоское зеркало. Луч света падает на поверхность воды под углом 30°. На каком расстоянии от места падения этот луч снова выйдет на поверхность воды после отражения от зеркала? Показатель преломления воды 1,33.</w:t>
            </w:r>
          </w:p>
          <w:p w14:paraId="78FB5F8F" w14:textId="77777777" w:rsidR="004D5EB2" w:rsidRPr="00CB5FD1" w:rsidRDefault="004D5EB2" w:rsidP="00CB5FD1">
            <w:pPr>
              <w:ind w:firstLine="375"/>
              <w:rPr>
                <w:rFonts w:ascii="Times New Roman" w:hAnsi="Times New Roman"/>
                <w:color w:val="000000"/>
                <w:sz w:val="20"/>
                <w:rPrChange w:id="3733" w:author="2" w:date="2021-08-31T10:55:00Z">
                  <w:rPr>
                    <w:rFonts w:ascii="Times New Roman" w:eastAsia="Times New Roman" w:hAnsi="Times New Roman" w:cs="Times New Roman"/>
                    <w:color w:val="000000"/>
                    <w:lang w:eastAsia="ru-RU"/>
                  </w:rPr>
                </w:rPrChange>
              </w:rPr>
              <w:pPrChange w:id="3734" w:author="2" w:date="2021-08-31T10:55:00Z">
                <w:pPr>
                  <w:framePr w:hSpace="180" w:wrap="around" w:hAnchor="margin" w:y="665"/>
                  <w:ind w:firstLine="375"/>
                  <w:jc w:val="both"/>
                </w:pPr>
              </w:pPrChange>
            </w:pPr>
          </w:p>
        </w:tc>
        <w:tc>
          <w:tcPr>
            <w:tcW w:w="4961" w:type="dxa"/>
            <w:gridSpan w:val="2"/>
            <w:tcPrChange w:id="3735" w:author="2" w:date="2021-08-31T10:55:00Z">
              <w:tcPr>
                <w:tcW w:w="4839" w:type="dxa"/>
              </w:tcPr>
            </w:tcPrChange>
          </w:tcPr>
          <w:p w14:paraId="202F9870" w14:textId="77777777" w:rsidR="00CB5FD1" w:rsidRPr="006F33AA" w:rsidRDefault="00CB5FD1" w:rsidP="00CB5FD1">
            <w:pPr>
              <w:pStyle w:val="a4"/>
              <w:numPr>
                <w:ilvl w:val="0"/>
                <w:numId w:val="223"/>
              </w:numPr>
              <w:spacing w:after="0" w:line="273" w:lineRule="exact"/>
              <w:ind w:right="20"/>
              <w:rPr>
                <w:ins w:id="3736" w:author="2" w:date="2021-08-31T10:55:00Z"/>
                <w:rFonts w:ascii="Times New Roman" w:eastAsia="Century Schoolbook" w:hAnsi="Times New Roman" w:cs="Times New Roman"/>
                <w:color w:val="000000"/>
                <w:sz w:val="20"/>
                <w:szCs w:val="20"/>
                <w:lang w:eastAsia="ru-RU"/>
              </w:rPr>
            </w:pPr>
            <w:ins w:id="3737" w:author="2" w:date="2021-08-31T10:55:00Z">
              <w:r w:rsidRPr="006F33AA">
                <w:rPr>
                  <w:rFonts w:ascii="Times New Roman" w:eastAsia="Century Schoolbook" w:hAnsi="Times New Roman" w:cs="Times New Roman"/>
                  <w:color w:val="000000"/>
                  <w:sz w:val="20"/>
                  <w:szCs w:val="20"/>
                  <w:lang w:eastAsia="ru-RU"/>
                </w:rPr>
                <w:t xml:space="preserve">  47см</w:t>
              </w:r>
            </w:ins>
          </w:p>
          <w:p w14:paraId="5CF7D0C9" w14:textId="77777777" w:rsidR="00CB5FD1" w:rsidRPr="006F33AA" w:rsidRDefault="00CB5FD1" w:rsidP="00CB5FD1">
            <w:pPr>
              <w:pStyle w:val="a4"/>
              <w:numPr>
                <w:ilvl w:val="0"/>
                <w:numId w:val="223"/>
              </w:numPr>
              <w:spacing w:after="0" w:line="273" w:lineRule="exact"/>
              <w:ind w:right="20"/>
              <w:rPr>
                <w:ins w:id="3738" w:author="2" w:date="2021-08-31T10:55:00Z"/>
                <w:rFonts w:ascii="Times New Roman" w:eastAsia="Century Schoolbook" w:hAnsi="Times New Roman" w:cs="Times New Roman"/>
                <w:color w:val="000000"/>
                <w:sz w:val="20"/>
                <w:szCs w:val="20"/>
                <w:lang w:eastAsia="ru-RU"/>
              </w:rPr>
            </w:pPr>
            <w:ins w:id="3739" w:author="2" w:date="2021-08-31T10:55:00Z">
              <w:r w:rsidRPr="006F33AA">
                <w:rPr>
                  <w:rFonts w:ascii="Times New Roman" w:eastAsia="Century Schoolbook" w:hAnsi="Times New Roman" w:cs="Times New Roman"/>
                  <w:color w:val="000000"/>
                  <w:sz w:val="20"/>
                  <w:szCs w:val="20"/>
                  <w:lang w:eastAsia="ru-RU"/>
                </w:rPr>
                <w:t>68см</w:t>
              </w:r>
            </w:ins>
          </w:p>
          <w:p w14:paraId="2A118F87" w14:textId="77777777" w:rsidR="00CB5FD1" w:rsidRPr="006F33AA" w:rsidRDefault="00CB5FD1" w:rsidP="00CB5FD1">
            <w:pPr>
              <w:pStyle w:val="a4"/>
              <w:numPr>
                <w:ilvl w:val="0"/>
                <w:numId w:val="223"/>
              </w:numPr>
              <w:spacing w:after="0" w:line="273" w:lineRule="exact"/>
              <w:ind w:right="20"/>
              <w:rPr>
                <w:ins w:id="3740" w:author="2" w:date="2021-08-31T10:55:00Z"/>
                <w:rFonts w:ascii="Times New Roman" w:eastAsia="Century Schoolbook" w:hAnsi="Times New Roman" w:cs="Times New Roman"/>
                <w:color w:val="000000"/>
                <w:sz w:val="20"/>
                <w:szCs w:val="20"/>
                <w:lang w:eastAsia="ru-RU"/>
              </w:rPr>
            </w:pPr>
            <w:ins w:id="3741" w:author="2" w:date="2021-08-31T10:55:00Z">
              <w:r w:rsidRPr="006F33AA">
                <w:rPr>
                  <w:rFonts w:ascii="Times New Roman" w:eastAsia="Century Schoolbook" w:hAnsi="Times New Roman" w:cs="Times New Roman"/>
                  <w:color w:val="000000"/>
                  <w:sz w:val="20"/>
                  <w:szCs w:val="20"/>
                  <w:lang w:eastAsia="ru-RU"/>
                </w:rPr>
                <w:t>24см</w:t>
              </w:r>
            </w:ins>
          </w:p>
          <w:p w14:paraId="5E8DDB32" w14:textId="7EBC0615" w:rsidR="004D5EB2" w:rsidRPr="006F33AA" w:rsidRDefault="00CB5FD1" w:rsidP="00CB5FD1">
            <w:pPr>
              <w:pStyle w:val="a4"/>
              <w:numPr>
                <w:ilvl w:val="0"/>
                <w:numId w:val="223"/>
              </w:numPr>
              <w:spacing w:after="0" w:line="273" w:lineRule="exact"/>
              <w:ind w:right="20"/>
              <w:rPr>
                <w:rFonts w:ascii="Times New Roman" w:hAnsi="Times New Roman"/>
                <w:color w:val="000000"/>
                <w:sz w:val="20"/>
                <w:rPrChange w:id="3742" w:author="2" w:date="2021-08-31T10:55:00Z">
                  <w:rPr>
                    <w:rFonts w:ascii="Times New Roman" w:eastAsia="Century Schoolbook" w:hAnsi="Times New Roman" w:cs="Times New Roman"/>
                    <w:color w:val="000000"/>
                    <w:sz w:val="24"/>
                    <w:szCs w:val="24"/>
                    <w:lang w:eastAsia="ru-RU"/>
                  </w:rPr>
                </w:rPrChange>
              </w:rPr>
              <w:pPrChange w:id="3743" w:author="2" w:date="2021-08-31T10:55:00Z">
                <w:pPr>
                  <w:pStyle w:val="a4"/>
                  <w:framePr w:hSpace="180" w:wrap="around" w:hAnchor="margin" w:y="665"/>
                  <w:spacing w:after="0" w:line="273" w:lineRule="exact"/>
                  <w:ind w:left="346" w:right="20" w:firstLine="142"/>
                </w:pPr>
              </w:pPrChange>
            </w:pPr>
            <w:ins w:id="3744" w:author="2" w:date="2021-08-31T10:55:00Z">
              <w:r w:rsidRPr="006F33AA">
                <w:rPr>
                  <w:rFonts w:ascii="Times New Roman" w:eastAsia="Century Schoolbook" w:hAnsi="Times New Roman" w:cs="Times New Roman"/>
                  <w:color w:val="000000"/>
                  <w:sz w:val="20"/>
                  <w:szCs w:val="20"/>
                  <w:lang w:eastAsia="ru-RU"/>
                </w:rPr>
                <w:t>97см</w:t>
              </w:r>
            </w:ins>
          </w:p>
        </w:tc>
        <w:tc>
          <w:tcPr>
            <w:tcW w:w="567" w:type="dxa"/>
            <w:gridSpan w:val="2"/>
            <w:tcPrChange w:id="3745" w:author="2" w:date="2021-08-31T10:55:00Z">
              <w:tcPr>
                <w:tcW w:w="547" w:type="dxa"/>
              </w:tcPr>
            </w:tcPrChange>
          </w:tcPr>
          <w:p w14:paraId="031EFCE3" w14:textId="0E423DE1" w:rsidR="004D5EB2" w:rsidRPr="00450F2B" w:rsidRDefault="00CB5FD1" w:rsidP="00450F2B">
            <w:pPr>
              <w:tabs>
                <w:tab w:val="left" w:pos="600"/>
                <w:tab w:val="left" w:pos="851"/>
              </w:tabs>
              <w:ind w:right="34" w:firstLine="142"/>
              <w:rPr>
                <w:rFonts w:ascii="Times New Roman" w:hAnsi="Times New Roman" w:cs="Times New Roman"/>
                <w:sz w:val="24"/>
                <w:szCs w:val="24"/>
              </w:rPr>
            </w:pPr>
            <w:ins w:id="3746" w:author="2" w:date="2021-08-31T10:55:00Z">
              <w:r>
                <w:rPr>
                  <w:rFonts w:ascii="Times New Roman" w:hAnsi="Times New Roman" w:cs="Times New Roman"/>
                  <w:sz w:val="24"/>
                  <w:szCs w:val="24"/>
                </w:rPr>
                <w:t>4</w:t>
              </w:r>
            </w:ins>
          </w:p>
        </w:tc>
      </w:tr>
      <w:tr w:rsidR="004D5EB2" w:rsidRPr="00450F2B" w14:paraId="1AF9B3B1" w14:textId="77777777" w:rsidTr="00911EF6">
        <w:tc>
          <w:tcPr>
            <w:tcW w:w="846" w:type="dxa"/>
            <w:tcPrChange w:id="3747" w:author="2" w:date="2021-08-31T10:55:00Z">
              <w:tcPr>
                <w:tcW w:w="846" w:type="dxa"/>
              </w:tcPr>
            </w:tcPrChange>
          </w:tcPr>
          <w:p w14:paraId="138BE270" w14:textId="77777777" w:rsidR="004D5EB2" w:rsidRPr="00450F2B" w:rsidRDefault="004D5EB2" w:rsidP="00450F2B">
            <w:pPr>
              <w:spacing w:after="120"/>
              <w:rPr>
                <w:rFonts w:ascii="Times New Roman" w:hAnsi="Times New Roman" w:cs="Times New Roman"/>
                <w:sz w:val="24"/>
                <w:szCs w:val="24"/>
              </w:rPr>
            </w:pPr>
          </w:p>
        </w:tc>
        <w:tc>
          <w:tcPr>
            <w:tcW w:w="1843" w:type="dxa"/>
            <w:tcPrChange w:id="3748" w:author="2" w:date="2021-08-31T10:55:00Z">
              <w:tcPr>
                <w:tcW w:w="1843" w:type="dxa"/>
              </w:tcPr>
            </w:tcPrChange>
          </w:tcPr>
          <w:p w14:paraId="787AA525" w14:textId="77777777" w:rsidR="004D5EB2" w:rsidRPr="00450F2B" w:rsidRDefault="004D5EB2" w:rsidP="00450F2B">
            <w:pPr>
              <w:spacing w:after="120"/>
              <w:rPr>
                <w:rFonts w:ascii="Times New Roman" w:hAnsi="Times New Roman" w:cs="Times New Roman"/>
                <w:sz w:val="24"/>
                <w:szCs w:val="24"/>
              </w:rPr>
            </w:pPr>
          </w:p>
        </w:tc>
        <w:tc>
          <w:tcPr>
            <w:tcW w:w="425" w:type="dxa"/>
            <w:tcPrChange w:id="3749" w:author="2" w:date="2021-08-31T10:55:00Z">
              <w:tcPr>
                <w:tcW w:w="425" w:type="dxa"/>
              </w:tcPr>
            </w:tcPrChange>
          </w:tcPr>
          <w:p w14:paraId="141E8111" w14:textId="77777777" w:rsidR="004D5EB2" w:rsidRPr="00450F2B" w:rsidRDefault="004D5EB2" w:rsidP="00450F2B">
            <w:pPr>
              <w:spacing w:after="120"/>
              <w:rPr>
                <w:rFonts w:ascii="Times New Roman" w:hAnsi="Times New Roman" w:cs="Times New Roman"/>
                <w:sz w:val="24"/>
                <w:szCs w:val="24"/>
              </w:rPr>
            </w:pPr>
          </w:p>
        </w:tc>
        <w:tc>
          <w:tcPr>
            <w:tcW w:w="392" w:type="dxa"/>
            <w:tcPrChange w:id="3750" w:author="2" w:date="2021-08-31T10:55:00Z">
              <w:tcPr>
                <w:tcW w:w="392" w:type="dxa"/>
              </w:tcPr>
            </w:tcPrChange>
          </w:tcPr>
          <w:p w14:paraId="714A3021" w14:textId="77777777" w:rsidR="004D5EB2" w:rsidRPr="00450F2B" w:rsidRDefault="004D5EB2" w:rsidP="00450F2B">
            <w:pPr>
              <w:spacing w:after="120"/>
              <w:rPr>
                <w:rFonts w:ascii="Times New Roman" w:hAnsi="Times New Roman" w:cs="Times New Roman"/>
                <w:sz w:val="24"/>
                <w:szCs w:val="24"/>
              </w:rPr>
            </w:pPr>
          </w:p>
        </w:tc>
        <w:tc>
          <w:tcPr>
            <w:tcW w:w="553" w:type="dxa"/>
            <w:tcPrChange w:id="3751" w:author="2" w:date="2021-08-31T10:55:00Z">
              <w:tcPr>
                <w:tcW w:w="553" w:type="dxa"/>
              </w:tcPr>
            </w:tcPrChange>
          </w:tcPr>
          <w:p w14:paraId="462562B7" w14:textId="66C152BC" w:rsidR="004D5EB2" w:rsidRDefault="00C94C1E" w:rsidP="00450F2B">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3752" w:author="2" w:date="2021-08-31T10:55:00Z">
              <w:tcPr>
                <w:tcW w:w="6001" w:type="dxa"/>
              </w:tcPr>
            </w:tcPrChange>
          </w:tcPr>
          <w:p w14:paraId="2348E2B8" w14:textId="0DACA812" w:rsidR="004D5EB2" w:rsidRPr="00CB5FD1" w:rsidRDefault="00D259EF" w:rsidP="00CB5FD1">
            <w:pPr>
              <w:pStyle w:val="6"/>
              <w:shd w:val="clear" w:color="auto" w:fill="auto"/>
              <w:spacing w:before="0" w:after="197"/>
              <w:ind w:right="40" w:firstLine="0"/>
              <w:jc w:val="left"/>
              <w:rPr>
                <w:rFonts w:ascii="Times New Roman" w:hAnsi="Times New Roman"/>
                <w:color w:val="000000"/>
                <w:sz w:val="20"/>
                <w:rPrChange w:id="3753" w:author="2" w:date="2021-08-31T10:55:00Z">
                  <w:rPr>
                    <w:rFonts w:ascii="Times New Roman" w:eastAsia="Times New Roman" w:hAnsi="Times New Roman" w:cs="Times New Roman"/>
                    <w:color w:val="000000"/>
                    <w:lang w:eastAsia="ru-RU"/>
                  </w:rPr>
                </w:rPrChange>
              </w:rPr>
              <w:pPrChange w:id="3754" w:author="2" w:date="2021-08-31T10:55:00Z">
                <w:pPr>
                  <w:pStyle w:val="6"/>
                  <w:framePr w:hSpace="180" w:wrap="around" w:hAnchor="margin" w:y="665"/>
                  <w:shd w:val="clear" w:color="auto" w:fill="auto"/>
                  <w:spacing w:before="0" w:after="197"/>
                  <w:ind w:right="40" w:firstLine="0"/>
                </w:pPr>
              </w:pPrChange>
            </w:pPr>
            <w:r w:rsidRPr="00CB5FD1">
              <w:rPr>
                <w:rStyle w:val="1"/>
                <w:rFonts w:ascii="Times New Roman" w:hAnsi="Times New Roman"/>
                <w:sz w:val="20"/>
                <w:rPrChange w:id="3755" w:author="2" w:date="2021-08-31T10:55:00Z">
                  <w:rPr>
                    <w:rStyle w:val="1"/>
                  </w:rPr>
                </w:rPrChange>
              </w:rPr>
              <w:t>Посреди большого бассейна глубиной 2 м установлен вертикальный стержень высо</w:t>
            </w:r>
            <w:r w:rsidRPr="00CB5FD1">
              <w:rPr>
                <w:rStyle w:val="1"/>
                <w:rFonts w:ascii="Times New Roman" w:hAnsi="Times New Roman"/>
                <w:sz w:val="20"/>
                <w:rPrChange w:id="3756" w:author="2" w:date="2021-08-31T10:55:00Z">
                  <w:rPr>
                    <w:rStyle w:val="1"/>
                  </w:rPr>
                </w:rPrChange>
              </w:rPr>
              <w:softHyphen/>
              <w:t xml:space="preserve">той 3 м. Солнечные лучи направлены под углом 30° </w:t>
            </w:r>
            <w:r w:rsidRPr="00CB5FD1">
              <w:rPr>
                <w:rStyle w:val="1"/>
                <w:rFonts w:ascii="Times New Roman" w:hAnsi="Times New Roman"/>
                <w:i/>
                <w:sz w:val="20"/>
                <w:rPrChange w:id="3757" w:author="2" w:date="2021-08-31T10:55:00Z">
                  <w:rPr>
                    <w:rStyle w:val="1"/>
                  </w:rPr>
                </w:rPrChange>
              </w:rPr>
              <w:t>к</w:t>
            </w:r>
            <w:r w:rsidRPr="00CB5FD1">
              <w:rPr>
                <w:rStyle w:val="af"/>
                <w:rFonts w:ascii="Times New Roman" w:hAnsi="Times New Roman"/>
                <w:i w:val="0"/>
                <w:sz w:val="20"/>
                <w:rPrChange w:id="3758" w:author="2" w:date="2021-08-31T10:55:00Z">
                  <w:rPr>
                    <w:rStyle w:val="af"/>
                  </w:rPr>
                </w:rPrChange>
              </w:rPr>
              <w:t xml:space="preserve"> горизонту</w:t>
            </w:r>
            <w:r w:rsidRPr="00CB5FD1">
              <w:rPr>
                <w:rStyle w:val="af"/>
                <w:rFonts w:ascii="Times New Roman" w:hAnsi="Times New Roman"/>
                <w:sz w:val="20"/>
                <w:rPrChange w:id="3759" w:author="2" w:date="2021-08-31T10:55:00Z">
                  <w:rPr>
                    <w:rStyle w:val="af"/>
                  </w:rPr>
                </w:rPrChange>
              </w:rPr>
              <w:t>.</w:t>
            </w:r>
            <w:r w:rsidRPr="00CB5FD1">
              <w:rPr>
                <w:rStyle w:val="43pt"/>
                <w:rFonts w:ascii="Times New Roman" w:hAnsi="Times New Roman"/>
                <w:sz w:val="20"/>
                <w:rPrChange w:id="3760" w:author="2" w:date="2021-08-31T10:55:00Z">
                  <w:rPr>
                    <w:rStyle w:val="43pt"/>
                  </w:rPr>
                </w:rPrChange>
              </w:rPr>
              <w:t xml:space="preserve"> </w:t>
            </w:r>
            <w:r w:rsidRPr="00CB5FD1">
              <w:rPr>
                <w:rStyle w:val="1"/>
                <w:rFonts w:ascii="Times New Roman" w:hAnsi="Times New Roman"/>
                <w:sz w:val="20"/>
                <w:rPrChange w:id="3761" w:author="2" w:date="2021-08-31T10:55:00Z">
                  <w:rPr>
                    <w:rStyle w:val="1"/>
                  </w:rPr>
                </w:rPrChange>
              </w:rPr>
              <w:t>Чему равна длина тени стержня на дне бассейна? Показатель преломления воды 1,33.</w:t>
            </w:r>
          </w:p>
        </w:tc>
        <w:tc>
          <w:tcPr>
            <w:tcW w:w="4961" w:type="dxa"/>
            <w:gridSpan w:val="2"/>
            <w:tcPrChange w:id="3762" w:author="2" w:date="2021-08-31T10:55:00Z">
              <w:tcPr>
                <w:tcW w:w="4839" w:type="dxa"/>
              </w:tcPr>
            </w:tcPrChange>
          </w:tcPr>
          <w:p w14:paraId="1E4CAA18" w14:textId="77777777" w:rsidR="004D5EB2" w:rsidRPr="006F33AA" w:rsidRDefault="007F72B2" w:rsidP="007F72B2">
            <w:pPr>
              <w:pStyle w:val="a4"/>
              <w:numPr>
                <w:ilvl w:val="0"/>
                <w:numId w:val="224"/>
              </w:numPr>
              <w:spacing w:after="0" w:line="273" w:lineRule="exact"/>
              <w:ind w:right="20"/>
              <w:rPr>
                <w:ins w:id="3763" w:author="2" w:date="2021-08-31T10:55:00Z"/>
                <w:rFonts w:ascii="Times New Roman" w:eastAsia="Century Schoolbook" w:hAnsi="Times New Roman" w:cs="Times New Roman"/>
                <w:color w:val="000000"/>
                <w:sz w:val="20"/>
                <w:szCs w:val="20"/>
                <w:lang w:eastAsia="ru-RU"/>
              </w:rPr>
            </w:pPr>
            <w:ins w:id="3764" w:author="2" w:date="2021-08-31T10:55:00Z">
              <w:r w:rsidRPr="006F33AA">
                <w:rPr>
                  <w:rFonts w:ascii="Times New Roman" w:eastAsia="Century Schoolbook" w:hAnsi="Times New Roman" w:cs="Times New Roman"/>
                  <w:color w:val="000000"/>
                  <w:sz w:val="20"/>
                  <w:szCs w:val="20"/>
                  <w:lang w:eastAsia="ru-RU"/>
                </w:rPr>
                <w:t>3,45м</w:t>
              </w:r>
            </w:ins>
          </w:p>
          <w:p w14:paraId="7E262DE3" w14:textId="77777777" w:rsidR="007F72B2" w:rsidRPr="006F33AA" w:rsidRDefault="007F72B2" w:rsidP="007F72B2">
            <w:pPr>
              <w:pStyle w:val="a4"/>
              <w:numPr>
                <w:ilvl w:val="0"/>
                <w:numId w:val="224"/>
              </w:numPr>
              <w:spacing w:after="0" w:line="273" w:lineRule="exact"/>
              <w:ind w:right="20"/>
              <w:rPr>
                <w:ins w:id="3765" w:author="2" w:date="2021-08-31T10:55:00Z"/>
                <w:rFonts w:ascii="Times New Roman" w:eastAsia="Century Schoolbook" w:hAnsi="Times New Roman" w:cs="Times New Roman"/>
                <w:color w:val="000000"/>
                <w:sz w:val="20"/>
                <w:szCs w:val="20"/>
                <w:lang w:eastAsia="ru-RU"/>
              </w:rPr>
            </w:pPr>
            <w:ins w:id="3766" w:author="2" w:date="2021-08-31T10:55:00Z">
              <w:r w:rsidRPr="006F33AA">
                <w:rPr>
                  <w:rFonts w:ascii="Times New Roman" w:eastAsia="Century Schoolbook" w:hAnsi="Times New Roman" w:cs="Times New Roman"/>
                  <w:color w:val="000000"/>
                  <w:sz w:val="20"/>
                  <w:szCs w:val="20"/>
                  <w:lang w:eastAsia="ru-RU"/>
                </w:rPr>
                <w:t>6,9м</w:t>
              </w:r>
            </w:ins>
          </w:p>
          <w:p w14:paraId="19BB4F22" w14:textId="77777777" w:rsidR="007F72B2" w:rsidRPr="006F33AA" w:rsidRDefault="007F72B2" w:rsidP="007F72B2">
            <w:pPr>
              <w:pStyle w:val="a4"/>
              <w:numPr>
                <w:ilvl w:val="0"/>
                <w:numId w:val="224"/>
              </w:numPr>
              <w:spacing w:after="0" w:line="273" w:lineRule="exact"/>
              <w:ind w:right="20"/>
              <w:rPr>
                <w:ins w:id="3767" w:author="2" w:date="2021-08-31T10:55:00Z"/>
                <w:rFonts w:ascii="Times New Roman" w:eastAsia="Century Schoolbook" w:hAnsi="Times New Roman" w:cs="Times New Roman"/>
                <w:color w:val="000000"/>
                <w:sz w:val="20"/>
                <w:szCs w:val="20"/>
                <w:lang w:eastAsia="ru-RU"/>
              </w:rPr>
            </w:pPr>
            <w:ins w:id="3768" w:author="2" w:date="2021-08-31T10:55:00Z">
              <w:r w:rsidRPr="006F33AA">
                <w:rPr>
                  <w:rFonts w:ascii="Times New Roman" w:eastAsia="Century Schoolbook" w:hAnsi="Times New Roman" w:cs="Times New Roman"/>
                  <w:color w:val="000000"/>
                  <w:sz w:val="20"/>
                  <w:szCs w:val="20"/>
                  <w:lang w:eastAsia="ru-RU"/>
                </w:rPr>
                <w:t>2,42м</w:t>
              </w:r>
            </w:ins>
          </w:p>
          <w:p w14:paraId="3E2E7753" w14:textId="41D793F5" w:rsidR="004D5EB2" w:rsidRPr="006F33AA" w:rsidRDefault="007F72B2" w:rsidP="007F72B2">
            <w:pPr>
              <w:pStyle w:val="a4"/>
              <w:numPr>
                <w:ilvl w:val="0"/>
                <w:numId w:val="224"/>
              </w:numPr>
              <w:spacing w:after="0" w:line="273" w:lineRule="exact"/>
              <w:ind w:right="20"/>
              <w:rPr>
                <w:rFonts w:ascii="Times New Roman" w:hAnsi="Times New Roman"/>
                <w:color w:val="000000"/>
                <w:sz w:val="20"/>
                <w:rPrChange w:id="3769" w:author="2" w:date="2021-08-31T10:55:00Z">
                  <w:rPr>
                    <w:rFonts w:ascii="Times New Roman" w:eastAsia="Century Schoolbook" w:hAnsi="Times New Roman" w:cs="Times New Roman"/>
                    <w:color w:val="000000"/>
                    <w:sz w:val="24"/>
                    <w:szCs w:val="24"/>
                    <w:lang w:eastAsia="ru-RU"/>
                  </w:rPr>
                </w:rPrChange>
              </w:rPr>
              <w:pPrChange w:id="3770" w:author="2" w:date="2021-08-31T10:55:00Z">
                <w:pPr>
                  <w:pStyle w:val="a4"/>
                  <w:framePr w:hSpace="180" w:wrap="around" w:hAnchor="margin" w:y="665"/>
                  <w:spacing w:after="0" w:line="273" w:lineRule="exact"/>
                  <w:ind w:left="346" w:right="20" w:firstLine="142"/>
                </w:pPr>
              </w:pPrChange>
            </w:pPr>
            <w:ins w:id="3771" w:author="2" w:date="2021-08-31T10:55:00Z">
              <w:r w:rsidRPr="006F33AA">
                <w:rPr>
                  <w:rFonts w:ascii="Times New Roman" w:eastAsia="Century Schoolbook" w:hAnsi="Times New Roman" w:cs="Times New Roman"/>
                  <w:color w:val="000000"/>
                  <w:sz w:val="20"/>
                  <w:szCs w:val="20"/>
                  <w:lang w:eastAsia="ru-RU"/>
                </w:rPr>
                <w:t>1,73м</w:t>
              </w:r>
            </w:ins>
          </w:p>
        </w:tc>
        <w:tc>
          <w:tcPr>
            <w:tcW w:w="567" w:type="dxa"/>
            <w:gridSpan w:val="2"/>
            <w:tcPrChange w:id="3772" w:author="2" w:date="2021-08-31T10:55:00Z">
              <w:tcPr>
                <w:tcW w:w="547" w:type="dxa"/>
              </w:tcPr>
            </w:tcPrChange>
          </w:tcPr>
          <w:p w14:paraId="17A473C3" w14:textId="0653F839" w:rsidR="004D5EB2" w:rsidRPr="00450F2B" w:rsidRDefault="007F72B2" w:rsidP="00450F2B">
            <w:pPr>
              <w:tabs>
                <w:tab w:val="left" w:pos="600"/>
                <w:tab w:val="left" w:pos="851"/>
              </w:tabs>
              <w:ind w:right="34" w:firstLine="142"/>
              <w:rPr>
                <w:rFonts w:ascii="Times New Roman" w:hAnsi="Times New Roman" w:cs="Times New Roman"/>
                <w:sz w:val="24"/>
                <w:szCs w:val="24"/>
              </w:rPr>
            </w:pPr>
            <w:ins w:id="3773" w:author="2" w:date="2021-08-31T10:55:00Z">
              <w:r>
                <w:rPr>
                  <w:rFonts w:ascii="Times New Roman" w:hAnsi="Times New Roman" w:cs="Times New Roman"/>
                  <w:sz w:val="24"/>
                  <w:szCs w:val="24"/>
                </w:rPr>
                <w:t>1</w:t>
              </w:r>
            </w:ins>
          </w:p>
        </w:tc>
      </w:tr>
      <w:tr w:rsidR="004D5EB2" w:rsidRPr="00450F2B" w14:paraId="497C93C0" w14:textId="77777777" w:rsidTr="00911EF6">
        <w:tc>
          <w:tcPr>
            <w:tcW w:w="846" w:type="dxa"/>
            <w:tcPrChange w:id="3774" w:author="2" w:date="2021-08-31T10:55:00Z">
              <w:tcPr>
                <w:tcW w:w="846" w:type="dxa"/>
              </w:tcPr>
            </w:tcPrChange>
          </w:tcPr>
          <w:p w14:paraId="003279EB" w14:textId="77777777" w:rsidR="004D5EB2" w:rsidRPr="00450F2B" w:rsidRDefault="004D5EB2" w:rsidP="00450F2B">
            <w:pPr>
              <w:spacing w:after="120"/>
              <w:rPr>
                <w:rFonts w:ascii="Times New Roman" w:hAnsi="Times New Roman" w:cs="Times New Roman"/>
                <w:sz w:val="24"/>
                <w:szCs w:val="24"/>
              </w:rPr>
            </w:pPr>
          </w:p>
        </w:tc>
        <w:tc>
          <w:tcPr>
            <w:tcW w:w="1843" w:type="dxa"/>
            <w:tcPrChange w:id="3775" w:author="2" w:date="2021-08-31T10:55:00Z">
              <w:tcPr>
                <w:tcW w:w="1843" w:type="dxa"/>
              </w:tcPr>
            </w:tcPrChange>
          </w:tcPr>
          <w:p w14:paraId="2B7BD0F0" w14:textId="77777777" w:rsidR="004D5EB2" w:rsidRPr="00450F2B" w:rsidRDefault="004D5EB2" w:rsidP="00450F2B">
            <w:pPr>
              <w:spacing w:after="120"/>
              <w:rPr>
                <w:rFonts w:ascii="Times New Roman" w:hAnsi="Times New Roman" w:cs="Times New Roman"/>
                <w:sz w:val="24"/>
                <w:szCs w:val="24"/>
              </w:rPr>
            </w:pPr>
          </w:p>
        </w:tc>
        <w:tc>
          <w:tcPr>
            <w:tcW w:w="425" w:type="dxa"/>
            <w:tcPrChange w:id="3776" w:author="2" w:date="2021-08-31T10:55:00Z">
              <w:tcPr>
                <w:tcW w:w="425" w:type="dxa"/>
              </w:tcPr>
            </w:tcPrChange>
          </w:tcPr>
          <w:p w14:paraId="480B533E" w14:textId="77777777" w:rsidR="004D5EB2" w:rsidRPr="00450F2B" w:rsidRDefault="004D5EB2" w:rsidP="00450F2B">
            <w:pPr>
              <w:spacing w:after="120"/>
              <w:rPr>
                <w:rFonts w:ascii="Times New Roman" w:hAnsi="Times New Roman" w:cs="Times New Roman"/>
                <w:sz w:val="24"/>
                <w:szCs w:val="24"/>
              </w:rPr>
            </w:pPr>
          </w:p>
        </w:tc>
        <w:tc>
          <w:tcPr>
            <w:tcW w:w="392" w:type="dxa"/>
            <w:tcPrChange w:id="3777" w:author="2" w:date="2021-08-31T10:55:00Z">
              <w:tcPr>
                <w:tcW w:w="392" w:type="dxa"/>
              </w:tcPr>
            </w:tcPrChange>
          </w:tcPr>
          <w:p w14:paraId="75854165" w14:textId="77777777" w:rsidR="004D5EB2" w:rsidRPr="00450F2B" w:rsidRDefault="004D5EB2" w:rsidP="00450F2B">
            <w:pPr>
              <w:spacing w:after="120"/>
              <w:rPr>
                <w:rFonts w:ascii="Times New Roman" w:hAnsi="Times New Roman" w:cs="Times New Roman"/>
                <w:sz w:val="24"/>
                <w:szCs w:val="24"/>
              </w:rPr>
            </w:pPr>
          </w:p>
        </w:tc>
        <w:tc>
          <w:tcPr>
            <w:tcW w:w="553" w:type="dxa"/>
            <w:tcPrChange w:id="3778" w:author="2" w:date="2021-08-31T10:55:00Z">
              <w:tcPr>
                <w:tcW w:w="553" w:type="dxa"/>
              </w:tcPr>
            </w:tcPrChange>
          </w:tcPr>
          <w:p w14:paraId="142AB1A9" w14:textId="218FEBDD" w:rsidR="004D5EB2" w:rsidRDefault="00C94C1E" w:rsidP="00450F2B">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3779" w:author="2" w:date="2021-08-31T10:55:00Z">
              <w:tcPr>
                <w:tcW w:w="6001" w:type="dxa"/>
              </w:tcPr>
            </w:tcPrChange>
          </w:tcPr>
          <w:p w14:paraId="44EE5E83" w14:textId="1A91A73A" w:rsidR="004D5EB2" w:rsidRPr="00CB5FD1" w:rsidRDefault="00D259EF" w:rsidP="00CB5FD1">
            <w:pPr>
              <w:pStyle w:val="6"/>
              <w:shd w:val="clear" w:color="auto" w:fill="auto"/>
              <w:spacing w:before="0" w:after="197"/>
              <w:ind w:right="40" w:firstLine="0"/>
              <w:jc w:val="left"/>
              <w:rPr>
                <w:rFonts w:ascii="Times New Roman" w:hAnsi="Times New Roman"/>
                <w:color w:val="000000"/>
                <w:sz w:val="20"/>
                <w:rPrChange w:id="3780" w:author="2" w:date="2021-08-31T10:55:00Z">
                  <w:rPr>
                    <w:rFonts w:ascii="Times New Roman" w:eastAsia="Times New Roman" w:hAnsi="Times New Roman" w:cs="Times New Roman"/>
                    <w:color w:val="000000"/>
                    <w:lang w:eastAsia="ru-RU"/>
                  </w:rPr>
                </w:rPrChange>
              </w:rPr>
              <w:pPrChange w:id="3781" w:author="2" w:date="2021-08-31T10:55:00Z">
                <w:pPr>
                  <w:pStyle w:val="6"/>
                  <w:framePr w:hSpace="180" w:wrap="around" w:hAnchor="margin" w:y="665"/>
                  <w:shd w:val="clear" w:color="auto" w:fill="auto"/>
                  <w:spacing w:before="0" w:after="197"/>
                  <w:ind w:right="40" w:firstLine="0"/>
                </w:pPr>
              </w:pPrChange>
            </w:pPr>
            <w:r w:rsidRPr="00CB5FD1">
              <w:rPr>
                <w:rStyle w:val="1"/>
                <w:rFonts w:ascii="Times New Roman" w:hAnsi="Times New Roman"/>
                <w:sz w:val="20"/>
                <w:rPrChange w:id="3782" w:author="2" w:date="2021-08-31T10:55:00Z">
                  <w:rPr>
                    <w:rStyle w:val="1"/>
                  </w:rPr>
                </w:rPrChange>
              </w:rPr>
              <w:t>Посреди большого бассейна глубиной 2 м установлен вертикальный стержень высо</w:t>
            </w:r>
            <w:r w:rsidRPr="00CB5FD1">
              <w:rPr>
                <w:rStyle w:val="1"/>
                <w:rFonts w:ascii="Times New Roman" w:hAnsi="Times New Roman"/>
                <w:sz w:val="20"/>
                <w:rPrChange w:id="3783" w:author="2" w:date="2021-08-31T10:55:00Z">
                  <w:rPr>
                    <w:rStyle w:val="1"/>
                  </w:rPr>
                </w:rPrChange>
              </w:rPr>
              <w:softHyphen/>
              <w:t xml:space="preserve">той 3 м. Солнечные лучи направлены под углом 30° </w:t>
            </w:r>
            <w:r w:rsidRPr="00CB5FD1">
              <w:rPr>
                <w:rStyle w:val="1"/>
                <w:rFonts w:ascii="Times New Roman" w:hAnsi="Times New Roman"/>
                <w:i/>
                <w:sz w:val="20"/>
                <w:rPrChange w:id="3784" w:author="2" w:date="2021-08-31T10:55:00Z">
                  <w:rPr>
                    <w:rStyle w:val="1"/>
                  </w:rPr>
                </w:rPrChange>
              </w:rPr>
              <w:t>к</w:t>
            </w:r>
            <w:r w:rsidRPr="00CB5FD1">
              <w:rPr>
                <w:rStyle w:val="af"/>
                <w:rFonts w:ascii="Times New Roman" w:hAnsi="Times New Roman"/>
                <w:i w:val="0"/>
                <w:sz w:val="20"/>
                <w:rPrChange w:id="3785" w:author="2" w:date="2021-08-31T10:55:00Z">
                  <w:rPr>
                    <w:rStyle w:val="af"/>
                  </w:rPr>
                </w:rPrChange>
              </w:rPr>
              <w:t xml:space="preserve"> горизонту</w:t>
            </w:r>
            <w:r w:rsidRPr="00CB5FD1">
              <w:rPr>
                <w:rStyle w:val="af"/>
                <w:rFonts w:ascii="Times New Roman" w:hAnsi="Times New Roman"/>
                <w:sz w:val="20"/>
                <w:rPrChange w:id="3786" w:author="2" w:date="2021-08-31T10:55:00Z">
                  <w:rPr>
                    <w:rStyle w:val="af"/>
                  </w:rPr>
                </w:rPrChange>
              </w:rPr>
              <w:t>.</w:t>
            </w:r>
            <w:r w:rsidRPr="00CB5FD1">
              <w:rPr>
                <w:rStyle w:val="43pt"/>
                <w:rFonts w:ascii="Times New Roman" w:hAnsi="Times New Roman"/>
                <w:sz w:val="20"/>
                <w:rPrChange w:id="3787" w:author="2" w:date="2021-08-31T10:55:00Z">
                  <w:rPr>
                    <w:rStyle w:val="43pt"/>
                  </w:rPr>
                </w:rPrChange>
              </w:rPr>
              <w:t xml:space="preserve"> </w:t>
            </w:r>
            <w:r w:rsidRPr="00CB5FD1">
              <w:rPr>
                <w:rStyle w:val="1"/>
                <w:rFonts w:ascii="Times New Roman" w:hAnsi="Times New Roman"/>
                <w:sz w:val="20"/>
                <w:rPrChange w:id="3788" w:author="2" w:date="2021-08-31T10:55:00Z">
                  <w:rPr>
                    <w:rStyle w:val="1"/>
                  </w:rPr>
                </w:rPrChange>
              </w:rPr>
              <w:t>Чему равна длина тени стержня на поверхности воды? Показатель преломления воды 1,33.</w:t>
            </w:r>
          </w:p>
        </w:tc>
        <w:tc>
          <w:tcPr>
            <w:tcW w:w="4961" w:type="dxa"/>
            <w:gridSpan w:val="2"/>
            <w:tcPrChange w:id="3789" w:author="2" w:date="2021-08-31T10:55:00Z">
              <w:tcPr>
                <w:tcW w:w="4839" w:type="dxa"/>
              </w:tcPr>
            </w:tcPrChange>
          </w:tcPr>
          <w:p w14:paraId="5E664A7E" w14:textId="77777777" w:rsidR="004D5EB2" w:rsidRPr="006F33AA" w:rsidRDefault="007F72B2" w:rsidP="007F72B2">
            <w:pPr>
              <w:pStyle w:val="a4"/>
              <w:numPr>
                <w:ilvl w:val="0"/>
                <w:numId w:val="225"/>
              </w:numPr>
              <w:spacing w:after="0" w:line="273" w:lineRule="exact"/>
              <w:ind w:right="20"/>
              <w:rPr>
                <w:ins w:id="3790" w:author="2" w:date="2021-08-31T10:55:00Z"/>
                <w:rFonts w:ascii="Times New Roman" w:eastAsia="Century Schoolbook" w:hAnsi="Times New Roman" w:cs="Times New Roman"/>
                <w:color w:val="000000"/>
                <w:sz w:val="20"/>
                <w:szCs w:val="20"/>
                <w:lang w:eastAsia="ru-RU"/>
              </w:rPr>
            </w:pPr>
            <w:ins w:id="3791" w:author="2" w:date="2021-08-31T10:55:00Z">
              <w:r w:rsidRPr="006F33AA">
                <w:rPr>
                  <w:rFonts w:ascii="Times New Roman" w:eastAsia="Century Schoolbook" w:hAnsi="Times New Roman" w:cs="Times New Roman"/>
                  <w:color w:val="000000"/>
                  <w:sz w:val="20"/>
                  <w:szCs w:val="20"/>
                  <w:lang w:eastAsia="ru-RU"/>
                </w:rPr>
                <w:t>1,732м</w:t>
              </w:r>
            </w:ins>
          </w:p>
          <w:p w14:paraId="1544AEEC" w14:textId="77777777" w:rsidR="007F72B2" w:rsidRPr="006F33AA" w:rsidRDefault="007F72B2" w:rsidP="007F72B2">
            <w:pPr>
              <w:pStyle w:val="a4"/>
              <w:numPr>
                <w:ilvl w:val="0"/>
                <w:numId w:val="225"/>
              </w:numPr>
              <w:spacing w:after="0" w:line="273" w:lineRule="exact"/>
              <w:ind w:right="20"/>
              <w:rPr>
                <w:ins w:id="3792" w:author="2" w:date="2021-08-31T10:55:00Z"/>
                <w:rFonts w:ascii="Times New Roman" w:eastAsia="Century Schoolbook" w:hAnsi="Times New Roman" w:cs="Times New Roman"/>
                <w:color w:val="000000"/>
                <w:sz w:val="20"/>
                <w:szCs w:val="20"/>
                <w:lang w:eastAsia="ru-RU"/>
              </w:rPr>
            </w:pPr>
            <w:ins w:id="3793" w:author="2" w:date="2021-08-31T10:55:00Z">
              <w:r w:rsidRPr="006F33AA">
                <w:rPr>
                  <w:rFonts w:ascii="Times New Roman" w:eastAsia="Century Schoolbook" w:hAnsi="Times New Roman" w:cs="Times New Roman"/>
                  <w:color w:val="000000"/>
                  <w:sz w:val="20"/>
                  <w:szCs w:val="20"/>
                  <w:lang w:eastAsia="ru-RU"/>
                </w:rPr>
                <w:t xml:space="preserve">1,7256м </w:t>
              </w:r>
            </w:ins>
          </w:p>
          <w:p w14:paraId="06F763D6" w14:textId="77777777" w:rsidR="007F72B2" w:rsidRPr="006F33AA" w:rsidRDefault="007F72B2" w:rsidP="007F72B2">
            <w:pPr>
              <w:pStyle w:val="a4"/>
              <w:numPr>
                <w:ilvl w:val="0"/>
                <w:numId w:val="225"/>
              </w:numPr>
              <w:spacing w:after="0" w:line="273" w:lineRule="exact"/>
              <w:ind w:right="20"/>
              <w:rPr>
                <w:ins w:id="3794" w:author="2" w:date="2021-08-31T10:55:00Z"/>
                <w:rFonts w:ascii="Times New Roman" w:eastAsia="Century Schoolbook" w:hAnsi="Times New Roman" w:cs="Times New Roman"/>
                <w:color w:val="000000"/>
                <w:sz w:val="20"/>
                <w:szCs w:val="20"/>
                <w:lang w:eastAsia="ru-RU"/>
              </w:rPr>
            </w:pPr>
            <w:ins w:id="3795" w:author="2" w:date="2021-08-31T10:55:00Z">
              <w:r w:rsidRPr="006F33AA">
                <w:rPr>
                  <w:rFonts w:ascii="Times New Roman" w:eastAsia="Century Schoolbook" w:hAnsi="Times New Roman" w:cs="Times New Roman"/>
                  <w:color w:val="000000"/>
                  <w:sz w:val="20"/>
                  <w:szCs w:val="20"/>
                  <w:lang w:eastAsia="ru-RU"/>
                </w:rPr>
                <w:t>1,625м</w:t>
              </w:r>
            </w:ins>
          </w:p>
          <w:p w14:paraId="07AC9153" w14:textId="5BBDC2E3" w:rsidR="004D5EB2" w:rsidRPr="006F33AA" w:rsidRDefault="007F72B2" w:rsidP="007F72B2">
            <w:pPr>
              <w:pStyle w:val="a4"/>
              <w:numPr>
                <w:ilvl w:val="0"/>
                <w:numId w:val="225"/>
              </w:numPr>
              <w:spacing w:after="0" w:line="273" w:lineRule="exact"/>
              <w:ind w:right="20"/>
              <w:rPr>
                <w:rFonts w:ascii="Times New Roman" w:hAnsi="Times New Roman"/>
                <w:color w:val="000000"/>
                <w:sz w:val="20"/>
                <w:rPrChange w:id="3796" w:author="2" w:date="2021-08-31T10:55:00Z">
                  <w:rPr>
                    <w:rFonts w:ascii="Times New Roman" w:eastAsia="Century Schoolbook" w:hAnsi="Times New Roman" w:cs="Times New Roman"/>
                    <w:color w:val="000000"/>
                    <w:sz w:val="24"/>
                    <w:szCs w:val="24"/>
                    <w:lang w:eastAsia="ru-RU"/>
                  </w:rPr>
                </w:rPrChange>
              </w:rPr>
              <w:pPrChange w:id="3797" w:author="2" w:date="2021-08-31T10:55:00Z">
                <w:pPr>
                  <w:pStyle w:val="a4"/>
                  <w:framePr w:hSpace="180" w:wrap="around" w:hAnchor="margin" w:y="665"/>
                  <w:spacing w:after="0" w:line="273" w:lineRule="exact"/>
                  <w:ind w:left="346" w:right="20" w:firstLine="142"/>
                </w:pPr>
              </w:pPrChange>
            </w:pPr>
            <w:ins w:id="3798" w:author="2" w:date="2021-08-31T10:55:00Z">
              <w:r w:rsidRPr="006F33AA">
                <w:rPr>
                  <w:rFonts w:ascii="Times New Roman" w:eastAsia="Century Schoolbook" w:hAnsi="Times New Roman" w:cs="Times New Roman"/>
                  <w:color w:val="000000"/>
                  <w:sz w:val="20"/>
                  <w:szCs w:val="20"/>
                  <w:lang w:eastAsia="ru-RU"/>
                </w:rPr>
                <w:t>1,426м</w:t>
              </w:r>
            </w:ins>
          </w:p>
        </w:tc>
        <w:tc>
          <w:tcPr>
            <w:tcW w:w="567" w:type="dxa"/>
            <w:gridSpan w:val="2"/>
            <w:tcPrChange w:id="3799" w:author="2" w:date="2021-08-31T10:55:00Z">
              <w:tcPr>
                <w:tcW w:w="547" w:type="dxa"/>
              </w:tcPr>
            </w:tcPrChange>
          </w:tcPr>
          <w:p w14:paraId="024FC671" w14:textId="19EA5682" w:rsidR="004D5EB2" w:rsidRPr="00450F2B" w:rsidRDefault="007F72B2" w:rsidP="00450F2B">
            <w:pPr>
              <w:tabs>
                <w:tab w:val="left" w:pos="600"/>
                <w:tab w:val="left" w:pos="851"/>
              </w:tabs>
              <w:ind w:right="34" w:firstLine="142"/>
              <w:rPr>
                <w:rFonts w:ascii="Times New Roman" w:hAnsi="Times New Roman" w:cs="Times New Roman"/>
                <w:sz w:val="24"/>
                <w:szCs w:val="24"/>
              </w:rPr>
            </w:pPr>
            <w:ins w:id="3800" w:author="2" w:date="2021-08-31T10:55:00Z">
              <w:r>
                <w:rPr>
                  <w:rFonts w:ascii="Times New Roman" w:hAnsi="Times New Roman" w:cs="Times New Roman"/>
                  <w:sz w:val="24"/>
                  <w:szCs w:val="24"/>
                </w:rPr>
                <w:t>1</w:t>
              </w:r>
            </w:ins>
          </w:p>
        </w:tc>
      </w:tr>
      <w:tr w:rsidR="004D5EB2" w:rsidRPr="00450F2B" w14:paraId="06DC2702" w14:textId="77777777" w:rsidTr="00911EF6">
        <w:tc>
          <w:tcPr>
            <w:tcW w:w="846" w:type="dxa"/>
            <w:tcPrChange w:id="3801" w:author="2" w:date="2021-08-31T10:55:00Z">
              <w:tcPr>
                <w:tcW w:w="846" w:type="dxa"/>
              </w:tcPr>
            </w:tcPrChange>
          </w:tcPr>
          <w:p w14:paraId="4C7A3369" w14:textId="77777777" w:rsidR="004D5EB2" w:rsidRPr="00450F2B" w:rsidRDefault="004D5EB2" w:rsidP="00450F2B">
            <w:pPr>
              <w:spacing w:after="120"/>
              <w:rPr>
                <w:rFonts w:ascii="Times New Roman" w:hAnsi="Times New Roman" w:cs="Times New Roman"/>
                <w:sz w:val="24"/>
                <w:szCs w:val="24"/>
              </w:rPr>
            </w:pPr>
          </w:p>
        </w:tc>
        <w:tc>
          <w:tcPr>
            <w:tcW w:w="1843" w:type="dxa"/>
            <w:tcPrChange w:id="3802" w:author="2" w:date="2021-08-31T10:55:00Z">
              <w:tcPr>
                <w:tcW w:w="1843" w:type="dxa"/>
              </w:tcPr>
            </w:tcPrChange>
          </w:tcPr>
          <w:p w14:paraId="071329BA" w14:textId="77777777" w:rsidR="004D5EB2" w:rsidRPr="00450F2B" w:rsidRDefault="004D5EB2" w:rsidP="00450F2B">
            <w:pPr>
              <w:spacing w:after="120"/>
              <w:rPr>
                <w:rFonts w:ascii="Times New Roman" w:hAnsi="Times New Roman" w:cs="Times New Roman"/>
                <w:sz w:val="24"/>
                <w:szCs w:val="24"/>
              </w:rPr>
            </w:pPr>
          </w:p>
        </w:tc>
        <w:tc>
          <w:tcPr>
            <w:tcW w:w="425" w:type="dxa"/>
            <w:tcPrChange w:id="3803" w:author="2" w:date="2021-08-31T10:55:00Z">
              <w:tcPr>
                <w:tcW w:w="425" w:type="dxa"/>
              </w:tcPr>
            </w:tcPrChange>
          </w:tcPr>
          <w:p w14:paraId="05346B3D" w14:textId="77777777" w:rsidR="004D5EB2" w:rsidRPr="00450F2B" w:rsidRDefault="004D5EB2" w:rsidP="00450F2B">
            <w:pPr>
              <w:spacing w:after="120"/>
              <w:rPr>
                <w:rFonts w:ascii="Times New Roman" w:hAnsi="Times New Roman" w:cs="Times New Roman"/>
                <w:sz w:val="24"/>
                <w:szCs w:val="24"/>
              </w:rPr>
            </w:pPr>
          </w:p>
        </w:tc>
        <w:tc>
          <w:tcPr>
            <w:tcW w:w="392" w:type="dxa"/>
            <w:tcPrChange w:id="3804" w:author="2" w:date="2021-08-31T10:55:00Z">
              <w:tcPr>
                <w:tcW w:w="392" w:type="dxa"/>
              </w:tcPr>
            </w:tcPrChange>
          </w:tcPr>
          <w:p w14:paraId="4702AC25" w14:textId="77777777" w:rsidR="004D5EB2" w:rsidRPr="00450F2B" w:rsidRDefault="004D5EB2" w:rsidP="00450F2B">
            <w:pPr>
              <w:spacing w:after="120"/>
              <w:rPr>
                <w:rFonts w:ascii="Times New Roman" w:hAnsi="Times New Roman" w:cs="Times New Roman"/>
                <w:sz w:val="24"/>
                <w:szCs w:val="24"/>
              </w:rPr>
            </w:pPr>
          </w:p>
        </w:tc>
        <w:tc>
          <w:tcPr>
            <w:tcW w:w="553" w:type="dxa"/>
            <w:tcPrChange w:id="3805" w:author="2" w:date="2021-08-31T10:55:00Z">
              <w:tcPr>
                <w:tcW w:w="553" w:type="dxa"/>
              </w:tcPr>
            </w:tcPrChange>
          </w:tcPr>
          <w:p w14:paraId="4C92EEFE" w14:textId="2958308A" w:rsidR="004D5EB2" w:rsidRDefault="00C94C1E" w:rsidP="00450F2B">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3806" w:author="2" w:date="2021-08-31T10:55:00Z">
              <w:tcPr>
                <w:tcW w:w="6001" w:type="dxa"/>
              </w:tcPr>
            </w:tcPrChange>
          </w:tcPr>
          <w:p w14:paraId="3BE76129" w14:textId="43368D8B" w:rsidR="004D5EB2" w:rsidRPr="00CB5FD1" w:rsidRDefault="00D259EF" w:rsidP="00CB5FD1">
            <w:pPr>
              <w:rPr>
                <w:rFonts w:ascii="Times New Roman" w:hAnsi="Times New Roman"/>
                <w:color w:val="000000"/>
                <w:sz w:val="20"/>
                <w:rPrChange w:id="3807" w:author="2" w:date="2021-08-31T10:55:00Z">
                  <w:rPr>
                    <w:rFonts w:ascii="Times New Roman" w:eastAsia="Times New Roman" w:hAnsi="Times New Roman" w:cs="Times New Roman"/>
                    <w:color w:val="000000"/>
                    <w:lang w:eastAsia="ru-RU"/>
                  </w:rPr>
                </w:rPrChange>
              </w:rPr>
              <w:pPrChange w:id="3808" w:author="2" w:date="2021-08-31T10:55:00Z">
                <w:pPr>
                  <w:framePr w:hSpace="180" w:wrap="around" w:hAnchor="margin" w:y="665"/>
                  <w:jc w:val="both"/>
                </w:pPr>
              </w:pPrChange>
            </w:pPr>
            <w:r w:rsidRPr="00CB5FD1">
              <w:rPr>
                <w:rStyle w:val="1"/>
                <w:rFonts w:ascii="Times New Roman" w:hAnsi="Times New Roman"/>
                <w:sz w:val="20"/>
                <w:rPrChange w:id="3809" w:author="2" w:date="2021-08-31T10:55:00Z">
                  <w:rPr>
                    <w:rStyle w:val="1"/>
                  </w:rPr>
                </w:rPrChange>
              </w:rPr>
              <w:t>Посреди большого бассейна глубиной 3 м установлен вертикальный стержень высо</w:t>
            </w:r>
            <w:r w:rsidRPr="00CB5FD1">
              <w:rPr>
                <w:rStyle w:val="1"/>
                <w:rFonts w:ascii="Times New Roman" w:hAnsi="Times New Roman"/>
                <w:sz w:val="20"/>
                <w:rPrChange w:id="3810" w:author="2" w:date="2021-08-31T10:55:00Z">
                  <w:rPr>
                    <w:rStyle w:val="1"/>
                  </w:rPr>
                </w:rPrChange>
              </w:rPr>
              <w:softHyphen/>
              <w:t>той 5 м. Солнечные лучи направлены под углом 60° к</w:t>
            </w:r>
            <w:r w:rsidRPr="00CB5FD1">
              <w:rPr>
                <w:rStyle w:val="af"/>
                <w:rFonts w:ascii="Times New Roman" w:hAnsi="Times New Roman"/>
                <w:sz w:val="20"/>
                <w:rPrChange w:id="3811" w:author="2" w:date="2021-08-31T10:55:00Z">
                  <w:rPr>
                    <w:rStyle w:val="af"/>
                  </w:rPr>
                </w:rPrChange>
              </w:rPr>
              <w:t xml:space="preserve"> </w:t>
            </w:r>
            <w:r w:rsidRPr="00CB5FD1">
              <w:rPr>
                <w:rStyle w:val="af"/>
                <w:rFonts w:ascii="Times New Roman" w:hAnsi="Times New Roman"/>
                <w:i w:val="0"/>
                <w:sz w:val="20"/>
                <w:rPrChange w:id="3812" w:author="2" w:date="2021-08-31T10:55:00Z">
                  <w:rPr>
                    <w:rStyle w:val="af"/>
                  </w:rPr>
                </w:rPrChange>
              </w:rPr>
              <w:t>горизонту.</w:t>
            </w:r>
            <w:r w:rsidRPr="00CB5FD1">
              <w:rPr>
                <w:rStyle w:val="43pt"/>
                <w:rFonts w:ascii="Times New Roman" w:hAnsi="Times New Roman"/>
                <w:sz w:val="20"/>
                <w:rPrChange w:id="3813" w:author="2" w:date="2021-08-31T10:55:00Z">
                  <w:rPr>
                    <w:rStyle w:val="43pt"/>
                  </w:rPr>
                </w:rPrChange>
              </w:rPr>
              <w:t xml:space="preserve"> </w:t>
            </w:r>
            <w:r w:rsidRPr="00CB5FD1">
              <w:rPr>
                <w:rStyle w:val="1"/>
                <w:rFonts w:ascii="Times New Roman" w:hAnsi="Times New Roman"/>
                <w:sz w:val="20"/>
                <w:rPrChange w:id="3814" w:author="2" w:date="2021-08-31T10:55:00Z">
                  <w:rPr>
                    <w:rStyle w:val="1"/>
                  </w:rPr>
                </w:rPrChange>
              </w:rPr>
              <w:t>Чему равна длина тени стержня на дне бассейна?  Показатель преломления воды 1,33.</w:t>
            </w:r>
          </w:p>
        </w:tc>
        <w:tc>
          <w:tcPr>
            <w:tcW w:w="4961" w:type="dxa"/>
            <w:gridSpan w:val="2"/>
            <w:tcPrChange w:id="3815" w:author="2" w:date="2021-08-31T10:55:00Z">
              <w:tcPr>
                <w:tcW w:w="4839" w:type="dxa"/>
              </w:tcPr>
            </w:tcPrChange>
          </w:tcPr>
          <w:p w14:paraId="4E057D1C" w14:textId="77777777" w:rsidR="004D5EB2" w:rsidRPr="006F33AA" w:rsidRDefault="007F72B2" w:rsidP="007F72B2">
            <w:pPr>
              <w:pStyle w:val="a4"/>
              <w:numPr>
                <w:ilvl w:val="0"/>
                <w:numId w:val="226"/>
              </w:numPr>
              <w:spacing w:after="0" w:line="273" w:lineRule="exact"/>
              <w:ind w:right="20"/>
              <w:rPr>
                <w:ins w:id="3816" w:author="2" w:date="2021-08-31T10:55:00Z"/>
                <w:rFonts w:ascii="Times New Roman" w:eastAsia="Century Schoolbook" w:hAnsi="Times New Roman" w:cs="Times New Roman"/>
                <w:color w:val="000000"/>
                <w:sz w:val="20"/>
                <w:szCs w:val="20"/>
                <w:lang w:eastAsia="ru-RU"/>
              </w:rPr>
            </w:pPr>
            <w:ins w:id="3817" w:author="2" w:date="2021-08-31T10:55:00Z">
              <w:r w:rsidRPr="006F33AA">
                <w:rPr>
                  <w:rFonts w:ascii="Times New Roman" w:eastAsia="Century Schoolbook" w:hAnsi="Times New Roman" w:cs="Times New Roman"/>
                  <w:color w:val="000000"/>
                  <w:sz w:val="20"/>
                  <w:szCs w:val="20"/>
                  <w:lang w:eastAsia="ru-RU"/>
                </w:rPr>
                <w:t>2,372м</w:t>
              </w:r>
            </w:ins>
          </w:p>
          <w:p w14:paraId="439D8ABD" w14:textId="77777777" w:rsidR="007F72B2" w:rsidRPr="006F33AA" w:rsidRDefault="007F72B2" w:rsidP="007F72B2">
            <w:pPr>
              <w:pStyle w:val="a4"/>
              <w:numPr>
                <w:ilvl w:val="0"/>
                <w:numId w:val="226"/>
              </w:numPr>
              <w:spacing w:after="0" w:line="273" w:lineRule="exact"/>
              <w:ind w:right="20"/>
              <w:rPr>
                <w:ins w:id="3818" w:author="2" w:date="2021-08-31T10:55:00Z"/>
                <w:rFonts w:ascii="Times New Roman" w:eastAsia="Century Schoolbook" w:hAnsi="Times New Roman" w:cs="Times New Roman"/>
                <w:color w:val="000000"/>
                <w:sz w:val="20"/>
                <w:szCs w:val="20"/>
                <w:lang w:eastAsia="ru-RU"/>
              </w:rPr>
            </w:pPr>
            <w:ins w:id="3819" w:author="2" w:date="2021-08-31T10:55:00Z">
              <w:r w:rsidRPr="006F33AA">
                <w:rPr>
                  <w:rFonts w:ascii="Times New Roman" w:eastAsia="Century Schoolbook" w:hAnsi="Times New Roman" w:cs="Times New Roman"/>
                  <w:color w:val="000000"/>
                  <w:sz w:val="20"/>
                  <w:szCs w:val="20"/>
                  <w:lang w:eastAsia="ru-RU"/>
                </w:rPr>
                <w:t>1,271м</w:t>
              </w:r>
            </w:ins>
          </w:p>
          <w:p w14:paraId="0DE06043" w14:textId="77777777" w:rsidR="007F72B2" w:rsidRPr="006F33AA" w:rsidRDefault="007F72B2" w:rsidP="007F72B2">
            <w:pPr>
              <w:pStyle w:val="a4"/>
              <w:numPr>
                <w:ilvl w:val="0"/>
                <w:numId w:val="226"/>
              </w:numPr>
              <w:spacing w:after="0" w:line="273" w:lineRule="exact"/>
              <w:ind w:right="20"/>
              <w:rPr>
                <w:ins w:id="3820" w:author="2" w:date="2021-08-31T10:55:00Z"/>
                <w:rFonts w:ascii="Times New Roman" w:eastAsia="Century Schoolbook" w:hAnsi="Times New Roman" w:cs="Times New Roman"/>
                <w:color w:val="000000"/>
                <w:sz w:val="20"/>
                <w:szCs w:val="20"/>
                <w:lang w:eastAsia="ru-RU"/>
              </w:rPr>
            </w:pPr>
            <w:ins w:id="3821" w:author="2" w:date="2021-08-31T10:55:00Z">
              <w:r w:rsidRPr="006F33AA">
                <w:rPr>
                  <w:rFonts w:ascii="Times New Roman" w:eastAsia="Century Schoolbook" w:hAnsi="Times New Roman" w:cs="Times New Roman"/>
                  <w:color w:val="000000"/>
                  <w:sz w:val="20"/>
                  <w:szCs w:val="20"/>
                  <w:lang w:eastAsia="ru-RU"/>
                </w:rPr>
                <w:t>1,156 м</w:t>
              </w:r>
            </w:ins>
          </w:p>
          <w:p w14:paraId="36874866" w14:textId="73D99785" w:rsidR="004D5EB2" w:rsidRPr="006F33AA" w:rsidRDefault="007F72B2" w:rsidP="007F72B2">
            <w:pPr>
              <w:pStyle w:val="a4"/>
              <w:numPr>
                <w:ilvl w:val="0"/>
                <w:numId w:val="226"/>
              </w:numPr>
              <w:spacing w:after="0" w:line="273" w:lineRule="exact"/>
              <w:ind w:right="20"/>
              <w:rPr>
                <w:rFonts w:ascii="Times New Roman" w:hAnsi="Times New Roman"/>
                <w:color w:val="000000"/>
                <w:sz w:val="20"/>
                <w:rPrChange w:id="3822" w:author="2" w:date="2021-08-31T10:55:00Z">
                  <w:rPr>
                    <w:rFonts w:ascii="Times New Roman" w:eastAsia="Century Schoolbook" w:hAnsi="Times New Roman" w:cs="Times New Roman"/>
                    <w:color w:val="000000"/>
                    <w:sz w:val="24"/>
                    <w:szCs w:val="24"/>
                    <w:lang w:eastAsia="ru-RU"/>
                  </w:rPr>
                </w:rPrChange>
              </w:rPr>
              <w:pPrChange w:id="3823" w:author="2" w:date="2021-08-31T10:55:00Z">
                <w:pPr>
                  <w:pStyle w:val="a4"/>
                  <w:framePr w:hSpace="180" w:wrap="around" w:hAnchor="margin" w:y="665"/>
                  <w:spacing w:after="0" w:line="273" w:lineRule="exact"/>
                  <w:ind w:left="346" w:right="20" w:firstLine="142"/>
                </w:pPr>
              </w:pPrChange>
            </w:pPr>
            <w:ins w:id="3824" w:author="2" w:date="2021-08-31T10:55:00Z">
              <w:r w:rsidRPr="006F33AA">
                <w:rPr>
                  <w:rFonts w:ascii="Times New Roman" w:eastAsia="Century Schoolbook" w:hAnsi="Times New Roman" w:cs="Times New Roman"/>
                  <w:color w:val="000000"/>
                  <w:sz w:val="20"/>
                  <w:szCs w:val="20"/>
                  <w:lang w:eastAsia="ru-RU"/>
                </w:rPr>
                <w:t>2,564 м</w:t>
              </w:r>
            </w:ins>
          </w:p>
        </w:tc>
        <w:tc>
          <w:tcPr>
            <w:tcW w:w="567" w:type="dxa"/>
            <w:gridSpan w:val="2"/>
            <w:tcPrChange w:id="3825" w:author="2" w:date="2021-08-31T10:55:00Z">
              <w:tcPr>
                <w:tcW w:w="547" w:type="dxa"/>
              </w:tcPr>
            </w:tcPrChange>
          </w:tcPr>
          <w:p w14:paraId="7EF1371C" w14:textId="7D96B775" w:rsidR="004D5EB2" w:rsidRPr="00450F2B" w:rsidRDefault="007F72B2" w:rsidP="00450F2B">
            <w:pPr>
              <w:tabs>
                <w:tab w:val="left" w:pos="600"/>
                <w:tab w:val="left" w:pos="851"/>
              </w:tabs>
              <w:ind w:right="34" w:firstLine="142"/>
              <w:rPr>
                <w:rFonts w:ascii="Times New Roman" w:hAnsi="Times New Roman" w:cs="Times New Roman"/>
                <w:sz w:val="24"/>
                <w:szCs w:val="24"/>
              </w:rPr>
            </w:pPr>
            <w:ins w:id="3826" w:author="2" w:date="2021-08-31T10:55:00Z">
              <w:r>
                <w:rPr>
                  <w:rFonts w:ascii="Times New Roman" w:hAnsi="Times New Roman" w:cs="Times New Roman"/>
                  <w:sz w:val="24"/>
                  <w:szCs w:val="24"/>
                </w:rPr>
                <w:t>1</w:t>
              </w:r>
            </w:ins>
          </w:p>
        </w:tc>
      </w:tr>
      <w:tr w:rsidR="004D5EB2" w:rsidRPr="00450F2B" w14:paraId="4FC3A054" w14:textId="77777777" w:rsidTr="00911EF6">
        <w:tc>
          <w:tcPr>
            <w:tcW w:w="846" w:type="dxa"/>
            <w:tcPrChange w:id="3827" w:author="2" w:date="2021-08-31T10:55:00Z">
              <w:tcPr>
                <w:tcW w:w="846" w:type="dxa"/>
              </w:tcPr>
            </w:tcPrChange>
          </w:tcPr>
          <w:p w14:paraId="69BCCAF1" w14:textId="77777777" w:rsidR="004D5EB2" w:rsidRPr="00450F2B" w:rsidRDefault="004D5EB2" w:rsidP="00450F2B">
            <w:pPr>
              <w:spacing w:after="120"/>
              <w:rPr>
                <w:rFonts w:ascii="Times New Roman" w:hAnsi="Times New Roman" w:cs="Times New Roman"/>
                <w:sz w:val="24"/>
                <w:szCs w:val="24"/>
              </w:rPr>
            </w:pPr>
          </w:p>
        </w:tc>
        <w:tc>
          <w:tcPr>
            <w:tcW w:w="1843" w:type="dxa"/>
            <w:tcPrChange w:id="3828" w:author="2" w:date="2021-08-31T10:55:00Z">
              <w:tcPr>
                <w:tcW w:w="1843" w:type="dxa"/>
              </w:tcPr>
            </w:tcPrChange>
          </w:tcPr>
          <w:p w14:paraId="0AC2624F" w14:textId="77777777" w:rsidR="004D5EB2" w:rsidRPr="00450F2B" w:rsidRDefault="004D5EB2" w:rsidP="00450F2B">
            <w:pPr>
              <w:spacing w:after="120"/>
              <w:rPr>
                <w:rFonts w:ascii="Times New Roman" w:hAnsi="Times New Roman" w:cs="Times New Roman"/>
                <w:sz w:val="24"/>
                <w:szCs w:val="24"/>
              </w:rPr>
            </w:pPr>
          </w:p>
        </w:tc>
        <w:tc>
          <w:tcPr>
            <w:tcW w:w="425" w:type="dxa"/>
            <w:tcPrChange w:id="3829" w:author="2" w:date="2021-08-31T10:55:00Z">
              <w:tcPr>
                <w:tcW w:w="425" w:type="dxa"/>
              </w:tcPr>
            </w:tcPrChange>
          </w:tcPr>
          <w:p w14:paraId="5E42339C" w14:textId="099D160A" w:rsidR="004D5EB2" w:rsidRPr="00450F2B" w:rsidRDefault="00013783" w:rsidP="00450F2B">
            <w:pPr>
              <w:spacing w:after="120"/>
              <w:rPr>
                <w:rFonts w:ascii="Times New Roman" w:hAnsi="Times New Roman" w:cs="Times New Roman"/>
                <w:sz w:val="24"/>
                <w:szCs w:val="24"/>
              </w:rPr>
            </w:pPr>
            <w:r>
              <w:rPr>
                <w:rFonts w:ascii="Times New Roman" w:hAnsi="Times New Roman" w:cs="Times New Roman"/>
                <w:sz w:val="24"/>
                <w:szCs w:val="24"/>
              </w:rPr>
              <w:t>4</w:t>
            </w:r>
          </w:p>
        </w:tc>
        <w:tc>
          <w:tcPr>
            <w:tcW w:w="392" w:type="dxa"/>
            <w:tcPrChange w:id="3830" w:author="2" w:date="2021-08-31T10:55:00Z">
              <w:tcPr>
                <w:tcW w:w="392" w:type="dxa"/>
              </w:tcPr>
            </w:tcPrChange>
          </w:tcPr>
          <w:p w14:paraId="2CC2C961" w14:textId="79ACF5D3" w:rsidR="004D5EB2" w:rsidRPr="00450F2B" w:rsidRDefault="00C24018" w:rsidP="00450F2B">
            <w:pPr>
              <w:spacing w:after="120"/>
              <w:rPr>
                <w:rFonts w:ascii="Times New Roman" w:hAnsi="Times New Roman" w:cs="Times New Roman"/>
                <w:sz w:val="24"/>
                <w:szCs w:val="24"/>
              </w:rPr>
            </w:pPr>
            <w:r>
              <w:rPr>
                <w:rFonts w:ascii="Times New Roman" w:hAnsi="Times New Roman" w:cs="Times New Roman"/>
                <w:sz w:val="24"/>
                <w:szCs w:val="24"/>
              </w:rPr>
              <w:t>В</w:t>
            </w:r>
          </w:p>
        </w:tc>
        <w:tc>
          <w:tcPr>
            <w:tcW w:w="553" w:type="dxa"/>
            <w:tcPrChange w:id="3831" w:author="2" w:date="2021-08-31T10:55:00Z">
              <w:tcPr>
                <w:tcW w:w="553" w:type="dxa"/>
              </w:tcPr>
            </w:tcPrChange>
          </w:tcPr>
          <w:p w14:paraId="47B462AF" w14:textId="374ADAE7" w:rsidR="004D5EB2" w:rsidRDefault="00C94C1E" w:rsidP="00450F2B">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3832" w:author="2" w:date="2021-08-31T10:55:00Z">
              <w:tcPr>
                <w:tcW w:w="6001" w:type="dxa"/>
              </w:tcPr>
            </w:tcPrChange>
          </w:tcPr>
          <w:p w14:paraId="6E3AA23F" w14:textId="4E9F9619" w:rsidR="004D5EB2" w:rsidRPr="00CB5FD1" w:rsidRDefault="00D259EF" w:rsidP="00CB5FD1">
            <w:pPr>
              <w:rPr>
                <w:rFonts w:ascii="Times New Roman" w:hAnsi="Times New Roman"/>
                <w:color w:val="000000"/>
                <w:sz w:val="20"/>
                <w:rPrChange w:id="3833" w:author="2" w:date="2021-08-31T10:55:00Z">
                  <w:rPr>
                    <w:rFonts w:ascii="Times New Roman" w:eastAsia="Times New Roman" w:hAnsi="Times New Roman" w:cs="Times New Roman"/>
                    <w:color w:val="000000"/>
                    <w:lang w:eastAsia="ru-RU"/>
                  </w:rPr>
                </w:rPrChange>
              </w:rPr>
              <w:pPrChange w:id="3834" w:author="2" w:date="2021-08-31T10:55:00Z">
                <w:pPr>
                  <w:framePr w:hSpace="180" w:wrap="around" w:hAnchor="margin" w:y="665"/>
                  <w:jc w:val="both"/>
                </w:pPr>
              </w:pPrChange>
            </w:pPr>
            <w:r w:rsidRPr="00CB5FD1">
              <w:rPr>
                <w:rStyle w:val="1"/>
                <w:rFonts w:ascii="Times New Roman" w:hAnsi="Times New Roman"/>
                <w:sz w:val="20"/>
                <w:rPrChange w:id="3835" w:author="2" w:date="2021-08-31T10:55:00Z">
                  <w:rPr>
                    <w:rStyle w:val="1"/>
                  </w:rPr>
                </w:rPrChange>
              </w:rPr>
              <w:t>На поверхности воды посреди большого озера плавает тонкий деревянный диск ра</w:t>
            </w:r>
            <w:r w:rsidRPr="00CB5FD1">
              <w:rPr>
                <w:rStyle w:val="1"/>
                <w:rFonts w:ascii="Times New Roman" w:hAnsi="Times New Roman"/>
                <w:sz w:val="20"/>
                <w:rPrChange w:id="3836" w:author="2" w:date="2021-08-31T10:55:00Z">
                  <w:rPr>
                    <w:rStyle w:val="1"/>
                  </w:rPr>
                </w:rPrChange>
              </w:rPr>
              <w:softHyphen/>
              <w:t>диусом 20 см. Небо полностью затянуто облаками.</w:t>
            </w:r>
            <w:r w:rsidRPr="00CB5FD1">
              <w:rPr>
                <w:rStyle w:val="43pt"/>
                <w:rFonts w:ascii="Times New Roman" w:hAnsi="Times New Roman"/>
                <w:sz w:val="20"/>
                <w:rPrChange w:id="3837" w:author="2" w:date="2021-08-31T10:55:00Z">
                  <w:rPr>
                    <w:rStyle w:val="43pt"/>
                  </w:rPr>
                </w:rPrChange>
              </w:rPr>
              <w:t xml:space="preserve"> </w:t>
            </w:r>
            <w:r w:rsidRPr="00CB5FD1">
              <w:rPr>
                <w:rStyle w:val="1"/>
                <w:rFonts w:ascii="Times New Roman" w:hAnsi="Times New Roman"/>
                <w:sz w:val="20"/>
                <w:rPrChange w:id="3838" w:author="2" w:date="2021-08-31T10:55:00Z">
                  <w:rPr>
                    <w:rStyle w:val="1"/>
                  </w:rPr>
                </w:rPrChange>
              </w:rPr>
              <w:t>Чему равна максимальная глубина тени под диском?  Показатель преломления воды 1,33.</w:t>
            </w:r>
          </w:p>
        </w:tc>
        <w:tc>
          <w:tcPr>
            <w:tcW w:w="4961" w:type="dxa"/>
            <w:gridSpan w:val="2"/>
            <w:tcPrChange w:id="3839" w:author="2" w:date="2021-08-31T10:55:00Z">
              <w:tcPr>
                <w:tcW w:w="4839" w:type="dxa"/>
              </w:tcPr>
            </w:tcPrChange>
          </w:tcPr>
          <w:p w14:paraId="1A09044F" w14:textId="77777777" w:rsidR="004D5EB2" w:rsidRPr="006F33AA" w:rsidRDefault="00BF64C9" w:rsidP="00BF64C9">
            <w:pPr>
              <w:pStyle w:val="a4"/>
              <w:numPr>
                <w:ilvl w:val="0"/>
                <w:numId w:val="227"/>
              </w:numPr>
              <w:spacing w:after="0" w:line="273" w:lineRule="exact"/>
              <w:ind w:right="20"/>
              <w:rPr>
                <w:ins w:id="3840" w:author="2" w:date="2021-08-31T10:55:00Z"/>
                <w:rFonts w:ascii="Times New Roman" w:eastAsia="Century Schoolbook" w:hAnsi="Times New Roman" w:cs="Times New Roman"/>
                <w:color w:val="000000"/>
                <w:sz w:val="20"/>
                <w:szCs w:val="20"/>
                <w:lang w:eastAsia="ru-RU"/>
              </w:rPr>
            </w:pPr>
            <w:ins w:id="3841" w:author="2" w:date="2021-08-31T10:55:00Z">
              <w:r w:rsidRPr="006F33AA">
                <w:rPr>
                  <w:rFonts w:ascii="Times New Roman" w:eastAsia="Century Schoolbook" w:hAnsi="Times New Roman" w:cs="Times New Roman"/>
                  <w:color w:val="000000"/>
                  <w:sz w:val="20"/>
                  <w:szCs w:val="20"/>
                  <w:lang w:eastAsia="ru-RU"/>
                </w:rPr>
                <w:t>17,54см</w:t>
              </w:r>
            </w:ins>
          </w:p>
          <w:p w14:paraId="66F70777" w14:textId="77777777" w:rsidR="00BF64C9" w:rsidRPr="006F33AA" w:rsidRDefault="00BF64C9" w:rsidP="00BF64C9">
            <w:pPr>
              <w:pStyle w:val="a4"/>
              <w:numPr>
                <w:ilvl w:val="0"/>
                <w:numId w:val="227"/>
              </w:numPr>
              <w:spacing w:after="0" w:line="273" w:lineRule="exact"/>
              <w:ind w:right="20"/>
              <w:rPr>
                <w:ins w:id="3842" w:author="2" w:date="2021-08-31T10:55:00Z"/>
                <w:rFonts w:ascii="Times New Roman" w:eastAsia="Century Schoolbook" w:hAnsi="Times New Roman" w:cs="Times New Roman"/>
                <w:color w:val="000000"/>
                <w:sz w:val="20"/>
                <w:szCs w:val="20"/>
                <w:lang w:eastAsia="ru-RU"/>
              </w:rPr>
            </w:pPr>
            <w:ins w:id="3843" w:author="2" w:date="2021-08-31T10:55:00Z">
              <w:r w:rsidRPr="006F33AA">
                <w:rPr>
                  <w:rFonts w:ascii="Times New Roman" w:eastAsia="Century Schoolbook" w:hAnsi="Times New Roman" w:cs="Times New Roman"/>
                  <w:color w:val="000000"/>
                  <w:sz w:val="20"/>
                  <w:szCs w:val="20"/>
                  <w:lang w:eastAsia="ru-RU"/>
                </w:rPr>
                <w:t>20,42см</w:t>
              </w:r>
            </w:ins>
          </w:p>
          <w:p w14:paraId="2DE645FC" w14:textId="77777777" w:rsidR="00BF64C9" w:rsidRPr="006F33AA" w:rsidRDefault="00BF64C9" w:rsidP="00BF64C9">
            <w:pPr>
              <w:pStyle w:val="a4"/>
              <w:numPr>
                <w:ilvl w:val="0"/>
                <w:numId w:val="227"/>
              </w:numPr>
              <w:spacing w:after="0" w:line="273" w:lineRule="exact"/>
              <w:ind w:right="20"/>
              <w:rPr>
                <w:ins w:id="3844" w:author="2" w:date="2021-08-31T10:55:00Z"/>
                <w:rFonts w:ascii="Times New Roman" w:eastAsia="Century Schoolbook" w:hAnsi="Times New Roman" w:cs="Times New Roman"/>
                <w:color w:val="000000"/>
                <w:sz w:val="20"/>
                <w:szCs w:val="20"/>
                <w:lang w:eastAsia="ru-RU"/>
              </w:rPr>
            </w:pPr>
            <w:ins w:id="3845" w:author="2" w:date="2021-08-31T10:55:00Z">
              <w:r w:rsidRPr="006F33AA">
                <w:rPr>
                  <w:rFonts w:ascii="Times New Roman" w:eastAsia="Century Schoolbook" w:hAnsi="Times New Roman" w:cs="Times New Roman"/>
                  <w:color w:val="000000"/>
                  <w:sz w:val="20"/>
                  <w:szCs w:val="20"/>
                  <w:lang w:eastAsia="ru-RU"/>
                </w:rPr>
                <w:t>26,6 см</w:t>
              </w:r>
            </w:ins>
          </w:p>
          <w:p w14:paraId="5A6F4073" w14:textId="7617A1A5" w:rsidR="004D5EB2" w:rsidRPr="006F33AA" w:rsidRDefault="00BF64C9" w:rsidP="00BF64C9">
            <w:pPr>
              <w:pStyle w:val="a4"/>
              <w:numPr>
                <w:ilvl w:val="0"/>
                <w:numId w:val="227"/>
              </w:numPr>
              <w:spacing w:after="0" w:line="273" w:lineRule="exact"/>
              <w:ind w:right="20"/>
              <w:rPr>
                <w:rFonts w:ascii="Times New Roman" w:hAnsi="Times New Roman"/>
                <w:color w:val="000000"/>
                <w:sz w:val="20"/>
                <w:rPrChange w:id="3846" w:author="2" w:date="2021-08-31T10:55:00Z">
                  <w:rPr>
                    <w:rFonts w:ascii="Times New Roman" w:eastAsia="Century Schoolbook" w:hAnsi="Times New Roman" w:cs="Times New Roman"/>
                    <w:color w:val="000000"/>
                    <w:sz w:val="24"/>
                    <w:szCs w:val="24"/>
                    <w:lang w:eastAsia="ru-RU"/>
                  </w:rPr>
                </w:rPrChange>
              </w:rPr>
              <w:pPrChange w:id="3847" w:author="2" w:date="2021-08-31T10:55:00Z">
                <w:pPr>
                  <w:pStyle w:val="a4"/>
                  <w:framePr w:hSpace="180" w:wrap="around" w:hAnchor="margin" w:y="665"/>
                  <w:spacing w:after="0" w:line="273" w:lineRule="exact"/>
                  <w:ind w:left="346" w:right="20" w:firstLine="142"/>
                </w:pPr>
              </w:pPrChange>
            </w:pPr>
            <w:ins w:id="3848" w:author="2" w:date="2021-08-31T10:55:00Z">
              <w:r w:rsidRPr="006F33AA">
                <w:rPr>
                  <w:rFonts w:ascii="Times New Roman" w:eastAsia="Century Schoolbook" w:hAnsi="Times New Roman" w:cs="Times New Roman"/>
                  <w:color w:val="000000"/>
                  <w:sz w:val="20"/>
                  <w:szCs w:val="20"/>
                  <w:lang w:eastAsia="ru-RU"/>
                </w:rPr>
                <w:t>13,3 см</w:t>
              </w:r>
            </w:ins>
          </w:p>
        </w:tc>
        <w:tc>
          <w:tcPr>
            <w:tcW w:w="567" w:type="dxa"/>
            <w:gridSpan w:val="2"/>
            <w:tcPrChange w:id="3849" w:author="2" w:date="2021-08-31T10:55:00Z">
              <w:tcPr>
                <w:tcW w:w="547" w:type="dxa"/>
              </w:tcPr>
            </w:tcPrChange>
          </w:tcPr>
          <w:p w14:paraId="79085577" w14:textId="03A133A0" w:rsidR="004D5EB2" w:rsidRPr="00450F2B" w:rsidRDefault="00BF64C9" w:rsidP="00450F2B">
            <w:pPr>
              <w:tabs>
                <w:tab w:val="left" w:pos="600"/>
                <w:tab w:val="left" w:pos="851"/>
              </w:tabs>
              <w:ind w:right="34" w:firstLine="142"/>
              <w:rPr>
                <w:rFonts w:ascii="Times New Roman" w:hAnsi="Times New Roman" w:cs="Times New Roman"/>
                <w:sz w:val="24"/>
                <w:szCs w:val="24"/>
              </w:rPr>
            </w:pPr>
            <w:ins w:id="3850" w:author="2" w:date="2021-08-31T10:55:00Z">
              <w:r>
                <w:rPr>
                  <w:rFonts w:ascii="Times New Roman" w:hAnsi="Times New Roman" w:cs="Times New Roman"/>
                  <w:sz w:val="24"/>
                  <w:szCs w:val="24"/>
                </w:rPr>
                <w:t>1</w:t>
              </w:r>
            </w:ins>
          </w:p>
        </w:tc>
      </w:tr>
      <w:tr w:rsidR="004D5EB2" w:rsidRPr="00450F2B" w14:paraId="1A925912" w14:textId="77777777" w:rsidTr="00911EF6">
        <w:tc>
          <w:tcPr>
            <w:tcW w:w="846" w:type="dxa"/>
            <w:tcPrChange w:id="3851" w:author="2" w:date="2021-08-31T10:55:00Z">
              <w:tcPr>
                <w:tcW w:w="846" w:type="dxa"/>
              </w:tcPr>
            </w:tcPrChange>
          </w:tcPr>
          <w:p w14:paraId="63BCB0A1" w14:textId="77777777" w:rsidR="004D5EB2" w:rsidRPr="00450F2B" w:rsidRDefault="004D5EB2" w:rsidP="00450F2B">
            <w:pPr>
              <w:spacing w:after="120"/>
              <w:rPr>
                <w:rFonts w:ascii="Times New Roman" w:hAnsi="Times New Roman" w:cs="Times New Roman"/>
                <w:sz w:val="24"/>
                <w:szCs w:val="24"/>
              </w:rPr>
            </w:pPr>
          </w:p>
        </w:tc>
        <w:tc>
          <w:tcPr>
            <w:tcW w:w="1843" w:type="dxa"/>
            <w:tcPrChange w:id="3852" w:author="2" w:date="2021-08-31T10:55:00Z">
              <w:tcPr>
                <w:tcW w:w="1843" w:type="dxa"/>
              </w:tcPr>
            </w:tcPrChange>
          </w:tcPr>
          <w:p w14:paraId="58D0EA8D" w14:textId="77777777" w:rsidR="004D5EB2" w:rsidRPr="00450F2B" w:rsidRDefault="004D5EB2" w:rsidP="00450F2B">
            <w:pPr>
              <w:spacing w:after="120"/>
              <w:rPr>
                <w:rFonts w:ascii="Times New Roman" w:hAnsi="Times New Roman" w:cs="Times New Roman"/>
                <w:sz w:val="24"/>
                <w:szCs w:val="24"/>
              </w:rPr>
            </w:pPr>
          </w:p>
        </w:tc>
        <w:tc>
          <w:tcPr>
            <w:tcW w:w="425" w:type="dxa"/>
            <w:tcPrChange w:id="3853" w:author="2" w:date="2021-08-31T10:55:00Z">
              <w:tcPr>
                <w:tcW w:w="425" w:type="dxa"/>
              </w:tcPr>
            </w:tcPrChange>
          </w:tcPr>
          <w:p w14:paraId="61C309CC" w14:textId="77777777" w:rsidR="004D5EB2" w:rsidRPr="00450F2B" w:rsidRDefault="004D5EB2" w:rsidP="00450F2B">
            <w:pPr>
              <w:spacing w:after="120"/>
              <w:rPr>
                <w:rFonts w:ascii="Times New Roman" w:hAnsi="Times New Roman" w:cs="Times New Roman"/>
                <w:sz w:val="24"/>
                <w:szCs w:val="24"/>
              </w:rPr>
            </w:pPr>
          </w:p>
        </w:tc>
        <w:tc>
          <w:tcPr>
            <w:tcW w:w="392" w:type="dxa"/>
            <w:tcPrChange w:id="3854" w:author="2" w:date="2021-08-31T10:55:00Z">
              <w:tcPr>
                <w:tcW w:w="392" w:type="dxa"/>
              </w:tcPr>
            </w:tcPrChange>
          </w:tcPr>
          <w:p w14:paraId="125BCA81" w14:textId="77777777" w:rsidR="004D5EB2" w:rsidRPr="00450F2B" w:rsidRDefault="004D5EB2" w:rsidP="00450F2B">
            <w:pPr>
              <w:spacing w:after="120"/>
              <w:rPr>
                <w:rFonts w:ascii="Times New Roman" w:hAnsi="Times New Roman" w:cs="Times New Roman"/>
                <w:sz w:val="24"/>
                <w:szCs w:val="24"/>
              </w:rPr>
            </w:pPr>
          </w:p>
        </w:tc>
        <w:tc>
          <w:tcPr>
            <w:tcW w:w="553" w:type="dxa"/>
            <w:tcPrChange w:id="3855" w:author="2" w:date="2021-08-31T10:55:00Z">
              <w:tcPr>
                <w:tcW w:w="553" w:type="dxa"/>
              </w:tcPr>
            </w:tcPrChange>
          </w:tcPr>
          <w:p w14:paraId="66745FD9" w14:textId="42F0023F" w:rsidR="004D5EB2" w:rsidRDefault="00D259EF" w:rsidP="00450F2B">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3856" w:author="2" w:date="2021-08-31T10:55:00Z">
              <w:tcPr>
                <w:tcW w:w="6001" w:type="dxa"/>
              </w:tcPr>
            </w:tcPrChange>
          </w:tcPr>
          <w:p w14:paraId="34087151" w14:textId="77777777" w:rsidR="00D259EF" w:rsidRPr="00CB5FD1" w:rsidRDefault="00D259EF" w:rsidP="00CB5FD1">
            <w:pPr>
              <w:pStyle w:val="6"/>
              <w:shd w:val="clear" w:color="auto" w:fill="auto"/>
              <w:tabs>
                <w:tab w:val="left" w:pos="322"/>
              </w:tabs>
              <w:spacing w:before="0" w:line="230" w:lineRule="exact"/>
              <w:ind w:right="40" w:firstLine="0"/>
              <w:jc w:val="left"/>
              <w:rPr>
                <w:rFonts w:ascii="Times New Roman" w:hAnsi="Times New Roman"/>
                <w:sz w:val="20"/>
                <w:rPrChange w:id="3857" w:author="2" w:date="2021-08-31T10:55:00Z">
                  <w:rPr/>
                </w:rPrChange>
              </w:rPr>
              <w:pPrChange w:id="3858" w:author="2" w:date="2021-08-31T10:55:00Z">
                <w:pPr>
                  <w:pStyle w:val="6"/>
                  <w:framePr w:hSpace="180" w:wrap="around" w:hAnchor="margin" w:y="665"/>
                  <w:shd w:val="clear" w:color="auto" w:fill="auto"/>
                  <w:tabs>
                    <w:tab w:val="left" w:pos="322"/>
                  </w:tabs>
                  <w:spacing w:before="0" w:line="230" w:lineRule="exact"/>
                  <w:ind w:right="40" w:firstLine="0"/>
                </w:pPr>
              </w:pPrChange>
            </w:pPr>
            <w:r w:rsidRPr="00CB5FD1">
              <w:rPr>
                <w:rStyle w:val="1"/>
                <w:rFonts w:ascii="Times New Roman" w:hAnsi="Times New Roman"/>
                <w:sz w:val="20"/>
                <w:rPrChange w:id="3859" w:author="2" w:date="2021-08-31T10:55:00Z">
                  <w:rPr>
                    <w:rStyle w:val="1"/>
                  </w:rPr>
                </w:rPrChange>
              </w:rPr>
              <w:t>Луч света падает из воздуха на плоскопараллельную стеклянную пластинку с показателем преломления 1,73 под углом 60°. Ка</w:t>
            </w:r>
            <w:r w:rsidRPr="00CB5FD1">
              <w:rPr>
                <w:rStyle w:val="1"/>
                <w:rFonts w:ascii="Times New Roman" w:hAnsi="Times New Roman"/>
                <w:sz w:val="20"/>
                <w:rPrChange w:id="3860" w:author="2" w:date="2021-08-31T10:55:00Z">
                  <w:rPr>
                    <w:rStyle w:val="1"/>
                  </w:rPr>
                </w:rPrChange>
              </w:rPr>
              <w:softHyphen/>
              <w:t>кова толщина пластинки, если при выходе из неё луч света сме</w:t>
            </w:r>
            <w:r w:rsidRPr="00CB5FD1">
              <w:rPr>
                <w:rStyle w:val="1"/>
                <w:rFonts w:ascii="Times New Roman" w:hAnsi="Times New Roman"/>
                <w:sz w:val="20"/>
                <w:rPrChange w:id="3861" w:author="2" w:date="2021-08-31T10:55:00Z">
                  <w:rPr>
                    <w:rStyle w:val="1"/>
                  </w:rPr>
                </w:rPrChange>
              </w:rPr>
              <w:softHyphen/>
              <w:t>стится на 2 см?</w:t>
            </w:r>
          </w:p>
          <w:p w14:paraId="198DEF63" w14:textId="77777777" w:rsidR="004D5EB2" w:rsidRPr="00CB5FD1" w:rsidRDefault="004D5EB2" w:rsidP="00CB5FD1">
            <w:pPr>
              <w:ind w:firstLine="375"/>
              <w:rPr>
                <w:rFonts w:ascii="Times New Roman" w:hAnsi="Times New Roman"/>
                <w:color w:val="000000"/>
                <w:sz w:val="20"/>
                <w:rPrChange w:id="3862" w:author="2" w:date="2021-08-31T10:55:00Z">
                  <w:rPr>
                    <w:rFonts w:ascii="Times New Roman" w:eastAsia="Times New Roman" w:hAnsi="Times New Roman" w:cs="Times New Roman"/>
                    <w:color w:val="000000"/>
                    <w:lang w:eastAsia="ru-RU"/>
                  </w:rPr>
                </w:rPrChange>
              </w:rPr>
              <w:pPrChange w:id="3863" w:author="2" w:date="2021-08-31T10:55:00Z">
                <w:pPr>
                  <w:framePr w:hSpace="180" w:wrap="around" w:hAnchor="margin" w:y="665"/>
                  <w:ind w:firstLine="375"/>
                  <w:jc w:val="both"/>
                </w:pPr>
              </w:pPrChange>
            </w:pPr>
          </w:p>
        </w:tc>
        <w:tc>
          <w:tcPr>
            <w:tcW w:w="4961" w:type="dxa"/>
            <w:gridSpan w:val="2"/>
            <w:tcPrChange w:id="3864" w:author="2" w:date="2021-08-31T10:55:00Z">
              <w:tcPr>
                <w:tcW w:w="4839" w:type="dxa"/>
              </w:tcPr>
            </w:tcPrChange>
          </w:tcPr>
          <w:p w14:paraId="5A463E31" w14:textId="77777777" w:rsidR="004D5EB2" w:rsidRPr="006F33AA" w:rsidRDefault="00BF64C9" w:rsidP="00BF64C9">
            <w:pPr>
              <w:pStyle w:val="a4"/>
              <w:numPr>
                <w:ilvl w:val="0"/>
                <w:numId w:val="228"/>
              </w:numPr>
              <w:spacing w:after="0" w:line="273" w:lineRule="exact"/>
              <w:ind w:right="20"/>
              <w:rPr>
                <w:ins w:id="3865" w:author="2" w:date="2021-08-31T10:55:00Z"/>
                <w:rFonts w:ascii="Times New Roman" w:eastAsia="Century Schoolbook" w:hAnsi="Times New Roman" w:cs="Times New Roman"/>
                <w:color w:val="000000"/>
                <w:sz w:val="20"/>
                <w:szCs w:val="20"/>
                <w:lang w:eastAsia="ru-RU"/>
              </w:rPr>
            </w:pPr>
            <w:ins w:id="3866" w:author="2" w:date="2021-08-31T10:55:00Z">
              <w:r w:rsidRPr="006F33AA">
                <w:rPr>
                  <w:rFonts w:ascii="Times New Roman" w:eastAsia="Century Schoolbook" w:hAnsi="Times New Roman" w:cs="Times New Roman"/>
                  <w:color w:val="000000"/>
                  <w:sz w:val="20"/>
                  <w:szCs w:val="20"/>
                  <w:lang w:eastAsia="ru-RU"/>
                </w:rPr>
                <w:t>3,3см</w:t>
              </w:r>
            </w:ins>
          </w:p>
          <w:p w14:paraId="53CCB910" w14:textId="77777777" w:rsidR="00BF64C9" w:rsidRPr="006F33AA" w:rsidRDefault="00BF64C9" w:rsidP="00BF64C9">
            <w:pPr>
              <w:pStyle w:val="a4"/>
              <w:numPr>
                <w:ilvl w:val="0"/>
                <w:numId w:val="228"/>
              </w:numPr>
              <w:spacing w:after="0" w:line="273" w:lineRule="exact"/>
              <w:ind w:right="20"/>
              <w:rPr>
                <w:ins w:id="3867" w:author="2" w:date="2021-08-31T10:55:00Z"/>
                <w:rFonts w:ascii="Times New Roman" w:eastAsia="Century Schoolbook" w:hAnsi="Times New Roman" w:cs="Times New Roman"/>
                <w:color w:val="000000"/>
                <w:sz w:val="20"/>
                <w:szCs w:val="20"/>
                <w:lang w:eastAsia="ru-RU"/>
              </w:rPr>
            </w:pPr>
            <w:ins w:id="3868" w:author="2" w:date="2021-08-31T10:55:00Z">
              <w:r w:rsidRPr="006F33AA">
                <w:rPr>
                  <w:rFonts w:ascii="Times New Roman" w:eastAsia="Century Schoolbook" w:hAnsi="Times New Roman" w:cs="Times New Roman"/>
                  <w:color w:val="000000"/>
                  <w:sz w:val="20"/>
                  <w:szCs w:val="20"/>
                  <w:lang w:eastAsia="ru-RU"/>
                </w:rPr>
                <w:t>4,1 см</w:t>
              </w:r>
            </w:ins>
          </w:p>
          <w:p w14:paraId="6FE47DCA" w14:textId="77777777" w:rsidR="00BF64C9" w:rsidRPr="006F33AA" w:rsidRDefault="00BF64C9" w:rsidP="00BF64C9">
            <w:pPr>
              <w:pStyle w:val="a4"/>
              <w:numPr>
                <w:ilvl w:val="0"/>
                <w:numId w:val="228"/>
              </w:numPr>
              <w:spacing w:after="0" w:line="273" w:lineRule="exact"/>
              <w:ind w:right="20"/>
              <w:rPr>
                <w:ins w:id="3869" w:author="2" w:date="2021-08-31T10:55:00Z"/>
                <w:rFonts w:ascii="Times New Roman" w:eastAsia="Century Schoolbook" w:hAnsi="Times New Roman" w:cs="Times New Roman"/>
                <w:color w:val="000000"/>
                <w:sz w:val="20"/>
                <w:szCs w:val="20"/>
                <w:lang w:eastAsia="ru-RU"/>
              </w:rPr>
            </w:pPr>
            <w:ins w:id="3870" w:author="2" w:date="2021-08-31T10:55:00Z">
              <w:r w:rsidRPr="006F33AA">
                <w:rPr>
                  <w:rFonts w:ascii="Times New Roman" w:eastAsia="Century Schoolbook" w:hAnsi="Times New Roman" w:cs="Times New Roman"/>
                  <w:color w:val="000000"/>
                  <w:sz w:val="20"/>
                  <w:szCs w:val="20"/>
                  <w:lang w:eastAsia="ru-RU"/>
                </w:rPr>
                <w:t>2,7см</w:t>
              </w:r>
            </w:ins>
          </w:p>
          <w:p w14:paraId="75255D7D" w14:textId="2BBAAC90" w:rsidR="004D5EB2" w:rsidRPr="006F33AA" w:rsidRDefault="00BF64C9" w:rsidP="00BF64C9">
            <w:pPr>
              <w:pStyle w:val="a4"/>
              <w:numPr>
                <w:ilvl w:val="0"/>
                <w:numId w:val="228"/>
              </w:numPr>
              <w:spacing w:after="0" w:line="273" w:lineRule="exact"/>
              <w:ind w:right="20"/>
              <w:rPr>
                <w:rFonts w:ascii="Times New Roman" w:hAnsi="Times New Roman"/>
                <w:color w:val="000000"/>
                <w:sz w:val="20"/>
                <w:rPrChange w:id="3871" w:author="2" w:date="2021-08-31T10:55:00Z">
                  <w:rPr>
                    <w:rFonts w:ascii="Times New Roman" w:eastAsia="Century Schoolbook" w:hAnsi="Times New Roman" w:cs="Times New Roman"/>
                    <w:color w:val="000000"/>
                    <w:sz w:val="24"/>
                    <w:szCs w:val="24"/>
                    <w:lang w:eastAsia="ru-RU"/>
                  </w:rPr>
                </w:rPrChange>
              </w:rPr>
              <w:pPrChange w:id="3872" w:author="2" w:date="2021-08-31T10:55:00Z">
                <w:pPr>
                  <w:pStyle w:val="a4"/>
                  <w:framePr w:hSpace="180" w:wrap="around" w:hAnchor="margin" w:y="665"/>
                  <w:spacing w:after="0" w:line="273" w:lineRule="exact"/>
                  <w:ind w:left="346" w:right="20" w:firstLine="142"/>
                </w:pPr>
              </w:pPrChange>
            </w:pPr>
            <w:ins w:id="3873" w:author="2" w:date="2021-08-31T10:55:00Z">
              <w:r w:rsidRPr="006F33AA">
                <w:rPr>
                  <w:rFonts w:ascii="Times New Roman" w:eastAsia="Century Schoolbook" w:hAnsi="Times New Roman" w:cs="Times New Roman"/>
                  <w:color w:val="000000"/>
                  <w:sz w:val="20"/>
                  <w:szCs w:val="20"/>
                  <w:lang w:eastAsia="ru-RU"/>
                </w:rPr>
                <w:t>1,7см</w:t>
              </w:r>
            </w:ins>
          </w:p>
        </w:tc>
        <w:tc>
          <w:tcPr>
            <w:tcW w:w="567" w:type="dxa"/>
            <w:gridSpan w:val="2"/>
            <w:tcPrChange w:id="3874" w:author="2" w:date="2021-08-31T10:55:00Z">
              <w:tcPr>
                <w:tcW w:w="547" w:type="dxa"/>
              </w:tcPr>
            </w:tcPrChange>
          </w:tcPr>
          <w:p w14:paraId="35806AEA" w14:textId="337AE5A8" w:rsidR="004D5EB2" w:rsidRPr="00450F2B" w:rsidRDefault="00BF64C9" w:rsidP="00450F2B">
            <w:pPr>
              <w:tabs>
                <w:tab w:val="left" w:pos="600"/>
                <w:tab w:val="left" w:pos="851"/>
              </w:tabs>
              <w:ind w:right="34" w:firstLine="142"/>
              <w:rPr>
                <w:rFonts w:ascii="Times New Roman" w:hAnsi="Times New Roman" w:cs="Times New Roman"/>
                <w:sz w:val="24"/>
                <w:szCs w:val="24"/>
              </w:rPr>
            </w:pPr>
            <w:ins w:id="3875" w:author="2" w:date="2021-08-31T10:55:00Z">
              <w:r>
                <w:rPr>
                  <w:rFonts w:ascii="Times New Roman" w:hAnsi="Times New Roman" w:cs="Times New Roman"/>
                  <w:sz w:val="24"/>
                  <w:szCs w:val="24"/>
                </w:rPr>
                <w:t>1</w:t>
              </w:r>
            </w:ins>
          </w:p>
        </w:tc>
      </w:tr>
      <w:tr w:rsidR="004D5EB2" w:rsidRPr="00450F2B" w14:paraId="01444B23" w14:textId="77777777" w:rsidTr="00911EF6">
        <w:tc>
          <w:tcPr>
            <w:tcW w:w="846" w:type="dxa"/>
            <w:tcPrChange w:id="3876" w:author="2" w:date="2021-08-31T10:55:00Z">
              <w:tcPr>
                <w:tcW w:w="846" w:type="dxa"/>
              </w:tcPr>
            </w:tcPrChange>
          </w:tcPr>
          <w:p w14:paraId="39BB3548" w14:textId="77777777" w:rsidR="004D5EB2" w:rsidRPr="00450F2B" w:rsidRDefault="004D5EB2" w:rsidP="00450F2B">
            <w:pPr>
              <w:spacing w:after="120"/>
              <w:rPr>
                <w:rFonts w:ascii="Times New Roman" w:hAnsi="Times New Roman" w:cs="Times New Roman"/>
                <w:sz w:val="24"/>
                <w:szCs w:val="24"/>
              </w:rPr>
            </w:pPr>
          </w:p>
        </w:tc>
        <w:tc>
          <w:tcPr>
            <w:tcW w:w="1843" w:type="dxa"/>
            <w:tcPrChange w:id="3877" w:author="2" w:date="2021-08-31T10:55:00Z">
              <w:tcPr>
                <w:tcW w:w="1843" w:type="dxa"/>
              </w:tcPr>
            </w:tcPrChange>
          </w:tcPr>
          <w:p w14:paraId="5DF7CE37" w14:textId="77777777" w:rsidR="004D5EB2" w:rsidRPr="00450F2B" w:rsidRDefault="004D5EB2" w:rsidP="00450F2B">
            <w:pPr>
              <w:spacing w:after="120"/>
              <w:rPr>
                <w:rFonts w:ascii="Times New Roman" w:hAnsi="Times New Roman" w:cs="Times New Roman"/>
                <w:sz w:val="24"/>
                <w:szCs w:val="24"/>
              </w:rPr>
            </w:pPr>
          </w:p>
        </w:tc>
        <w:tc>
          <w:tcPr>
            <w:tcW w:w="425" w:type="dxa"/>
            <w:tcPrChange w:id="3878" w:author="2" w:date="2021-08-31T10:55:00Z">
              <w:tcPr>
                <w:tcW w:w="425" w:type="dxa"/>
              </w:tcPr>
            </w:tcPrChange>
          </w:tcPr>
          <w:p w14:paraId="06AF03A1" w14:textId="77777777" w:rsidR="004D5EB2" w:rsidRPr="00450F2B" w:rsidRDefault="004D5EB2" w:rsidP="00450F2B">
            <w:pPr>
              <w:spacing w:after="120"/>
              <w:rPr>
                <w:rFonts w:ascii="Times New Roman" w:hAnsi="Times New Roman" w:cs="Times New Roman"/>
                <w:sz w:val="24"/>
                <w:szCs w:val="24"/>
              </w:rPr>
            </w:pPr>
          </w:p>
        </w:tc>
        <w:tc>
          <w:tcPr>
            <w:tcW w:w="392" w:type="dxa"/>
            <w:tcPrChange w:id="3879" w:author="2" w:date="2021-08-31T10:55:00Z">
              <w:tcPr>
                <w:tcW w:w="392" w:type="dxa"/>
              </w:tcPr>
            </w:tcPrChange>
          </w:tcPr>
          <w:p w14:paraId="032ADD55" w14:textId="77777777" w:rsidR="004D5EB2" w:rsidRPr="00450F2B" w:rsidRDefault="004D5EB2" w:rsidP="00450F2B">
            <w:pPr>
              <w:spacing w:after="120"/>
              <w:rPr>
                <w:rFonts w:ascii="Times New Roman" w:hAnsi="Times New Roman" w:cs="Times New Roman"/>
                <w:sz w:val="24"/>
                <w:szCs w:val="24"/>
              </w:rPr>
            </w:pPr>
          </w:p>
        </w:tc>
        <w:tc>
          <w:tcPr>
            <w:tcW w:w="553" w:type="dxa"/>
            <w:tcPrChange w:id="3880" w:author="2" w:date="2021-08-31T10:55:00Z">
              <w:tcPr>
                <w:tcW w:w="553" w:type="dxa"/>
              </w:tcPr>
            </w:tcPrChange>
          </w:tcPr>
          <w:p w14:paraId="1E79AEF1" w14:textId="0C931237" w:rsidR="004D5EB2" w:rsidRDefault="00D259EF" w:rsidP="00450F2B">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3881" w:author="2" w:date="2021-08-31T10:55:00Z">
              <w:tcPr>
                <w:tcW w:w="6001" w:type="dxa"/>
              </w:tcPr>
            </w:tcPrChange>
          </w:tcPr>
          <w:p w14:paraId="344A2309" w14:textId="77777777" w:rsidR="00D259EF" w:rsidRDefault="00D259EF" w:rsidP="00D259EF">
            <w:pPr>
              <w:pStyle w:val="6"/>
              <w:shd w:val="clear" w:color="auto" w:fill="auto"/>
              <w:tabs>
                <w:tab w:val="left" w:pos="327"/>
              </w:tabs>
              <w:spacing w:before="0" w:line="230" w:lineRule="exact"/>
              <w:ind w:right="40" w:firstLine="0"/>
            </w:pPr>
            <w:r>
              <w:rPr>
                <w:rStyle w:val="1"/>
              </w:rPr>
              <w:t>На плоскопараллельную пластинку толщиной 10 см падает луч света под углом 40°. Проходя через пластинку, он смещается на 3 см. Найти показатель преломления вещества пластинки.</w:t>
            </w:r>
          </w:p>
          <w:p w14:paraId="010DCA98" w14:textId="5ED9637F" w:rsidR="00D259EF" w:rsidRDefault="00D259EF" w:rsidP="00D259EF">
            <w:pPr>
              <w:jc w:val="center"/>
              <w:rPr>
                <w:sz w:val="0"/>
                <w:szCs w:val="0"/>
              </w:rPr>
            </w:pPr>
          </w:p>
          <w:p w14:paraId="3D391BB6" w14:textId="2AB0E9AF" w:rsidR="004D5EB2" w:rsidRPr="00450F2B" w:rsidRDefault="004D5EB2" w:rsidP="00D259EF">
            <w:pPr>
              <w:ind w:firstLine="375"/>
              <w:jc w:val="both"/>
              <w:rPr>
                <w:rFonts w:ascii="Times New Roman" w:eastAsia="Times New Roman" w:hAnsi="Times New Roman" w:cs="Times New Roman"/>
                <w:color w:val="000000"/>
                <w:lang w:eastAsia="ru-RU"/>
              </w:rPr>
            </w:pPr>
          </w:p>
        </w:tc>
        <w:tc>
          <w:tcPr>
            <w:tcW w:w="4961" w:type="dxa"/>
            <w:gridSpan w:val="2"/>
            <w:tcPrChange w:id="3882" w:author="2" w:date="2021-08-31T10:55:00Z">
              <w:tcPr>
                <w:tcW w:w="4839" w:type="dxa"/>
              </w:tcPr>
            </w:tcPrChange>
          </w:tcPr>
          <w:p w14:paraId="0CC9339A" w14:textId="77777777" w:rsidR="004D5EB2" w:rsidRPr="006F33AA" w:rsidRDefault="00BF64C9" w:rsidP="00BF64C9">
            <w:pPr>
              <w:pStyle w:val="a4"/>
              <w:numPr>
                <w:ilvl w:val="0"/>
                <w:numId w:val="229"/>
              </w:numPr>
              <w:spacing w:after="0" w:line="273" w:lineRule="exact"/>
              <w:ind w:right="20"/>
              <w:rPr>
                <w:ins w:id="3883" w:author="2" w:date="2021-08-31T10:55:00Z"/>
                <w:rFonts w:ascii="Times New Roman" w:eastAsia="Century Schoolbook" w:hAnsi="Times New Roman" w:cs="Times New Roman"/>
                <w:color w:val="000000"/>
                <w:sz w:val="20"/>
                <w:szCs w:val="20"/>
                <w:lang w:eastAsia="ru-RU"/>
              </w:rPr>
            </w:pPr>
            <w:ins w:id="3884" w:author="2" w:date="2021-08-31T10:55:00Z">
              <w:r w:rsidRPr="006F33AA">
                <w:rPr>
                  <w:rFonts w:ascii="Times New Roman" w:eastAsia="Century Schoolbook" w:hAnsi="Times New Roman" w:cs="Times New Roman"/>
                  <w:color w:val="000000"/>
                  <w:sz w:val="20"/>
                  <w:szCs w:val="20"/>
                  <w:lang w:eastAsia="ru-RU"/>
                </w:rPr>
                <w:t xml:space="preserve"> 1,57</w:t>
              </w:r>
            </w:ins>
          </w:p>
          <w:p w14:paraId="1DCD5F0F" w14:textId="77777777" w:rsidR="00BF64C9" w:rsidRPr="006F33AA" w:rsidRDefault="00BF64C9" w:rsidP="00BF64C9">
            <w:pPr>
              <w:pStyle w:val="a4"/>
              <w:numPr>
                <w:ilvl w:val="0"/>
                <w:numId w:val="229"/>
              </w:numPr>
              <w:spacing w:after="0" w:line="273" w:lineRule="exact"/>
              <w:ind w:right="20"/>
              <w:rPr>
                <w:ins w:id="3885" w:author="2" w:date="2021-08-31T10:55:00Z"/>
                <w:rFonts w:ascii="Times New Roman" w:eastAsia="Century Schoolbook" w:hAnsi="Times New Roman" w:cs="Times New Roman"/>
                <w:color w:val="000000"/>
                <w:sz w:val="20"/>
                <w:szCs w:val="20"/>
                <w:lang w:eastAsia="ru-RU"/>
              </w:rPr>
            </w:pPr>
            <w:ins w:id="3886" w:author="2" w:date="2021-08-31T10:55:00Z">
              <w:r w:rsidRPr="006F33AA">
                <w:rPr>
                  <w:rFonts w:ascii="Times New Roman" w:eastAsia="Century Schoolbook" w:hAnsi="Times New Roman" w:cs="Times New Roman"/>
                  <w:color w:val="000000"/>
                  <w:sz w:val="20"/>
                  <w:szCs w:val="20"/>
                  <w:lang w:eastAsia="ru-RU"/>
                </w:rPr>
                <w:t>1,33</w:t>
              </w:r>
            </w:ins>
          </w:p>
          <w:p w14:paraId="6AC47A32" w14:textId="77777777" w:rsidR="00BF64C9" w:rsidRPr="006F33AA" w:rsidRDefault="00BF64C9" w:rsidP="00BF64C9">
            <w:pPr>
              <w:pStyle w:val="a4"/>
              <w:numPr>
                <w:ilvl w:val="0"/>
                <w:numId w:val="229"/>
              </w:numPr>
              <w:spacing w:after="0" w:line="273" w:lineRule="exact"/>
              <w:ind w:right="20"/>
              <w:rPr>
                <w:ins w:id="3887" w:author="2" w:date="2021-08-31T10:55:00Z"/>
                <w:rFonts w:ascii="Times New Roman" w:eastAsia="Century Schoolbook" w:hAnsi="Times New Roman" w:cs="Times New Roman"/>
                <w:color w:val="000000"/>
                <w:sz w:val="20"/>
                <w:szCs w:val="20"/>
                <w:lang w:eastAsia="ru-RU"/>
              </w:rPr>
            </w:pPr>
            <w:ins w:id="3888" w:author="2" w:date="2021-08-31T10:55:00Z">
              <w:r w:rsidRPr="006F33AA">
                <w:rPr>
                  <w:rFonts w:ascii="Times New Roman" w:eastAsia="Century Schoolbook" w:hAnsi="Times New Roman" w:cs="Times New Roman"/>
                  <w:color w:val="000000"/>
                  <w:sz w:val="20"/>
                  <w:szCs w:val="20"/>
                  <w:lang w:eastAsia="ru-RU"/>
                </w:rPr>
                <w:t>1,4</w:t>
              </w:r>
            </w:ins>
          </w:p>
          <w:p w14:paraId="0E90AF67" w14:textId="77777777" w:rsidR="00BF64C9" w:rsidRPr="006F33AA" w:rsidRDefault="00BF64C9" w:rsidP="00BF64C9">
            <w:pPr>
              <w:pStyle w:val="a4"/>
              <w:numPr>
                <w:ilvl w:val="0"/>
                <w:numId w:val="229"/>
              </w:numPr>
              <w:spacing w:after="0" w:line="273" w:lineRule="exact"/>
              <w:ind w:right="20"/>
              <w:rPr>
                <w:ins w:id="3889" w:author="2" w:date="2021-08-31T10:55:00Z"/>
                <w:rFonts w:ascii="Times New Roman" w:eastAsia="Century Schoolbook" w:hAnsi="Times New Roman" w:cs="Times New Roman"/>
                <w:color w:val="000000"/>
                <w:sz w:val="20"/>
                <w:szCs w:val="20"/>
                <w:lang w:eastAsia="ru-RU"/>
              </w:rPr>
            </w:pPr>
            <w:ins w:id="3890" w:author="2" w:date="2021-08-31T10:55:00Z">
              <w:r w:rsidRPr="006F33AA">
                <w:rPr>
                  <w:rFonts w:ascii="Times New Roman" w:eastAsia="Century Schoolbook" w:hAnsi="Times New Roman" w:cs="Times New Roman"/>
                  <w:color w:val="000000"/>
                  <w:sz w:val="20"/>
                  <w:szCs w:val="20"/>
                  <w:lang w:eastAsia="ru-RU"/>
                </w:rPr>
                <w:t>1,9</w:t>
              </w:r>
            </w:ins>
          </w:p>
          <w:p w14:paraId="52E8DC86" w14:textId="77777777" w:rsidR="004D5EB2" w:rsidRPr="006F33AA" w:rsidRDefault="004D5EB2" w:rsidP="00450F2B">
            <w:pPr>
              <w:pStyle w:val="a4"/>
              <w:spacing w:after="0" w:line="273" w:lineRule="exact"/>
              <w:ind w:left="346" w:right="20" w:firstLine="142"/>
              <w:rPr>
                <w:rFonts w:ascii="Times New Roman" w:hAnsi="Times New Roman"/>
                <w:color w:val="000000"/>
                <w:sz w:val="20"/>
                <w:rPrChange w:id="3891"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3892" w:author="2" w:date="2021-08-31T10:55:00Z">
              <w:tcPr>
                <w:tcW w:w="547" w:type="dxa"/>
              </w:tcPr>
            </w:tcPrChange>
          </w:tcPr>
          <w:p w14:paraId="4A60DE7D" w14:textId="5FA5B0CC" w:rsidR="004D5EB2" w:rsidRPr="00450F2B" w:rsidRDefault="00BF64C9" w:rsidP="00450F2B">
            <w:pPr>
              <w:tabs>
                <w:tab w:val="left" w:pos="600"/>
                <w:tab w:val="left" w:pos="851"/>
              </w:tabs>
              <w:ind w:right="34" w:firstLine="142"/>
              <w:rPr>
                <w:rFonts w:ascii="Times New Roman" w:hAnsi="Times New Roman" w:cs="Times New Roman"/>
                <w:sz w:val="24"/>
                <w:szCs w:val="24"/>
              </w:rPr>
            </w:pPr>
            <w:ins w:id="3893" w:author="2" w:date="2021-08-31T10:55:00Z">
              <w:r>
                <w:rPr>
                  <w:rFonts w:ascii="Times New Roman" w:hAnsi="Times New Roman" w:cs="Times New Roman"/>
                  <w:sz w:val="24"/>
                  <w:szCs w:val="24"/>
                </w:rPr>
                <w:t>1</w:t>
              </w:r>
            </w:ins>
          </w:p>
        </w:tc>
      </w:tr>
      <w:tr w:rsidR="004D5EB2" w:rsidRPr="00450F2B" w14:paraId="7F4971EA" w14:textId="77777777" w:rsidTr="00911EF6">
        <w:tc>
          <w:tcPr>
            <w:tcW w:w="846" w:type="dxa"/>
            <w:tcPrChange w:id="3894" w:author="2" w:date="2021-08-31T10:55:00Z">
              <w:tcPr>
                <w:tcW w:w="846" w:type="dxa"/>
              </w:tcPr>
            </w:tcPrChange>
          </w:tcPr>
          <w:p w14:paraId="2E86F0E0" w14:textId="77777777" w:rsidR="004D5EB2" w:rsidRPr="00450F2B" w:rsidRDefault="004D5EB2" w:rsidP="00450F2B">
            <w:pPr>
              <w:spacing w:after="120"/>
              <w:rPr>
                <w:rFonts w:ascii="Times New Roman" w:hAnsi="Times New Roman" w:cs="Times New Roman"/>
                <w:sz w:val="24"/>
                <w:szCs w:val="24"/>
              </w:rPr>
            </w:pPr>
          </w:p>
        </w:tc>
        <w:tc>
          <w:tcPr>
            <w:tcW w:w="1843" w:type="dxa"/>
            <w:tcPrChange w:id="3895" w:author="2" w:date="2021-08-31T10:55:00Z">
              <w:tcPr>
                <w:tcW w:w="1843" w:type="dxa"/>
              </w:tcPr>
            </w:tcPrChange>
          </w:tcPr>
          <w:p w14:paraId="09D39D2A" w14:textId="77777777" w:rsidR="004D5EB2" w:rsidRPr="00450F2B" w:rsidRDefault="004D5EB2" w:rsidP="00450F2B">
            <w:pPr>
              <w:spacing w:after="120"/>
              <w:rPr>
                <w:rFonts w:ascii="Times New Roman" w:hAnsi="Times New Roman" w:cs="Times New Roman"/>
                <w:sz w:val="24"/>
                <w:szCs w:val="24"/>
              </w:rPr>
            </w:pPr>
          </w:p>
        </w:tc>
        <w:tc>
          <w:tcPr>
            <w:tcW w:w="425" w:type="dxa"/>
            <w:tcPrChange w:id="3896" w:author="2" w:date="2021-08-31T10:55:00Z">
              <w:tcPr>
                <w:tcW w:w="425" w:type="dxa"/>
              </w:tcPr>
            </w:tcPrChange>
          </w:tcPr>
          <w:p w14:paraId="16411B4B" w14:textId="77777777" w:rsidR="004D5EB2" w:rsidRPr="00450F2B" w:rsidRDefault="004D5EB2" w:rsidP="00450F2B">
            <w:pPr>
              <w:spacing w:after="120"/>
              <w:rPr>
                <w:rFonts w:ascii="Times New Roman" w:hAnsi="Times New Roman" w:cs="Times New Roman"/>
                <w:sz w:val="24"/>
                <w:szCs w:val="24"/>
              </w:rPr>
            </w:pPr>
          </w:p>
        </w:tc>
        <w:tc>
          <w:tcPr>
            <w:tcW w:w="392" w:type="dxa"/>
            <w:tcPrChange w:id="3897" w:author="2" w:date="2021-08-31T10:55:00Z">
              <w:tcPr>
                <w:tcW w:w="392" w:type="dxa"/>
              </w:tcPr>
            </w:tcPrChange>
          </w:tcPr>
          <w:p w14:paraId="5AC0C737" w14:textId="77777777" w:rsidR="004D5EB2" w:rsidRPr="00450F2B" w:rsidRDefault="004D5EB2" w:rsidP="00450F2B">
            <w:pPr>
              <w:spacing w:after="120"/>
              <w:rPr>
                <w:rFonts w:ascii="Times New Roman" w:hAnsi="Times New Roman" w:cs="Times New Roman"/>
                <w:sz w:val="24"/>
                <w:szCs w:val="24"/>
              </w:rPr>
            </w:pPr>
          </w:p>
        </w:tc>
        <w:tc>
          <w:tcPr>
            <w:tcW w:w="553" w:type="dxa"/>
            <w:tcPrChange w:id="3898" w:author="2" w:date="2021-08-31T10:55:00Z">
              <w:tcPr>
                <w:tcW w:w="553" w:type="dxa"/>
              </w:tcPr>
            </w:tcPrChange>
          </w:tcPr>
          <w:p w14:paraId="30A760F3" w14:textId="012E8DF8" w:rsidR="004D5EB2" w:rsidRDefault="00D259EF" w:rsidP="00450F2B">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3899" w:author="2" w:date="2021-08-31T10:55:00Z">
              <w:tcPr>
                <w:tcW w:w="6001" w:type="dxa"/>
              </w:tcPr>
            </w:tcPrChange>
          </w:tcPr>
          <w:p w14:paraId="203F0732" w14:textId="727C6CA8" w:rsidR="004D5EB2" w:rsidRPr="00450F2B" w:rsidRDefault="00D259EF" w:rsidP="00D259EF">
            <w:pPr>
              <w:jc w:val="both"/>
              <w:rPr>
                <w:rFonts w:ascii="Times New Roman" w:eastAsia="Times New Roman" w:hAnsi="Times New Roman" w:cs="Times New Roman"/>
                <w:color w:val="000000"/>
                <w:lang w:eastAsia="ru-RU"/>
              </w:rPr>
            </w:pPr>
            <w:r>
              <w:rPr>
                <w:rStyle w:val="1"/>
              </w:rPr>
              <w:t xml:space="preserve">Луч света падает на плоскопараллельную стеклянную пластинку под углом </w:t>
            </w:r>
            <m:oMath>
              <m:r>
                <w:ins w:id="3900" w:author="2" w:date="2021-08-31T10:55:00Z">
                  <w:rPr>
                    <w:rStyle w:val="1"/>
                    <w:rFonts w:ascii="Cambria Math" w:hAnsi="Cambria Math"/>
                  </w:rPr>
                  <m:t>α</m:t>
                </w:ins>
              </m:r>
            </m:oMath>
            <w:del w:id="3901" w:author="2" w:date="2021-08-31T10:55:00Z">
              <w:r>
                <w:rPr>
                  <w:rStyle w:val="1"/>
                </w:rPr>
                <w:delText>а</w:delText>
              </w:r>
            </w:del>
            <w:r>
              <w:rPr>
                <w:rStyle w:val="1"/>
              </w:rPr>
              <w:t>, синус которого равен 0,8. Вышедший из пластинки луч оказался смещённым относительно продолжения падающего пучка на расстояние 2 см. Какова толщина пластинки, если по</w:t>
            </w:r>
            <w:r>
              <w:rPr>
                <w:rStyle w:val="1"/>
              </w:rPr>
              <w:softHyphen/>
              <w:t>казатель преломления стекла 1,7?</w:t>
            </w:r>
          </w:p>
        </w:tc>
        <w:tc>
          <w:tcPr>
            <w:tcW w:w="4961" w:type="dxa"/>
            <w:gridSpan w:val="2"/>
            <w:tcPrChange w:id="3902" w:author="2" w:date="2021-08-31T10:55:00Z">
              <w:tcPr>
                <w:tcW w:w="4839" w:type="dxa"/>
              </w:tcPr>
            </w:tcPrChange>
          </w:tcPr>
          <w:p w14:paraId="2A614E1C" w14:textId="77777777" w:rsidR="004D5EB2" w:rsidRPr="006F33AA" w:rsidRDefault="00BF64C9" w:rsidP="00BF64C9">
            <w:pPr>
              <w:pStyle w:val="a4"/>
              <w:numPr>
                <w:ilvl w:val="0"/>
                <w:numId w:val="230"/>
              </w:numPr>
              <w:spacing w:after="0" w:line="273" w:lineRule="exact"/>
              <w:ind w:right="20"/>
              <w:rPr>
                <w:ins w:id="3903" w:author="2" w:date="2021-08-31T10:55:00Z"/>
                <w:rFonts w:ascii="Times New Roman" w:eastAsia="Century Schoolbook" w:hAnsi="Times New Roman" w:cs="Times New Roman"/>
                <w:color w:val="000000"/>
                <w:sz w:val="20"/>
                <w:szCs w:val="20"/>
                <w:lang w:eastAsia="ru-RU"/>
              </w:rPr>
            </w:pPr>
            <w:ins w:id="3904" w:author="2" w:date="2021-08-31T10:55:00Z">
              <w:r w:rsidRPr="006F33AA">
                <w:rPr>
                  <w:rFonts w:ascii="Times New Roman" w:eastAsia="Century Schoolbook" w:hAnsi="Times New Roman" w:cs="Times New Roman"/>
                  <w:color w:val="000000"/>
                  <w:sz w:val="20"/>
                  <w:szCs w:val="20"/>
                  <w:lang w:eastAsia="ru-RU"/>
                </w:rPr>
                <w:t>4см</w:t>
              </w:r>
            </w:ins>
          </w:p>
          <w:p w14:paraId="71FE635B" w14:textId="77777777" w:rsidR="00BF64C9" w:rsidRPr="006F33AA" w:rsidRDefault="00BF64C9" w:rsidP="00BF64C9">
            <w:pPr>
              <w:pStyle w:val="a4"/>
              <w:numPr>
                <w:ilvl w:val="0"/>
                <w:numId w:val="230"/>
              </w:numPr>
              <w:spacing w:after="0" w:line="273" w:lineRule="exact"/>
              <w:ind w:right="20"/>
              <w:rPr>
                <w:ins w:id="3905" w:author="2" w:date="2021-08-31T10:55:00Z"/>
                <w:rFonts w:ascii="Times New Roman" w:eastAsia="Century Schoolbook" w:hAnsi="Times New Roman" w:cs="Times New Roman"/>
                <w:color w:val="000000"/>
                <w:sz w:val="20"/>
                <w:szCs w:val="20"/>
                <w:lang w:eastAsia="ru-RU"/>
              </w:rPr>
            </w:pPr>
            <w:ins w:id="3906" w:author="2" w:date="2021-08-31T10:55:00Z">
              <w:r w:rsidRPr="006F33AA">
                <w:rPr>
                  <w:rFonts w:ascii="Times New Roman" w:eastAsia="Century Schoolbook" w:hAnsi="Times New Roman" w:cs="Times New Roman"/>
                  <w:color w:val="000000"/>
                  <w:sz w:val="20"/>
                  <w:szCs w:val="20"/>
                  <w:lang w:eastAsia="ru-RU"/>
                </w:rPr>
                <w:t>1,6см</w:t>
              </w:r>
            </w:ins>
          </w:p>
          <w:p w14:paraId="47369C6F" w14:textId="77777777" w:rsidR="00BF64C9" w:rsidRPr="006F33AA" w:rsidRDefault="00BF64C9" w:rsidP="00BF64C9">
            <w:pPr>
              <w:pStyle w:val="a4"/>
              <w:numPr>
                <w:ilvl w:val="0"/>
                <w:numId w:val="230"/>
              </w:numPr>
              <w:spacing w:after="0" w:line="273" w:lineRule="exact"/>
              <w:ind w:right="20"/>
              <w:rPr>
                <w:ins w:id="3907" w:author="2" w:date="2021-08-31T10:55:00Z"/>
                <w:rFonts w:ascii="Times New Roman" w:eastAsia="Century Schoolbook" w:hAnsi="Times New Roman" w:cs="Times New Roman"/>
                <w:color w:val="000000"/>
                <w:sz w:val="20"/>
                <w:szCs w:val="20"/>
                <w:lang w:eastAsia="ru-RU"/>
              </w:rPr>
            </w:pPr>
            <w:ins w:id="3908" w:author="2" w:date="2021-08-31T10:55:00Z">
              <w:r w:rsidRPr="006F33AA">
                <w:rPr>
                  <w:rFonts w:ascii="Times New Roman" w:eastAsia="Century Schoolbook" w:hAnsi="Times New Roman" w:cs="Times New Roman"/>
                  <w:color w:val="000000"/>
                  <w:sz w:val="20"/>
                  <w:szCs w:val="20"/>
                  <w:lang w:eastAsia="ru-RU"/>
                </w:rPr>
                <w:t>2,8см</w:t>
              </w:r>
            </w:ins>
          </w:p>
          <w:p w14:paraId="2D03D67E" w14:textId="151C2A44" w:rsidR="004D5EB2" w:rsidRPr="006F33AA" w:rsidRDefault="00BF64C9" w:rsidP="00BF64C9">
            <w:pPr>
              <w:pStyle w:val="a4"/>
              <w:numPr>
                <w:ilvl w:val="0"/>
                <w:numId w:val="230"/>
              </w:numPr>
              <w:spacing w:after="0" w:line="273" w:lineRule="exact"/>
              <w:ind w:right="20"/>
              <w:rPr>
                <w:rFonts w:ascii="Times New Roman" w:hAnsi="Times New Roman"/>
                <w:color w:val="000000"/>
                <w:sz w:val="20"/>
                <w:rPrChange w:id="3909" w:author="2" w:date="2021-08-31T10:55:00Z">
                  <w:rPr>
                    <w:rFonts w:ascii="Times New Roman" w:eastAsia="Century Schoolbook" w:hAnsi="Times New Roman" w:cs="Times New Roman"/>
                    <w:color w:val="000000"/>
                    <w:sz w:val="24"/>
                    <w:szCs w:val="24"/>
                    <w:lang w:eastAsia="ru-RU"/>
                  </w:rPr>
                </w:rPrChange>
              </w:rPr>
              <w:pPrChange w:id="3910" w:author="2" w:date="2021-08-31T10:55:00Z">
                <w:pPr>
                  <w:pStyle w:val="a4"/>
                  <w:framePr w:hSpace="180" w:wrap="around" w:hAnchor="margin" w:y="665"/>
                  <w:spacing w:after="0" w:line="273" w:lineRule="exact"/>
                  <w:ind w:left="346" w:right="20" w:firstLine="142"/>
                </w:pPr>
              </w:pPrChange>
            </w:pPr>
            <w:ins w:id="3911" w:author="2" w:date="2021-08-31T10:55:00Z">
              <w:r w:rsidRPr="006F33AA">
                <w:rPr>
                  <w:rFonts w:ascii="Times New Roman" w:eastAsia="Century Schoolbook" w:hAnsi="Times New Roman" w:cs="Times New Roman"/>
                  <w:color w:val="000000"/>
                  <w:sz w:val="20"/>
                  <w:szCs w:val="20"/>
                  <w:lang w:eastAsia="ru-RU"/>
                </w:rPr>
                <w:t>3,4см</w:t>
              </w:r>
            </w:ins>
          </w:p>
        </w:tc>
        <w:tc>
          <w:tcPr>
            <w:tcW w:w="567" w:type="dxa"/>
            <w:gridSpan w:val="2"/>
            <w:tcPrChange w:id="3912" w:author="2" w:date="2021-08-31T10:55:00Z">
              <w:tcPr>
                <w:tcW w:w="547" w:type="dxa"/>
              </w:tcPr>
            </w:tcPrChange>
          </w:tcPr>
          <w:p w14:paraId="074864A3" w14:textId="748E214E" w:rsidR="004D5EB2" w:rsidRPr="00450F2B" w:rsidRDefault="00BF64C9" w:rsidP="00450F2B">
            <w:pPr>
              <w:tabs>
                <w:tab w:val="left" w:pos="600"/>
                <w:tab w:val="left" w:pos="851"/>
              </w:tabs>
              <w:ind w:right="34" w:firstLine="142"/>
              <w:rPr>
                <w:rFonts w:ascii="Times New Roman" w:hAnsi="Times New Roman" w:cs="Times New Roman"/>
                <w:sz w:val="24"/>
                <w:szCs w:val="24"/>
              </w:rPr>
            </w:pPr>
            <w:ins w:id="3913" w:author="2" w:date="2021-08-31T10:55:00Z">
              <w:r>
                <w:rPr>
                  <w:rFonts w:ascii="Times New Roman" w:hAnsi="Times New Roman" w:cs="Times New Roman"/>
                  <w:sz w:val="24"/>
                  <w:szCs w:val="24"/>
                </w:rPr>
                <w:t>1</w:t>
              </w:r>
            </w:ins>
          </w:p>
        </w:tc>
      </w:tr>
      <w:tr w:rsidR="004D5EB2" w:rsidRPr="00450F2B" w14:paraId="446D1403" w14:textId="77777777" w:rsidTr="00911EF6">
        <w:trPr>
          <w:trHeight w:val="1076"/>
          <w:trPrChange w:id="3914" w:author="2" w:date="2021-08-31T10:55:00Z">
            <w:trPr>
              <w:trHeight w:val="1076"/>
            </w:trPr>
          </w:trPrChange>
        </w:trPr>
        <w:tc>
          <w:tcPr>
            <w:tcW w:w="846" w:type="dxa"/>
            <w:tcPrChange w:id="3915" w:author="2" w:date="2021-08-31T10:55:00Z">
              <w:tcPr>
                <w:tcW w:w="846" w:type="dxa"/>
              </w:tcPr>
            </w:tcPrChange>
          </w:tcPr>
          <w:p w14:paraId="6E31F053" w14:textId="77777777" w:rsidR="004D5EB2" w:rsidRPr="00450F2B" w:rsidRDefault="004D5EB2" w:rsidP="00450F2B">
            <w:pPr>
              <w:spacing w:after="120"/>
              <w:rPr>
                <w:rFonts w:ascii="Times New Roman" w:hAnsi="Times New Roman" w:cs="Times New Roman"/>
                <w:sz w:val="24"/>
                <w:szCs w:val="24"/>
              </w:rPr>
            </w:pPr>
          </w:p>
        </w:tc>
        <w:tc>
          <w:tcPr>
            <w:tcW w:w="1843" w:type="dxa"/>
            <w:tcPrChange w:id="3916" w:author="2" w:date="2021-08-31T10:55:00Z">
              <w:tcPr>
                <w:tcW w:w="1843" w:type="dxa"/>
              </w:tcPr>
            </w:tcPrChange>
          </w:tcPr>
          <w:p w14:paraId="0CDD8349" w14:textId="77777777" w:rsidR="004D5EB2" w:rsidRPr="00450F2B" w:rsidRDefault="004D5EB2" w:rsidP="00450F2B">
            <w:pPr>
              <w:spacing w:after="120"/>
              <w:rPr>
                <w:rFonts w:ascii="Times New Roman" w:hAnsi="Times New Roman" w:cs="Times New Roman"/>
                <w:sz w:val="24"/>
                <w:szCs w:val="24"/>
              </w:rPr>
            </w:pPr>
          </w:p>
        </w:tc>
        <w:tc>
          <w:tcPr>
            <w:tcW w:w="425" w:type="dxa"/>
            <w:tcPrChange w:id="3917" w:author="2" w:date="2021-08-31T10:55:00Z">
              <w:tcPr>
                <w:tcW w:w="425" w:type="dxa"/>
              </w:tcPr>
            </w:tcPrChange>
          </w:tcPr>
          <w:p w14:paraId="290246FC" w14:textId="77777777" w:rsidR="004D5EB2" w:rsidRPr="00450F2B" w:rsidRDefault="004D5EB2" w:rsidP="00450F2B">
            <w:pPr>
              <w:spacing w:after="120"/>
              <w:rPr>
                <w:rFonts w:ascii="Times New Roman" w:hAnsi="Times New Roman" w:cs="Times New Roman"/>
                <w:sz w:val="24"/>
                <w:szCs w:val="24"/>
              </w:rPr>
            </w:pPr>
          </w:p>
        </w:tc>
        <w:tc>
          <w:tcPr>
            <w:tcW w:w="392" w:type="dxa"/>
            <w:tcPrChange w:id="3918" w:author="2" w:date="2021-08-31T10:55:00Z">
              <w:tcPr>
                <w:tcW w:w="392" w:type="dxa"/>
              </w:tcPr>
            </w:tcPrChange>
          </w:tcPr>
          <w:p w14:paraId="576A059E" w14:textId="77777777" w:rsidR="004D5EB2" w:rsidRPr="00450F2B" w:rsidRDefault="004D5EB2" w:rsidP="00450F2B">
            <w:pPr>
              <w:spacing w:after="120"/>
              <w:rPr>
                <w:rFonts w:ascii="Times New Roman" w:hAnsi="Times New Roman" w:cs="Times New Roman"/>
                <w:sz w:val="24"/>
                <w:szCs w:val="24"/>
              </w:rPr>
            </w:pPr>
          </w:p>
        </w:tc>
        <w:tc>
          <w:tcPr>
            <w:tcW w:w="553" w:type="dxa"/>
            <w:tcPrChange w:id="3919" w:author="2" w:date="2021-08-31T10:55:00Z">
              <w:tcPr>
                <w:tcW w:w="553" w:type="dxa"/>
              </w:tcPr>
            </w:tcPrChange>
          </w:tcPr>
          <w:p w14:paraId="19665099" w14:textId="7209093B" w:rsidR="004D5EB2" w:rsidRDefault="00D259EF" w:rsidP="00450F2B">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3920" w:author="2" w:date="2021-08-31T10:55:00Z">
              <w:tcPr>
                <w:tcW w:w="6001" w:type="dxa"/>
              </w:tcPr>
            </w:tcPrChange>
          </w:tcPr>
          <w:p w14:paraId="6D138225" w14:textId="75DD5EF4" w:rsidR="00D259EF" w:rsidRPr="00D259EF" w:rsidRDefault="00D259EF" w:rsidP="00D259EF">
            <w:pPr>
              <w:pStyle w:val="6"/>
              <w:shd w:val="clear" w:color="auto" w:fill="auto"/>
              <w:tabs>
                <w:tab w:val="left" w:pos="322"/>
              </w:tabs>
              <w:spacing w:before="0" w:line="226" w:lineRule="exact"/>
              <w:ind w:firstLine="0"/>
              <w:rPr>
                <w:rFonts w:ascii="Times New Roman" w:hAnsi="Times New Roman" w:cs="Times New Roman"/>
                <w:sz w:val="20"/>
                <w:szCs w:val="20"/>
              </w:rPr>
            </w:pPr>
            <w:r w:rsidRPr="00D259EF">
              <w:rPr>
                <w:rStyle w:val="1"/>
                <w:rFonts w:ascii="Times New Roman" w:hAnsi="Times New Roman" w:cs="Times New Roman"/>
                <w:sz w:val="20"/>
                <w:szCs w:val="20"/>
              </w:rPr>
              <w:t>Нижняя поверхность плоскопараллельной стеклянной пластин</w:t>
            </w:r>
            <w:r w:rsidRPr="00D259EF">
              <w:rPr>
                <w:rStyle w:val="1"/>
                <w:rFonts w:ascii="Times New Roman" w:hAnsi="Times New Roman" w:cs="Times New Roman"/>
                <w:sz w:val="20"/>
                <w:szCs w:val="20"/>
              </w:rPr>
              <w:softHyphen/>
              <w:t>ки посеребрена. На пластинку сверху падает луч света. В резуль</w:t>
            </w:r>
            <w:r w:rsidRPr="00D259EF">
              <w:rPr>
                <w:rStyle w:val="1"/>
                <w:rFonts w:ascii="Times New Roman" w:hAnsi="Times New Roman" w:cs="Times New Roman"/>
                <w:sz w:val="20"/>
                <w:szCs w:val="20"/>
              </w:rPr>
              <w:softHyphen/>
              <w:t>тате от неё отражаются два параллельных луча, идущих на рас</w:t>
            </w:r>
            <w:r w:rsidRPr="00D259EF">
              <w:rPr>
                <w:rStyle w:val="1"/>
                <w:rFonts w:ascii="Times New Roman" w:hAnsi="Times New Roman" w:cs="Times New Roman"/>
                <w:sz w:val="20"/>
                <w:szCs w:val="20"/>
              </w:rPr>
              <w:softHyphen/>
              <w:t>стоянии 20 мм друг от друга. Определите толщину пластинки, ес</w:t>
            </w:r>
            <w:r w:rsidRPr="00D259EF">
              <w:rPr>
                <w:rStyle w:val="1"/>
                <w:rFonts w:ascii="Times New Roman" w:hAnsi="Times New Roman" w:cs="Times New Roman"/>
                <w:sz w:val="20"/>
                <w:szCs w:val="20"/>
              </w:rPr>
              <w:softHyphen/>
              <w:t>ли угол падения луча равен 60°</w:t>
            </w:r>
          </w:p>
          <w:p w14:paraId="052EBB07" w14:textId="77777777" w:rsidR="004D5EB2" w:rsidRPr="00D259EF" w:rsidRDefault="004D5EB2" w:rsidP="00D259EF">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3921" w:author="2" w:date="2021-08-31T10:55:00Z">
              <w:tcPr>
                <w:tcW w:w="4839" w:type="dxa"/>
              </w:tcPr>
            </w:tcPrChange>
          </w:tcPr>
          <w:p w14:paraId="0BA0ACCB" w14:textId="77777777" w:rsidR="004D5EB2" w:rsidRPr="006F33AA" w:rsidRDefault="00BF64C9" w:rsidP="00BF64C9">
            <w:pPr>
              <w:pStyle w:val="a4"/>
              <w:numPr>
                <w:ilvl w:val="0"/>
                <w:numId w:val="231"/>
              </w:numPr>
              <w:spacing w:after="0" w:line="273" w:lineRule="exact"/>
              <w:ind w:right="20"/>
              <w:rPr>
                <w:ins w:id="3922" w:author="2" w:date="2021-08-31T10:55:00Z"/>
                <w:rFonts w:ascii="Times New Roman" w:eastAsia="Century Schoolbook" w:hAnsi="Times New Roman" w:cs="Times New Roman"/>
                <w:color w:val="000000"/>
                <w:sz w:val="20"/>
                <w:szCs w:val="20"/>
                <w:lang w:eastAsia="ru-RU"/>
              </w:rPr>
            </w:pPr>
            <w:ins w:id="3923" w:author="2" w:date="2021-08-31T10:55:00Z">
              <w:r w:rsidRPr="006F33AA">
                <w:rPr>
                  <w:rFonts w:ascii="Times New Roman" w:eastAsia="Century Schoolbook" w:hAnsi="Times New Roman" w:cs="Times New Roman"/>
                  <w:color w:val="000000"/>
                  <w:sz w:val="20"/>
                  <w:szCs w:val="20"/>
                  <w:lang w:eastAsia="ru-RU"/>
                </w:rPr>
                <w:t>3,1см</w:t>
              </w:r>
            </w:ins>
          </w:p>
          <w:p w14:paraId="2E119A2D" w14:textId="77777777" w:rsidR="00BF64C9" w:rsidRPr="006F33AA" w:rsidRDefault="00BF64C9" w:rsidP="00BF64C9">
            <w:pPr>
              <w:pStyle w:val="a4"/>
              <w:numPr>
                <w:ilvl w:val="0"/>
                <w:numId w:val="231"/>
              </w:numPr>
              <w:spacing w:after="0" w:line="273" w:lineRule="exact"/>
              <w:ind w:right="20"/>
              <w:rPr>
                <w:ins w:id="3924" w:author="2" w:date="2021-08-31T10:55:00Z"/>
                <w:rFonts w:ascii="Times New Roman" w:eastAsia="Century Schoolbook" w:hAnsi="Times New Roman" w:cs="Times New Roman"/>
                <w:color w:val="000000"/>
                <w:sz w:val="20"/>
                <w:szCs w:val="20"/>
                <w:lang w:eastAsia="ru-RU"/>
              </w:rPr>
            </w:pPr>
            <w:ins w:id="3925" w:author="2" w:date="2021-08-31T10:55:00Z">
              <w:r w:rsidRPr="006F33AA">
                <w:rPr>
                  <w:rFonts w:ascii="Times New Roman" w:eastAsia="Century Schoolbook" w:hAnsi="Times New Roman" w:cs="Times New Roman"/>
                  <w:color w:val="000000"/>
                  <w:sz w:val="20"/>
                  <w:szCs w:val="20"/>
                  <w:lang w:eastAsia="ru-RU"/>
                </w:rPr>
                <w:t>0,85см</w:t>
              </w:r>
            </w:ins>
          </w:p>
          <w:p w14:paraId="74546D30" w14:textId="77777777" w:rsidR="00BF64C9" w:rsidRPr="006F33AA" w:rsidRDefault="00BF64C9" w:rsidP="00BF64C9">
            <w:pPr>
              <w:pStyle w:val="a4"/>
              <w:numPr>
                <w:ilvl w:val="0"/>
                <w:numId w:val="231"/>
              </w:numPr>
              <w:spacing w:after="0" w:line="273" w:lineRule="exact"/>
              <w:ind w:right="20"/>
              <w:rPr>
                <w:ins w:id="3926" w:author="2" w:date="2021-08-31T10:55:00Z"/>
                <w:rFonts w:ascii="Times New Roman" w:eastAsia="Century Schoolbook" w:hAnsi="Times New Roman" w:cs="Times New Roman"/>
                <w:color w:val="000000"/>
                <w:sz w:val="20"/>
                <w:szCs w:val="20"/>
                <w:lang w:eastAsia="ru-RU"/>
              </w:rPr>
            </w:pPr>
            <w:ins w:id="3927" w:author="2" w:date="2021-08-31T10:55:00Z">
              <w:r w:rsidRPr="006F33AA">
                <w:rPr>
                  <w:rFonts w:ascii="Times New Roman" w:eastAsia="Century Schoolbook" w:hAnsi="Times New Roman" w:cs="Times New Roman"/>
                  <w:color w:val="000000"/>
                  <w:sz w:val="20"/>
                  <w:szCs w:val="20"/>
                  <w:lang w:eastAsia="ru-RU"/>
                </w:rPr>
                <w:t>4,2см</w:t>
              </w:r>
            </w:ins>
          </w:p>
          <w:p w14:paraId="6CC9ACEB" w14:textId="65EDB728" w:rsidR="004D5EB2" w:rsidRPr="006F33AA" w:rsidRDefault="00D063AD" w:rsidP="00BF64C9">
            <w:pPr>
              <w:pStyle w:val="a4"/>
              <w:numPr>
                <w:ilvl w:val="0"/>
                <w:numId w:val="231"/>
              </w:numPr>
              <w:spacing w:after="0" w:line="273" w:lineRule="exact"/>
              <w:ind w:right="20"/>
              <w:rPr>
                <w:rFonts w:ascii="Times New Roman" w:hAnsi="Times New Roman"/>
                <w:color w:val="000000"/>
                <w:sz w:val="20"/>
                <w:rPrChange w:id="3928" w:author="2" w:date="2021-08-31T10:55:00Z">
                  <w:rPr>
                    <w:rFonts w:ascii="Times New Roman" w:eastAsia="Century Schoolbook" w:hAnsi="Times New Roman" w:cs="Times New Roman"/>
                    <w:color w:val="000000"/>
                    <w:sz w:val="24"/>
                    <w:szCs w:val="24"/>
                    <w:lang w:eastAsia="ru-RU"/>
                  </w:rPr>
                </w:rPrChange>
              </w:rPr>
              <w:pPrChange w:id="3929" w:author="2" w:date="2021-08-31T10:55:00Z">
                <w:pPr>
                  <w:pStyle w:val="a4"/>
                  <w:framePr w:hSpace="180" w:wrap="around" w:hAnchor="margin" w:y="665"/>
                  <w:spacing w:after="0" w:line="273" w:lineRule="exact"/>
                  <w:ind w:left="346" w:right="20" w:firstLine="142"/>
                </w:pPr>
              </w:pPrChange>
            </w:pPr>
            <w:ins w:id="3930" w:author="2" w:date="2021-08-31T10:55:00Z">
              <w:r w:rsidRPr="006F33AA">
                <w:rPr>
                  <w:rFonts w:ascii="Times New Roman" w:eastAsia="Century Schoolbook" w:hAnsi="Times New Roman" w:cs="Times New Roman"/>
                  <w:color w:val="000000"/>
                  <w:sz w:val="20"/>
                  <w:szCs w:val="20"/>
                  <w:lang w:eastAsia="ru-RU"/>
                </w:rPr>
                <w:t>2,8</w:t>
              </w:r>
              <w:r w:rsidR="00D73E53" w:rsidRPr="006F33AA">
                <w:rPr>
                  <w:rFonts w:ascii="Times New Roman" w:eastAsia="Century Schoolbook" w:hAnsi="Times New Roman" w:cs="Times New Roman"/>
                  <w:color w:val="000000"/>
                  <w:sz w:val="20"/>
                  <w:szCs w:val="20"/>
                  <w:lang w:eastAsia="ru-RU"/>
                </w:rPr>
                <w:t>см</w:t>
              </w:r>
            </w:ins>
          </w:p>
        </w:tc>
        <w:tc>
          <w:tcPr>
            <w:tcW w:w="567" w:type="dxa"/>
            <w:gridSpan w:val="2"/>
            <w:tcPrChange w:id="3931" w:author="2" w:date="2021-08-31T10:55:00Z">
              <w:tcPr>
                <w:tcW w:w="547" w:type="dxa"/>
              </w:tcPr>
            </w:tcPrChange>
          </w:tcPr>
          <w:p w14:paraId="0FFBA81D" w14:textId="6B9868F3" w:rsidR="004D5EB2" w:rsidRPr="00450F2B" w:rsidRDefault="00D73E53" w:rsidP="00450F2B">
            <w:pPr>
              <w:tabs>
                <w:tab w:val="left" w:pos="600"/>
                <w:tab w:val="left" w:pos="851"/>
              </w:tabs>
              <w:ind w:right="34" w:firstLine="142"/>
              <w:rPr>
                <w:rFonts w:ascii="Times New Roman" w:hAnsi="Times New Roman" w:cs="Times New Roman"/>
                <w:sz w:val="24"/>
                <w:szCs w:val="24"/>
              </w:rPr>
            </w:pPr>
            <w:ins w:id="3932" w:author="2" w:date="2021-08-31T10:55:00Z">
              <w:r>
                <w:rPr>
                  <w:rFonts w:ascii="Times New Roman" w:hAnsi="Times New Roman" w:cs="Times New Roman"/>
                  <w:sz w:val="24"/>
                  <w:szCs w:val="24"/>
                </w:rPr>
                <w:t>1</w:t>
              </w:r>
            </w:ins>
          </w:p>
        </w:tc>
      </w:tr>
      <w:tr w:rsidR="004D5EB2" w:rsidRPr="00450F2B" w14:paraId="063A5789" w14:textId="77777777" w:rsidTr="00911EF6">
        <w:trPr>
          <w:trHeight w:val="825"/>
          <w:trPrChange w:id="3933" w:author="2" w:date="2021-08-31T10:55:00Z">
            <w:trPr>
              <w:trHeight w:val="825"/>
            </w:trPr>
          </w:trPrChange>
        </w:trPr>
        <w:tc>
          <w:tcPr>
            <w:tcW w:w="846" w:type="dxa"/>
            <w:tcPrChange w:id="3934" w:author="2" w:date="2021-08-31T10:55:00Z">
              <w:tcPr>
                <w:tcW w:w="846" w:type="dxa"/>
              </w:tcPr>
            </w:tcPrChange>
          </w:tcPr>
          <w:p w14:paraId="64A3E224" w14:textId="77777777" w:rsidR="004D5EB2" w:rsidRPr="00450F2B" w:rsidRDefault="004D5EB2" w:rsidP="00450F2B">
            <w:pPr>
              <w:spacing w:after="120"/>
              <w:rPr>
                <w:rFonts w:ascii="Times New Roman" w:hAnsi="Times New Roman" w:cs="Times New Roman"/>
                <w:sz w:val="24"/>
                <w:szCs w:val="24"/>
              </w:rPr>
            </w:pPr>
          </w:p>
        </w:tc>
        <w:tc>
          <w:tcPr>
            <w:tcW w:w="1843" w:type="dxa"/>
            <w:tcPrChange w:id="3935" w:author="2" w:date="2021-08-31T10:55:00Z">
              <w:tcPr>
                <w:tcW w:w="1843" w:type="dxa"/>
              </w:tcPr>
            </w:tcPrChange>
          </w:tcPr>
          <w:p w14:paraId="7E275910" w14:textId="77777777" w:rsidR="004D5EB2" w:rsidRPr="00450F2B" w:rsidRDefault="004D5EB2" w:rsidP="00450F2B">
            <w:pPr>
              <w:spacing w:after="120"/>
              <w:rPr>
                <w:rFonts w:ascii="Times New Roman" w:hAnsi="Times New Roman" w:cs="Times New Roman"/>
                <w:sz w:val="24"/>
                <w:szCs w:val="24"/>
              </w:rPr>
            </w:pPr>
          </w:p>
        </w:tc>
        <w:tc>
          <w:tcPr>
            <w:tcW w:w="425" w:type="dxa"/>
            <w:tcPrChange w:id="3936" w:author="2" w:date="2021-08-31T10:55:00Z">
              <w:tcPr>
                <w:tcW w:w="425" w:type="dxa"/>
              </w:tcPr>
            </w:tcPrChange>
          </w:tcPr>
          <w:p w14:paraId="4690C0C9" w14:textId="77777777" w:rsidR="004D5EB2" w:rsidRPr="00450F2B" w:rsidRDefault="004D5EB2" w:rsidP="00450F2B">
            <w:pPr>
              <w:spacing w:after="120"/>
              <w:rPr>
                <w:rFonts w:ascii="Times New Roman" w:hAnsi="Times New Roman" w:cs="Times New Roman"/>
                <w:sz w:val="24"/>
                <w:szCs w:val="24"/>
              </w:rPr>
            </w:pPr>
          </w:p>
        </w:tc>
        <w:tc>
          <w:tcPr>
            <w:tcW w:w="392" w:type="dxa"/>
            <w:tcPrChange w:id="3937" w:author="2" w:date="2021-08-31T10:55:00Z">
              <w:tcPr>
                <w:tcW w:w="392" w:type="dxa"/>
              </w:tcPr>
            </w:tcPrChange>
          </w:tcPr>
          <w:p w14:paraId="3A40B02B" w14:textId="77777777" w:rsidR="004D5EB2" w:rsidRPr="00450F2B" w:rsidRDefault="004D5EB2" w:rsidP="00450F2B">
            <w:pPr>
              <w:spacing w:after="120"/>
              <w:rPr>
                <w:rFonts w:ascii="Times New Roman" w:hAnsi="Times New Roman" w:cs="Times New Roman"/>
                <w:sz w:val="24"/>
                <w:szCs w:val="24"/>
              </w:rPr>
            </w:pPr>
          </w:p>
        </w:tc>
        <w:tc>
          <w:tcPr>
            <w:tcW w:w="553" w:type="dxa"/>
            <w:tcPrChange w:id="3938" w:author="2" w:date="2021-08-31T10:55:00Z">
              <w:tcPr>
                <w:tcW w:w="553" w:type="dxa"/>
              </w:tcPr>
            </w:tcPrChange>
          </w:tcPr>
          <w:p w14:paraId="5EB33098" w14:textId="5FB407BB" w:rsidR="004D5EB2" w:rsidRDefault="00D259EF" w:rsidP="00450F2B">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3939" w:author="2" w:date="2021-08-31T10:55:00Z">
              <w:tcPr>
                <w:tcW w:w="6001" w:type="dxa"/>
              </w:tcPr>
            </w:tcPrChange>
          </w:tcPr>
          <w:p w14:paraId="66C331B4" w14:textId="18E230A4" w:rsidR="00D259EF" w:rsidRPr="00D259EF" w:rsidRDefault="00D259EF" w:rsidP="00D259EF">
            <w:pPr>
              <w:pStyle w:val="6"/>
              <w:shd w:val="clear" w:color="auto" w:fill="auto"/>
              <w:tabs>
                <w:tab w:val="left" w:pos="318"/>
              </w:tabs>
              <w:spacing w:before="0"/>
              <w:ind w:firstLine="0"/>
              <w:rPr>
                <w:rFonts w:ascii="Times New Roman" w:hAnsi="Times New Roman" w:cs="Times New Roman"/>
                <w:sz w:val="20"/>
                <w:szCs w:val="20"/>
              </w:rPr>
            </w:pPr>
            <w:r w:rsidRPr="00D259EF">
              <w:rPr>
                <w:rStyle w:val="1"/>
                <w:rFonts w:ascii="Times New Roman" w:hAnsi="Times New Roman" w:cs="Times New Roman"/>
                <w:sz w:val="20"/>
                <w:szCs w:val="20"/>
              </w:rPr>
              <w:t>Луч света падает на плоскопараллельную стеклянную пластинку под углом 60° к нормали. Определить, под каким углом он вый</w:t>
            </w:r>
            <w:r w:rsidRPr="00D259EF">
              <w:rPr>
                <w:rStyle w:val="1"/>
                <w:rFonts w:ascii="Times New Roman" w:hAnsi="Times New Roman" w:cs="Times New Roman"/>
                <w:sz w:val="20"/>
                <w:szCs w:val="20"/>
              </w:rPr>
              <w:softHyphen/>
              <w:t>дет из пластинки</w:t>
            </w:r>
            <w:del w:id="3940" w:author="2" w:date="2021-08-31T10:55:00Z">
              <w:r w:rsidRPr="00D259EF">
                <w:rPr>
                  <w:rStyle w:val="1"/>
                  <w:rFonts w:ascii="Times New Roman" w:hAnsi="Times New Roman" w:cs="Times New Roman"/>
                  <w:sz w:val="20"/>
                  <w:szCs w:val="20"/>
                </w:rPr>
                <w:delText xml:space="preserve"> и на сколько сместится выходящий луч</w:delText>
              </w:r>
            </w:del>
            <w:r w:rsidRPr="00D259EF">
              <w:rPr>
                <w:rStyle w:val="1"/>
                <w:rFonts w:ascii="Times New Roman" w:hAnsi="Times New Roman" w:cs="Times New Roman"/>
                <w:sz w:val="20"/>
                <w:szCs w:val="20"/>
              </w:rPr>
              <w:t>, если толщина пластинки равна 10 см</w:t>
            </w:r>
          </w:p>
          <w:p w14:paraId="1B5C224B" w14:textId="77777777" w:rsidR="004D5EB2" w:rsidRPr="00D259EF" w:rsidRDefault="004D5EB2" w:rsidP="00D259EF">
            <w:pPr>
              <w:jc w:val="both"/>
              <w:rPr>
                <w:rFonts w:ascii="Times New Roman" w:eastAsia="Times New Roman" w:hAnsi="Times New Roman" w:cs="Times New Roman"/>
                <w:color w:val="000000"/>
                <w:sz w:val="20"/>
                <w:szCs w:val="20"/>
                <w:lang w:eastAsia="ru-RU"/>
              </w:rPr>
            </w:pPr>
          </w:p>
        </w:tc>
        <w:tc>
          <w:tcPr>
            <w:tcW w:w="4961" w:type="dxa"/>
            <w:gridSpan w:val="2"/>
            <w:tcPrChange w:id="3941" w:author="2" w:date="2021-08-31T10:55:00Z">
              <w:tcPr>
                <w:tcW w:w="4839" w:type="dxa"/>
              </w:tcPr>
            </w:tcPrChange>
          </w:tcPr>
          <w:p w14:paraId="50FF0FF0" w14:textId="77777777" w:rsidR="004D5EB2" w:rsidRPr="006F33AA" w:rsidRDefault="00D73E53" w:rsidP="00D73E53">
            <w:pPr>
              <w:pStyle w:val="a4"/>
              <w:numPr>
                <w:ilvl w:val="0"/>
                <w:numId w:val="232"/>
              </w:numPr>
              <w:spacing w:after="0" w:line="273" w:lineRule="exact"/>
              <w:ind w:right="20"/>
              <w:rPr>
                <w:ins w:id="3942" w:author="2" w:date="2021-08-31T10:55:00Z"/>
                <w:rFonts w:ascii="Times New Roman" w:eastAsia="Century Schoolbook" w:hAnsi="Times New Roman" w:cs="Times New Roman"/>
                <w:color w:val="000000"/>
                <w:sz w:val="20"/>
                <w:szCs w:val="20"/>
                <w:lang w:eastAsia="ru-RU"/>
              </w:rPr>
            </w:pPr>
            <w:ins w:id="3943" w:author="2" w:date="2021-08-31T10:55:00Z">
              <w:r w:rsidRPr="006F33AA">
                <w:rPr>
                  <w:rFonts w:ascii="Times New Roman" w:eastAsia="Century Schoolbook" w:hAnsi="Times New Roman" w:cs="Times New Roman"/>
                  <w:color w:val="000000"/>
                  <w:sz w:val="20"/>
                  <w:szCs w:val="20"/>
                  <w:lang w:eastAsia="ru-RU"/>
                </w:rPr>
                <w:t xml:space="preserve">60° </w:t>
              </w:r>
            </w:ins>
          </w:p>
          <w:p w14:paraId="6413461F" w14:textId="77777777" w:rsidR="00D73E53" w:rsidRPr="006F33AA" w:rsidRDefault="00D73E53" w:rsidP="00D73E53">
            <w:pPr>
              <w:pStyle w:val="a4"/>
              <w:numPr>
                <w:ilvl w:val="0"/>
                <w:numId w:val="232"/>
              </w:numPr>
              <w:spacing w:after="0" w:line="273" w:lineRule="exact"/>
              <w:ind w:right="20"/>
              <w:rPr>
                <w:ins w:id="3944" w:author="2" w:date="2021-08-31T10:55:00Z"/>
                <w:rFonts w:ascii="Times New Roman" w:eastAsia="Century Schoolbook" w:hAnsi="Times New Roman" w:cs="Times New Roman"/>
                <w:color w:val="000000"/>
                <w:sz w:val="20"/>
                <w:szCs w:val="20"/>
                <w:lang w:eastAsia="ru-RU"/>
              </w:rPr>
            </w:pPr>
            <w:ins w:id="3945" w:author="2" w:date="2021-08-31T10:55:00Z">
              <w:r w:rsidRPr="006F33AA">
                <w:rPr>
                  <w:rFonts w:ascii="Times New Roman" w:eastAsia="Century Schoolbook" w:hAnsi="Times New Roman" w:cs="Times New Roman"/>
                  <w:color w:val="000000"/>
                  <w:sz w:val="20"/>
                  <w:szCs w:val="20"/>
                  <w:lang w:eastAsia="ru-RU"/>
                </w:rPr>
                <w:t>30°</w:t>
              </w:r>
            </w:ins>
          </w:p>
          <w:p w14:paraId="52760E98" w14:textId="77777777" w:rsidR="00D73E53" w:rsidRPr="006F33AA" w:rsidRDefault="00D73E53" w:rsidP="00D73E53">
            <w:pPr>
              <w:pStyle w:val="a4"/>
              <w:numPr>
                <w:ilvl w:val="0"/>
                <w:numId w:val="232"/>
              </w:numPr>
              <w:spacing w:after="0" w:line="273" w:lineRule="exact"/>
              <w:ind w:right="20"/>
              <w:rPr>
                <w:ins w:id="3946" w:author="2" w:date="2021-08-31T10:55:00Z"/>
                <w:rFonts w:ascii="Times New Roman" w:eastAsia="Century Schoolbook" w:hAnsi="Times New Roman" w:cs="Times New Roman"/>
                <w:color w:val="000000"/>
                <w:sz w:val="20"/>
                <w:szCs w:val="20"/>
                <w:lang w:eastAsia="ru-RU"/>
              </w:rPr>
            </w:pPr>
            <w:ins w:id="3947" w:author="2" w:date="2021-08-31T10:55:00Z">
              <w:r w:rsidRPr="006F33AA">
                <w:rPr>
                  <w:rFonts w:ascii="Times New Roman" w:eastAsia="Century Schoolbook" w:hAnsi="Times New Roman" w:cs="Times New Roman"/>
                  <w:color w:val="000000"/>
                  <w:sz w:val="20"/>
                  <w:szCs w:val="20"/>
                  <w:lang w:eastAsia="ru-RU"/>
                </w:rPr>
                <w:t>75°</w:t>
              </w:r>
            </w:ins>
          </w:p>
          <w:p w14:paraId="389C6060" w14:textId="161AB650" w:rsidR="004D5EB2" w:rsidRPr="006F33AA" w:rsidRDefault="00D73E53" w:rsidP="00D73E53">
            <w:pPr>
              <w:pStyle w:val="a4"/>
              <w:numPr>
                <w:ilvl w:val="0"/>
                <w:numId w:val="232"/>
              </w:numPr>
              <w:spacing w:after="0" w:line="273" w:lineRule="exact"/>
              <w:ind w:right="20"/>
              <w:rPr>
                <w:rFonts w:ascii="Times New Roman" w:hAnsi="Times New Roman"/>
                <w:color w:val="000000"/>
                <w:sz w:val="20"/>
                <w:rPrChange w:id="3948" w:author="2" w:date="2021-08-31T10:55:00Z">
                  <w:rPr>
                    <w:rFonts w:ascii="Times New Roman" w:eastAsia="Century Schoolbook" w:hAnsi="Times New Roman" w:cs="Times New Roman"/>
                    <w:color w:val="000000"/>
                    <w:sz w:val="24"/>
                    <w:szCs w:val="24"/>
                    <w:lang w:eastAsia="ru-RU"/>
                  </w:rPr>
                </w:rPrChange>
              </w:rPr>
              <w:pPrChange w:id="3949" w:author="2" w:date="2021-08-31T10:55:00Z">
                <w:pPr>
                  <w:pStyle w:val="a4"/>
                  <w:framePr w:hSpace="180" w:wrap="around" w:hAnchor="margin" w:y="665"/>
                  <w:spacing w:after="0" w:line="273" w:lineRule="exact"/>
                  <w:ind w:left="346" w:right="20" w:firstLine="142"/>
                </w:pPr>
              </w:pPrChange>
            </w:pPr>
            <w:ins w:id="3950" w:author="2" w:date="2021-08-31T10:55:00Z">
              <w:r w:rsidRPr="006F33AA">
                <w:rPr>
                  <w:rFonts w:ascii="Times New Roman" w:eastAsia="Century Schoolbook" w:hAnsi="Times New Roman" w:cs="Times New Roman"/>
                  <w:color w:val="000000"/>
                  <w:sz w:val="20"/>
                  <w:szCs w:val="20"/>
                  <w:lang w:eastAsia="ru-RU"/>
                </w:rPr>
                <w:t>15°</w:t>
              </w:r>
            </w:ins>
          </w:p>
        </w:tc>
        <w:tc>
          <w:tcPr>
            <w:tcW w:w="567" w:type="dxa"/>
            <w:gridSpan w:val="2"/>
            <w:tcPrChange w:id="3951" w:author="2" w:date="2021-08-31T10:55:00Z">
              <w:tcPr>
                <w:tcW w:w="547" w:type="dxa"/>
              </w:tcPr>
            </w:tcPrChange>
          </w:tcPr>
          <w:p w14:paraId="622A2780" w14:textId="19D0CD6B" w:rsidR="004D5EB2" w:rsidRPr="00450F2B" w:rsidRDefault="00D73E53" w:rsidP="00450F2B">
            <w:pPr>
              <w:tabs>
                <w:tab w:val="left" w:pos="600"/>
                <w:tab w:val="left" w:pos="851"/>
              </w:tabs>
              <w:ind w:right="34" w:firstLine="142"/>
              <w:rPr>
                <w:rFonts w:ascii="Times New Roman" w:hAnsi="Times New Roman" w:cs="Times New Roman"/>
                <w:sz w:val="24"/>
                <w:szCs w:val="24"/>
              </w:rPr>
            </w:pPr>
            <w:ins w:id="3952" w:author="2" w:date="2021-08-31T10:55:00Z">
              <w:r>
                <w:rPr>
                  <w:rFonts w:ascii="Times New Roman" w:hAnsi="Times New Roman" w:cs="Times New Roman"/>
                  <w:sz w:val="24"/>
                  <w:szCs w:val="24"/>
                </w:rPr>
                <w:t>1</w:t>
              </w:r>
            </w:ins>
          </w:p>
        </w:tc>
      </w:tr>
      <w:tr w:rsidR="004D5EB2" w:rsidRPr="00450F2B" w14:paraId="7DE3103B" w14:textId="77777777" w:rsidTr="00911EF6">
        <w:trPr>
          <w:trHeight w:val="1422"/>
          <w:trPrChange w:id="3953" w:author="2" w:date="2021-08-31T10:55:00Z">
            <w:trPr>
              <w:trHeight w:val="1422"/>
            </w:trPr>
          </w:trPrChange>
        </w:trPr>
        <w:tc>
          <w:tcPr>
            <w:tcW w:w="846" w:type="dxa"/>
            <w:tcPrChange w:id="3954" w:author="2" w:date="2021-08-31T10:55:00Z">
              <w:tcPr>
                <w:tcW w:w="846" w:type="dxa"/>
              </w:tcPr>
            </w:tcPrChange>
          </w:tcPr>
          <w:p w14:paraId="03B4D7C9" w14:textId="77777777" w:rsidR="004D5EB2" w:rsidRPr="00450F2B" w:rsidRDefault="004D5EB2" w:rsidP="00450F2B">
            <w:pPr>
              <w:spacing w:after="120"/>
              <w:rPr>
                <w:rFonts w:ascii="Times New Roman" w:hAnsi="Times New Roman" w:cs="Times New Roman"/>
                <w:sz w:val="24"/>
                <w:szCs w:val="24"/>
              </w:rPr>
            </w:pPr>
          </w:p>
        </w:tc>
        <w:tc>
          <w:tcPr>
            <w:tcW w:w="1843" w:type="dxa"/>
            <w:tcPrChange w:id="3955" w:author="2" w:date="2021-08-31T10:55:00Z">
              <w:tcPr>
                <w:tcW w:w="1843" w:type="dxa"/>
              </w:tcPr>
            </w:tcPrChange>
          </w:tcPr>
          <w:p w14:paraId="4BC6DC7C" w14:textId="77777777" w:rsidR="004D5EB2" w:rsidRPr="00450F2B" w:rsidRDefault="004D5EB2" w:rsidP="00450F2B">
            <w:pPr>
              <w:spacing w:after="120"/>
              <w:rPr>
                <w:rFonts w:ascii="Times New Roman" w:hAnsi="Times New Roman" w:cs="Times New Roman"/>
                <w:sz w:val="24"/>
                <w:szCs w:val="24"/>
              </w:rPr>
            </w:pPr>
          </w:p>
        </w:tc>
        <w:tc>
          <w:tcPr>
            <w:tcW w:w="425" w:type="dxa"/>
            <w:tcPrChange w:id="3956" w:author="2" w:date="2021-08-31T10:55:00Z">
              <w:tcPr>
                <w:tcW w:w="425" w:type="dxa"/>
              </w:tcPr>
            </w:tcPrChange>
          </w:tcPr>
          <w:p w14:paraId="2705702B" w14:textId="77777777" w:rsidR="004D5EB2" w:rsidRPr="00450F2B" w:rsidRDefault="004D5EB2" w:rsidP="00450F2B">
            <w:pPr>
              <w:spacing w:after="120"/>
              <w:rPr>
                <w:rFonts w:ascii="Times New Roman" w:hAnsi="Times New Roman" w:cs="Times New Roman"/>
                <w:sz w:val="24"/>
                <w:szCs w:val="24"/>
              </w:rPr>
            </w:pPr>
          </w:p>
        </w:tc>
        <w:tc>
          <w:tcPr>
            <w:tcW w:w="392" w:type="dxa"/>
            <w:tcPrChange w:id="3957" w:author="2" w:date="2021-08-31T10:55:00Z">
              <w:tcPr>
                <w:tcW w:w="392" w:type="dxa"/>
              </w:tcPr>
            </w:tcPrChange>
          </w:tcPr>
          <w:p w14:paraId="16ACE369" w14:textId="77777777" w:rsidR="004D5EB2" w:rsidRPr="00450F2B" w:rsidRDefault="004D5EB2" w:rsidP="00450F2B">
            <w:pPr>
              <w:spacing w:after="120"/>
              <w:rPr>
                <w:rFonts w:ascii="Times New Roman" w:hAnsi="Times New Roman" w:cs="Times New Roman"/>
                <w:sz w:val="24"/>
                <w:szCs w:val="24"/>
              </w:rPr>
            </w:pPr>
          </w:p>
        </w:tc>
        <w:tc>
          <w:tcPr>
            <w:tcW w:w="553" w:type="dxa"/>
            <w:tcPrChange w:id="3958" w:author="2" w:date="2021-08-31T10:55:00Z">
              <w:tcPr>
                <w:tcW w:w="553" w:type="dxa"/>
              </w:tcPr>
            </w:tcPrChange>
          </w:tcPr>
          <w:p w14:paraId="019CF90F" w14:textId="18997A83" w:rsidR="004D5EB2" w:rsidRDefault="00D259EF" w:rsidP="00450F2B">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3959" w:author="2" w:date="2021-08-31T10:55:00Z">
              <w:tcPr>
                <w:tcW w:w="6001" w:type="dxa"/>
              </w:tcPr>
            </w:tcPrChange>
          </w:tcPr>
          <w:p w14:paraId="5837949D" w14:textId="77777777" w:rsidR="00D259EF" w:rsidRPr="00D259EF" w:rsidRDefault="00D259EF" w:rsidP="00D259EF">
            <w:pPr>
              <w:pStyle w:val="6"/>
              <w:shd w:val="clear" w:color="auto" w:fill="auto"/>
              <w:tabs>
                <w:tab w:val="left" w:pos="322"/>
              </w:tabs>
              <w:spacing w:before="0"/>
              <w:ind w:firstLine="0"/>
              <w:rPr>
                <w:rFonts w:ascii="Times New Roman" w:hAnsi="Times New Roman" w:cs="Times New Roman"/>
                <w:sz w:val="20"/>
                <w:szCs w:val="20"/>
              </w:rPr>
            </w:pPr>
            <w:r w:rsidRPr="00D259EF">
              <w:rPr>
                <w:rStyle w:val="1"/>
                <w:rFonts w:ascii="Times New Roman" w:hAnsi="Times New Roman" w:cs="Times New Roman"/>
                <w:sz w:val="20"/>
                <w:szCs w:val="20"/>
              </w:rPr>
              <w:t xml:space="preserve">Плоскопараллельная стеклянная пластинка толщиной 4,2 см находится в воде. Луч света падает на пластинку под углом 60°. Под каким углом луч, пройдя сквозь пластинку, выйдет из неё? </w:t>
            </w:r>
            <w:del w:id="3960" w:author="2" w:date="2021-08-31T10:55:00Z">
              <w:r w:rsidRPr="00D259EF">
                <w:rPr>
                  <w:rStyle w:val="1"/>
                  <w:rFonts w:ascii="Times New Roman" w:hAnsi="Times New Roman" w:cs="Times New Roman"/>
                  <w:sz w:val="20"/>
                  <w:szCs w:val="20"/>
                </w:rPr>
                <w:delText xml:space="preserve">Каково смещение луча при выходе его из пластинки? </w:delText>
              </w:r>
            </w:del>
            <w:r w:rsidRPr="00D259EF">
              <w:rPr>
                <w:rStyle w:val="1"/>
                <w:rFonts w:ascii="Times New Roman" w:hAnsi="Times New Roman" w:cs="Times New Roman"/>
                <w:sz w:val="20"/>
                <w:szCs w:val="20"/>
              </w:rPr>
              <w:t>Абсолют</w:t>
            </w:r>
            <w:r w:rsidRPr="00D259EF">
              <w:rPr>
                <w:rStyle w:val="1"/>
                <w:rFonts w:ascii="Times New Roman" w:hAnsi="Times New Roman" w:cs="Times New Roman"/>
                <w:sz w:val="20"/>
                <w:szCs w:val="20"/>
              </w:rPr>
              <w:softHyphen/>
              <w:t>ные показатели преломления воды и стекла равны соответствен</w:t>
            </w:r>
            <w:r w:rsidRPr="00D259EF">
              <w:rPr>
                <w:rStyle w:val="1"/>
                <w:rFonts w:ascii="Times New Roman" w:hAnsi="Times New Roman" w:cs="Times New Roman"/>
                <w:sz w:val="20"/>
                <w:szCs w:val="20"/>
              </w:rPr>
              <w:softHyphen/>
              <w:t>но 1,33 и 1,5.</w:t>
            </w:r>
          </w:p>
          <w:p w14:paraId="7E0B539E" w14:textId="77777777" w:rsidR="004D5EB2" w:rsidRPr="00D259EF" w:rsidRDefault="004D5EB2" w:rsidP="00D259EF">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3961" w:author="2" w:date="2021-08-31T10:55:00Z">
              <w:tcPr>
                <w:tcW w:w="4839" w:type="dxa"/>
              </w:tcPr>
            </w:tcPrChange>
          </w:tcPr>
          <w:p w14:paraId="7A6537BE" w14:textId="77777777" w:rsidR="004D5EB2" w:rsidRPr="006F33AA" w:rsidRDefault="00D73E53" w:rsidP="00D73E53">
            <w:pPr>
              <w:pStyle w:val="a4"/>
              <w:numPr>
                <w:ilvl w:val="0"/>
                <w:numId w:val="233"/>
              </w:numPr>
              <w:spacing w:after="0" w:line="273" w:lineRule="exact"/>
              <w:ind w:right="20"/>
              <w:rPr>
                <w:ins w:id="3962" w:author="2" w:date="2021-08-31T10:55:00Z"/>
                <w:rFonts w:ascii="Times New Roman" w:eastAsia="Century Schoolbook" w:hAnsi="Times New Roman" w:cs="Times New Roman"/>
                <w:color w:val="000000"/>
                <w:sz w:val="20"/>
                <w:szCs w:val="20"/>
                <w:lang w:eastAsia="ru-RU"/>
              </w:rPr>
            </w:pPr>
            <w:ins w:id="3963" w:author="2" w:date="2021-08-31T10:55:00Z">
              <w:r w:rsidRPr="006F33AA">
                <w:rPr>
                  <w:rFonts w:ascii="Times New Roman" w:eastAsia="Century Schoolbook" w:hAnsi="Times New Roman" w:cs="Times New Roman"/>
                  <w:color w:val="000000"/>
                  <w:sz w:val="20"/>
                  <w:szCs w:val="20"/>
                  <w:lang w:eastAsia="ru-RU"/>
                </w:rPr>
                <w:t>50°</w:t>
              </w:r>
            </w:ins>
          </w:p>
          <w:p w14:paraId="181864DE" w14:textId="77777777" w:rsidR="00D73E53" w:rsidRPr="006F33AA" w:rsidRDefault="00D73E53" w:rsidP="00D73E53">
            <w:pPr>
              <w:pStyle w:val="a4"/>
              <w:numPr>
                <w:ilvl w:val="0"/>
                <w:numId w:val="233"/>
              </w:numPr>
              <w:spacing w:after="0" w:line="273" w:lineRule="exact"/>
              <w:ind w:right="20"/>
              <w:rPr>
                <w:ins w:id="3964" w:author="2" w:date="2021-08-31T10:55:00Z"/>
                <w:rFonts w:ascii="Times New Roman" w:eastAsia="Century Schoolbook" w:hAnsi="Times New Roman" w:cs="Times New Roman"/>
                <w:color w:val="000000"/>
                <w:sz w:val="20"/>
                <w:szCs w:val="20"/>
                <w:lang w:eastAsia="ru-RU"/>
              </w:rPr>
            </w:pPr>
            <w:ins w:id="3965" w:author="2" w:date="2021-08-31T10:55:00Z">
              <w:r w:rsidRPr="006F33AA">
                <w:rPr>
                  <w:rFonts w:ascii="Times New Roman" w:eastAsia="Century Schoolbook" w:hAnsi="Times New Roman" w:cs="Times New Roman"/>
                  <w:color w:val="000000"/>
                  <w:sz w:val="20"/>
                  <w:szCs w:val="20"/>
                  <w:lang w:eastAsia="ru-RU"/>
                </w:rPr>
                <w:t>30°</w:t>
              </w:r>
            </w:ins>
          </w:p>
          <w:p w14:paraId="7AE26167" w14:textId="77777777" w:rsidR="00D73E53" w:rsidRPr="006F33AA" w:rsidRDefault="00D73E53" w:rsidP="00D73E53">
            <w:pPr>
              <w:pStyle w:val="a4"/>
              <w:numPr>
                <w:ilvl w:val="0"/>
                <w:numId w:val="233"/>
              </w:numPr>
              <w:spacing w:after="0" w:line="273" w:lineRule="exact"/>
              <w:ind w:right="20"/>
              <w:rPr>
                <w:ins w:id="3966" w:author="2" w:date="2021-08-31T10:55:00Z"/>
                <w:rFonts w:ascii="Times New Roman" w:eastAsia="Century Schoolbook" w:hAnsi="Times New Roman" w:cs="Times New Roman"/>
                <w:color w:val="000000"/>
                <w:sz w:val="20"/>
                <w:szCs w:val="20"/>
                <w:lang w:eastAsia="ru-RU"/>
              </w:rPr>
            </w:pPr>
            <w:ins w:id="3967" w:author="2" w:date="2021-08-31T10:55:00Z">
              <w:r w:rsidRPr="006F33AA">
                <w:rPr>
                  <w:rFonts w:ascii="Times New Roman" w:eastAsia="Century Schoolbook" w:hAnsi="Times New Roman" w:cs="Times New Roman"/>
                  <w:color w:val="000000"/>
                  <w:sz w:val="20"/>
                  <w:szCs w:val="20"/>
                  <w:lang w:eastAsia="ru-RU"/>
                </w:rPr>
                <w:t>60°</w:t>
              </w:r>
            </w:ins>
          </w:p>
          <w:p w14:paraId="1393C3D2" w14:textId="59BF9491" w:rsidR="004D5EB2" w:rsidRPr="006F33AA" w:rsidRDefault="00D73E53" w:rsidP="00D73E53">
            <w:pPr>
              <w:pStyle w:val="a4"/>
              <w:numPr>
                <w:ilvl w:val="0"/>
                <w:numId w:val="233"/>
              </w:numPr>
              <w:spacing w:after="0" w:line="273" w:lineRule="exact"/>
              <w:ind w:right="20"/>
              <w:rPr>
                <w:rFonts w:ascii="Times New Roman" w:hAnsi="Times New Roman"/>
                <w:color w:val="000000"/>
                <w:sz w:val="20"/>
                <w:rPrChange w:id="3968" w:author="2" w:date="2021-08-31T10:55:00Z">
                  <w:rPr>
                    <w:rFonts w:ascii="Times New Roman" w:eastAsia="Century Schoolbook" w:hAnsi="Times New Roman" w:cs="Times New Roman"/>
                    <w:color w:val="000000"/>
                    <w:sz w:val="24"/>
                    <w:szCs w:val="24"/>
                    <w:lang w:eastAsia="ru-RU"/>
                  </w:rPr>
                </w:rPrChange>
              </w:rPr>
              <w:pPrChange w:id="3969" w:author="2" w:date="2021-08-31T10:55:00Z">
                <w:pPr>
                  <w:pStyle w:val="a4"/>
                  <w:framePr w:hSpace="180" w:wrap="around" w:hAnchor="margin" w:y="665"/>
                  <w:spacing w:after="0" w:line="273" w:lineRule="exact"/>
                  <w:ind w:left="346" w:right="20" w:firstLine="142"/>
                </w:pPr>
              </w:pPrChange>
            </w:pPr>
            <w:ins w:id="3970" w:author="2" w:date="2021-08-31T10:55:00Z">
              <w:r w:rsidRPr="006F33AA">
                <w:rPr>
                  <w:rFonts w:ascii="Times New Roman" w:eastAsia="Century Schoolbook" w:hAnsi="Times New Roman" w:cs="Times New Roman"/>
                  <w:color w:val="000000"/>
                  <w:sz w:val="20"/>
                  <w:szCs w:val="20"/>
                  <w:lang w:eastAsia="ru-RU"/>
                </w:rPr>
                <w:t>70°</w:t>
              </w:r>
            </w:ins>
          </w:p>
        </w:tc>
        <w:tc>
          <w:tcPr>
            <w:tcW w:w="567" w:type="dxa"/>
            <w:gridSpan w:val="2"/>
            <w:tcPrChange w:id="3971" w:author="2" w:date="2021-08-31T10:55:00Z">
              <w:tcPr>
                <w:tcW w:w="547" w:type="dxa"/>
              </w:tcPr>
            </w:tcPrChange>
          </w:tcPr>
          <w:p w14:paraId="26CC1234" w14:textId="25B36B19" w:rsidR="004D5EB2" w:rsidRPr="00450F2B" w:rsidRDefault="00D73E53" w:rsidP="00450F2B">
            <w:pPr>
              <w:tabs>
                <w:tab w:val="left" w:pos="600"/>
                <w:tab w:val="left" w:pos="851"/>
              </w:tabs>
              <w:ind w:right="34" w:firstLine="142"/>
              <w:rPr>
                <w:rFonts w:ascii="Times New Roman" w:hAnsi="Times New Roman" w:cs="Times New Roman"/>
                <w:sz w:val="24"/>
                <w:szCs w:val="24"/>
              </w:rPr>
            </w:pPr>
            <w:ins w:id="3972" w:author="2" w:date="2021-08-31T10:55:00Z">
              <w:r>
                <w:rPr>
                  <w:rFonts w:ascii="Times New Roman" w:hAnsi="Times New Roman" w:cs="Times New Roman"/>
                  <w:sz w:val="24"/>
                  <w:szCs w:val="24"/>
                </w:rPr>
                <w:t>1</w:t>
              </w:r>
            </w:ins>
          </w:p>
        </w:tc>
      </w:tr>
      <w:tr w:rsidR="004D5EB2" w:rsidRPr="00450F2B" w14:paraId="73F592DD" w14:textId="77777777" w:rsidTr="00911EF6">
        <w:tc>
          <w:tcPr>
            <w:tcW w:w="846" w:type="dxa"/>
            <w:tcPrChange w:id="3973" w:author="2" w:date="2021-08-31T10:55:00Z">
              <w:tcPr>
                <w:tcW w:w="846" w:type="dxa"/>
              </w:tcPr>
            </w:tcPrChange>
          </w:tcPr>
          <w:p w14:paraId="03B1C56B" w14:textId="77777777" w:rsidR="004D5EB2" w:rsidRPr="00450F2B" w:rsidRDefault="004D5EB2" w:rsidP="00450F2B">
            <w:pPr>
              <w:spacing w:after="120"/>
              <w:rPr>
                <w:rFonts w:ascii="Times New Roman" w:hAnsi="Times New Roman" w:cs="Times New Roman"/>
                <w:sz w:val="24"/>
                <w:szCs w:val="24"/>
              </w:rPr>
            </w:pPr>
          </w:p>
        </w:tc>
        <w:tc>
          <w:tcPr>
            <w:tcW w:w="1843" w:type="dxa"/>
            <w:tcPrChange w:id="3974" w:author="2" w:date="2021-08-31T10:55:00Z">
              <w:tcPr>
                <w:tcW w:w="1843" w:type="dxa"/>
              </w:tcPr>
            </w:tcPrChange>
          </w:tcPr>
          <w:p w14:paraId="55EF5AD5" w14:textId="77777777" w:rsidR="004D5EB2" w:rsidRPr="00450F2B" w:rsidRDefault="004D5EB2" w:rsidP="00450F2B">
            <w:pPr>
              <w:spacing w:after="120"/>
              <w:rPr>
                <w:rFonts w:ascii="Times New Roman" w:hAnsi="Times New Roman" w:cs="Times New Roman"/>
                <w:sz w:val="24"/>
                <w:szCs w:val="24"/>
              </w:rPr>
            </w:pPr>
          </w:p>
        </w:tc>
        <w:tc>
          <w:tcPr>
            <w:tcW w:w="425" w:type="dxa"/>
            <w:tcPrChange w:id="3975" w:author="2" w:date="2021-08-31T10:55:00Z">
              <w:tcPr>
                <w:tcW w:w="425" w:type="dxa"/>
              </w:tcPr>
            </w:tcPrChange>
          </w:tcPr>
          <w:p w14:paraId="5A7C89B9" w14:textId="77777777" w:rsidR="004D5EB2" w:rsidRPr="00450F2B" w:rsidRDefault="004D5EB2" w:rsidP="00450F2B">
            <w:pPr>
              <w:spacing w:after="120"/>
              <w:rPr>
                <w:rFonts w:ascii="Times New Roman" w:hAnsi="Times New Roman" w:cs="Times New Roman"/>
                <w:sz w:val="24"/>
                <w:szCs w:val="24"/>
              </w:rPr>
            </w:pPr>
          </w:p>
        </w:tc>
        <w:tc>
          <w:tcPr>
            <w:tcW w:w="392" w:type="dxa"/>
            <w:tcPrChange w:id="3976" w:author="2" w:date="2021-08-31T10:55:00Z">
              <w:tcPr>
                <w:tcW w:w="392" w:type="dxa"/>
              </w:tcPr>
            </w:tcPrChange>
          </w:tcPr>
          <w:p w14:paraId="76BC7112" w14:textId="77777777" w:rsidR="004D5EB2" w:rsidRPr="00450F2B" w:rsidRDefault="004D5EB2" w:rsidP="00450F2B">
            <w:pPr>
              <w:spacing w:after="120"/>
              <w:rPr>
                <w:rFonts w:ascii="Times New Roman" w:hAnsi="Times New Roman" w:cs="Times New Roman"/>
                <w:sz w:val="24"/>
                <w:szCs w:val="24"/>
              </w:rPr>
            </w:pPr>
          </w:p>
        </w:tc>
        <w:tc>
          <w:tcPr>
            <w:tcW w:w="553" w:type="dxa"/>
            <w:tcPrChange w:id="3977" w:author="2" w:date="2021-08-31T10:55:00Z">
              <w:tcPr>
                <w:tcW w:w="553" w:type="dxa"/>
              </w:tcPr>
            </w:tcPrChange>
          </w:tcPr>
          <w:p w14:paraId="364AAAD6" w14:textId="52FDA471" w:rsidR="004D5EB2" w:rsidRDefault="00D259EF" w:rsidP="00450F2B">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3978" w:author="2" w:date="2021-08-31T10:55:00Z">
              <w:tcPr>
                <w:tcW w:w="6001" w:type="dxa"/>
              </w:tcPr>
            </w:tcPrChange>
          </w:tcPr>
          <w:p w14:paraId="288AE2BA" w14:textId="77777777" w:rsidR="00E5192C" w:rsidRPr="00E5192C" w:rsidRDefault="00E5192C" w:rsidP="00E5192C">
            <w:pPr>
              <w:pStyle w:val="28"/>
              <w:shd w:val="clear" w:color="auto" w:fill="auto"/>
              <w:tabs>
                <w:tab w:val="left" w:pos="534"/>
              </w:tabs>
              <w:spacing w:before="0"/>
              <w:ind w:right="20" w:firstLine="0"/>
              <w:rPr>
                <w:rFonts w:ascii="Times New Roman" w:hAnsi="Times New Roman" w:cs="Times New Roman"/>
                <w:sz w:val="20"/>
                <w:szCs w:val="20"/>
              </w:rPr>
            </w:pPr>
            <w:r w:rsidRPr="00E5192C">
              <w:rPr>
                <w:rStyle w:val="1"/>
                <w:rFonts w:ascii="Times New Roman" w:hAnsi="Times New Roman" w:cs="Times New Roman"/>
                <w:sz w:val="20"/>
                <w:szCs w:val="20"/>
              </w:rPr>
              <w:t>Плоскопараллельную стеклянную пластинку с показателем преломления 1,5 поло</w:t>
            </w:r>
            <w:r w:rsidRPr="00E5192C">
              <w:rPr>
                <w:rStyle w:val="1"/>
                <w:rFonts w:ascii="Times New Roman" w:hAnsi="Times New Roman" w:cs="Times New Roman"/>
                <w:sz w:val="20"/>
                <w:szCs w:val="20"/>
              </w:rPr>
              <w:softHyphen/>
              <w:t>жили на плоскопараллельную стеклянную пластинку с показателем преломления 1,6.</w:t>
            </w:r>
            <w:r w:rsidRPr="00E5192C">
              <w:rPr>
                <w:rFonts w:ascii="Times New Roman" w:hAnsi="Times New Roman" w:cs="Times New Roman"/>
                <w:sz w:val="20"/>
                <w:szCs w:val="20"/>
              </w:rPr>
              <w:t xml:space="preserve"> </w:t>
            </w:r>
            <w:r w:rsidRPr="00E5192C">
              <w:rPr>
                <w:rStyle w:val="1"/>
                <w:rFonts w:ascii="Times New Roman" w:hAnsi="Times New Roman" w:cs="Times New Roman"/>
                <w:sz w:val="20"/>
                <w:szCs w:val="20"/>
              </w:rPr>
              <w:t>На верхнюю пластинку падает луч света под углом 50°. Чему равен угол преломления</w:t>
            </w:r>
            <w:r w:rsidRPr="00E5192C">
              <w:rPr>
                <w:rFonts w:ascii="Times New Roman" w:hAnsi="Times New Roman" w:cs="Times New Roman"/>
                <w:sz w:val="20"/>
                <w:szCs w:val="20"/>
              </w:rPr>
              <w:t xml:space="preserve"> </w:t>
            </w:r>
            <w:r w:rsidRPr="00E5192C">
              <w:rPr>
                <w:rStyle w:val="1"/>
                <w:rFonts w:ascii="Times New Roman" w:hAnsi="Times New Roman" w:cs="Times New Roman"/>
                <w:sz w:val="20"/>
                <w:szCs w:val="20"/>
              </w:rPr>
              <w:t>света при выходе из нижней пластинки?</w:t>
            </w:r>
          </w:p>
          <w:p w14:paraId="6988B1C6" w14:textId="77777777" w:rsidR="004D5EB2" w:rsidRPr="00E5192C" w:rsidRDefault="004D5EB2" w:rsidP="00450F2B">
            <w:pPr>
              <w:ind w:firstLine="375"/>
              <w:jc w:val="both"/>
              <w:rPr>
                <w:rFonts w:ascii="Times New Roman" w:eastAsia="Times New Roman" w:hAnsi="Times New Roman" w:cs="Times New Roman"/>
                <w:color w:val="000000"/>
                <w:lang w:val="ru" w:eastAsia="ru-RU"/>
              </w:rPr>
            </w:pPr>
          </w:p>
        </w:tc>
        <w:tc>
          <w:tcPr>
            <w:tcW w:w="4961" w:type="dxa"/>
            <w:gridSpan w:val="2"/>
            <w:tcPrChange w:id="3979" w:author="2" w:date="2021-08-31T10:55:00Z">
              <w:tcPr>
                <w:tcW w:w="4839" w:type="dxa"/>
              </w:tcPr>
            </w:tcPrChange>
          </w:tcPr>
          <w:p w14:paraId="6F20718D" w14:textId="77777777" w:rsidR="004D5EB2" w:rsidRPr="006F33AA" w:rsidRDefault="00D73E53" w:rsidP="00D73E53">
            <w:pPr>
              <w:pStyle w:val="a4"/>
              <w:numPr>
                <w:ilvl w:val="0"/>
                <w:numId w:val="234"/>
              </w:numPr>
              <w:spacing w:after="0" w:line="273" w:lineRule="exact"/>
              <w:ind w:right="20"/>
              <w:rPr>
                <w:ins w:id="3980" w:author="2" w:date="2021-08-31T10:55:00Z"/>
                <w:rFonts w:ascii="Times New Roman" w:eastAsia="Century Schoolbook" w:hAnsi="Times New Roman" w:cs="Times New Roman"/>
                <w:color w:val="000000"/>
                <w:sz w:val="20"/>
                <w:szCs w:val="20"/>
                <w:lang w:eastAsia="ru-RU"/>
              </w:rPr>
            </w:pPr>
            <w:ins w:id="3981" w:author="2" w:date="2021-08-31T10:55:00Z">
              <w:r w:rsidRPr="006F33AA">
                <w:rPr>
                  <w:rFonts w:ascii="Times New Roman" w:eastAsia="Century Schoolbook" w:hAnsi="Times New Roman" w:cs="Times New Roman"/>
                  <w:color w:val="000000"/>
                  <w:sz w:val="20"/>
                  <w:szCs w:val="20"/>
                  <w:lang w:eastAsia="ru-RU"/>
                </w:rPr>
                <w:t>50°</w:t>
              </w:r>
            </w:ins>
          </w:p>
          <w:p w14:paraId="4AB11566" w14:textId="77777777" w:rsidR="00D73E53" w:rsidRPr="006F33AA" w:rsidRDefault="00D73E53" w:rsidP="00D73E53">
            <w:pPr>
              <w:pStyle w:val="a4"/>
              <w:numPr>
                <w:ilvl w:val="0"/>
                <w:numId w:val="234"/>
              </w:numPr>
              <w:spacing w:after="0" w:line="273" w:lineRule="exact"/>
              <w:ind w:right="20"/>
              <w:rPr>
                <w:ins w:id="3982" w:author="2" w:date="2021-08-31T10:55:00Z"/>
                <w:rFonts w:ascii="Times New Roman" w:eastAsia="Century Schoolbook" w:hAnsi="Times New Roman" w:cs="Times New Roman"/>
                <w:color w:val="000000"/>
                <w:sz w:val="20"/>
                <w:szCs w:val="20"/>
                <w:lang w:eastAsia="ru-RU"/>
              </w:rPr>
            </w:pPr>
            <w:ins w:id="3983" w:author="2" w:date="2021-08-31T10:55:00Z">
              <w:r w:rsidRPr="006F33AA">
                <w:rPr>
                  <w:rFonts w:ascii="Times New Roman" w:eastAsia="Century Schoolbook" w:hAnsi="Times New Roman" w:cs="Times New Roman"/>
                  <w:color w:val="000000"/>
                  <w:sz w:val="20"/>
                  <w:szCs w:val="20"/>
                  <w:lang w:eastAsia="ru-RU"/>
                </w:rPr>
                <w:t>72°</w:t>
              </w:r>
            </w:ins>
          </w:p>
          <w:p w14:paraId="068EC88B" w14:textId="77777777" w:rsidR="00D73E53" w:rsidRPr="006F33AA" w:rsidRDefault="00D73E53" w:rsidP="00D73E53">
            <w:pPr>
              <w:pStyle w:val="a4"/>
              <w:numPr>
                <w:ilvl w:val="0"/>
                <w:numId w:val="234"/>
              </w:numPr>
              <w:spacing w:after="0" w:line="273" w:lineRule="exact"/>
              <w:ind w:right="20"/>
              <w:rPr>
                <w:ins w:id="3984" w:author="2" w:date="2021-08-31T10:55:00Z"/>
                <w:rFonts w:ascii="Times New Roman" w:eastAsia="Century Schoolbook" w:hAnsi="Times New Roman" w:cs="Times New Roman"/>
                <w:color w:val="000000"/>
                <w:sz w:val="20"/>
                <w:szCs w:val="20"/>
                <w:lang w:eastAsia="ru-RU"/>
              </w:rPr>
            </w:pPr>
            <w:ins w:id="3985" w:author="2" w:date="2021-08-31T10:55:00Z">
              <w:r w:rsidRPr="006F33AA">
                <w:rPr>
                  <w:rFonts w:ascii="Times New Roman" w:eastAsia="Century Schoolbook" w:hAnsi="Times New Roman" w:cs="Times New Roman"/>
                  <w:color w:val="000000"/>
                  <w:sz w:val="20"/>
                  <w:szCs w:val="20"/>
                  <w:lang w:eastAsia="ru-RU"/>
                </w:rPr>
                <w:t>18°</w:t>
              </w:r>
            </w:ins>
          </w:p>
          <w:p w14:paraId="3C18F78F" w14:textId="2EB031D9" w:rsidR="004D5EB2" w:rsidRPr="006F33AA" w:rsidRDefault="00D73E53" w:rsidP="00D73E53">
            <w:pPr>
              <w:pStyle w:val="a4"/>
              <w:numPr>
                <w:ilvl w:val="0"/>
                <w:numId w:val="234"/>
              </w:numPr>
              <w:spacing w:after="0" w:line="273" w:lineRule="exact"/>
              <w:ind w:right="20"/>
              <w:rPr>
                <w:rFonts w:ascii="Times New Roman" w:hAnsi="Times New Roman"/>
                <w:color w:val="000000"/>
                <w:sz w:val="20"/>
                <w:rPrChange w:id="3986" w:author="2" w:date="2021-08-31T10:55:00Z">
                  <w:rPr>
                    <w:rFonts w:ascii="Times New Roman" w:eastAsia="Century Schoolbook" w:hAnsi="Times New Roman" w:cs="Times New Roman"/>
                    <w:color w:val="000000"/>
                    <w:sz w:val="24"/>
                    <w:szCs w:val="24"/>
                    <w:lang w:eastAsia="ru-RU"/>
                  </w:rPr>
                </w:rPrChange>
              </w:rPr>
              <w:pPrChange w:id="3987" w:author="2" w:date="2021-08-31T10:55:00Z">
                <w:pPr>
                  <w:pStyle w:val="a4"/>
                  <w:framePr w:hSpace="180" w:wrap="around" w:hAnchor="margin" w:y="665"/>
                  <w:spacing w:after="0" w:line="273" w:lineRule="exact"/>
                  <w:ind w:left="346" w:right="20" w:firstLine="142"/>
                </w:pPr>
              </w:pPrChange>
            </w:pPr>
            <w:ins w:id="3988" w:author="2" w:date="2021-08-31T10:55:00Z">
              <w:r w:rsidRPr="006F33AA">
                <w:rPr>
                  <w:rFonts w:ascii="Times New Roman" w:eastAsia="Century Schoolbook" w:hAnsi="Times New Roman" w:cs="Times New Roman"/>
                  <w:color w:val="000000"/>
                  <w:sz w:val="20"/>
                  <w:szCs w:val="20"/>
                  <w:lang w:eastAsia="ru-RU"/>
                </w:rPr>
                <w:t>36°</w:t>
              </w:r>
            </w:ins>
          </w:p>
        </w:tc>
        <w:tc>
          <w:tcPr>
            <w:tcW w:w="567" w:type="dxa"/>
            <w:gridSpan w:val="2"/>
            <w:tcPrChange w:id="3989" w:author="2" w:date="2021-08-31T10:55:00Z">
              <w:tcPr>
                <w:tcW w:w="547" w:type="dxa"/>
              </w:tcPr>
            </w:tcPrChange>
          </w:tcPr>
          <w:p w14:paraId="24DE01BE" w14:textId="387511E6" w:rsidR="004D5EB2" w:rsidRPr="00450F2B" w:rsidRDefault="00D73E53" w:rsidP="00450F2B">
            <w:pPr>
              <w:tabs>
                <w:tab w:val="left" w:pos="600"/>
                <w:tab w:val="left" w:pos="851"/>
              </w:tabs>
              <w:ind w:right="34" w:firstLine="142"/>
              <w:rPr>
                <w:rFonts w:ascii="Times New Roman" w:hAnsi="Times New Roman" w:cs="Times New Roman"/>
                <w:sz w:val="24"/>
                <w:szCs w:val="24"/>
              </w:rPr>
            </w:pPr>
            <w:ins w:id="3990" w:author="2" w:date="2021-08-31T10:55:00Z">
              <w:r>
                <w:rPr>
                  <w:rFonts w:ascii="Times New Roman" w:hAnsi="Times New Roman" w:cs="Times New Roman"/>
                  <w:sz w:val="24"/>
                  <w:szCs w:val="24"/>
                </w:rPr>
                <w:t>1</w:t>
              </w:r>
            </w:ins>
          </w:p>
        </w:tc>
      </w:tr>
      <w:tr w:rsidR="004D5EB2" w:rsidRPr="00450F2B" w14:paraId="40D19B81" w14:textId="77777777" w:rsidTr="00911EF6">
        <w:tc>
          <w:tcPr>
            <w:tcW w:w="846" w:type="dxa"/>
            <w:tcPrChange w:id="3991" w:author="2" w:date="2021-08-31T10:55:00Z">
              <w:tcPr>
                <w:tcW w:w="846" w:type="dxa"/>
              </w:tcPr>
            </w:tcPrChange>
          </w:tcPr>
          <w:p w14:paraId="6C88FC86" w14:textId="77777777" w:rsidR="004D5EB2" w:rsidRPr="00450F2B" w:rsidRDefault="004D5EB2" w:rsidP="00450F2B">
            <w:pPr>
              <w:spacing w:after="120"/>
              <w:rPr>
                <w:rFonts w:ascii="Times New Roman" w:hAnsi="Times New Roman" w:cs="Times New Roman"/>
                <w:sz w:val="24"/>
                <w:szCs w:val="24"/>
              </w:rPr>
            </w:pPr>
          </w:p>
        </w:tc>
        <w:tc>
          <w:tcPr>
            <w:tcW w:w="1843" w:type="dxa"/>
            <w:tcPrChange w:id="3992" w:author="2" w:date="2021-08-31T10:55:00Z">
              <w:tcPr>
                <w:tcW w:w="1843" w:type="dxa"/>
              </w:tcPr>
            </w:tcPrChange>
          </w:tcPr>
          <w:p w14:paraId="5E4C8BE7" w14:textId="77777777" w:rsidR="004D5EB2" w:rsidRPr="00450F2B" w:rsidRDefault="004D5EB2" w:rsidP="00450F2B">
            <w:pPr>
              <w:spacing w:after="120"/>
              <w:rPr>
                <w:rFonts w:ascii="Times New Roman" w:hAnsi="Times New Roman" w:cs="Times New Roman"/>
                <w:sz w:val="24"/>
                <w:szCs w:val="24"/>
              </w:rPr>
            </w:pPr>
          </w:p>
        </w:tc>
        <w:tc>
          <w:tcPr>
            <w:tcW w:w="425" w:type="dxa"/>
            <w:tcPrChange w:id="3993" w:author="2" w:date="2021-08-31T10:55:00Z">
              <w:tcPr>
                <w:tcW w:w="425" w:type="dxa"/>
              </w:tcPr>
            </w:tcPrChange>
          </w:tcPr>
          <w:p w14:paraId="399FF40F" w14:textId="77777777" w:rsidR="004D5EB2" w:rsidRPr="00450F2B" w:rsidRDefault="004D5EB2" w:rsidP="00450F2B">
            <w:pPr>
              <w:spacing w:after="120"/>
              <w:rPr>
                <w:rFonts w:ascii="Times New Roman" w:hAnsi="Times New Roman" w:cs="Times New Roman"/>
                <w:sz w:val="24"/>
                <w:szCs w:val="24"/>
              </w:rPr>
            </w:pPr>
          </w:p>
        </w:tc>
        <w:tc>
          <w:tcPr>
            <w:tcW w:w="392" w:type="dxa"/>
            <w:tcPrChange w:id="3994" w:author="2" w:date="2021-08-31T10:55:00Z">
              <w:tcPr>
                <w:tcW w:w="392" w:type="dxa"/>
              </w:tcPr>
            </w:tcPrChange>
          </w:tcPr>
          <w:p w14:paraId="4862C6CE" w14:textId="77777777" w:rsidR="004D5EB2" w:rsidRPr="00450F2B" w:rsidRDefault="004D5EB2" w:rsidP="00450F2B">
            <w:pPr>
              <w:spacing w:after="120"/>
              <w:rPr>
                <w:rFonts w:ascii="Times New Roman" w:hAnsi="Times New Roman" w:cs="Times New Roman"/>
                <w:sz w:val="24"/>
                <w:szCs w:val="24"/>
              </w:rPr>
            </w:pPr>
          </w:p>
        </w:tc>
        <w:tc>
          <w:tcPr>
            <w:tcW w:w="553" w:type="dxa"/>
            <w:tcPrChange w:id="3995" w:author="2" w:date="2021-08-31T10:55:00Z">
              <w:tcPr>
                <w:tcW w:w="553" w:type="dxa"/>
              </w:tcPr>
            </w:tcPrChange>
          </w:tcPr>
          <w:p w14:paraId="1071A122" w14:textId="679A6D5F" w:rsidR="004D5EB2" w:rsidRDefault="00D259EF" w:rsidP="00450F2B">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3996" w:author="2" w:date="2021-08-31T10:55:00Z">
              <w:tcPr>
                <w:tcW w:w="6001" w:type="dxa"/>
              </w:tcPr>
            </w:tcPrChange>
          </w:tcPr>
          <w:p w14:paraId="263A98AB" w14:textId="77777777" w:rsidR="00E5192C" w:rsidRDefault="00E5192C" w:rsidP="00E5192C">
            <w:pPr>
              <w:pStyle w:val="28"/>
              <w:shd w:val="clear" w:color="auto" w:fill="auto"/>
              <w:tabs>
                <w:tab w:val="left" w:pos="534"/>
              </w:tabs>
              <w:spacing w:before="0" w:line="226" w:lineRule="exact"/>
              <w:ind w:right="20" w:firstLine="0"/>
            </w:pPr>
            <w:r>
              <w:rPr>
                <w:rStyle w:val="1"/>
              </w:rPr>
              <w:t>На поверхности жидкости с показателем преломления 1,6 лежит прозрачная пло</w:t>
            </w:r>
            <w:r>
              <w:rPr>
                <w:rStyle w:val="1"/>
              </w:rPr>
              <w:softHyphen/>
              <w:t>скопараллельная пластинка с показателем преломления 1,4 На пластинку падает сверху</w:t>
            </w:r>
            <w:r>
              <w:t xml:space="preserve"> </w:t>
            </w:r>
            <w:r>
              <w:rPr>
                <w:rStyle w:val="1"/>
              </w:rPr>
              <w:t>луч света под углом 30°. Чему равен угол преломления луча в жидкости?</w:t>
            </w:r>
          </w:p>
          <w:p w14:paraId="723F5616" w14:textId="77777777" w:rsidR="004D5EB2" w:rsidRPr="00450F2B" w:rsidRDefault="004D5EB2" w:rsidP="00450F2B">
            <w:pPr>
              <w:ind w:firstLine="375"/>
              <w:jc w:val="both"/>
              <w:rPr>
                <w:rFonts w:ascii="Times New Roman" w:eastAsia="Times New Roman" w:hAnsi="Times New Roman" w:cs="Times New Roman"/>
                <w:color w:val="000000"/>
                <w:lang w:eastAsia="ru-RU"/>
              </w:rPr>
            </w:pPr>
          </w:p>
        </w:tc>
        <w:tc>
          <w:tcPr>
            <w:tcW w:w="4961" w:type="dxa"/>
            <w:gridSpan w:val="2"/>
            <w:tcPrChange w:id="3997" w:author="2" w:date="2021-08-31T10:55:00Z">
              <w:tcPr>
                <w:tcW w:w="4839" w:type="dxa"/>
              </w:tcPr>
            </w:tcPrChange>
          </w:tcPr>
          <w:p w14:paraId="7E3C63A4" w14:textId="77777777" w:rsidR="004D5EB2" w:rsidRPr="006F33AA" w:rsidRDefault="00CB3725" w:rsidP="00CB3725">
            <w:pPr>
              <w:pStyle w:val="a4"/>
              <w:numPr>
                <w:ilvl w:val="0"/>
                <w:numId w:val="235"/>
              </w:numPr>
              <w:spacing w:after="0" w:line="273" w:lineRule="exact"/>
              <w:ind w:right="20"/>
              <w:rPr>
                <w:ins w:id="3998" w:author="2" w:date="2021-08-31T10:55:00Z"/>
                <w:rFonts w:ascii="Times New Roman" w:eastAsia="Century Schoolbook" w:hAnsi="Times New Roman" w:cs="Times New Roman"/>
                <w:color w:val="000000"/>
                <w:sz w:val="20"/>
                <w:szCs w:val="20"/>
                <w:lang w:eastAsia="ru-RU"/>
              </w:rPr>
            </w:pPr>
            <w:ins w:id="3999" w:author="2" w:date="2021-08-31T10:55:00Z">
              <w:r w:rsidRPr="006F33AA">
                <w:rPr>
                  <w:rFonts w:ascii="Times New Roman" w:eastAsia="Century Schoolbook" w:hAnsi="Times New Roman" w:cs="Times New Roman"/>
                  <w:color w:val="000000"/>
                  <w:sz w:val="20"/>
                  <w:szCs w:val="20"/>
                  <w:lang w:eastAsia="ru-RU"/>
                </w:rPr>
                <w:t>18,2°</w:t>
              </w:r>
            </w:ins>
          </w:p>
          <w:p w14:paraId="6DC78888" w14:textId="77777777" w:rsidR="00CB3725" w:rsidRPr="006F33AA" w:rsidRDefault="00CB3725" w:rsidP="00CB3725">
            <w:pPr>
              <w:pStyle w:val="a4"/>
              <w:numPr>
                <w:ilvl w:val="0"/>
                <w:numId w:val="235"/>
              </w:numPr>
              <w:spacing w:after="0" w:line="273" w:lineRule="exact"/>
              <w:ind w:right="20"/>
              <w:rPr>
                <w:ins w:id="4000" w:author="2" w:date="2021-08-31T10:55:00Z"/>
                <w:rFonts w:ascii="Times New Roman" w:eastAsia="Century Schoolbook" w:hAnsi="Times New Roman" w:cs="Times New Roman"/>
                <w:color w:val="000000"/>
                <w:sz w:val="20"/>
                <w:szCs w:val="20"/>
                <w:lang w:eastAsia="ru-RU"/>
              </w:rPr>
            </w:pPr>
            <w:ins w:id="4001" w:author="2" w:date="2021-08-31T10:55:00Z">
              <w:r w:rsidRPr="006F33AA">
                <w:rPr>
                  <w:rFonts w:ascii="Times New Roman" w:eastAsia="Century Schoolbook" w:hAnsi="Times New Roman" w:cs="Times New Roman"/>
                  <w:color w:val="000000"/>
                  <w:sz w:val="20"/>
                  <w:szCs w:val="20"/>
                  <w:lang w:eastAsia="ru-RU"/>
                </w:rPr>
                <w:t>34,85°</w:t>
              </w:r>
            </w:ins>
          </w:p>
          <w:p w14:paraId="1ACDB049" w14:textId="77777777" w:rsidR="00CB3725" w:rsidRPr="006F33AA" w:rsidRDefault="00CB3725" w:rsidP="00CB3725">
            <w:pPr>
              <w:pStyle w:val="a4"/>
              <w:numPr>
                <w:ilvl w:val="0"/>
                <w:numId w:val="235"/>
              </w:numPr>
              <w:spacing w:after="0" w:line="273" w:lineRule="exact"/>
              <w:ind w:right="20"/>
              <w:rPr>
                <w:ins w:id="4002" w:author="2" w:date="2021-08-31T10:55:00Z"/>
                <w:rFonts w:ascii="Times New Roman" w:eastAsia="Century Schoolbook" w:hAnsi="Times New Roman" w:cs="Times New Roman"/>
                <w:color w:val="000000"/>
                <w:sz w:val="20"/>
                <w:szCs w:val="20"/>
                <w:lang w:eastAsia="ru-RU"/>
              </w:rPr>
            </w:pPr>
            <w:ins w:id="4003" w:author="2" w:date="2021-08-31T10:55:00Z">
              <w:r w:rsidRPr="006F33AA">
                <w:rPr>
                  <w:rFonts w:ascii="Times New Roman" w:eastAsia="Century Schoolbook" w:hAnsi="Times New Roman" w:cs="Times New Roman"/>
                  <w:color w:val="000000"/>
                  <w:sz w:val="20"/>
                  <w:szCs w:val="20"/>
                  <w:lang w:eastAsia="ru-RU"/>
                </w:rPr>
                <w:t>12,9°</w:t>
              </w:r>
            </w:ins>
          </w:p>
          <w:p w14:paraId="02D687CD" w14:textId="5FF0A321" w:rsidR="004D5EB2" w:rsidRPr="006F33AA" w:rsidRDefault="00CB3725" w:rsidP="00CB3725">
            <w:pPr>
              <w:pStyle w:val="a4"/>
              <w:numPr>
                <w:ilvl w:val="0"/>
                <w:numId w:val="235"/>
              </w:numPr>
              <w:spacing w:after="0" w:line="273" w:lineRule="exact"/>
              <w:ind w:right="20"/>
              <w:rPr>
                <w:rFonts w:ascii="Times New Roman" w:hAnsi="Times New Roman"/>
                <w:color w:val="000000"/>
                <w:sz w:val="20"/>
                <w:rPrChange w:id="4004" w:author="2" w:date="2021-08-31T10:55:00Z">
                  <w:rPr>
                    <w:rFonts w:ascii="Times New Roman" w:eastAsia="Century Schoolbook" w:hAnsi="Times New Roman" w:cs="Times New Roman"/>
                    <w:color w:val="000000"/>
                    <w:sz w:val="24"/>
                    <w:szCs w:val="24"/>
                    <w:lang w:eastAsia="ru-RU"/>
                  </w:rPr>
                </w:rPrChange>
              </w:rPr>
              <w:pPrChange w:id="4005" w:author="2" w:date="2021-08-31T10:55:00Z">
                <w:pPr>
                  <w:pStyle w:val="a4"/>
                  <w:framePr w:hSpace="180" w:wrap="around" w:hAnchor="margin" w:y="665"/>
                  <w:spacing w:after="0" w:line="273" w:lineRule="exact"/>
                  <w:ind w:left="346" w:right="20" w:firstLine="142"/>
                </w:pPr>
              </w:pPrChange>
            </w:pPr>
            <w:ins w:id="4006" w:author="2" w:date="2021-08-31T10:55:00Z">
              <w:r w:rsidRPr="006F33AA">
                <w:rPr>
                  <w:rFonts w:ascii="Times New Roman" w:eastAsia="Century Schoolbook" w:hAnsi="Times New Roman" w:cs="Times New Roman"/>
                  <w:color w:val="000000"/>
                  <w:sz w:val="20"/>
                  <w:szCs w:val="20"/>
                  <w:lang w:eastAsia="ru-RU"/>
                </w:rPr>
                <w:t>26°</w:t>
              </w:r>
            </w:ins>
          </w:p>
        </w:tc>
        <w:tc>
          <w:tcPr>
            <w:tcW w:w="567" w:type="dxa"/>
            <w:gridSpan w:val="2"/>
            <w:tcPrChange w:id="4007" w:author="2" w:date="2021-08-31T10:55:00Z">
              <w:tcPr>
                <w:tcW w:w="547" w:type="dxa"/>
              </w:tcPr>
            </w:tcPrChange>
          </w:tcPr>
          <w:p w14:paraId="7B24760C" w14:textId="2DAF1530" w:rsidR="004D5EB2" w:rsidRPr="00450F2B" w:rsidRDefault="00CB3725" w:rsidP="00450F2B">
            <w:pPr>
              <w:tabs>
                <w:tab w:val="left" w:pos="600"/>
                <w:tab w:val="left" w:pos="851"/>
              </w:tabs>
              <w:ind w:right="34" w:firstLine="142"/>
              <w:rPr>
                <w:rFonts w:ascii="Times New Roman" w:hAnsi="Times New Roman" w:cs="Times New Roman"/>
                <w:sz w:val="24"/>
                <w:szCs w:val="24"/>
              </w:rPr>
            </w:pPr>
            <w:ins w:id="4008" w:author="2" w:date="2021-08-31T10:55:00Z">
              <w:r>
                <w:rPr>
                  <w:rFonts w:ascii="Times New Roman" w:hAnsi="Times New Roman" w:cs="Times New Roman"/>
                  <w:sz w:val="24"/>
                  <w:szCs w:val="24"/>
                </w:rPr>
                <w:t>1</w:t>
              </w:r>
            </w:ins>
          </w:p>
        </w:tc>
      </w:tr>
      <w:tr w:rsidR="004D5EB2" w:rsidRPr="00450F2B" w14:paraId="74AF7FFC" w14:textId="77777777" w:rsidTr="00911EF6">
        <w:tc>
          <w:tcPr>
            <w:tcW w:w="846" w:type="dxa"/>
            <w:tcPrChange w:id="4009" w:author="2" w:date="2021-08-31T10:55:00Z">
              <w:tcPr>
                <w:tcW w:w="846" w:type="dxa"/>
              </w:tcPr>
            </w:tcPrChange>
          </w:tcPr>
          <w:p w14:paraId="4A250B29" w14:textId="77777777" w:rsidR="004D5EB2" w:rsidRPr="00450F2B" w:rsidRDefault="004D5EB2" w:rsidP="00450F2B">
            <w:pPr>
              <w:spacing w:after="120"/>
              <w:rPr>
                <w:rFonts w:ascii="Times New Roman" w:hAnsi="Times New Roman" w:cs="Times New Roman"/>
                <w:sz w:val="24"/>
                <w:szCs w:val="24"/>
              </w:rPr>
            </w:pPr>
          </w:p>
        </w:tc>
        <w:tc>
          <w:tcPr>
            <w:tcW w:w="1843" w:type="dxa"/>
            <w:tcPrChange w:id="4010" w:author="2" w:date="2021-08-31T10:55:00Z">
              <w:tcPr>
                <w:tcW w:w="1843" w:type="dxa"/>
              </w:tcPr>
            </w:tcPrChange>
          </w:tcPr>
          <w:p w14:paraId="0A2A1018" w14:textId="77777777" w:rsidR="004D5EB2" w:rsidRPr="00450F2B" w:rsidRDefault="004D5EB2" w:rsidP="00450F2B">
            <w:pPr>
              <w:spacing w:after="120"/>
              <w:rPr>
                <w:rFonts w:ascii="Times New Roman" w:hAnsi="Times New Roman" w:cs="Times New Roman"/>
                <w:sz w:val="24"/>
                <w:szCs w:val="24"/>
              </w:rPr>
            </w:pPr>
          </w:p>
        </w:tc>
        <w:tc>
          <w:tcPr>
            <w:tcW w:w="425" w:type="dxa"/>
            <w:tcPrChange w:id="4011" w:author="2" w:date="2021-08-31T10:55:00Z">
              <w:tcPr>
                <w:tcW w:w="425" w:type="dxa"/>
              </w:tcPr>
            </w:tcPrChange>
          </w:tcPr>
          <w:p w14:paraId="0AB8274A" w14:textId="77777777" w:rsidR="004D5EB2" w:rsidRPr="00450F2B" w:rsidRDefault="004D5EB2" w:rsidP="00450F2B">
            <w:pPr>
              <w:spacing w:after="120"/>
              <w:rPr>
                <w:rFonts w:ascii="Times New Roman" w:hAnsi="Times New Roman" w:cs="Times New Roman"/>
                <w:sz w:val="24"/>
                <w:szCs w:val="24"/>
              </w:rPr>
            </w:pPr>
          </w:p>
        </w:tc>
        <w:tc>
          <w:tcPr>
            <w:tcW w:w="392" w:type="dxa"/>
            <w:tcPrChange w:id="4012" w:author="2" w:date="2021-08-31T10:55:00Z">
              <w:tcPr>
                <w:tcW w:w="392" w:type="dxa"/>
              </w:tcPr>
            </w:tcPrChange>
          </w:tcPr>
          <w:p w14:paraId="55C7E8B2" w14:textId="77777777" w:rsidR="004D5EB2" w:rsidRPr="00450F2B" w:rsidRDefault="004D5EB2" w:rsidP="00450F2B">
            <w:pPr>
              <w:spacing w:after="120"/>
              <w:rPr>
                <w:rFonts w:ascii="Times New Roman" w:hAnsi="Times New Roman" w:cs="Times New Roman"/>
                <w:sz w:val="24"/>
                <w:szCs w:val="24"/>
              </w:rPr>
            </w:pPr>
          </w:p>
        </w:tc>
        <w:tc>
          <w:tcPr>
            <w:tcW w:w="553" w:type="dxa"/>
            <w:tcPrChange w:id="4013" w:author="2" w:date="2021-08-31T10:55:00Z">
              <w:tcPr>
                <w:tcW w:w="553" w:type="dxa"/>
              </w:tcPr>
            </w:tcPrChange>
          </w:tcPr>
          <w:p w14:paraId="7136D1F2" w14:textId="2A62CC0D" w:rsidR="004D5EB2" w:rsidRDefault="00D259EF" w:rsidP="00450F2B">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4014" w:author="2" w:date="2021-08-31T10:55:00Z">
              <w:tcPr>
                <w:tcW w:w="6001" w:type="dxa"/>
              </w:tcPr>
            </w:tcPrChange>
          </w:tcPr>
          <w:p w14:paraId="16F61BC7" w14:textId="77777777" w:rsidR="00E5192C" w:rsidRDefault="00E5192C" w:rsidP="00E5192C">
            <w:pPr>
              <w:pStyle w:val="28"/>
              <w:shd w:val="clear" w:color="auto" w:fill="auto"/>
              <w:tabs>
                <w:tab w:val="left" w:pos="534"/>
              </w:tabs>
              <w:spacing w:before="0" w:line="226" w:lineRule="exact"/>
              <w:ind w:right="20" w:firstLine="0"/>
            </w:pPr>
            <w:r>
              <w:rPr>
                <w:rStyle w:val="1"/>
              </w:rPr>
              <w:t>Луч света переходит из воздуха в некоторую жидкость. При этом луч частично от</w:t>
            </w:r>
            <w:r>
              <w:rPr>
                <w:rStyle w:val="1"/>
              </w:rPr>
              <w:softHyphen/>
              <w:t>ражается и частично преломляется. Чему равен показатель преломления жидкости, если</w:t>
            </w:r>
            <w:r>
              <w:t xml:space="preserve"> </w:t>
            </w:r>
            <w:r>
              <w:rPr>
                <w:rStyle w:val="1"/>
              </w:rPr>
              <w:t>угол падения равен 60°, а отражённый и преломлённый лучи перпендикулярны друг</w:t>
            </w:r>
            <w:r>
              <w:t xml:space="preserve"> </w:t>
            </w:r>
            <w:r>
              <w:rPr>
                <w:rStyle w:val="1"/>
              </w:rPr>
              <w:t>другу?</w:t>
            </w:r>
          </w:p>
          <w:p w14:paraId="5F213696" w14:textId="77777777" w:rsidR="004D5EB2" w:rsidRPr="00E5192C" w:rsidRDefault="004D5EB2" w:rsidP="00450F2B">
            <w:pPr>
              <w:ind w:firstLine="375"/>
              <w:jc w:val="both"/>
              <w:rPr>
                <w:rFonts w:ascii="Times New Roman" w:eastAsia="Times New Roman" w:hAnsi="Times New Roman" w:cs="Times New Roman"/>
                <w:color w:val="000000"/>
                <w:lang w:val="ru" w:eastAsia="ru-RU"/>
              </w:rPr>
            </w:pPr>
          </w:p>
        </w:tc>
        <w:tc>
          <w:tcPr>
            <w:tcW w:w="4961" w:type="dxa"/>
            <w:gridSpan w:val="2"/>
            <w:tcPrChange w:id="4015" w:author="2" w:date="2021-08-31T10:55:00Z">
              <w:tcPr>
                <w:tcW w:w="4839" w:type="dxa"/>
              </w:tcPr>
            </w:tcPrChange>
          </w:tcPr>
          <w:p w14:paraId="30CC9101" w14:textId="77777777" w:rsidR="004D5EB2" w:rsidRPr="006F33AA" w:rsidRDefault="00CB3725" w:rsidP="00CB3725">
            <w:pPr>
              <w:pStyle w:val="a4"/>
              <w:numPr>
                <w:ilvl w:val="0"/>
                <w:numId w:val="236"/>
              </w:numPr>
              <w:spacing w:after="0" w:line="273" w:lineRule="exact"/>
              <w:ind w:right="20"/>
              <w:rPr>
                <w:ins w:id="4016" w:author="2" w:date="2021-08-31T10:55:00Z"/>
                <w:rFonts w:ascii="Times New Roman" w:eastAsia="Century Schoolbook" w:hAnsi="Times New Roman" w:cs="Times New Roman"/>
                <w:color w:val="000000"/>
                <w:sz w:val="20"/>
                <w:szCs w:val="20"/>
                <w:lang w:eastAsia="ru-RU"/>
              </w:rPr>
            </w:pPr>
            <w:ins w:id="4017" w:author="2" w:date="2021-08-31T10:55:00Z">
              <w:r w:rsidRPr="006F33AA">
                <w:rPr>
                  <w:rFonts w:ascii="Times New Roman" w:eastAsia="Century Schoolbook" w:hAnsi="Times New Roman" w:cs="Times New Roman"/>
                  <w:color w:val="000000"/>
                  <w:sz w:val="20"/>
                  <w:szCs w:val="20"/>
                  <w:lang w:eastAsia="ru-RU"/>
                </w:rPr>
                <w:t>1,73</w:t>
              </w:r>
            </w:ins>
          </w:p>
          <w:p w14:paraId="32E3A08A" w14:textId="77777777" w:rsidR="00CB3725" w:rsidRPr="006F33AA" w:rsidRDefault="00CB3725" w:rsidP="00CB3725">
            <w:pPr>
              <w:pStyle w:val="a4"/>
              <w:numPr>
                <w:ilvl w:val="0"/>
                <w:numId w:val="236"/>
              </w:numPr>
              <w:spacing w:after="0" w:line="273" w:lineRule="exact"/>
              <w:ind w:right="20"/>
              <w:rPr>
                <w:ins w:id="4018" w:author="2" w:date="2021-08-31T10:55:00Z"/>
                <w:rFonts w:ascii="Times New Roman" w:eastAsia="Century Schoolbook" w:hAnsi="Times New Roman" w:cs="Times New Roman"/>
                <w:color w:val="000000"/>
                <w:sz w:val="20"/>
                <w:szCs w:val="20"/>
                <w:lang w:eastAsia="ru-RU"/>
              </w:rPr>
            </w:pPr>
            <w:ins w:id="4019" w:author="2" w:date="2021-08-31T10:55:00Z">
              <w:r w:rsidRPr="006F33AA">
                <w:rPr>
                  <w:rFonts w:ascii="Times New Roman" w:eastAsia="Century Schoolbook" w:hAnsi="Times New Roman" w:cs="Times New Roman"/>
                  <w:color w:val="000000"/>
                  <w:sz w:val="20"/>
                  <w:szCs w:val="20"/>
                  <w:lang w:eastAsia="ru-RU"/>
                </w:rPr>
                <w:t>1,33</w:t>
              </w:r>
            </w:ins>
          </w:p>
          <w:p w14:paraId="6192AB6B" w14:textId="77777777" w:rsidR="00CB3725" w:rsidRPr="006F33AA" w:rsidRDefault="00CB3725" w:rsidP="00CB3725">
            <w:pPr>
              <w:pStyle w:val="a4"/>
              <w:numPr>
                <w:ilvl w:val="0"/>
                <w:numId w:val="236"/>
              </w:numPr>
              <w:spacing w:after="0" w:line="273" w:lineRule="exact"/>
              <w:ind w:right="20"/>
              <w:rPr>
                <w:ins w:id="4020" w:author="2" w:date="2021-08-31T10:55:00Z"/>
                <w:rFonts w:ascii="Times New Roman" w:eastAsia="Century Schoolbook" w:hAnsi="Times New Roman" w:cs="Times New Roman"/>
                <w:color w:val="000000"/>
                <w:sz w:val="20"/>
                <w:szCs w:val="20"/>
                <w:lang w:eastAsia="ru-RU"/>
              </w:rPr>
            </w:pPr>
            <w:ins w:id="4021" w:author="2" w:date="2021-08-31T10:55:00Z">
              <w:r w:rsidRPr="006F33AA">
                <w:rPr>
                  <w:rFonts w:ascii="Times New Roman" w:eastAsia="Century Schoolbook" w:hAnsi="Times New Roman" w:cs="Times New Roman"/>
                  <w:color w:val="000000"/>
                  <w:sz w:val="20"/>
                  <w:szCs w:val="20"/>
                  <w:lang w:eastAsia="ru-RU"/>
                </w:rPr>
                <w:t>1,41</w:t>
              </w:r>
            </w:ins>
          </w:p>
          <w:p w14:paraId="1837F422" w14:textId="52C7072E" w:rsidR="004D5EB2" w:rsidRPr="006F33AA" w:rsidRDefault="00CB3725" w:rsidP="00CB3725">
            <w:pPr>
              <w:pStyle w:val="a4"/>
              <w:numPr>
                <w:ilvl w:val="0"/>
                <w:numId w:val="236"/>
              </w:numPr>
              <w:spacing w:after="0" w:line="273" w:lineRule="exact"/>
              <w:ind w:right="20"/>
              <w:rPr>
                <w:rFonts w:ascii="Times New Roman" w:hAnsi="Times New Roman"/>
                <w:color w:val="000000"/>
                <w:sz w:val="20"/>
                <w:rPrChange w:id="4022" w:author="2" w:date="2021-08-31T10:55:00Z">
                  <w:rPr>
                    <w:rFonts w:ascii="Times New Roman" w:eastAsia="Century Schoolbook" w:hAnsi="Times New Roman" w:cs="Times New Roman"/>
                    <w:color w:val="000000"/>
                    <w:sz w:val="24"/>
                    <w:szCs w:val="24"/>
                    <w:lang w:eastAsia="ru-RU"/>
                  </w:rPr>
                </w:rPrChange>
              </w:rPr>
              <w:pPrChange w:id="4023" w:author="2" w:date="2021-08-31T10:55:00Z">
                <w:pPr>
                  <w:pStyle w:val="a4"/>
                  <w:framePr w:hSpace="180" w:wrap="around" w:hAnchor="margin" w:y="665"/>
                  <w:spacing w:after="0" w:line="273" w:lineRule="exact"/>
                  <w:ind w:left="346" w:right="20" w:firstLine="142"/>
                </w:pPr>
              </w:pPrChange>
            </w:pPr>
            <w:ins w:id="4024" w:author="2" w:date="2021-08-31T10:55:00Z">
              <w:r w:rsidRPr="006F33AA">
                <w:rPr>
                  <w:rFonts w:ascii="Times New Roman" w:eastAsia="Century Schoolbook" w:hAnsi="Times New Roman" w:cs="Times New Roman"/>
                  <w:color w:val="000000"/>
                  <w:sz w:val="20"/>
                  <w:szCs w:val="20"/>
                  <w:lang w:eastAsia="ru-RU"/>
                </w:rPr>
                <w:t>1,50</w:t>
              </w:r>
            </w:ins>
          </w:p>
        </w:tc>
        <w:tc>
          <w:tcPr>
            <w:tcW w:w="567" w:type="dxa"/>
            <w:gridSpan w:val="2"/>
            <w:tcPrChange w:id="4025" w:author="2" w:date="2021-08-31T10:55:00Z">
              <w:tcPr>
                <w:tcW w:w="547" w:type="dxa"/>
              </w:tcPr>
            </w:tcPrChange>
          </w:tcPr>
          <w:p w14:paraId="359D7573" w14:textId="77777777" w:rsidR="004D5EB2" w:rsidRPr="00450F2B" w:rsidRDefault="004D5EB2" w:rsidP="00450F2B">
            <w:pPr>
              <w:tabs>
                <w:tab w:val="left" w:pos="600"/>
                <w:tab w:val="left" w:pos="851"/>
              </w:tabs>
              <w:ind w:right="34" w:firstLine="142"/>
              <w:rPr>
                <w:rFonts w:ascii="Times New Roman" w:hAnsi="Times New Roman" w:cs="Times New Roman"/>
                <w:sz w:val="24"/>
                <w:szCs w:val="24"/>
              </w:rPr>
            </w:pPr>
          </w:p>
        </w:tc>
      </w:tr>
      <w:tr w:rsidR="004D5EB2" w:rsidRPr="00450F2B" w14:paraId="43AB8B82" w14:textId="77777777" w:rsidTr="00911EF6">
        <w:tc>
          <w:tcPr>
            <w:tcW w:w="846" w:type="dxa"/>
            <w:tcPrChange w:id="4026" w:author="2" w:date="2021-08-31T10:55:00Z">
              <w:tcPr>
                <w:tcW w:w="846" w:type="dxa"/>
              </w:tcPr>
            </w:tcPrChange>
          </w:tcPr>
          <w:p w14:paraId="2D41A937" w14:textId="77777777" w:rsidR="004D5EB2" w:rsidRPr="00450F2B" w:rsidRDefault="004D5EB2" w:rsidP="00450F2B">
            <w:pPr>
              <w:spacing w:after="120"/>
              <w:rPr>
                <w:rFonts w:ascii="Times New Roman" w:hAnsi="Times New Roman" w:cs="Times New Roman"/>
                <w:sz w:val="24"/>
                <w:szCs w:val="24"/>
              </w:rPr>
            </w:pPr>
          </w:p>
        </w:tc>
        <w:tc>
          <w:tcPr>
            <w:tcW w:w="1843" w:type="dxa"/>
            <w:tcPrChange w:id="4027" w:author="2" w:date="2021-08-31T10:55:00Z">
              <w:tcPr>
                <w:tcW w:w="1843" w:type="dxa"/>
              </w:tcPr>
            </w:tcPrChange>
          </w:tcPr>
          <w:p w14:paraId="4B056F68" w14:textId="77777777" w:rsidR="004D5EB2" w:rsidRPr="00450F2B" w:rsidRDefault="004D5EB2" w:rsidP="00450F2B">
            <w:pPr>
              <w:spacing w:after="120"/>
              <w:rPr>
                <w:rFonts w:ascii="Times New Roman" w:hAnsi="Times New Roman" w:cs="Times New Roman"/>
                <w:sz w:val="24"/>
                <w:szCs w:val="24"/>
              </w:rPr>
            </w:pPr>
          </w:p>
        </w:tc>
        <w:tc>
          <w:tcPr>
            <w:tcW w:w="425" w:type="dxa"/>
            <w:tcPrChange w:id="4028" w:author="2" w:date="2021-08-31T10:55:00Z">
              <w:tcPr>
                <w:tcW w:w="425" w:type="dxa"/>
              </w:tcPr>
            </w:tcPrChange>
          </w:tcPr>
          <w:p w14:paraId="2A8FCD1D" w14:textId="77777777" w:rsidR="004D5EB2" w:rsidRPr="00450F2B" w:rsidRDefault="004D5EB2" w:rsidP="00450F2B">
            <w:pPr>
              <w:spacing w:after="120"/>
              <w:rPr>
                <w:rFonts w:ascii="Times New Roman" w:hAnsi="Times New Roman" w:cs="Times New Roman"/>
                <w:sz w:val="24"/>
                <w:szCs w:val="24"/>
              </w:rPr>
            </w:pPr>
          </w:p>
        </w:tc>
        <w:tc>
          <w:tcPr>
            <w:tcW w:w="392" w:type="dxa"/>
            <w:tcPrChange w:id="4029" w:author="2" w:date="2021-08-31T10:55:00Z">
              <w:tcPr>
                <w:tcW w:w="392" w:type="dxa"/>
              </w:tcPr>
            </w:tcPrChange>
          </w:tcPr>
          <w:p w14:paraId="69BC8D53" w14:textId="77777777" w:rsidR="004D5EB2" w:rsidRPr="00450F2B" w:rsidRDefault="004D5EB2" w:rsidP="00450F2B">
            <w:pPr>
              <w:spacing w:after="120"/>
              <w:rPr>
                <w:rFonts w:ascii="Times New Roman" w:hAnsi="Times New Roman" w:cs="Times New Roman"/>
                <w:sz w:val="24"/>
                <w:szCs w:val="24"/>
              </w:rPr>
            </w:pPr>
          </w:p>
        </w:tc>
        <w:tc>
          <w:tcPr>
            <w:tcW w:w="553" w:type="dxa"/>
            <w:tcPrChange w:id="4030" w:author="2" w:date="2021-08-31T10:55:00Z">
              <w:tcPr>
                <w:tcW w:w="553" w:type="dxa"/>
              </w:tcPr>
            </w:tcPrChange>
          </w:tcPr>
          <w:p w14:paraId="0186A769" w14:textId="2B3ACFD6" w:rsidR="004D5EB2" w:rsidRDefault="00D259EF" w:rsidP="00450F2B">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4031" w:author="2" w:date="2021-08-31T10:55:00Z">
              <w:tcPr>
                <w:tcW w:w="6001" w:type="dxa"/>
              </w:tcPr>
            </w:tcPrChange>
          </w:tcPr>
          <w:p w14:paraId="4A585D1D" w14:textId="32F8CD08" w:rsidR="00E5192C" w:rsidRPr="00D259EF" w:rsidRDefault="00E5192C" w:rsidP="00E5192C">
            <w:pPr>
              <w:pStyle w:val="6"/>
              <w:shd w:val="clear" w:color="auto" w:fill="auto"/>
              <w:tabs>
                <w:tab w:val="left" w:pos="322"/>
              </w:tabs>
              <w:spacing w:before="0" w:line="226" w:lineRule="exact"/>
              <w:ind w:firstLine="0"/>
              <w:rPr>
                <w:rFonts w:ascii="Times New Roman" w:hAnsi="Times New Roman" w:cs="Times New Roman"/>
                <w:sz w:val="20"/>
                <w:szCs w:val="20"/>
              </w:rPr>
            </w:pPr>
            <w:r w:rsidRPr="00D259EF">
              <w:rPr>
                <w:rStyle w:val="1"/>
                <w:rFonts w:ascii="Times New Roman" w:hAnsi="Times New Roman" w:cs="Times New Roman"/>
                <w:sz w:val="20"/>
                <w:szCs w:val="20"/>
              </w:rPr>
              <w:t>Нижняя поверхность плоскопараллельной стеклянной пластин</w:t>
            </w:r>
            <w:r w:rsidRPr="00D259EF">
              <w:rPr>
                <w:rStyle w:val="1"/>
                <w:rFonts w:ascii="Times New Roman" w:hAnsi="Times New Roman" w:cs="Times New Roman"/>
                <w:sz w:val="20"/>
                <w:szCs w:val="20"/>
              </w:rPr>
              <w:softHyphen/>
              <w:t>ки посеребрена. На пластинку сверху падает луч света. В резуль</w:t>
            </w:r>
            <w:r w:rsidRPr="00D259EF">
              <w:rPr>
                <w:rStyle w:val="1"/>
                <w:rFonts w:ascii="Times New Roman" w:hAnsi="Times New Roman" w:cs="Times New Roman"/>
                <w:sz w:val="20"/>
                <w:szCs w:val="20"/>
              </w:rPr>
              <w:softHyphen/>
              <w:t>тате от неё отражаются два параллельны</w:t>
            </w:r>
            <w:r>
              <w:rPr>
                <w:rStyle w:val="1"/>
                <w:rFonts w:ascii="Times New Roman" w:hAnsi="Times New Roman" w:cs="Times New Roman"/>
                <w:sz w:val="20"/>
                <w:szCs w:val="20"/>
              </w:rPr>
              <w:t>х луча, идущих на рас</w:t>
            </w:r>
            <w:r>
              <w:rPr>
                <w:rStyle w:val="1"/>
                <w:rFonts w:ascii="Times New Roman" w:hAnsi="Times New Roman" w:cs="Times New Roman"/>
                <w:sz w:val="20"/>
                <w:szCs w:val="20"/>
              </w:rPr>
              <w:softHyphen/>
              <w:t>стоянии 10</w:t>
            </w:r>
            <w:r w:rsidRPr="00D259EF">
              <w:rPr>
                <w:rStyle w:val="1"/>
                <w:rFonts w:ascii="Times New Roman" w:hAnsi="Times New Roman" w:cs="Times New Roman"/>
                <w:sz w:val="20"/>
                <w:szCs w:val="20"/>
              </w:rPr>
              <w:t xml:space="preserve"> мм друг от друга. Определите толщину пластинки, ес</w:t>
            </w:r>
            <w:r>
              <w:rPr>
                <w:rStyle w:val="1"/>
                <w:rFonts w:ascii="Times New Roman" w:hAnsi="Times New Roman" w:cs="Times New Roman"/>
                <w:sz w:val="20"/>
                <w:szCs w:val="20"/>
              </w:rPr>
              <w:softHyphen/>
              <w:t>ли угол падения луча равен 45</w:t>
            </w:r>
            <w:r w:rsidRPr="00D259EF">
              <w:rPr>
                <w:rStyle w:val="1"/>
                <w:rFonts w:ascii="Times New Roman" w:hAnsi="Times New Roman" w:cs="Times New Roman"/>
                <w:sz w:val="20"/>
                <w:szCs w:val="20"/>
              </w:rPr>
              <w:t>°</w:t>
            </w:r>
          </w:p>
          <w:p w14:paraId="25D11D18" w14:textId="77777777" w:rsidR="004D5EB2" w:rsidRPr="00450F2B" w:rsidRDefault="004D5EB2" w:rsidP="00450F2B">
            <w:pPr>
              <w:ind w:firstLine="375"/>
              <w:jc w:val="both"/>
              <w:rPr>
                <w:rFonts w:ascii="Times New Roman" w:eastAsia="Times New Roman" w:hAnsi="Times New Roman" w:cs="Times New Roman"/>
                <w:color w:val="000000"/>
                <w:lang w:eastAsia="ru-RU"/>
              </w:rPr>
            </w:pPr>
          </w:p>
        </w:tc>
        <w:tc>
          <w:tcPr>
            <w:tcW w:w="4961" w:type="dxa"/>
            <w:gridSpan w:val="2"/>
            <w:tcPrChange w:id="4032" w:author="2" w:date="2021-08-31T10:55:00Z">
              <w:tcPr>
                <w:tcW w:w="4839" w:type="dxa"/>
              </w:tcPr>
            </w:tcPrChange>
          </w:tcPr>
          <w:p w14:paraId="386B4B59" w14:textId="77777777" w:rsidR="004D5EB2" w:rsidRPr="006F33AA" w:rsidRDefault="00D063AD" w:rsidP="00D063AD">
            <w:pPr>
              <w:pStyle w:val="a4"/>
              <w:numPr>
                <w:ilvl w:val="0"/>
                <w:numId w:val="237"/>
              </w:numPr>
              <w:spacing w:after="0" w:line="273" w:lineRule="exact"/>
              <w:ind w:right="20"/>
              <w:rPr>
                <w:ins w:id="4033" w:author="2" w:date="2021-08-31T10:55:00Z"/>
                <w:rFonts w:ascii="Times New Roman" w:eastAsia="Century Schoolbook" w:hAnsi="Times New Roman" w:cs="Times New Roman"/>
                <w:color w:val="000000"/>
                <w:sz w:val="20"/>
                <w:szCs w:val="20"/>
                <w:lang w:eastAsia="ru-RU"/>
              </w:rPr>
            </w:pPr>
            <w:ins w:id="4034" w:author="2" w:date="2021-08-31T10:55:00Z">
              <w:r w:rsidRPr="006F33AA">
                <w:rPr>
                  <w:rFonts w:ascii="Times New Roman" w:eastAsia="Century Schoolbook" w:hAnsi="Times New Roman" w:cs="Times New Roman"/>
                  <w:color w:val="000000"/>
                  <w:sz w:val="20"/>
                  <w:szCs w:val="20"/>
                  <w:lang w:eastAsia="ru-RU"/>
                </w:rPr>
                <w:t>9,35мм</w:t>
              </w:r>
            </w:ins>
          </w:p>
          <w:p w14:paraId="073674CB" w14:textId="77777777" w:rsidR="00D063AD" w:rsidRPr="006F33AA" w:rsidRDefault="00D063AD" w:rsidP="00D063AD">
            <w:pPr>
              <w:pStyle w:val="a4"/>
              <w:numPr>
                <w:ilvl w:val="0"/>
                <w:numId w:val="237"/>
              </w:numPr>
              <w:spacing w:after="0" w:line="273" w:lineRule="exact"/>
              <w:ind w:right="20"/>
              <w:rPr>
                <w:ins w:id="4035" w:author="2" w:date="2021-08-31T10:55:00Z"/>
                <w:rFonts w:ascii="Times New Roman" w:eastAsia="Century Schoolbook" w:hAnsi="Times New Roman" w:cs="Times New Roman"/>
                <w:color w:val="000000"/>
                <w:sz w:val="20"/>
                <w:szCs w:val="20"/>
                <w:lang w:eastAsia="ru-RU"/>
              </w:rPr>
            </w:pPr>
            <w:ins w:id="4036" w:author="2" w:date="2021-08-31T10:55:00Z">
              <w:r w:rsidRPr="006F33AA">
                <w:rPr>
                  <w:rFonts w:ascii="Times New Roman" w:eastAsia="Century Schoolbook" w:hAnsi="Times New Roman" w:cs="Times New Roman"/>
                  <w:color w:val="000000"/>
                  <w:sz w:val="20"/>
                  <w:szCs w:val="20"/>
                  <w:lang w:eastAsia="ru-RU"/>
                </w:rPr>
                <w:t>18,70мм</w:t>
              </w:r>
            </w:ins>
          </w:p>
          <w:p w14:paraId="4F2B52F5" w14:textId="77777777" w:rsidR="00D063AD" w:rsidRPr="006F33AA" w:rsidRDefault="00D063AD" w:rsidP="00D063AD">
            <w:pPr>
              <w:pStyle w:val="a4"/>
              <w:numPr>
                <w:ilvl w:val="0"/>
                <w:numId w:val="237"/>
              </w:numPr>
              <w:spacing w:after="0" w:line="273" w:lineRule="exact"/>
              <w:ind w:right="20"/>
              <w:rPr>
                <w:ins w:id="4037" w:author="2" w:date="2021-08-31T10:55:00Z"/>
                <w:rFonts w:ascii="Times New Roman" w:eastAsia="Century Schoolbook" w:hAnsi="Times New Roman" w:cs="Times New Roman"/>
                <w:color w:val="000000"/>
                <w:sz w:val="20"/>
                <w:szCs w:val="20"/>
                <w:lang w:eastAsia="ru-RU"/>
              </w:rPr>
            </w:pPr>
            <w:ins w:id="4038" w:author="2" w:date="2021-08-31T10:55:00Z">
              <w:r w:rsidRPr="006F33AA">
                <w:rPr>
                  <w:rFonts w:ascii="Times New Roman" w:eastAsia="Century Schoolbook" w:hAnsi="Times New Roman" w:cs="Times New Roman"/>
                  <w:color w:val="000000"/>
                  <w:sz w:val="20"/>
                  <w:szCs w:val="20"/>
                  <w:lang w:eastAsia="ru-RU"/>
                </w:rPr>
                <w:t>6,32мм</w:t>
              </w:r>
            </w:ins>
          </w:p>
          <w:p w14:paraId="6255F32A" w14:textId="4C1A5838" w:rsidR="004D5EB2" w:rsidRPr="006F33AA" w:rsidRDefault="00D063AD" w:rsidP="00D063AD">
            <w:pPr>
              <w:pStyle w:val="a4"/>
              <w:numPr>
                <w:ilvl w:val="0"/>
                <w:numId w:val="237"/>
              </w:numPr>
              <w:spacing w:after="0" w:line="273" w:lineRule="exact"/>
              <w:ind w:right="20"/>
              <w:rPr>
                <w:rFonts w:ascii="Times New Roman" w:hAnsi="Times New Roman"/>
                <w:color w:val="000000"/>
                <w:sz w:val="20"/>
                <w:rPrChange w:id="4039" w:author="2" w:date="2021-08-31T10:55:00Z">
                  <w:rPr>
                    <w:rFonts w:ascii="Times New Roman" w:eastAsia="Century Schoolbook" w:hAnsi="Times New Roman" w:cs="Times New Roman"/>
                    <w:color w:val="000000"/>
                    <w:sz w:val="24"/>
                    <w:szCs w:val="24"/>
                    <w:lang w:eastAsia="ru-RU"/>
                  </w:rPr>
                </w:rPrChange>
              </w:rPr>
              <w:pPrChange w:id="4040" w:author="2" w:date="2021-08-31T10:55:00Z">
                <w:pPr>
                  <w:pStyle w:val="a4"/>
                  <w:framePr w:hSpace="180" w:wrap="around" w:hAnchor="margin" w:y="665"/>
                  <w:spacing w:after="0" w:line="273" w:lineRule="exact"/>
                  <w:ind w:left="346" w:right="20" w:firstLine="142"/>
                </w:pPr>
              </w:pPrChange>
            </w:pPr>
            <w:ins w:id="4041" w:author="2" w:date="2021-08-31T10:55:00Z">
              <w:r w:rsidRPr="006F33AA">
                <w:rPr>
                  <w:rFonts w:ascii="Times New Roman" w:eastAsia="Century Schoolbook" w:hAnsi="Times New Roman" w:cs="Times New Roman"/>
                  <w:color w:val="000000"/>
                  <w:sz w:val="20"/>
                  <w:szCs w:val="20"/>
                  <w:lang w:eastAsia="ru-RU"/>
                </w:rPr>
                <w:t>22,21мм</w:t>
              </w:r>
            </w:ins>
          </w:p>
        </w:tc>
        <w:tc>
          <w:tcPr>
            <w:tcW w:w="567" w:type="dxa"/>
            <w:gridSpan w:val="2"/>
            <w:tcPrChange w:id="4042" w:author="2" w:date="2021-08-31T10:55:00Z">
              <w:tcPr>
                <w:tcW w:w="547" w:type="dxa"/>
              </w:tcPr>
            </w:tcPrChange>
          </w:tcPr>
          <w:p w14:paraId="165E889C" w14:textId="29B746AB" w:rsidR="004D5EB2" w:rsidRPr="00450F2B" w:rsidRDefault="00D063AD" w:rsidP="00450F2B">
            <w:pPr>
              <w:tabs>
                <w:tab w:val="left" w:pos="600"/>
                <w:tab w:val="left" w:pos="851"/>
              </w:tabs>
              <w:ind w:right="34" w:firstLine="142"/>
              <w:rPr>
                <w:rFonts w:ascii="Times New Roman" w:hAnsi="Times New Roman" w:cs="Times New Roman"/>
                <w:sz w:val="24"/>
                <w:szCs w:val="24"/>
              </w:rPr>
            </w:pPr>
            <w:ins w:id="4043" w:author="2" w:date="2021-08-31T10:55:00Z">
              <w:r>
                <w:rPr>
                  <w:rFonts w:ascii="Times New Roman" w:hAnsi="Times New Roman" w:cs="Times New Roman"/>
                  <w:sz w:val="24"/>
                  <w:szCs w:val="24"/>
                </w:rPr>
                <w:t>1</w:t>
              </w:r>
            </w:ins>
          </w:p>
        </w:tc>
      </w:tr>
      <w:tr w:rsidR="004D5EB2" w:rsidRPr="00450F2B" w14:paraId="30F0E19C" w14:textId="77777777" w:rsidTr="00911EF6">
        <w:tc>
          <w:tcPr>
            <w:tcW w:w="846" w:type="dxa"/>
            <w:tcPrChange w:id="4044" w:author="2" w:date="2021-08-31T10:55:00Z">
              <w:tcPr>
                <w:tcW w:w="846" w:type="dxa"/>
              </w:tcPr>
            </w:tcPrChange>
          </w:tcPr>
          <w:p w14:paraId="0644F458" w14:textId="77777777" w:rsidR="004D5EB2" w:rsidRPr="00450F2B" w:rsidRDefault="004D5EB2" w:rsidP="00450F2B">
            <w:pPr>
              <w:spacing w:after="120"/>
              <w:rPr>
                <w:rFonts w:ascii="Times New Roman" w:hAnsi="Times New Roman" w:cs="Times New Roman"/>
                <w:sz w:val="24"/>
                <w:szCs w:val="24"/>
              </w:rPr>
            </w:pPr>
          </w:p>
        </w:tc>
        <w:tc>
          <w:tcPr>
            <w:tcW w:w="1843" w:type="dxa"/>
            <w:tcPrChange w:id="4045" w:author="2" w:date="2021-08-31T10:55:00Z">
              <w:tcPr>
                <w:tcW w:w="1843" w:type="dxa"/>
              </w:tcPr>
            </w:tcPrChange>
          </w:tcPr>
          <w:p w14:paraId="1E5E9921" w14:textId="6F35B1E9" w:rsidR="004D5EB2" w:rsidRPr="00450F2B" w:rsidRDefault="00E5192C" w:rsidP="00450F2B">
            <w:pPr>
              <w:spacing w:after="120"/>
              <w:rPr>
                <w:rFonts w:ascii="Times New Roman" w:hAnsi="Times New Roman" w:cs="Times New Roman"/>
                <w:sz w:val="24"/>
                <w:szCs w:val="24"/>
              </w:rPr>
            </w:pPr>
            <w:r>
              <w:rPr>
                <w:rFonts w:ascii="Times New Roman" w:hAnsi="Times New Roman" w:cs="Times New Roman"/>
                <w:sz w:val="24"/>
                <w:szCs w:val="24"/>
              </w:rPr>
              <w:t>Линзы</w:t>
            </w:r>
          </w:p>
        </w:tc>
        <w:tc>
          <w:tcPr>
            <w:tcW w:w="425" w:type="dxa"/>
            <w:tcPrChange w:id="4046" w:author="2" w:date="2021-08-31T10:55:00Z">
              <w:tcPr>
                <w:tcW w:w="425" w:type="dxa"/>
              </w:tcPr>
            </w:tcPrChange>
          </w:tcPr>
          <w:p w14:paraId="2E255391" w14:textId="1C5D9672" w:rsidR="004D5EB2" w:rsidRPr="00450F2B" w:rsidRDefault="00013783" w:rsidP="00450F2B">
            <w:pPr>
              <w:spacing w:after="120"/>
              <w:rPr>
                <w:rFonts w:ascii="Times New Roman" w:hAnsi="Times New Roman" w:cs="Times New Roman"/>
                <w:sz w:val="24"/>
                <w:szCs w:val="24"/>
              </w:rPr>
            </w:pPr>
            <w:r>
              <w:rPr>
                <w:rFonts w:ascii="Times New Roman" w:hAnsi="Times New Roman" w:cs="Times New Roman"/>
                <w:sz w:val="24"/>
                <w:szCs w:val="24"/>
              </w:rPr>
              <w:t>5</w:t>
            </w:r>
          </w:p>
        </w:tc>
        <w:tc>
          <w:tcPr>
            <w:tcW w:w="392" w:type="dxa"/>
            <w:tcPrChange w:id="4047" w:author="2" w:date="2021-08-31T10:55:00Z">
              <w:tcPr>
                <w:tcW w:w="392" w:type="dxa"/>
              </w:tcPr>
            </w:tcPrChange>
          </w:tcPr>
          <w:p w14:paraId="6903AD93" w14:textId="77777777" w:rsidR="004D5EB2" w:rsidRPr="00450F2B" w:rsidRDefault="004D5EB2" w:rsidP="00450F2B">
            <w:pPr>
              <w:spacing w:after="120"/>
              <w:rPr>
                <w:rFonts w:ascii="Times New Roman" w:hAnsi="Times New Roman" w:cs="Times New Roman"/>
                <w:sz w:val="24"/>
                <w:szCs w:val="24"/>
              </w:rPr>
            </w:pPr>
          </w:p>
        </w:tc>
        <w:tc>
          <w:tcPr>
            <w:tcW w:w="553" w:type="dxa"/>
            <w:tcPrChange w:id="4048" w:author="2" w:date="2021-08-31T10:55:00Z">
              <w:tcPr>
                <w:tcW w:w="553" w:type="dxa"/>
              </w:tcPr>
            </w:tcPrChange>
          </w:tcPr>
          <w:p w14:paraId="4D26E0AE" w14:textId="2E34E5F0" w:rsidR="004D5EB2" w:rsidRDefault="00E5192C" w:rsidP="00450F2B">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4049" w:author="2" w:date="2021-08-31T10:55:00Z">
              <w:tcPr>
                <w:tcW w:w="6001" w:type="dxa"/>
              </w:tcPr>
            </w:tcPrChange>
          </w:tcPr>
          <w:p w14:paraId="3979FDC1" w14:textId="77777777" w:rsidR="00E5192C" w:rsidRDefault="00E5192C" w:rsidP="00E5192C">
            <w:pPr>
              <w:pStyle w:val="6"/>
              <w:shd w:val="clear" w:color="auto" w:fill="auto"/>
              <w:tabs>
                <w:tab w:val="left" w:pos="313"/>
              </w:tabs>
              <w:spacing w:before="0" w:line="211" w:lineRule="exact"/>
              <w:ind w:right="20" w:firstLine="0"/>
            </w:pPr>
            <w:r>
              <w:rPr>
                <w:rStyle w:val="1"/>
              </w:rPr>
              <w:t xml:space="preserve">При помощи собирающей линзы с фокусным расстоянием 6 см получают мнимое изображение рассматриваемой монеты на </w:t>
            </w:r>
            <w:r>
              <w:rPr>
                <w:rStyle w:val="1"/>
              </w:rPr>
              <w:lastRenderedPageBreak/>
              <w:t>рас</w:t>
            </w:r>
            <w:r>
              <w:rPr>
                <w:rStyle w:val="1"/>
              </w:rPr>
              <w:softHyphen/>
              <w:t>стоянии 18 см от линзы. На каком расстоянии от линзы поме</w:t>
            </w:r>
            <w:r>
              <w:rPr>
                <w:rStyle w:val="1"/>
              </w:rPr>
              <w:softHyphen/>
              <w:t>щена монета?</w:t>
            </w:r>
          </w:p>
          <w:p w14:paraId="67864BD9" w14:textId="77777777" w:rsidR="004D5EB2" w:rsidRPr="00450F2B" w:rsidRDefault="004D5EB2" w:rsidP="00E5192C">
            <w:pPr>
              <w:pStyle w:val="6"/>
              <w:shd w:val="clear" w:color="auto" w:fill="auto"/>
              <w:tabs>
                <w:tab w:val="left" w:pos="322"/>
              </w:tabs>
              <w:spacing w:before="0" w:line="211" w:lineRule="exact"/>
              <w:ind w:right="20" w:firstLine="0"/>
              <w:rPr>
                <w:rFonts w:ascii="Times New Roman" w:eastAsia="Times New Roman" w:hAnsi="Times New Roman" w:cs="Times New Roman"/>
                <w:color w:val="000000"/>
                <w:lang w:eastAsia="ru-RU"/>
              </w:rPr>
            </w:pPr>
          </w:p>
        </w:tc>
        <w:tc>
          <w:tcPr>
            <w:tcW w:w="4961" w:type="dxa"/>
            <w:gridSpan w:val="2"/>
            <w:tcPrChange w:id="4050" w:author="2" w:date="2021-08-31T10:55:00Z">
              <w:tcPr>
                <w:tcW w:w="4839" w:type="dxa"/>
              </w:tcPr>
            </w:tcPrChange>
          </w:tcPr>
          <w:p w14:paraId="771EDE4B" w14:textId="77777777" w:rsidR="004D5EB2" w:rsidRPr="006F33AA" w:rsidRDefault="00D063AD" w:rsidP="00D063AD">
            <w:pPr>
              <w:pStyle w:val="a4"/>
              <w:numPr>
                <w:ilvl w:val="0"/>
                <w:numId w:val="238"/>
              </w:numPr>
              <w:spacing w:after="0" w:line="273" w:lineRule="exact"/>
              <w:ind w:right="20"/>
              <w:rPr>
                <w:ins w:id="4051" w:author="2" w:date="2021-08-31T10:55:00Z"/>
                <w:rFonts w:ascii="Times New Roman" w:eastAsia="Century Schoolbook" w:hAnsi="Times New Roman" w:cs="Times New Roman"/>
                <w:color w:val="000000"/>
                <w:sz w:val="20"/>
                <w:szCs w:val="20"/>
                <w:lang w:eastAsia="ru-RU"/>
              </w:rPr>
            </w:pPr>
            <w:ins w:id="4052" w:author="2" w:date="2021-08-31T10:55:00Z">
              <w:r w:rsidRPr="006F33AA">
                <w:rPr>
                  <w:rFonts w:ascii="Times New Roman" w:eastAsia="Century Schoolbook" w:hAnsi="Times New Roman" w:cs="Times New Roman"/>
                  <w:color w:val="000000"/>
                  <w:sz w:val="20"/>
                  <w:szCs w:val="20"/>
                  <w:lang w:eastAsia="ru-RU"/>
                </w:rPr>
                <w:lastRenderedPageBreak/>
                <w:t>4,5см</w:t>
              </w:r>
            </w:ins>
          </w:p>
          <w:p w14:paraId="7642CAB8" w14:textId="77777777" w:rsidR="00D063AD" w:rsidRPr="006F33AA" w:rsidRDefault="002F2720" w:rsidP="00D063AD">
            <w:pPr>
              <w:pStyle w:val="a4"/>
              <w:numPr>
                <w:ilvl w:val="0"/>
                <w:numId w:val="238"/>
              </w:numPr>
              <w:spacing w:after="0" w:line="273" w:lineRule="exact"/>
              <w:ind w:right="20"/>
              <w:rPr>
                <w:ins w:id="4053" w:author="2" w:date="2021-08-31T10:55:00Z"/>
                <w:rFonts w:ascii="Times New Roman" w:eastAsia="Century Schoolbook" w:hAnsi="Times New Roman" w:cs="Times New Roman"/>
                <w:color w:val="000000"/>
                <w:sz w:val="20"/>
                <w:szCs w:val="20"/>
                <w:lang w:eastAsia="ru-RU"/>
              </w:rPr>
            </w:pPr>
            <w:ins w:id="4054" w:author="2" w:date="2021-08-31T10:55:00Z">
              <w:r w:rsidRPr="006F33AA">
                <w:rPr>
                  <w:rFonts w:ascii="Times New Roman" w:eastAsia="Century Schoolbook" w:hAnsi="Times New Roman" w:cs="Times New Roman"/>
                  <w:color w:val="000000"/>
                  <w:sz w:val="20"/>
                  <w:szCs w:val="20"/>
                  <w:lang w:eastAsia="ru-RU"/>
                </w:rPr>
                <w:lastRenderedPageBreak/>
                <w:t>12см</w:t>
              </w:r>
            </w:ins>
          </w:p>
          <w:p w14:paraId="7B67EF33" w14:textId="77777777" w:rsidR="002F2720" w:rsidRPr="006F33AA" w:rsidRDefault="002F2720" w:rsidP="00D063AD">
            <w:pPr>
              <w:pStyle w:val="a4"/>
              <w:numPr>
                <w:ilvl w:val="0"/>
                <w:numId w:val="238"/>
              </w:numPr>
              <w:spacing w:after="0" w:line="273" w:lineRule="exact"/>
              <w:ind w:right="20"/>
              <w:rPr>
                <w:ins w:id="4055" w:author="2" w:date="2021-08-31T10:55:00Z"/>
                <w:rFonts w:ascii="Times New Roman" w:eastAsia="Century Schoolbook" w:hAnsi="Times New Roman" w:cs="Times New Roman"/>
                <w:color w:val="000000"/>
                <w:sz w:val="20"/>
                <w:szCs w:val="20"/>
                <w:lang w:eastAsia="ru-RU"/>
              </w:rPr>
            </w:pPr>
            <w:ins w:id="4056" w:author="2" w:date="2021-08-31T10:55:00Z">
              <w:r w:rsidRPr="006F33AA">
                <w:rPr>
                  <w:rFonts w:ascii="Times New Roman" w:eastAsia="Century Schoolbook" w:hAnsi="Times New Roman" w:cs="Times New Roman"/>
                  <w:color w:val="000000"/>
                  <w:sz w:val="20"/>
                  <w:szCs w:val="20"/>
                  <w:lang w:eastAsia="ru-RU"/>
                </w:rPr>
                <w:t>3см</w:t>
              </w:r>
            </w:ins>
          </w:p>
          <w:p w14:paraId="5D506931" w14:textId="77777777" w:rsidR="002F2720" w:rsidRPr="006F33AA" w:rsidRDefault="002F2720" w:rsidP="00D063AD">
            <w:pPr>
              <w:pStyle w:val="a4"/>
              <w:numPr>
                <w:ilvl w:val="0"/>
                <w:numId w:val="238"/>
              </w:numPr>
              <w:spacing w:after="0" w:line="273" w:lineRule="exact"/>
              <w:ind w:right="20"/>
              <w:rPr>
                <w:ins w:id="4057" w:author="2" w:date="2021-08-31T10:55:00Z"/>
                <w:rFonts w:ascii="Times New Roman" w:eastAsia="Century Schoolbook" w:hAnsi="Times New Roman" w:cs="Times New Roman"/>
                <w:color w:val="000000"/>
                <w:sz w:val="20"/>
                <w:szCs w:val="20"/>
                <w:lang w:eastAsia="ru-RU"/>
              </w:rPr>
            </w:pPr>
            <w:ins w:id="4058" w:author="2" w:date="2021-08-31T10:55:00Z">
              <w:r w:rsidRPr="006F33AA">
                <w:rPr>
                  <w:rFonts w:ascii="Times New Roman" w:eastAsia="Century Schoolbook" w:hAnsi="Times New Roman" w:cs="Times New Roman"/>
                  <w:color w:val="000000"/>
                  <w:sz w:val="20"/>
                  <w:szCs w:val="20"/>
                  <w:lang w:eastAsia="ru-RU"/>
                </w:rPr>
                <w:t>9см</w:t>
              </w:r>
            </w:ins>
          </w:p>
          <w:p w14:paraId="2618BF77" w14:textId="77777777" w:rsidR="004D5EB2" w:rsidRPr="006F33AA" w:rsidRDefault="004D5EB2" w:rsidP="002F2720">
            <w:pPr>
              <w:pStyle w:val="a4"/>
              <w:spacing w:after="0" w:line="273" w:lineRule="exact"/>
              <w:ind w:left="848" w:right="20"/>
              <w:rPr>
                <w:rFonts w:ascii="Times New Roman" w:hAnsi="Times New Roman"/>
                <w:color w:val="000000"/>
                <w:sz w:val="20"/>
                <w:rPrChange w:id="4059" w:author="2" w:date="2021-08-31T10:55:00Z">
                  <w:rPr>
                    <w:rFonts w:ascii="Times New Roman" w:eastAsia="Century Schoolbook" w:hAnsi="Times New Roman" w:cs="Times New Roman"/>
                    <w:color w:val="000000"/>
                    <w:sz w:val="24"/>
                    <w:szCs w:val="24"/>
                    <w:lang w:eastAsia="ru-RU"/>
                  </w:rPr>
                </w:rPrChange>
              </w:rPr>
              <w:pPrChange w:id="4060" w:author="2" w:date="2021-08-31T10:55:00Z">
                <w:pPr>
                  <w:pStyle w:val="a4"/>
                  <w:framePr w:hSpace="180" w:wrap="around" w:hAnchor="margin" w:y="665"/>
                  <w:spacing w:after="0" w:line="273" w:lineRule="exact"/>
                  <w:ind w:left="346" w:right="20" w:firstLine="142"/>
                </w:pPr>
              </w:pPrChange>
            </w:pPr>
          </w:p>
        </w:tc>
        <w:tc>
          <w:tcPr>
            <w:tcW w:w="567" w:type="dxa"/>
            <w:gridSpan w:val="2"/>
            <w:tcPrChange w:id="4061" w:author="2" w:date="2021-08-31T10:55:00Z">
              <w:tcPr>
                <w:tcW w:w="547" w:type="dxa"/>
              </w:tcPr>
            </w:tcPrChange>
          </w:tcPr>
          <w:p w14:paraId="1E7606D5" w14:textId="70E06BC4" w:rsidR="004D5EB2" w:rsidRPr="00450F2B" w:rsidRDefault="002F2720" w:rsidP="00450F2B">
            <w:pPr>
              <w:tabs>
                <w:tab w:val="left" w:pos="600"/>
                <w:tab w:val="left" w:pos="851"/>
              </w:tabs>
              <w:ind w:right="34" w:firstLine="142"/>
              <w:rPr>
                <w:rFonts w:ascii="Times New Roman" w:hAnsi="Times New Roman" w:cs="Times New Roman"/>
                <w:sz w:val="24"/>
                <w:szCs w:val="24"/>
              </w:rPr>
            </w:pPr>
            <w:ins w:id="4062" w:author="2" w:date="2021-08-31T10:55:00Z">
              <w:r>
                <w:rPr>
                  <w:rFonts w:ascii="Times New Roman" w:hAnsi="Times New Roman" w:cs="Times New Roman"/>
                  <w:sz w:val="24"/>
                  <w:szCs w:val="24"/>
                </w:rPr>
                <w:lastRenderedPageBreak/>
                <w:t>1</w:t>
              </w:r>
            </w:ins>
          </w:p>
        </w:tc>
      </w:tr>
      <w:tr w:rsidR="004D5EB2" w:rsidRPr="00450F2B" w14:paraId="4955C504" w14:textId="77777777" w:rsidTr="00911EF6">
        <w:tc>
          <w:tcPr>
            <w:tcW w:w="846" w:type="dxa"/>
            <w:tcPrChange w:id="4063" w:author="2" w:date="2021-08-31T10:55:00Z">
              <w:tcPr>
                <w:tcW w:w="846" w:type="dxa"/>
              </w:tcPr>
            </w:tcPrChange>
          </w:tcPr>
          <w:p w14:paraId="5737E634" w14:textId="77777777" w:rsidR="004D5EB2" w:rsidRPr="00450F2B" w:rsidRDefault="004D5EB2" w:rsidP="00450F2B">
            <w:pPr>
              <w:spacing w:after="120"/>
              <w:rPr>
                <w:rFonts w:ascii="Times New Roman" w:hAnsi="Times New Roman" w:cs="Times New Roman"/>
                <w:sz w:val="24"/>
                <w:szCs w:val="24"/>
              </w:rPr>
            </w:pPr>
          </w:p>
        </w:tc>
        <w:tc>
          <w:tcPr>
            <w:tcW w:w="1843" w:type="dxa"/>
            <w:tcPrChange w:id="4064" w:author="2" w:date="2021-08-31T10:55:00Z">
              <w:tcPr>
                <w:tcW w:w="1843" w:type="dxa"/>
              </w:tcPr>
            </w:tcPrChange>
          </w:tcPr>
          <w:p w14:paraId="16874086" w14:textId="77777777" w:rsidR="004D5EB2" w:rsidRPr="00450F2B" w:rsidRDefault="004D5EB2" w:rsidP="00450F2B">
            <w:pPr>
              <w:spacing w:after="120"/>
              <w:rPr>
                <w:rFonts w:ascii="Times New Roman" w:hAnsi="Times New Roman" w:cs="Times New Roman"/>
                <w:sz w:val="24"/>
                <w:szCs w:val="24"/>
              </w:rPr>
            </w:pPr>
          </w:p>
        </w:tc>
        <w:tc>
          <w:tcPr>
            <w:tcW w:w="425" w:type="dxa"/>
            <w:tcPrChange w:id="4065" w:author="2" w:date="2021-08-31T10:55:00Z">
              <w:tcPr>
                <w:tcW w:w="425" w:type="dxa"/>
              </w:tcPr>
            </w:tcPrChange>
          </w:tcPr>
          <w:p w14:paraId="5DC300D0" w14:textId="77777777" w:rsidR="004D5EB2" w:rsidRPr="00450F2B" w:rsidRDefault="004D5EB2" w:rsidP="00450F2B">
            <w:pPr>
              <w:spacing w:after="120"/>
              <w:rPr>
                <w:rFonts w:ascii="Times New Roman" w:hAnsi="Times New Roman" w:cs="Times New Roman"/>
                <w:sz w:val="24"/>
                <w:szCs w:val="24"/>
              </w:rPr>
            </w:pPr>
          </w:p>
        </w:tc>
        <w:tc>
          <w:tcPr>
            <w:tcW w:w="392" w:type="dxa"/>
            <w:tcPrChange w:id="4066" w:author="2" w:date="2021-08-31T10:55:00Z">
              <w:tcPr>
                <w:tcW w:w="392" w:type="dxa"/>
              </w:tcPr>
            </w:tcPrChange>
          </w:tcPr>
          <w:p w14:paraId="1D0304E1" w14:textId="77777777" w:rsidR="004D5EB2" w:rsidRPr="00450F2B" w:rsidRDefault="004D5EB2" w:rsidP="00450F2B">
            <w:pPr>
              <w:spacing w:after="120"/>
              <w:rPr>
                <w:rFonts w:ascii="Times New Roman" w:hAnsi="Times New Roman" w:cs="Times New Roman"/>
                <w:sz w:val="24"/>
                <w:szCs w:val="24"/>
              </w:rPr>
            </w:pPr>
          </w:p>
        </w:tc>
        <w:tc>
          <w:tcPr>
            <w:tcW w:w="553" w:type="dxa"/>
            <w:tcPrChange w:id="4067" w:author="2" w:date="2021-08-31T10:55:00Z">
              <w:tcPr>
                <w:tcW w:w="553" w:type="dxa"/>
              </w:tcPr>
            </w:tcPrChange>
          </w:tcPr>
          <w:p w14:paraId="17DEF2FF" w14:textId="3E65E99A" w:rsidR="004D5EB2" w:rsidRDefault="00E5192C" w:rsidP="00450F2B">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4068" w:author="2" w:date="2021-08-31T10:55:00Z">
              <w:tcPr>
                <w:tcW w:w="6001" w:type="dxa"/>
              </w:tcPr>
            </w:tcPrChange>
          </w:tcPr>
          <w:p w14:paraId="5F1CF082" w14:textId="26B6858D" w:rsidR="004D5EB2" w:rsidRPr="00450F2B" w:rsidRDefault="00E5192C" w:rsidP="00E5192C">
            <w:pPr>
              <w:jc w:val="both"/>
              <w:rPr>
                <w:rFonts w:ascii="Times New Roman" w:eastAsia="Times New Roman" w:hAnsi="Times New Roman" w:cs="Times New Roman"/>
                <w:color w:val="000000"/>
                <w:lang w:eastAsia="ru-RU"/>
              </w:rPr>
            </w:pPr>
            <w:r>
              <w:rPr>
                <w:rStyle w:val="1"/>
              </w:rPr>
              <w:t>Определите фокусное расстояние рассеивающей линзы, если предмет находится от линзы на расстоянии 15 см, а его изобра</w:t>
            </w:r>
            <w:r>
              <w:rPr>
                <w:rStyle w:val="1"/>
              </w:rPr>
              <w:softHyphen/>
              <w:t>жение получается на расстоянии 6 см от линзы</w:t>
            </w:r>
          </w:p>
        </w:tc>
        <w:tc>
          <w:tcPr>
            <w:tcW w:w="4961" w:type="dxa"/>
            <w:gridSpan w:val="2"/>
            <w:tcPrChange w:id="4069" w:author="2" w:date="2021-08-31T10:55:00Z">
              <w:tcPr>
                <w:tcW w:w="4839" w:type="dxa"/>
              </w:tcPr>
            </w:tcPrChange>
          </w:tcPr>
          <w:p w14:paraId="6C933EC7" w14:textId="77777777" w:rsidR="004D5EB2" w:rsidRPr="006F33AA" w:rsidRDefault="002F2720" w:rsidP="002F2720">
            <w:pPr>
              <w:pStyle w:val="a4"/>
              <w:numPr>
                <w:ilvl w:val="0"/>
                <w:numId w:val="239"/>
              </w:numPr>
              <w:spacing w:after="0" w:line="273" w:lineRule="exact"/>
              <w:ind w:right="20"/>
              <w:rPr>
                <w:ins w:id="4070" w:author="2" w:date="2021-08-31T10:55:00Z"/>
                <w:rFonts w:ascii="Times New Roman" w:eastAsia="Century Schoolbook" w:hAnsi="Times New Roman" w:cs="Times New Roman"/>
                <w:color w:val="000000"/>
                <w:sz w:val="20"/>
                <w:szCs w:val="20"/>
                <w:lang w:eastAsia="ru-RU"/>
              </w:rPr>
            </w:pPr>
            <w:ins w:id="4071" w:author="2" w:date="2021-08-31T10:55:00Z">
              <w:r w:rsidRPr="006F33AA">
                <w:rPr>
                  <w:rFonts w:ascii="Times New Roman" w:eastAsia="Century Schoolbook" w:hAnsi="Times New Roman" w:cs="Times New Roman"/>
                  <w:color w:val="000000"/>
                  <w:sz w:val="20"/>
                  <w:szCs w:val="20"/>
                  <w:lang w:eastAsia="ru-RU"/>
                </w:rPr>
                <w:t>– 10см</w:t>
              </w:r>
            </w:ins>
          </w:p>
          <w:p w14:paraId="67DC4CCE" w14:textId="77777777" w:rsidR="002F2720" w:rsidRPr="006F33AA" w:rsidRDefault="002F2720" w:rsidP="002F2720">
            <w:pPr>
              <w:pStyle w:val="a4"/>
              <w:numPr>
                <w:ilvl w:val="0"/>
                <w:numId w:val="239"/>
              </w:numPr>
              <w:spacing w:after="0" w:line="273" w:lineRule="exact"/>
              <w:ind w:right="20"/>
              <w:rPr>
                <w:ins w:id="4072" w:author="2" w:date="2021-08-31T10:55:00Z"/>
                <w:rFonts w:ascii="Times New Roman" w:eastAsia="Century Schoolbook" w:hAnsi="Times New Roman" w:cs="Times New Roman"/>
                <w:color w:val="000000"/>
                <w:sz w:val="20"/>
                <w:szCs w:val="20"/>
                <w:lang w:eastAsia="ru-RU"/>
              </w:rPr>
            </w:pPr>
            <w:ins w:id="4073" w:author="2" w:date="2021-08-31T10:55:00Z">
              <w:r w:rsidRPr="006F33AA">
                <w:rPr>
                  <w:rFonts w:ascii="Times New Roman" w:eastAsia="Century Schoolbook" w:hAnsi="Times New Roman" w:cs="Times New Roman"/>
                  <w:color w:val="000000"/>
                  <w:sz w:val="20"/>
                  <w:szCs w:val="20"/>
                  <w:lang w:eastAsia="ru-RU"/>
                </w:rPr>
                <w:t>- 20см</w:t>
              </w:r>
            </w:ins>
          </w:p>
          <w:p w14:paraId="097B6610" w14:textId="77777777" w:rsidR="002F2720" w:rsidRPr="006F33AA" w:rsidRDefault="002F2720" w:rsidP="002F2720">
            <w:pPr>
              <w:pStyle w:val="a4"/>
              <w:numPr>
                <w:ilvl w:val="0"/>
                <w:numId w:val="239"/>
              </w:numPr>
              <w:spacing w:after="0" w:line="273" w:lineRule="exact"/>
              <w:ind w:right="20"/>
              <w:rPr>
                <w:ins w:id="4074" w:author="2" w:date="2021-08-31T10:55:00Z"/>
                <w:rFonts w:ascii="Times New Roman" w:eastAsia="Century Schoolbook" w:hAnsi="Times New Roman" w:cs="Times New Roman"/>
                <w:color w:val="000000"/>
                <w:sz w:val="20"/>
                <w:szCs w:val="20"/>
                <w:lang w:eastAsia="ru-RU"/>
              </w:rPr>
            </w:pPr>
            <w:ins w:id="4075" w:author="2" w:date="2021-08-31T10:55:00Z">
              <w:r w:rsidRPr="006F33AA">
                <w:rPr>
                  <w:rFonts w:ascii="Times New Roman" w:eastAsia="Century Schoolbook" w:hAnsi="Times New Roman" w:cs="Times New Roman"/>
                  <w:color w:val="000000"/>
                  <w:sz w:val="20"/>
                  <w:szCs w:val="20"/>
                  <w:lang w:eastAsia="ru-RU"/>
                </w:rPr>
                <w:t>- 9см</w:t>
              </w:r>
            </w:ins>
          </w:p>
          <w:p w14:paraId="74439D31" w14:textId="5E072484" w:rsidR="004D5EB2" w:rsidRPr="006F33AA" w:rsidRDefault="002F2720" w:rsidP="002F2720">
            <w:pPr>
              <w:pStyle w:val="a4"/>
              <w:numPr>
                <w:ilvl w:val="0"/>
                <w:numId w:val="239"/>
              </w:numPr>
              <w:spacing w:after="0" w:line="273" w:lineRule="exact"/>
              <w:ind w:right="20"/>
              <w:rPr>
                <w:rFonts w:ascii="Times New Roman" w:hAnsi="Times New Roman"/>
                <w:color w:val="000000"/>
                <w:sz w:val="20"/>
                <w:rPrChange w:id="4076" w:author="2" w:date="2021-08-31T10:55:00Z">
                  <w:rPr>
                    <w:rFonts w:ascii="Times New Roman" w:eastAsia="Century Schoolbook" w:hAnsi="Times New Roman" w:cs="Times New Roman"/>
                    <w:color w:val="000000"/>
                    <w:sz w:val="24"/>
                    <w:szCs w:val="24"/>
                    <w:lang w:eastAsia="ru-RU"/>
                  </w:rPr>
                </w:rPrChange>
              </w:rPr>
              <w:pPrChange w:id="4077" w:author="2" w:date="2021-08-31T10:55:00Z">
                <w:pPr>
                  <w:pStyle w:val="a4"/>
                  <w:framePr w:hSpace="180" w:wrap="around" w:hAnchor="margin" w:y="665"/>
                  <w:spacing w:after="0" w:line="273" w:lineRule="exact"/>
                  <w:ind w:left="346" w:right="20" w:firstLine="142"/>
                </w:pPr>
              </w:pPrChange>
            </w:pPr>
            <w:ins w:id="4078" w:author="2" w:date="2021-08-31T10:55:00Z">
              <w:r w:rsidRPr="006F33AA">
                <w:rPr>
                  <w:rFonts w:ascii="Times New Roman" w:eastAsia="Century Schoolbook" w:hAnsi="Times New Roman" w:cs="Times New Roman"/>
                  <w:color w:val="000000"/>
                  <w:sz w:val="20"/>
                  <w:szCs w:val="20"/>
                  <w:lang w:eastAsia="ru-RU"/>
                </w:rPr>
                <w:t>-21см</w:t>
              </w:r>
            </w:ins>
          </w:p>
        </w:tc>
        <w:tc>
          <w:tcPr>
            <w:tcW w:w="567" w:type="dxa"/>
            <w:gridSpan w:val="2"/>
            <w:tcPrChange w:id="4079" w:author="2" w:date="2021-08-31T10:55:00Z">
              <w:tcPr>
                <w:tcW w:w="547" w:type="dxa"/>
              </w:tcPr>
            </w:tcPrChange>
          </w:tcPr>
          <w:p w14:paraId="60F24534" w14:textId="5310B857" w:rsidR="004D5EB2" w:rsidRPr="00450F2B" w:rsidRDefault="002F2720" w:rsidP="00450F2B">
            <w:pPr>
              <w:tabs>
                <w:tab w:val="left" w:pos="600"/>
                <w:tab w:val="left" w:pos="851"/>
              </w:tabs>
              <w:ind w:right="34" w:firstLine="142"/>
              <w:rPr>
                <w:rFonts w:ascii="Times New Roman" w:hAnsi="Times New Roman" w:cs="Times New Roman"/>
                <w:sz w:val="24"/>
                <w:szCs w:val="24"/>
              </w:rPr>
            </w:pPr>
            <w:ins w:id="4080" w:author="2" w:date="2021-08-31T10:55:00Z">
              <w:r>
                <w:rPr>
                  <w:rFonts w:ascii="Times New Roman" w:hAnsi="Times New Roman" w:cs="Times New Roman"/>
                  <w:sz w:val="24"/>
                  <w:szCs w:val="24"/>
                </w:rPr>
                <w:t>1</w:t>
              </w:r>
            </w:ins>
          </w:p>
        </w:tc>
      </w:tr>
      <w:tr w:rsidR="004D5EB2" w:rsidRPr="00450F2B" w14:paraId="05784312" w14:textId="77777777" w:rsidTr="00911EF6">
        <w:tc>
          <w:tcPr>
            <w:tcW w:w="846" w:type="dxa"/>
            <w:tcPrChange w:id="4081" w:author="2" w:date="2021-08-31T10:55:00Z">
              <w:tcPr>
                <w:tcW w:w="846" w:type="dxa"/>
              </w:tcPr>
            </w:tcPrChange>
          </w:tcPr>
          <w:p w14:paraId="2D66AA12" w14:textId="77777777" w:rsidR="004D5EB2" w:rsidRPr="00450F2B" w:rsidRDefault="004D5EB2" w:rsidP="00450F2B">
            <w:pPr>
              <w:spacing w:after="120"/>
              <w:rPr>
                <w:rFonts w:ascii="Times New Roman" w:hAnsi="Times New Roman" w:cs="Times New Roman"/>
                <w:sz w:val="24"/>
                <w:szCs w:val="24"/>
              </w:rPr>
            </w:pPr>
          </w:p>
        </w:tc>
        <w:tc>
          <w:tcPr>
            <w:tcW w:w="1843" w:type="dxa"/>
            <w:tcPrChange w:id="4082" w:author="2" w:date="2021-08-31T10:55:00Z">
              <w:tcPr>
                <w:tcW w:w="1843" w:type="dxa"/>
              </w:tcPr>
            </w:tcPrChange>
          </w:tcPr>
          <w:p w14:paraId="56973979" w14:textId="77777777" w:rsidR="004D5EB2" w:rsidRPr="00450F2B" w:rsidRDefault="004D5EB2" w:rsidP="00450F2B">
            <w:pPr>
              <w:spacing w:after="120"/>
              <w:rPr>
                <w:rFonts w:ascii="Times New Roman" w:hAnsi="Times New Roman" w:cs="Times New Roman"/>
                <w:sz w:val="24"/>
                <w:szCs w:val="24"/>
              </w:rPr>
            </w:pPr>
          </w:p>
        </w:tc>
        <w:tc>
          <w:tcPr>
            <w:tcW w:w="425" w:type="dxa"/>
            <w:tcPrChange w:id="4083" w:author="2" w:date="2021-08-31T10:55:00Z">
              <w:tcPr>
                <w:tcW w:w="425" w:type="dxa"/>
              </w:tcPr>
            </w:tcPrChange>
          </w:tcPr>
          <w:p w14:paraId="0284B4FF" w14:textId="77777777" w:rsidR="004D5EB2" w:rsidRPr="00450F2B" w:rsidRDefault="004D5EB2" w:rsidP="00450F2B">
            <w:pPr>
              <w:spacing w:after="120"/>
              <w:rPr>
                <w:rFonts w:ascii="Times New Roman" w:hAnsi="Times New Roman" w:cs="Times New Roman"/>
                <w:sz w:val="24"/>
                <w:szCs w:val="24"/>
              </w:rPr>
            </w:pPr>
          </w:p>
        </w:tc>
        <w:tc>
          <w:tcPr>
            <w:tcW w:w="392" w:type="dxa"/>
            <w:tcPrChange w:id="4084" w:author="2" w:date="2021-08-31T10:55:00Z">
              <w:tcPr>
                <w:tcW w:w="392" w:type="dxa"/>
              </w:tcPr>
            </w:tcPrChange>
          </w:tcPr>
          <w:p w14:paraId="38204C8A" w14:textId="77777777" w:rsidR="004D5EB2" w:rsidRPr="00450F2B" w:rsidRDefault="004D5EB2" w:rsidP="00450F2B">
            <w:pPr>
              <w:spacing w:after="120"/>
              <w:rPr>
                <w:rFonts w:ascii="Times New Roman" w:hAnsi="Times New Roman" w:cs="Times New Roman"/>
                <w:sz w:val="24"/>
                <w:szCs w:val="24"/>
              </w:rPr>
            </w:pPr>
          </w:p>
        </w:tc>
        <w:tc>
          <w:tcPr>
            <w:tcW w:w="553" w:type="dxa"/>
            <w:tcPrChange w:id="4085" w:author="2" w:date="2021-08-31T10:55:00Z">
              <w:tcPr>
                <w:tcW w:w="553" w:type="dxa"/>
              </w:tcPr>
            </w:tcPrChange>
          </w:tcPr>
          <w:p w14:paraId="4A2522ED" w14:textId="66BF825F" w:rsidR="004D5EB2" w:rsidRDefault="00E5192C" w:rsidP="00450F2B">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4086" w:author="2" w:date="2021-08-31T10:55:00Z">
              <w:tcPr>
                <w:tcW w:w="6001" w:type="dxa"/>
              </w:tcPr>
            </w:tcPrChange>
          </w:tcPr>
          <w:p w14:paraId="0DB9B1F2" w14:textId="437CBA05" w:rsidR="004D5EB2" w:rsidRPr="00450F2B" w:rsidRDefault="00E5192C" w:rsidP="00E5192C">
            <w:pPr>
              <w:jc w:val="both"/>
              <w:rPr>
                <w:rFonts w:ascii="Times New Roman" w:eastAsia="Times New Roman" w:hAnsi="Times New Roman" w:cs="Times New Roman"/>
                <w:color w:val="000000"/>
                <w:lang w:eastAsia="ru-RU"/>
              </w:rPr>
            </w:pPr>
            <w:r>
              <w:rPr>
                <w:rStyle w:val="1"/>
              </w:rPr>
              <w:t xml:space="preserve">Определите фокусное расстояние рассеивающей линзы, если предмет находится от линзы на расстоянии </w:t>
            </w:r>
            <w:ins w:id="4087" w:author="2" w:date="2021-08-31T10:55:00Z">
              <w:r w:rsidR="002F2720">
                <w:rPr>
                  <w:rStyle w:val="1"/>
                </w:rPr>
                <w:t>18</w:t>
              </w:r>
            </w:ins>
            <w:del w:id="4088" w:author="2" w:date="2021-08-31T10:55:00Z">
              <w:r>
                <w:rPr>
                  <w:rStyle w:val="1"/>
                </w:rPr>
                <w:delText>15</w:delText>
              </w:r>
            </w:del>
            <w:r>
              <w:rPr>
                <w:rStyle w:val="1"/>
              </w:rPr>
              <w:t xml:space="preserve"> см, а его изобра</w:t>
            </w:r>
            <w:r>
              <w:rPr>
                <w:rStyle w:val="1"/>
              </w:rPr>
              <w:softHyphen/>
              <w:t>жение получается на расстоянии 6 см от линзы</w:t>
            </w:r>
          </w:p>
        </w:tc>
        <w:tc>
          <w:tcPr>
            <w:tcW w:w="4961" w:type="dxa"/>
            <w:gridSpan w:val="2"/>
            <w:tcPrChange w:id="4089" w:author="2" w:date="2021-08-31T10:55:00Z">
              <w:tcPr>
                <w:tcW w:w="4839" w:type="dxa"/>
              </w:tcPr>
            </w:tcPrChange>
          </w:tcPr>
          <w:p w14:paraId="22F9388C" w14:textId="77777777" w:rsidR="004D5EB2" w:rsidRPr="006F33AA" w:rsidRDefault="002F2720" w:rsidP="002F2720">
            <w:pPr>
              <w:pStyle w:val="a4"/>
              <w:numPr>
                <w:ilvl w:val="0"/>
                <w:numId w:val="240"/>
              </w:numPr>
              <w:spacing w:after="0" w:line="273" w:lineRule="exact"/>
              <w:ind w:right="20"/>
              <w:rPr>
                <w:ins w:id="4090" w:author="2" w:date="2021-08-31T10:55:00Z"/>
                <w:rFonts w:ascii="Times New Roman" w:eastAsia="Century Schoolbook" w:hAnsi="Times New Roman" w:cs="Times New Roman"/>
                <w:color w:val="000000"/>
                <w:sz w:val="20"/>
                <w:szCs w:val="20"/>
                <w:lang w:eastAsia="ru-RU"/>
              </w:rPr>
            </w:pPr>
            <w:ins w:id="4091" w:author="2" w:date="2021-08-31T10:55:00Z">
              <w:r w:rsidRPr="006F33AA">
                <w:rPr>
                  <w:rFonts w:ascii="Times New Roman" w:eastAsia="Century Schoolbook" w:hAnsi="Times New Roman" w:cs="Times New Roman"/>
                  <w:color w:val="000000"/>
                  <w:sz w:val="20"/>
                  <w:szCs w:val="20"/>
                  <w:lang w:eastAsia="ru-RU"/>
                </w:rPr>
                <w:t>-9 см</w:t>
              </w:r>
            </w:ins>
          </w:p>
          <w:p w14:paraId="4DFB0775" w14:textId="77777777" w:rsidR="002F2720" w:rsidRPr="006F33AA" w:rsidRDefault="002F2720" w:rsidP="002F2720">
            <w:pPr>
              <w:pStyle w:val="a4"/>
              <w:numPr>
                <w:ilvl w:val="0"/>
                <w:numId w:val="240"/>
              </w:numPr>
              <w:spacing w:after="0" w:line="273" w:lineRule="exact"/>
              <w:ind w:right="20"/>
              <w:rPr>
                <w:ins w:id="4092" w:author="2" w:date="2021-08-31T10:55:00Z"/>
                <w:rFonts w:ascii="Times New Roman" w:eastAsia="Century Schoolbook" w:hAnsi="Times New Roman" w:cs="Times New Roman"/>
                <w:color w:val="000000"/>
                <w:sz w:val="20"/>
                <w:szCs w:val="20"/>
                <w:lang w:eastAsia="ru-RU"/>
              </w:rPr>
            </w:pPr>
            <w:ins w:id="4093" w:author="2" w:date="2021-08-31T10:55:00Z">
              <w:r w:rsidRPr="006F33AA">
                <w:rPr>
                  <w:rFonts w:ascii="Times New Roman" w:eastAsia="Century Schoolbook" w:hAnsi="Times New Roman" w:cs="Times New Roman"/>
                  <w:color w:val="000000"/>
                  <w:sz w:val="20"/>
                  <w:szCs w:val="20"/>
                  <w:lang w:eastAsia="ru-RU"/>
                </w:rPr>
                <w:t>-12см</w:t>
              </w:r>
            </w:ins>
          </w:p>
          <w:p w14:paraId="325A00FA" w14:textId="77777777" w:rsidR="002F2720" w:rsidRPr="006F33AA" w:rsidRDefault="002F2720" w:rsidP="002F2720">
            <w:pPr>
              <w:pStyle w:val="a4"/>
              <w:numPr>
                <w:ilvl w:val="0"/>
                <w:numId w:val="240"/>
              </w:numPr>
              <w:spacing w:after="0" w:line="273" w:lineRule="exact"/>
              <w:ind w:right="20"/>
              <w:rPr>
                <w:ins w:id="4094" w:author="2" w:date="2021-08-31T10:55:00Z"/>
                <w:rFonts w:ascii="Times New Roman" w:eastAsia="Century Schoolbook" w:hAnsi="Times New Roman" w:cs="Times New Roman"/>
                <w:color w:val="000000"/>
                <w:sz w:val="20"/>
                <w:szCs w:val="20"/>
                <w:lang w:eastAsia="ru-RU"/>
              </w:rPr>
            </w:pPr>
            <w:ins w:id="4095" w:author="2" w:date="2021-08-31T10:55:00Z">
              <w:r w:rsidRPr="006F33AA">
                <w:rPr>
                  <w:rFonts w:ascii="Times New Roman" w:eastAsia="Century Schoolbook" w:hAnsi="Times New Roman" w:cs="Times New Roman"/>
                  <w:color w:val="000000"/>
                  <w:sz w:val="20"/>
                  <w:szCs w:val="20"/>
                  <w:lang w:eastAsia="ru-RU"/>
                </w:rPr>
                <w:t>-24см</w:t>
              </w:r>
            </w:ins>
          </w:p>
          <w:p w14:paraId="27EC4E35" w14:textId="41E438C2" w:rsidR="004D5EB2" w:rsidRPr="006F33AA" w:rsidRDefault="002F2720" w:rsidP="002F2720">
            <w:pPr>
              <w:pStyle w:val="a4"/>
              <w:numPr>
                <w:ilvl w:val="0"/>
                <w:numId w:val="240"/>
              </w:numPr>
              <w:spacing w:after="0" w:line="273" w:lineRule="exact"/>
              <w:ind w:right="20"/>
              <w:rPr>
                <w:rFonts w:ascii="Times New Roman" w:hAnsi="Times New Roman"/>
                <w:color w:val="000000"/>
                <w:sz w:val="20"/>
                <w:rPrChange w:id="4096" w:author="2" w:date="2021-08-31T10:55:00Z">
                  <w:rPr>
                    <w:rFonts w:ascii="Times New Roman" w:eastAsia="Century Schoolbook" w:hAnsi="Times New Roman" w:cs="Times New Roman"/>
                    <w:color w:val="000000"/>
                    <w:sz w:val="24"/>
                    <w:szCs w:val="24"/>
                    <w:lang w:eastAsia="ru-RU"/>
                  </w:rPr>
                </w:rPrChange>
              </w:rPr>
              <w:pPrChange w:id="4097" w:author="2" w:date="2021-08-31T10:55:00Z">
                <w:pPr>
                  <w:pStyle w:val="a4"/>
                  <w:framePr w:hSpace="180" w:wrap="around" w:hAnchor="margin" w:y="665"/>
                  <w:spacing w:after="0" w:line="273" w:lineRule="exact"/>
                  <w:ind w:left="346" w:right="20" w:firstLine="142"/>
                </w:pPr>
              </w:pPrChange>
            </w:pPr>
            <w:ins w:id="4098" w:author="2" w:date="2021-08-31T10:55:00Z">
              <w:r w:rsidRPr="006F33AA">
                <w:rPr>
                  <w:rFonts w:ascii="Times New Roman" w:eastAsia="Century Schoolbook" w:hAnsi="Times New Roman" w:cs="Times New Roman"/>
                  <w:color w:val="000000"/>
                  <w:sz w:val="20"/>
                  <w:szCs w:val="20"/>
                  <w:lang w:eastAsia="ru-RU"/>
                </w:rPr>
                <w:t>-15см</w:t>
              </w:r>
            </w:ins>
          </w:p>
        </w:tc>
        <w:tc>
          <w:tcPr>
            <w:tcW w:w="567" w:type="dxa"/>
            <w:gridSpan w:val="2"/>
            <w:tcPrChange w:id="4099" w:author="2" w:date="2021-08-31T10:55:00Z">
              <w:tcPr>
                <w:tcW w:w="547" w:type="dxa"/>
              </w:tcPr>
            </w:tcPrChange>
          </w:tcPr>
          <w:p w14:paraId="2F81110F" w14:textId="6B623E52" w:rsidR="004D5EB2" w:rsidRPr="00450F2B" w:rsidRDefault="002F2720" w:rsidP="00450F2B">
            <w:pPr>
              <w:tabs>
                <w:tab w:val="left" w:pos="600"/>
                <w:tab w:val="left" w:pos="851"/>
              </w:tabs>
              <w:ind w:right="34" w:firstLine="142"/>
              <w:rPr>
                <w:rFonts w:ascii="Times New Roman" w:hAnsi="Times New Roman" w:cs="Times New Roman"/>
                <w:sz w:val="24"/>
                <w:szCs w:val="24"/>
              </w:rPr>
            </w:pPr>
            <w:ins w:id="4100" w:author="2" w:date="2021-08-31T10:55:00Z">
              <w:r>
                <w:rPr>
                  <w:rFonts w:ascii="Times New Roman" w:hAnsi="Times New Roman" w:cs="Times New Roman"/>
                  <w:sz w:val="24"/>
                  <w:szCs w:val="24"/>
                </w:rPr>
                <w:t>1</w:t>
              </w:r>
            </w:ins>
          </w:p>
        </w:tc>
      </w:tr>
      <w:tr w:rsidR="004D5EB2" w:rsidRPr="00450F2B" w14:paraId="5BB93632" w14:textId="77777777" w:rsidTr="00911EF6">
        <w:tc>
          <w:tcPr>
            <w:tcW w:w="846" w:type="dxa"/>
            <w:tcPrChange w:id="4101" w:author="2" w:date="2021-08-31T10:55:00Z">
              <w:tcPr>
                <w:tcW w:w="846" w:type="dxa"/>
              </w:tcPr>
            </w:tcPrChange>
          </w:tcPr>
          <w:p w14:paraId="6A80BEAC" w14:textId="77777777" w:rsidR="004D5EB2" w:rsidRPr="00450F2B" w:rsidRDefault="004D5EB2" w:rsidP="00450F2B">
            <w:pPr>
              <w:spacing w:after="120"/>
              <w:rPr>
                <w:rFonts w:ascii="Times New Roman" w:hAnsi="Times New Roman" w:cs="Times New Roman"/>
                <w:sz w:val="24"/>
                <w:szCs w:val="24"/>
              </w:rPr>
            </w:pPr>
          </w:p>
        </w:tc>
        <w:tc>
          <w:tcPr>
            <w:tcW w:w="1843" w:type="dxa"/>
            <w:tcPrChange w:id="4102" w:author="2" w:date="2021-08-31T10:55:00Z">
              <w:tcPr>
                <w:tcW w:w="1843" w:type="dxa"/>
              </w:tcPr>
            </w:tcPrChange>
          </w:tcPr>
          <w:p w14:paraId="681FC3C5" w14:textId="77777777" w:rsidR="004D5EB2" w:rsidRPr="00450F2B" w:rsidRDefault="004D5EB2" w:rsidP="00450F2B">
            <w:pPr>
              <w:spacing w:after="120"/>
              <w:rPr>
                <w:rFonts w:ascii="Times New Roman" w:hAnsi="Times New Roman" w:cs="Times New Roman"/>
                <w:sz w:val="24"/>
                <w:szCs w:val="24"/>
              </w:rPr>
            </w:pPr>
          </w:p>
        </w:tc>
        <w:tc>
          <w:tcPr>
            <w:tcW w:w="425" w:type="dxa"/>
            <w:tcPrChange w:id="4103" w:author="2" w:date="2021-08-31T10:55:00Z">
              <w:tcPr>
                <w:tcW w:w="425" w:type="dxa"/>
              </w:tcPr>
            </w:tcPrChange>
          </w:tcPr>
          <w:p w14:paraId="25A63D00" w14:textId="77777777" w:rsidR="004D5EB2" w:rsidRPr="00450F2B" w:rsidRDefault="004D5EB2" w:rsidP="00450F2B">
            <w:pPr>
              <w:spacing w:after="120"/>
              <w:rPr>
                <w:rFonts w:ascii="Times New Roman" w:hAnsi="Times New Roman" w:cs="Times New Roman"/>
                <w:sz w:val="24"/>
                <w:szCs w:val="24"/>
              </w:rPr>
            </w:pPr>
          </w:p>
        </w:tc>
        <w:tc>
          <w:tcPr>
            <w:tcW w:w="392" w:type="dxa"/>
            <w:tcPrChange w:id="4104" w:author="2" w:date="2021-08-31T10:55:00Z">
              <w:tcPr>
                <w:tcW w:w="392" w:type="dxa"/>
              </w:tcPr>
            </w:tcPrChange>
          </w:tcPr>
          <w:p w14:paraId="757EFA12" w14:textId="77777777" w:rsidR="004D5EB2" w:rsidRPr="00450F2B" w:rsidRDefault="004D5EB2" w:rsidP="00450F2B">
            <w:pPr>
              <w:spacing w:after="120"/>
              <w:rPr>
                <w:rFonts w:ascii="Times New Roman" w:hAnsi="Times New Roman" w:cs="Times New Roman"/>
                <w:sz w:val="24"/>
                <w:szCs w:val="24"/>
              </w:rPr>
            </w:pPr>
          </w:p>
        </w:tc>
        <w:tc>
          <w:tcPr>
            <w:tcW w:w="553" w:type="dxa"/>
            <w:tcPrChange w:id="4105" w:author="2" w:date="2021-08-31T10:55:00Z">
              <w:tcPr>
                <w:tcW w:w="553" w:type="dxa"/>
              </w:tcPr>
            </w:tcPrChange>
          </w:tcPr>
          <w:p w14:paraId="234C72E9" w14:textId="5BF97703" w:rsidR="004D5EB2" w:rsidRDefault="00E5192C" w:rsidP="00450F2B">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4106" w:author="2" w:date="2021-08-31T10:55:00Z">
              <w:tcPr>
                <w:tcW w:w="6001" w:type="dxa"/>
              </w:tcPr>
            </w:tcPrChange>
          </w:tcPr>
          <w:p w14:paraId="116CD205" w14:textId="77777777" w:rsidR="00E5192C" w:rsidRDefault="00E5192C" w:rsidP="00E5192C">
            <w:pPr>
              <w:pStyle w:val="6"/>
              <w:shd w:val="clear" w:color="auto" w:fill="auto"/>
              <w:tabs>
                <w:tab w:val="left" w:pos="322"/>
              </w:tabs>
              <w:spacing w:before="0" w:line="211" w:lineRule="exact"/>
              <w:ind w:right="20" w:firstLine="0"/>
            </w:pPr>
            <w:r>
              <w:rPr>
                <w:rStyle w:val="1"/>
              </w:rPr>
              <w:t>Найдите фокусное расстояние и оптическую силу собирающей линзы, если известно, что изображение предмета, помещенного на расстоянии 30 см от линзы, получается по другую сторону лин</w:t>
            </w:r>
            <w:r>
              <w:rPr>
                <w:rStyle w:val="1"/>
              </w:rPr>
              <w:softHyphen/>
              <w:t>зы на таком же расстоянии от неё.</w:t>
            </w:r>
          </w:p>
          <w:p w14:paraId="46E11D8D" w14:textId="77777777" w:rsidR="004D5EB2" w:rsidRPr="00450F2B" w:rsidRDefault="004D5EB2" w:rsidP="00450F2B">
            <w:pPr>
              <w:ind w:firstLine="375"/>
              <w:jc w:val="both"/>
              <w:rPr>
                <w:rFonts w:ascii="Times New Roman" w:eastAsia="Times New Roman" w:hAnsi="Times New Roman" w:cs="Times New Roman"/>
                <w:color w:val="000000"/>
                <w:lang w:eastAsia="ru-RU"/>
              </w:rPr>
            </w:pPr>
          </w:p>
        </w:tc>
        <w:tc>
          <w:tcPr>
            <w:tcW w:w="4961" w:type="dxa"/>
            <w:gridSpan w:val="2"/>
            <w:tcPrChange w:id="4107" w:author="2" w:date="2021-08-31T10:55:00Z">
              <w:tcPr>
                <w:tcW w:w="4839" w:type="dxa"/>
              </w:tcPr>
            </w:tcPrChange>
          </w:tcPr>
          <w:p w14:paraId="32FDB372" w14:textId="77777777" w:rsidR="004D5EB2" w:rsidRPr="006F33AA" w:rsidRDefault="002F2720" w:rsidP="002F2720">
            <w:pPr>
              <w:pStyle w:val="a4"/>
              <w:numPr>
                <w:ilvl w:val="0"/>
                <w:numId w:val="241"/>
              </w:numPr>
              <w:spacing w:after="0" w:line="273" w:lineRule="exact"/>
              <w:ind w:right="20"/>
              <w:rPr>
                <w:ins w:id="4108" w:author="2" w:date="2021-08-31T10:55:00Z"/>
                <w:rFonts w:ascii="Times New Roman" w:eastAsia="Century Schoolbook" w:hAnsi="Times New Roman" w:cs="Times New Roman"/>
                <w:color w:val="000000"/>
                <w:sz w:val="20"/>
                <w:szCs w:val="20"/>
                <w:lang w:eastAsia="ru-RU"/>
              </w:rPr>
            </w:pPr>
            <w:ins w:id="4109" w:author="2" w:date="2021-08-31T10:55:00Z">
              <w:r w:rsidRPr="006F33AA">
                <w:rPr>
                  <w:rFonts w:ascii="Times New Roman" w:eastAsia="Century Schoolbook" w:hAnsi="Times New Roman" w:cs="Times New Roman"/>
                  <w:color w:val="000000"/>
                  <w:sz w:val="20"/>
                  <w:szCs w:val="20"/>
                  <w:lang w:eastAsia="ru-RU"/>
                </w:rPr>
                <w:t>0,15м;6,5Дптр</w:t>
              </w:r>
            </w:ins>
          </w:p>
          <w:p w14:paraId="49D9E65E" w14:textId="77777777" w:rsidR="002F2720" w:rsidRPr="006F33AA" w:rsidRDefault="002F2720" w:rsidP="002F2720">
            <w:pPr>
              <w:pStyle w:val="a4"/>
              <w:numPr>
                <w:ilvl w:val="0"/>
                <w:numId w:val="241"/>
              </w:numPr>
              <w:spacing w:after="0" w:line="273" w:lineRule="exact"/>
              <w:ind w:right="20"/>
              <w:rPr>
                <w:ins w:id="4110" w:author="2" w:date="2021-08-31T10:55:00Z"/>
                <w:rFonts w:ascii="Times New Roman" w:eastAsia="Century Schoolbook" w:hAnsi="Times New Roman" w:cs="Times New Roman"/>
                <w:color w:val="000000"/>
                <w:sz w:val="20"/>
                <w:szCs w:val="20"/>
                <w:lang w:eastAsia="ru-RU"/>
              </w:rPr>
            </w:pPr>
            <w:ins w:id="4111" w:author="2" w:date="2021-08-31T10:55:00Z">
              <w:r w:rsidRPr="006F33AA">
                <w:rPr>
                  <w:rFonts w:ascii="Times New Roman" w:eastAsia="Century Schoolbook" w:hAnsi="Times New Roman" w:cs="Times New Roman"/>
                  <w:color w:val="000000"/>
                  <w:sz w:val="20"/>
                  <w:szCs w:val="20"/>
                  <w:lang w:eastAsia="ru-RU"/>
                </w:rPr>
                <w:t>0,25м;4,0Дптр</w:t>
              </w:r>
            </w:ins>
          </w:p>
          <w:p w14:paraId="476788B4" w14:textId="77777777" w:rsidR="002F2720" w:rsidRPr="006F33AA" w:rsidRDefault="002F2720" w:rsidP="002F2720">
            <w:pPr>
              <w:pStyle w:val="a4"/>
              <w:numPr>
                <w:ilvl w:val="0"/>
                <w:numId w:val="241"/>
              </w:numPr>
              <w:spacing w:after="0" w:line="273" w:lineRule="exact"/>
              <w:ind w:right="20"/>
              <w:rPr>
                <w:ins w:id="4112" w:author="2" w:date="2021-08-31T10:55:00Z"/>
                <w:rFonts w:ascii="Times New Roman" w:eastAsia="Century Schoolbook" w:hAnsi="Times New Roman" w:cs="Times New Roman"/>
                <w:color w:val="000000"/>
                <w:sz w:val="20"/>
                <w:szCs w:val="20"/>
                <w:lang w:eastAsia="ru-RU"/>
              </w:rPr>
            </w:pPr>
            <w:ins w:id="4113" w:author="2" w:date="2021-08-31T10:55:00Z">
              <w:r w:rsidRPr="006F33AA">
                <w:rPr>
                  <w:rFonts w:ascii="Times New Roman" w:eastAsia="Century Schoolbook" w:hAnsi="Times New Roman" w:cs="Times New Roman"/>
                  <w:color w:val="000000"/>
                  <w:sz w:val="20"/>
                  <w:szCs w:val="20"/>
                  <w:lang w:eastAsia="ru-RU"/>
                </w:rPr>
                <w:t>0,3м;3,25Дптр</w:t>
              </w:r>
            </w:ins>
          </w:p>
          <w:p w14:paraId="453779F2" w14:textId="69F43216" w:rsidR="004D5EB2" w:rsidRPr="006F33AA" w:rsidRDefault="002F2720" w:rsidP="002F2720">
            <w:pPr>
              <w:pStyle w:val="a4"/>
              <w:numPr>
                <w:ilvl w:val="0"/>
                <w:numId w:val="241"/>
              </w:numPr>
              <w:spacing w:after="0" w:line="273" w:lineRule="exact"/>
              <w:ind w:right="20"/>
              <w:rPr>
                <w:rFonts w:ascii="Times New Roman" w:hAnsi="Times New Roman"/>
                <w:color w:val="000000"/>
                <w:sz w:val="20"/>
                <w:rPrChange w:id="4114" w:author="2" w:date="2021-08-31T10:55:00Z">
                  <w:rPr>
                    <w:rFonts w:ascii="Times New Roman" w:eastAsia="Century Schoolbook" w:hAnsi="Times New Roman" w:cs="Times New Roman"/>
                    <w:color w:val="000000"/>
                    <w:sz w:val="24"/>
                    <w:szCs w:val="24"/>
                    <w:lang w:eastAsia="ru-RU"/>
                  </w:rPr>
                </w:rPrChange>
              </w:rPr>
              <w:pPrChange w:id="4115" w:author="2" w:date="2021-08-31T10:55:00Z">
                <w:pPr>
                  <w:pStyle w:val="a4"/>
                  <w:framePr w:hSpace="180" w:wrap="around" w:hAnchor="margin" w:y="665"/>
                  <w:spacing w:after="0" w:line="273" w:lineRule="exact"/>
                  <w:ind w:left="346" w:right="20" w:firstLine="142"/>
                </w:pPr>
              </w:pPrChange>
            </w:pPr>
            <w:ins w:id="4116" w:author="2" w:date="2021-08-31T10:55:00Z">
              <w:r w:rsidRPr="006F33AA">
                <w:rPr>
                  <w:rFonts w:ascii="Times New Roman" w:eastAsia="Century Schoolbook" w:hAnsi="Times New Roman" w:cs="Times New Roman"/>
                  <w:color w:val="000000"/>
                  <w:sz w:val="20"/>
                  <w:szCs w:val="20"/>
                  <w:lang w:eastAsia="ru-RU"/>
                </w:rPr>
                <w:t>0,6м; 1,67 Дптр</w:t>
              </w:r>
            </w:ins>
          </w:p>
        </w:tc>
        <w:tc>
          <w:tcPr>
            <w:tcW w:w="567" w:type="dxa"/>
            <w:gridSpan w:val="2"/>
            <w:tcPrChange w:id="4117" w:author="2" w:date="2021-08-31T10:55:00Z">
              <w:tcPr>
                <w:tcW w:w="547" w:type="dxa"/>
              </w:tcPr>
            </w:tcPrChange>
          </w:tcPr>
          <w:p w14:paraId="7C4E1CF1" w14:textId="583267E2" w:rsidR="004D5EB2" w:rsidRPr="00450F2B" w:rsidRDefault="002F2720" w:rsidP="00450F2B">
            <w:pPr>
              <w:tabs>
                <w:tab w:val="left" w:pos="600"/>
                <w:tab w:val="left" w:pos="851"/>
              </w:tabs>
              <w:ind w:right="34" w:firstLine="142"/>
              <w:rPr>
                <w:rFonts w:ascii="Times New Roman" w:hAnsi="Times New Roman" w:cs="Times New Roman"/>
                <w:sz w:val="24"/>
                <w:szCs w:val="24"/>
              </w:rPr>
            </w:pPr>
            <w:ins w:id="4118" w:author="2" w:date="2021-08-31T10:55:00Z">
              <w:r>
                <w:rPr>
                  <w:rFonts w:ascii="Times New Roman" w:hAnsi="Times New Roman" w:cs="Times New Roman"/>
                  <w:sz w:val="24"/>
                  <w:szCs w:val="24"/>
                </w:rPr>
                <w:t>1</w:t>
              </w:r>
            </w:ins>
          </w:p>
        </w:tc>
      </w:tr>
      <w:tr w:rsidR="004D5EB2" w:rsidRPr="00450F2B" w14:paraId="39AFEC9C" w14:textId="77777777" w:rsidTr="00911EF6">
        <w:tc>
          <w:tcPr>
            <w:tcW w:w="846" w:type="dxa"/>
            <w:tcPrChange w:id="4119" w:author="2" w:date="2021-08-31T10:55:00Z">
              <w:tcPr>
                <w:tcW w:w="846" w:type="dxa"/>
              </w:tcPr>
            </w:tcPrChange>
          </w:tcPr>
          <w:p w14:paraId="0838C3BE" w14:textId="77777777" w:rsidR="004D5EB2" w:rsidRPr="00450F2B" w:rsidRDefault="004D5EB2" w:rsidP="00450F2B">
            <w:pPr>
              <w:spacing w:after="120"/>
              <w:rPr>
                <w:rFonts w:ascii="Times New Roman" w:hAnsi="Times New Roman" w:cs="Times New Roman"/>
                <w:sz w:val="24"/>
                <w:szCs w:val="24"/>
              </w:rPr>
            </w:pPr>
          </w:p>
        </w:tc>
        <w:tc>
          <w:tcPr>
            <w:tcW w:w="1843" w:type="dxa"/>
            <w:tcPrChange w:id="4120" w:author="2" w:date="2021-08-31T10:55:00Z">
              <w:tcPr>
                <w:tcW w:w="1843" w:type="dxa"/>
              </w:tcPr>
            </w:tcPrChange>
          </w:tcPr>
          <w:p w14:paraId="04B9F232" w14:textId="77777777" w:rsidR="004D5EB2" w:rsidRPr="00450F2B" w:rsidRDefault="004D5EB2" w:rsidP="00450F2B">
            <w:pPr>
              <w:spacing w:after="120"/>
              <w:rPr>
                <w:rFonts w:ascii="Times New Roman" w:hAnsi="Times New Roman" w:cs="Times New Roman"/>
                <w:sz w:val="24"/>
                <w:szCs w:val="24"/>
              </w:rPr>
            </w:pPr>
          </w:p>
        </w:tc>
        <w:tc>
          <w:tcPr>
            <w:tcW w:w="425" w:type="dxa"/>
            <w:tcPrChange w:id="4121" w:author="2" w:date="2021-08-31T10:55:00Z">
              <w:tcPr>
                <w:tcW w:w="425" w:type="dxa"/>
              </w:tcPr>
            </w:tcPrChange>
          </w:tcPr>
          <w:p w14:paraId="6C8D150B" w14:textId="77777777" w:rsidR="004D5EB2" w:rsidRPr="00450F2B" w:rsidRDefault="004D5EB2" w:rsidP="00450F2B">
            <w:pPr>
              <w:spacing w:after="120"/>
              <w:rPr>
                <w:rFonts w:ascii="Times New Roman" w:hAnsi="Times New Roman" w:cs="Times New Roman"/>
                <w:sz w:val="24"/>
                <w:szCs w:val="24"/>
              </w:rPr>
            </w:pPr>
          </w:p>
        </w:tc>
        <w:tc>
          <w:tcPr>
            <w:tcW w:w="392" w:type="dxa"/>
            <w:tcPrChange w:id="4122" w:author="2" w:date="2021-08-31T10:55:00Z">
              <w:tcPr>
                <w:tcW w:w="392" w:type="dxa"/>
              </w:tcPr>
            </w:tcPrChange>
          </w:tcPr>
          <w:p w14:paraId="7B6D3FA1" w14:textId="77777777" w:rsidR="004D5EB2" w:rsidRPr="00450F2B" w:rsidRDefault="004D5EB2" w:rsidP="00450F2B">
            <w:pPr>
              <w:spacing w:after="120"/>
              <w:rPr>
                <w:rFonts w:ascii="Times New Roman" w:hAnsi="Times New Roman" w:cs="Times New Roman"/>
                <w:sz w:val="24"/>
                <w:szCs w:val="24"/>
              </w:rPr>
            </w:pPr>
          </w:p>
        </w:tc>
        <w:tc>
          <w:tcPr>
            <w:tcW w:w="553" w:type="dxa"/>
            <w:tcPrChange w:id="4123" w:author="2" w:date="2021-08-31T10:55:00Z">
              <w:tcPr>
                <w:tcW w:w="553" w:type="dxa"/>
              </w:tcPr>
            </w:tcPrChange>
          </w:tcPr>
          <w:p w14:paraId="292EEE6A" w14:textId="0C579BA3" w:rsidR="004D5EB2" w:rsidRDefault="00E5192C" w:rsidP="00450F2B">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4124" w:author="2" w:date="2021-08-31T10:55:00Z">
              <w:tcPr>
                <w:tcW w:w="6001" w:type="dxa"/>
              </w:tcPr>
            </w:tcPrChange>
          </w:tcPr>
          <w:p w14:paraId="393B9B96" w14:textId="77777777" w:rsidR="00E5192C" w:rsidRDefault="00E5192C" w:rsidP="00E5192C">
            <w:pPr>
              <w:pStyle w:val="6"/>
              <w:shd w:val="clear" w:color="auto" w:fill="auto"/>
              <w:tabs>
                <w:tab w:val="left" w:pos="322"/>
              </w:tabs>
              <w:spacing w:before="0" w:line="211" w:lineRule="exact"/>
              <w:ind w:right="20" w:firstLine="0"/>
            </w:pPr>
            <w:r>
              <w:rPr>
                <w:rStyle w:val="1"/>
              </w:rPr>
              <w:t>На каком расстоянии от собирающей линзы с фокусным рас</w:t>
            </w:r>
            <w:r>
              <w:rPr>
                <w:rStyle w:val="1"/>
              </w:rPr>
              <w:softHyphen/>
              <w:t>стоянием 20 см получится изображение предмета, если сам предмет находится от линзы на расстоянии 15 см?</w:t>
            </w:r>
          </w:p>
          <w:p w14:paraId="087D13C8" w14:textId="77777777" w:rsidR="004D5EB2" w:rsidRPr="00450F2B" w:rsidRDefault="004D5EB2" w:rsidP="00450F2B">
            <w:pPr>
              <w:ind w:firstLine="375"/>
              <w:jc w:val="both"/>
              <w:rPr>
                <w:rFonts w:ascii="Times New Roman" w:eastAsia="Times New Roman" w:hAnsi="Times New Roman" w:cs="Times New Roman"/>
                <w:color w:val="000000"/>
                <w:lang w:eastAsia="ru-RU"/>
              </w:rPr>
            </w:pPr>
          </w:p>
        </w:tc>
        <w:tc>
          <w:tcPr>
            <w:tcW w:w="4961" w:type="dxa"/>
            <w:gridSpan w:val="2"/>
            <w:tcPrChange w:id="4125" w:author="2" w:date="2021-08-31T10:55:00Z">
              <w:tcPr>
                <w:tcW w:w="4839" w:type="dxa"/>
              </w:tcPr>
            </w:tcPrChange>
          </w:tcPr>
          <w:p w14:paraId="20C8268A" w14:textId="77777777" w:rsidR="004D5EB2" w:rsidRPr="006F33AA" w:rsidRDefault="002F2720" w:rsidP="002F2720">
            <w:pPr>
              <w:pStyle w:val="a4"/>
              <w:numPr>
                <w:ilvl w:val="0"/>
                <w:numId w:val="242"/>
              </w:numPr>
              <w:spacing w:after="0" w:line="273" w:lineRule="exact"/>
              <w:ind w:right="20"/>
              <w:rPr>
                <w:ins w:id="4126" w:author="2" w:date="2021-08-31T10:55:00Z"/>
                <w:rFonts w:ascii="Times New Roman" w:eastAsia="Century Schoolbook" w:hAnsi="Times New Roman" w:cs="Times New Roman"/>
                <w:color w:val="000000"/>
                <w:sz w:val="20"/>
                <w:szCs w:val="20"/>
                <w:lang w:eastAsia="ru-RU"/>
              </w:rPr>
            </w:pPr>
            <w:ins w:id="4127" w:author="2" w:date="2021-08-31T10:55:00Z">
              <w:r w:rsidRPr="006F33AA">
                <w:rPr>
                  <w:rFonts w:ascii="Times New Roman" w:eastAsia="Century Schoolbook" w:hAnsi="Times New Roman" w:cs="Times New Roman"/>
                  <w:color w:val="000000"/>
                  <w:sz w:val="20"/>
                  <w:szCs w:val="20"/>
                  <w:lang w:eastAsia="ru-RU"/>
                </w:rPr>
                <w:t>– 0,6м</w:t>
              </w:r>
            </w:ins>
          </w:p>
          <w:p w14:paraId="397B4304" w14:textId="77777777" w:rsidR="002F2720" w:rsidRPr="006F33AA" w:rsidRDefault="002F2720" w:rsidP="002F2720">
            <w:pPr>
              <w:pStyle w:val="a4"/>
              <w:numPr>
                <w:ilvl w:val="0"/>
                <w:numId w:val="242"/>
              </w:numPr>
              <w:spacing w:after="0" w:line="273" w:lineRule="exact"/>
              <w:ind w:right="20"/>
              <w:rPr>
                <w:ins w:id="4128" w:author="2" w:date="2021-08-31T10:55:00Z"/>
                <w:rFonts w:ascii="Times New Roman" w:eastAsia="Century Schoolbook" w:hAnsi="Times New Roman" w:cs="Times New Roman"/>
                <w:color w:val="000000"/>
                <w:sz w:val="20"/>
                <w:szCs w:val="20"/>
                <w:lang w:eastAsia="ru-RU"/>
              </w:rPr>
            </w:pPr>
            <w:ins w:id="4129" w:author="2" w:date="2021-08-31T10:55:00Z">
              <w:r w:rsidRPr="006F33AA">
                <w:rPr>
                  <w:rFonts w:ascii="Times New Roman" w:eastAsia="Century Schoolbook" w:hAnsi="Times New Roman" w:cs="Times New Roman"/>
                  <w:color w:val="000000"/>
                  <w:sz w:val="20"/>
                  <w:szCs w:val="20"/>
                  <w:lang w:eastAsia="ru-RU"/>
                </w:rPr>
                <w:t>0,6м</w:t>
              </w:r>
            </w:ins>
          </w:p>
          <w:p w14:paraId="48C6C3D9" w14:textId="77777777" w:rsidR="002F2720" w:rsidRPr="006F33AA" w:rsidRDefault="002F2720" w:rsidP="002F2720">
            <w:pPr>
              <w:pStyle w:val="a4"/>
              <w:numPr>
                <w:ilvl w:val="0"/>
                <w:numId w:val="242"/>
              </w:numPr>
              <w:spacing w:after="0" w:line="273" w:lineRule="exact"/>
              <w:ind w:right="20"/>
              <w:rPr>
                <w:ins w:id="4130" w:author="2" w:date="2021-08-31T10:55:00Z"/>
                <w:rFonts w:ascii="Times New Roman" w:eastAsia="Century Schoolbook" w:hAnsi="Times New Roman" w:cs="Times New Roman"/>
                <w:color w:val="000000"/>
                <w:sz w:val="20"/>
                <w:szCs w:val="20"/>
                <w:lang w:eastAsia="ru-RU"/>
              </w:rPr>
            </w:pPr>
            <w:ins w:id="4131" w:author="2" w:date="2021-08-31T10:55:00Z">
              <w:r w:rsidRPr="006F33AA">
                <w:rPr>
                  <w:rFonts w:ascii="Times New Roman" w:eastAsia="Century Schoolbook" w:hAnsi="Times New Roman" w:cs="Times New Roman"/>
                  <w:color w:val="000000"/>
                  <w:sz w:val="20"/>
                  <w:szCs w:val="20"/>
                  <w:lang w:eastAsia="ru-RU"/>
                </w:rPr>
                <w:t>-0,3м</w:t>
              </w:r>
            </w:ins>
          </w:p>
          <w:p w14:paraId="416C86C5" w14:textId="0C543C0B" w:rsidR="004D5EB2" w:rsidRPr="006F33AA" w:rsidRDefault="002F2720" w:rsidP="002F2720">
            <w:pPr>
              <w:pStyle w:val="a4"/>
              <w:numPr>
                <w:ilvl w:val="0"/>
                <w:numId w:val="242"/>
              </w:numPr>
              <w:spacing w:after="0" w:line="273" w:lineRule="exact"/>
              <w:ind w:right="20"/>
              <w:rPr>
                <w:rFonts w:ascii="Times New Roman" w:hAnsi="Times New Roman"/>
                <w:color w:val="000000"/>
                <w:sz w:val="20"/>
                <w:rPrChange w:id="4132" w:author="2" w:date="2021-08-31T10:55:00Z">
                  <w:rPr>
                    <w:rFonts w:ascii="Times New Roman" w:eastAsia="Century Schoolbook" w:hAnsi="Times New Roman" w:cs="Times New Roman"/>
                    <w:color w:val="000000"/>
                    <w:sz w:val="24"/>
                    <w:szCs w:val="24"/>
                    <w:lang w:eastAsia="ru-RU"/>
                  </w:rPr>
                </w:rPrChange>
              </w:rPr>
              <w:pPrChange w:id="4133" w:author="2" w:date="2021-08-31T10:55:00Z">
                <w:pPr>
                  <w:pStyle w:val="a4"/>
                  <w:framePr w:hSpace="180" w:wrap="around" w:hAnchor="margin" w:y="665"/>
                  <w:spacing w:after="0" w:line="273" w:lineRule="exact"/>
                  <w:ind w:left="346" w:right="20" w:firstLine="142"/>
                </w:pPr>
              </w:pPrChange>
            </w:pPr>
            <w:ins w:id="4134" w:author="2" w:date="2021-08-31T10:55:00Z">
              <w:r w:rsidRPr="006F33AA">
                <w:rPr>
                  <w:rFonts w:ascii="Times New Roman" w:eastAsia="Century Schoolbook" w:hAnsi="Times New Roman" w:cs="Times New Roman"/>
                  <w:color w:val="000000"/>
                  <w:sz w:val="20"/>
                  <w:szCs w:val="20"/>
                  <w:lang w:eastAsia="ru-RU"/>
                </w:rPr>
                <w:t>0,45 м</w:t>
              </w:r>
            </w:ins>
          </w:p>
        </w:tc>
        <w:tc>
          <w:tcPr>
            <w:tcW w:w="567" w:type="dxa"/>
            <w:gridSpan w:val="2"/>
            <w:tcPrChange w:id="4135" w:author="2" w:date="2021-08-31T10:55:00Z">
              <w:tcPr>
                <w:tcW w:w="547" w:type="dxa"/>
              </w:tcPr>
            </w:tcPrChange>
          </w:tcPr>
          <w:p w14:paraId="7B7B065C" w14:textId="16902E2B" w:rsidR="004D5EB2" w:rsidRPr="00450F2B" w:rsidRDefault="002F2720" w:rsidP="00450F2B">
            <w:pPr>
              <w:tabs>
                <w:tab w:val="left" w:pos="600"/>
                <w:tab w:val="left" w:pos="851"/>
              </w:tabs>
              <w:ind w:right="34" w:firstLine="142"/>
              <w:rPr>
                <w:rFonts w:ascii="Times New Roman" w:hAnsi="Times New Roman" w:cs="Times New Roman"/>
                <w:sz w:val="24"/>
                <w:szCs w:val="24"/>
              </w:rPr>
            </w:pPr>
            <w:ins w:id="4136" w:author="2" w:date="2021-08-31T10:55:00Z">
              <w:r>
                <w:rPr>
                  <w:rFonts w:ascii="Times New Roman" w:hAnsi="Times New Roman" w:cs="Times New Roman"/>
                  <w:sz w:val="24"/>
                  <w:szCs w:val="24"/>
                </w:rPr>
                <w:t>1</w:t>
              </w:r>
            </w:ins>
          </w:p>
        </w:tc>
      </w:tr>
      <w:tr w:rsidR="004D5EB2" w:rsidRPr="00450F2B" w14:paraId="4C3CCF44" w14:textId="77777777" w:rsidTr="00911EF6">
        <w:tc>
          <w:tcPr>
            <w:tcW w:w="846" w:type="dxa"/>
            <w:tcPrChange w:id="4137" w:author="2" w:date="2021-08-31T10:55:00Z">
              <w:tcPr>
                <w:tcW w:w="846" w:type="dxa"/>
              </w:tcPr>
            </w:tcPrChange>
          </w:tcPr>
          <w:p w14:paraId="3C07241E" w14:textId="77777777" w:rsidR="004D5EB2" w:rsidRPr="00450F2B" w:rsidRDefault="004D5EB2" w:rsidP="00450F2B">
            <w:pPr>
              <w:spacing w:after="120"/>
              <w:rPr>
                <w:rFonts w:ascii="Times New Roman" w:hAnsi="Times New Roman" w:cs="Times New Roman"/>
                <w:sz w:val="24"/>
                <w:szCs w:val="24"/>
              </w:rPr>
            </w:pPr>
          </w:p>
        </w:tc>
        <w:tc>
          <w:tcPr>
            <w:tcW w:w="1843" w:type="dxa"/>
            <w:tcPrChange w:id="4138" w:author="2" w:date="2021-08-31T10:55:00Z">
              <w:tcPr>
                <w:tcW w:w="1843" w:type="dxa"/>
              </w:tcPr>
            </w:tcPrChange>
          </w:tcPr>
          <w:p w14:paraId="790176ED" w14:textId="77777777" w:rsidR="004D5EB2" w:rsidRPr="00450F2B" w:rsidRDefault="004D5EB2" w:rsidP="00450F2B">
            <w:pPr>
              <w:spacing w:after="120"/>
              <w:rPr>
                <w:rFonts w:ascii="Times New Roman" w:hAnsi="Times New Roman" w:cs="Times New Roman"/>
                <w:sz w:val="24"/>
                <w:szCs w:val="24"/>
              </w:rPr>
            </w:pPr>
          </w:p>
        </w:tc>
        <w:tc>
          <w:tcPr>
            <w:tcW w:w="425" w:type="dxa"/>
            <w:tcPrChange w:id="4139" w:author="2" w:date="2021-08-31T10:55:00Z">
              <w:tcPr>
                <w:tcW w:w="425" w:type="dxa"/>
              </w:tcPr>
            </w:tcPrChange>
          </w:tcPr>
          <w:p w14:paraId="483C4EBE" w14:textId="77777777" w:rsidR="004D5EB2" w:rsidRPr="00450F2B" w:rsidRDefault="004D5EB2" w:rsidP="00450F2B">
            <w:pPr>
              <w:spacing w:after="120"/>
              <w:rPr>
                <w:rFonts w:ascii="Times New Roman" w:hAnsi="Times New Roman" w:cs="Times New Roman"/>
                <w:sz w:val="24"/>
                <w:szCs w:val="24"/>
              </w:rPr>
            </w:pPr>
          </w:p>
        </w:tc>
        <w:tc>
          <w:tcPr>
            <w:tcW w:w="392" w:type="dxa"/>
            <w:tcPrChange w:id="4140" w:author="2" w:date="2021-08-31T10:55:00Z">
              <w:tcPr>
                <w:tcW w:w="392" w:type="dxa"/>
              </w:tcPr>
            </w:tcPrChange>
          </w:tcPr>
          <w:p w14:paraId="4CA5B78C" w14:textId="77777777" w:rsidR="004D5EB2" w:rsidRPr="00450F2B" w:rsidRDefault="004D5EB2" w:rsidP="00450F2B">
            <w:pPr>
              <w:spacing w:after="120"/>
              <w:rPr>
                <w:rFonts w:ascii="Times New Roman" w:hAnsi="Times New Roman" w:cs="Times New Roman"/>
                <w:sz w:val="24"/>
                <w:szCs w:val="24"/>
              </w:rPr>
            </w:pPr>
          </w:p>
        </w:tc>
        <w:tc>
          <w:tcPr>
            <w:tcW w:w="553" w:type="dxa"/>
            <w:tcPrChange w:id="4141" w:author="2" w:date="2021-08-31T10:55:00Z">
              <w:tcPr>
                <w:tcW w:w="553" w:type="dxa"/>
              </w:tcPr>
            </w:tcPrChange>
          </w:tcPr>
          <w:p w14:paraId="0C7F5E9D" w14:textId="17FA851F" w:rsidR="004D5EB2" w:rsidRDefault="00E5192C" w:rsidP="00450F2B">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4142" w:author="2" w:date="2021-08-31T10:55:00Z">
              <w:tcPr>
                <w:tcW w:w="6001" w:type="dxa"/>
              </w:tcPr>
            </w:tcPrChange>
          </w:tcPr>
          <w:p w14:paraId="72C2578B" w14:textId="77777777" w:rsidR="00E5192C" w:rsidRDefault="00E5192C" w:rsidP="00E5192C">
            <w:pPr>
              <w:pStyle w:val="6"/>
              <w:shd w:val="clear" w:color="auto" w:fill="auto"/>
              <w:tabs>
                <w:tab w:val="left" w:pos="318"/>
              </w:tabs>
              <w:spacing w:before="0" w:line="211" w:lineRule="exact"/>
              <w:ind w:right="20" w:firstLine="0"/>
            </w:pPr>
            <w:r>
              <w:rPr>
                <w:rStyle w:val="1"/>
              </w:rPr>
              <w:t>Свеча находится на расстоянии 12,5 см от собирающей линзы, оптическая сила которой равна 10 дптр. На каком расстоянии от линзы получается изображение свечи?</w:t>
            </w:r>
          </w:p>
          <w:p w14:paraId="0D5D5DF7" w14:textId="77777777" w:rsidR="004D5EB2" w:rsidRPr="00450F2B" w:rsidRDefault="004D5EB2" w:rsidP="00450F2B">
            <w:pPr>
              <w:ind w:firstLine="375"/>
              <w:jc w:val="both"/>
              <w:rPr>
                <w:rFonts w:ascii="Times New Roman" w:eastAsia="Times New Roman" w:hAnsi="Times New Roman" w:cs="Times New Roman"/>
                <w:color w:val="000000"/>
                <w:lang w:eastAsia="ru-RU"/>
              </w:rPr>
            </w:pPr>
          </w:p>
        </w:tc>
        <w:tc>
          <w:tcPr>
            <w:tcW w:w="4961" w:type="dxa"/>
            <w:gridSpan w:val="2"/>
            <w:tcPrChange w:id="4143" w:author="2" w:date="2021-08-31T10:55:00Z">
              <w:tcPr>
                <w:tcW w:w="4839" w:type="dxa"/>
              </w:tcPr>
            </w:tcPrChange>
          </w:tcPr>
          <w:p w14:paraId="3447D5A1" w14:textId="77777777" w:rsidR="004D5EB2" w:rsidRPr="006F33AA" w:rsidRDefault="002F2720" w:rsidP="002F2720">
            <w:pPr>
              <w:pStyle w:val="a4"/>
              <w:numPr>
                <w:ilvl w:val="0"/>
                <w:numId w:val="243"/>
              </w:numPr>
              <w:spacing w:after="0" w:line="273" w:lineRule="exact"/>
              <w:ind w:right="20"/>
              <w:rPr>
                <w:ins w:id="4144" w:author="2" w:date="2021-08-31T10:55:00Z"/>
                <w:rFonts w:ascii="Times New Roman" w:eastAsia="Century Schoolbook" w:hAnsi="Times New Roman" w:cs="Times New Roman"/>
                <w:color w:val="000000"/>
                <w:sz w:val="20"/>
                <w:szCs w:val="20"/>
                <w:lang w:eastAsia="ru-RU"/>
              </w:rPr>
            </w:pPr>
            <w:ins w:id="4145" w:author="2" w:date="2021-08-31T10:55:00Z">
              <w:r w:rsidRPr="006F33AA">
                <w:rPr>
                  <w:rFonts w:ascii="Times New Roman" w:eastAsia="Century Schoolbook" w:hAnsi="Times New Roman" w:cs="Times New Roman"/>
                  <w:color w:val="000000"/>
                  <w:sz w:val="20"/>
                  <w:szCs w:val="20"/>
                  <w:lang w:eastAsia="ru-RU"/>
                </w:rPr>
                <w:t>1м</w:t>
              </w:r>
            </w:ins>
          </w:p>
          <w:p w14:paraId="42DB4932" w14:textId="77777777" w:rsidR="002F2720" w:rsidRPr="006F33AA" w:rsidRDefault="002F2720" w:rsidP="002F2720">
            <w:pPr>
              <w:pStyle w:val="a4"/>
              <w:numPr>
                <w:ilvl w:val="0"/>
                <w:numId w:val="243"/>
              </w:numPr>
              <w:spacing w:after="0" w:line="273" w:lineRule="exact"/>
              <w:ind w:right="20"/>
              <w:rPr>
                <w:ins w:id="4146" w:author="2" w:date="2021-08-31T10:55:00Z"/>
                <w:rFonts w:ascii="Times New Roman" w:eastAsia="Century Schoolbook" w:hAnsi="Times New Roman" w:cs="Times New Roman"/>
                <w:color w:val="000000"/>
                <w:sz w:val="20"/>
                <w:szCs w:val="20"/>
                <w:lang w:eastAsia="ru-RU"/>
              </w:rPr>
            </w:pPr>
            <w:ins w:id="4147" w:author="2" w:date="2021-08-31T10:55:00Z">
              <w:r w:rsidRPr="006F33AA">
                <w:rPr>
                  <w:rFonts w:ascii="Times New Roman" w:eastAsia="Century Schoolbook" w:hAnsi="Times New Roman" w:cs="Times New Roman"/>
                  <w:color w:val="000000"/>
                  <w:sz w:val="20"/>
                  <w:szCs w:val="20"/>
                  <w:lang w:eastAsia="ru-RU"/>
                </w:rPr>
                <w:t>0,5м</w:t>
              </w:r>
            </w:ins>
          </w:p>
          <w:p w14:paraId="7193D67B" w14:textId="77777777" w:rsidR="002F2720" w:rsidRPr="006F33AA" w:rsidRDefault="002F2720" w:rsidP="002F2720">
            <w:pPr>
              <w:pStyle w:val="a4"/>
              <w:numPr>
                <w:ilvl w:val="0"/>
                <w:numId w:val="243"/>
              </w:numPr>
              <w:spacing w:after="0" w:line="273" w:lineRule="exact"/>
              <w:ind w:right="20"/>
              <w:rPr>
                <w:ins w:id="4148" w:author="2" w:date="2021-08-31T10:55:00Z"/>
                <w:rFonts w:ascii="Times New Roman" w:eastAsia="Century Schoolbook" w:hAnsi="Times New Roman" w:cs="Times New Roman"/>
                <w:color w:val="000000"/>
                <w:sz w:val="20"/>
                <w:szCs w:val="20"/>
                <w:lang w:eastAsia="ru-RU"/>
              </w:rPr>
            </w:pPr>
            <w:ins w:id="4149" w:author="2" w:date="2021-08-31T10:55:00Z">
              <w:r w:rsidRPr="006F33AA">
                <w:rPr>
                  <w:rFonts w:ascii="Times New Roman" w:eastAsia="Century Schoolbook" w:hAnsi="Times New Roman" w:cs="Times New Roman"/>
                  <w:color w:val="000000"/>
                  <w:sz w:val="20"/>
                  <w:szCs w:val="20"/>
                  <w:lang w:eastAsia="ru-RU"/>
                </w:rPr>
                <w:t>0,4м</w:t>
              </w:r>
            </w:ins>
          </w:p>
          <w:p w14:paraId="51EA97A8" w14:textId="4F982C49" w:rsidR="004D5EB2" w:rsidRPr="006F33AA" w:rsidRDefault="002F2720" w:rsidP="002F2720">
            <w:pPr>
              <w:pStyle w:val="a4"/>
              <w:numPr>
                <w:ilvl w:val="0"/>
                <w:numId w:val="243"/>
              </w:numPr>
              <w:spacing w:after="0" w:line="273" w:lineRule="exact"/>
              <w:ind w:right="20"/>
              <w:rPr>
                <w:rFonts w:ascii="Times New Roman" w:hAnsi="Times New Roman"/>
                <w:color w:val="000000"/>
                <w:sz w:val="20"/>
                <w:rPrChange w:id="4150" w:author="2" w:date="2021-08-31T10:55:00Z">
                  <w:rPr>
                    <w:rFonts w:ascii="Times New Roman" w:eastAsia="Century Schoolbook" w:hAnsi="Times New Roman" w:cs="Times New Roman"/>
                    <w:color w:val="000000"/>
                    <w:sz w:val="24"/>
                    <w:szCs w:val="24"/>
                    <w:lang w:eastAsia="ru-RU"/>
                  </w:rPr>
                </w:rPrChange>
              </w:rPr>
              <w:pPrChange w:id="4151" w:author="2" w:date="2021-08-31T10:55:00Z">
                <w:pPr>
                  <w:pStyle w:val="a4"/>
                  <w:framePr w:hSpace="180" w:wrap="around" w:hAnchor="margin" w:y="665"/>
                  <w:spacing w:after="0" w:line="273" w:lineRule="exact"/>
                  <w:ind w:left="346" w:right="20" w:firstLine="142"/>
                </w:pPr>
              </w:pPrChange>
            </w:pPr>
            <w:ins w:id="4152" w:author="2" w:date="2021-08-31T10:55:00Z">
              <w:r w:rsidRPr="006F33AA">
                <w:rPr>
                  <w:rFonts w:ascii="Times New Roman" w:eastAsia="Century Schoolbook" w:hAnsi="Times New Roman" w:cs="Times New Roman"/>
                  <w:color w:val="000000"/>
                  <w:sz w:val="20"/>
                  <w:szCs w:val="20"/>
                  <w:lang w:eastAsia="ru-RU"/>
                </w:rPr>
                <w:t>1,2м</w:t>
              </w:r>
            </w:ins>
          </w:p>
        </w:tc>
        <w:tc>
          <w:tcPr>
            <w:tcW w:w="567" w:type="dxa"/>
            <w:gridSpan w:val="2"/>
            <w:tcPrChange w:id="4153" w:author="2" w:date="2021-08-31T10:55:00Z">
              <w:tcPr>
                <w:tcW w:w="547" w:type="dxa"/>
              </w:tcPr>
            </w:tcPrChange>
          </w:tcPr>
          <w:p w14:paraId="2FC8FA73" w14:textId="1BE7D340" w:rsidR="004D5EB2" w:rsidRPr="00450F2B" w:rsidRDefault="002F2720" w:rsidP="00450F2B">
            <w:pPr>
              <w:tabs>
                <w:tab w:val="left" w:pos="600"/>
                <w:tab w:val="left" w:pos="851"/>
              </w:tabs>
              <w:ind w:right="34" w:firstLine="142"/>
              <w:rPr>
                <w:rFonts w:ascii="Times New Roman" w:hAnsi="Times New Roman" w:cs="Times New Roman"/>
                <w:sz w:val="24"/>
                <w:szCs w:val="24"/>
              </w:rPr>
            </w:pPr>
            <w:ins w:id="4154" w:author="2" w:date="2021-08-31T10:55:00Z">
              <w:r>
                <w:rPr>
                  <w:rFonts w:ascii="Times New Roman" w:hAnsi="Times New Roman" w:cs="Times New Roman"/>
                  <w:sz w:val="24"/>
                  <w:szCs w:val="24"/>
                </w:rPr>
                <w:t>2</w:t>
              </w:r>
            </w:ins>
          </w:p>
        </w:tc>
      </w:tr>
      <w:tr w:rsidR="004D5EB2" w:rsidRPr="00450F2B" w14:paraId="06B559AE" w14:textId="77777777" w:rsidTr="00911EF6">
        <w:tc>
          <w:tcPr>
            <w:tcW w:w="846" w:type="dxa"/>
            <w:tcPrChange w:id="4155" w:author="2" w:date="2021-08-31T10:55:00Z">
              <w:tcPr>
                <w:tcW w:w="846" w:type="dxa"/>
              </w:tcPr>
            </w:tcPrChange>
          </w:tcPr>
          <w:p w14:paraId="63A0A650" w14:textId="77777777" w:rsidR="004D5EB2" w:rsidRPr="00450F2B" w:rsidRDefault="004D5EB2" w:rsidP="00450F2B">
            <w:pPr>
              <w:spacing w:after="120"/>
              <w:rPr>
                <w:rFonts w:ascii="Times New Roman" w:hAnsi="Times New Roman" w:cs="Times New Roman"/>
                <w:sz w:val="24"/>
                <w:szCs w:val="24"/>
              </w:rPr>
            </w:pPr>
          </w:p>
        </w:tc>
        <w:tc>
          <w:tcPr>
            <w:tcW w:w="1843" w:type="dxa"/>
            <w:tcPrChange w:id="4156" w:author="2" w:date="2021-08-31T10:55:00Z">
              <w:tcPr>
                <w:tcW w:w="1843" w:type="dxa"/>
              </w:tcPr>
            </w:tcPrChange>
          </w:tcPr>
          <w:p w14:paraId="251945B9" w14:textId="77777777" w:rsidR="004D5EB2" w:rsidRPr="00450F2B" w:rsidRDefault="004D5EB2" w:rsidP="00450F2B">
            <w:pPr>
              <w:spacing w:after="120"/>
              <w:rPr>
                <w:rFonts w:ascii="Times New Roman" w:hAnsi="Times New Roman" w:cs="Times New Roman"/>
                <w:sz w:val="24"/>
                <w:szCs w:val="24"/>
              </w:rPr>
            </w:pPr>
          </w:p>
        </w:tc>
        <w:tc>
          <w:tcPr>
            <w:tcW w:w="425" w:type="dxa"/>
            <w:tcPrChange w:id="4157" w:author="2" w:date="2021-08-31T10:55:00Z">
              <w:tcPr>
                <w:tcW w:w="425" w:type="dxa"/>
              </w:tcPr>
            </w:tcPrChange>
          </w:tcPr>
          <w:p w14:paraId="55948AF2" w14:textId="77777777" w:rsidR="004D5EB2" w:rsidRPr="00450F2B" w:rsidRDefault="004D5EB2" w:rsidP="00450F2B">
            <w:pPr>
              <w:spacing w:after="120"/>
              <w:rPr>
                <w:rFonts w:ascii="Times New Roman" w:hAnsi="Times New Roman" w:cs="Times New Roman"/>
                <w:sz w:val="24"/>
                <w:szCs w:val="24"/>
              </w:rPr>
            </w:pPr>
          </w:p>
        </w:tc>
        <w:tc>
          <w:tcPr>
            <w:tcW w:w="392" w:type="dxa"/>
            <w:tcPrChange w:id="4158" w:author="2" w:date="2021-08-31T10:55:00Z">
              <w:tcPr>
                <w:tcW w:w="392" w:type="dxa"/>
              </w:tcPr>
            </w:tcPrChange>
          </w:tcPr>
          <w:p w14:paraId="3EA33D5B" w14:textId="77777777" w:rsidR="004D5EB2" w:rsidRPr="00450F2B" w:rsidRDefault="004D5EB2" w:rsidP="00450F2B">
            <w:pPr>
              <w:spacing w:after="120"/>
              <w:rPr>
                <w:rFonts w:ascii="Times New Roman" w:hAnsi="Times New Roman" w:cs="Times New Roman"/>
                <w:sz w:val="24"/>
                <w:szCs w:val="24"/>
              </w:rPr>
            </w:pPr>
          </w:p>
        </w:tc>
        <w:tc>
          <w:tcPr>
            <w:tcW w:w="553" w:type="dxa"/>
            <w:tcPrChange w:id="4159" w:author="2" w:date="2021-08-31T10:55:00Z">
              <w:tcPr>
                <w:tcW w:w="553" w:type="dxa"/>
              </w:tcPr>
            </w:tcPrChange>
          </w:tcPr>
          <w:p w14:paraId="1775A4ED" w14:textId="00D1C5FD" w:rsidR="004D5EB2" w:rsidRDefault="00E5192C" w:rsidP="00450F2B">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4160" w:author="2" w:date="2021-08-31T10:55:00Z">
              <w:tcPr>
                <w:tcW w:w="6001" w:type="dxa"/>
              </w:tcPr>
            </w:tcPrChange>
          </w:tcPr>
          <w:p w14:paraId="3B1AE7E9" w14:textId="1CBB355C" w:rsidR="00E5192C" w:rsidRDefault="00E5192C" w:rsidP="00E5192C">
            <w:pPr>
              <w:pStyle w:val="6"/>
              <w:shd w:val="clear" w:color="auto" w:fill="auto"/>
              <w:tabs>
                <w:tab w:val="left" w:pos="327"/>
              </w:tabs>
              <w:spacing w:before="0" w:line="211" w:lineRule="exact"/>
              <w:ind w:right="20" w:firstLine="0"/>
            </w:pPr>
            <w:r>
              <w:rPr>
                <w:rStyle w:val="1"/>
              </w:rPr>
              <w:t>Каково фокусное расстояние  от собирающей линзы, дающей мни</w:t>
            </w:r>
            <w:r>
              <w:rPr>
                <w:rStyle w:val="1"/>
              </w:rPr>
              <w:softHyphen/>
              <w:t>мое изображение предмета, помещенного перед ней на расстоя</w:t>
            </w:r>
            <w:r>
              <w:rPr>
                <w:rStyle w:val="1"/>
              </w:rPr>
              <w:softHyphen/>
              <w:t>нии 0,4 м? Расстояние от линзы до изображения 1,2 м.</w:t>
            </w:r>
          </w:p>
          <w:p w14:paraId="1744DBE9" w14:textId="77777777" w:rsidR="004D5EB2" w:rsidRPr="00450F2B" w:rsidRDefault="004D5EB2" w:rsidP="00450F2B">
            <w:pPr>
              <w:ind w:firstLine="375"/>
              <w:jc w:val="both"/>
              <w:rPr>
                <w:rFonts w:ascii="Times New Roman" w:eastAsia="Times New Roman" w:hAnsi="Times New Roman" w:cs="Times New Roman"/>
                <w:color w:val="000000"/>
                <w:lang w:eastAsia="ru-RU"/>
              </w:rPr>
            </w:pPr>
          </w:p>
        </w:tc>
        <w:tc>
          <w:tcPr>
            <w:tcW w:w="4961" w:type="dxa"/>
            <w:gridSpan w:val="2"/>
            <w:tcPrChange w:id="4161" w:author="2" w:date="2021-08-31T10:55:00Z">
              <w:tcPr>
                <w:tcW w:w="4839" w:type="dxa"/>
              </w:tcPr>
            </w:tcPrChange>
          </w:tcPr>
          <w:p w14:paraId="279FF2DA" w14:textId="77777777" w:rsidR="004D5EB2" w:rsidRPr="006F33AA" w:rsidRDefault="008A1731" w:rsidP="008A1731">
            <w:pPr>
              <w:pStyle w:val="a4"/>
              <w:numPr>
                <w:ilvl w:val="0"/>
                <w:numId w:val="244"/>
              </w:numPr>
              <w:spacing w:after="0" w:line="273" w:lineRule="exact"/>
              <w:ind w:right="20"/>
              <w:rPr>
                <w:ins w:id="4162" w:author="2" w:date="2021-08-31T10:55:00Z"/>
                <w:rFonts w:ascii="Times New Roman" w:eastAsia="Century Schoolbook" w:hAnsi="Times New Roman" w:cs="Times New Roman"/>
                <w:color w:val="000000"/>
                <w:sz w:val="20"/>
                <w:szCs w:val="20"/>
                <w:lang w:eastAsia="ru-RU"/>
              </w:rPr>
            </w:pPr>
            <w:ins w:id="4163" w:author="2" w:date="2021-08-31T10:55:00Z">
              <w:r w:rsidRPr="006F33AA">
                <w:rPr>
                  <w:rFonts w:ascii="Times New Roman" w:eastAsia="Century Schoolbook" w:hAnsi="Times New Roman" w:cs="Times New Roman"/>
                  <w:color w:val="000000"/>
                  <w:sz w:val="20"/>
                  <w:szCs w:val="20"/>
                  <w:lang w:eastAsia="ru-RU"/>
                </w:rPr>
                <w:t>1,4м</w:t>
              </w:r>
            </w:ins>
          </w:p>
          <w:p w14:paraId="3E345C4D" w14:textId="77777777" w:rsidR="008A1731" w:rsidRPr="006F33AA" w:rsidRDefault="008A1731" w:rsidP="008A1731">
            <w:pPr>
              <w:pStyle w:val="a4"/>
              <w:numPr>
                <w:ilvl w:val="0"/>
                <w:numId w:val="244"/>
              </w:numPr>
              <w:spacing w:after="0" w:line="273" w:lineRule="exact"/>
              <w:ind w:right="20"/>
              <w:rPr>
                <w:ins w:id="4164" w:author="2" w:date="2021-08-31T10:55:00Z"/>
                <w:rFonts w:ascii="Times New Roman" w:eastAsia="Century Schoolbook" w:hAnsi="Times New Roman" w:cs="Times New Roman"/>
                <w:color w:val="000000"/>
                <w:sz w:val="20"/>
                <w:szCs w:val="20"/>
                <w:lang w:eastAsia="ru-RU"/>
              </w:rPr>
            </w:pPr>
            <w:ins w:id="4165" w:author="2" w:date="2021-08-31T10:55:00Z">
              <w:r w:rsidRPr="006F33AA">
                <w:rPr>
                  <w:rFonts w:ascii="Times New Roman" w:eastAsia="Century Schoolbook" w:hAnsi="Times New Roman" w:cs="Times New Roman"/>
                  <w:color w:val="000000"/>
                  <w:sz w:val="20"/>
                  <w:szCs w:val="20"/>
                  <w:lang w:eastAsia="ru-RU"/>
                </w:rPr>
                <w:t>0,8м</w:t>
              </w:r>
            </w:ins>
          </w:p>
          <w:p w14:paraId="79C5DE45" w14:textId="77777777" w:rsidR="008A1731" w:rsidRPr="006F33AA" w:rsidRDefault="008A1731" w:rsidP="008A1731">
            <w:pPr>
              <w:pStyle w:val="a4"/>
              <w:numPr>
                <w:ilvl w:val="0"/>
                <w:numId w:val="244"/>
              </w:numPr>
              <w:spacing w:after="0" w:line="273" w:lineRule="exact"/>
              <w:ind w:right="20"/>
              <w:rPr>
                <w:ins w:id="4166" w:author="2" w:date="2021-08-31T10:55:00Z"/>
                <w:rFonts w:ascii="Times New Roman" w:eastAsia="Century Schoolbook" w:hAnsi="Times New Roman" w:cs="Times New Roman"/>
                <w:color w:val="000000"/>
                <w:sz w:val="20"/>
                <w:szCs w:val="20"/>
                <w:lang w:eastAsia="ru-RU"/>
              </w:rPr>
            </w:pPr>
            <w:ins w:id="4167" w:author="2" w:date="2021-08-31T10:55:00Z">
              <w:r w:rsidRPr="006F33AA">
                <w:rPr>
                  <w:rFonts w:ascii="Times New Roman" w:eastAsia="Century Schoolbook" w:hAnsi="Times New Roman" w:cs="Times New Roman"/>
                  <w:color w:val="000000"/>
                  <w:sz w:val="20"/>
                  <w:szCs w:val="20"/>
                  <w:lang w:eastAsia="ru-RU"/>
                </w:rPr>
                <w:t>0,6м</w:t>
              </w:r>
            </w:ins>
          </w:p>
          <w:p w14:paraId="47B53BE2" w14:textId="36ECF746" w:rsidR="004D5EB2" w:rsidRPr="006F33AA" w:rsidRDefault="008A1731" w:rsidP="008A1731">
            <w:pPr>
              <w:pStyle w:val="a4"/>
              <w:numPr>
                <w:ilvl w:val="0"/>
                <w:numId w:val="244"/>
              </w:numPr>
              <w:spacing w:after="0" w:line="273" w:lineRule="exact"/>
              <w:ind w:right="20"/>
              <w:rPr>
                <w:rFonts w:ascii="Times New Roman" w:hAnsi="Times New Roman"/>
                <w:color w:val="000000"/>
                <w:sz w:val="20"/>
                <w:rPrChange w:id="4168" w:author="2" w:date="2021-08-31T10:55:00Z">
                  <w:rPr>
                    <w:rFonts w:ascii="Times New Roman" w:eastAsia="Century Schoolbook" w:hAnsi="Times New Roman" w:cs="Times New Roman"/>
                    <w:color w:val="000000"/>
                    <w:sz w:val="24"/>
                    <w:szCs w:val="24"/>
                    <w:lang w:eastAsia="ru-RU"/>
                  </w:rPr>
                </w:rPrChange>
              </w:rPr>
              <w:pPrChange w:id="4169" w:author="2" w:date="2021-08-31T10:55:00Z">
                <w:pPr>
                  <w:pStyle w:val="a4"/>
                  <w:framePr w:hSpace="180" w:wrap="around" w:hAnchor="margin" w:y="665"/>
                  <w:spacing w:after="0" w:line="273" w:lineRule="exact"/>
                  <w:ind w:left="346" w:right="20" w:firstLine="142"/>
                </w:pPr>
              </w:pPrChange>
            </w:pPr>
            <w:ins w:id="4170" w:author="2" w:date="2021-08-31T10:55:00Z">
              <w:r w:rsidRPr="006F33AA">
                <w:rPr>
                  <w:rFonts w:ascii="Times New Roman" w:eastAsia="Century Schoolbook" w:hAnsi="Times New Roman" w:cs="Times New Roman"/>
                  <w:color w:val="000000"/>
                  <w:sz w:val="20"/>
                  <w:szCs w:val="20"/>
                  <w:lang w:eastAsia="ru-RU"/>
                </w:rPr>
                <w:t>1,6м</w:t>
              </w:r>
            </w:ins>
          </w:p>
        </w:tc>
        <w:tc>
          <w:tcPr>
            <w:tcW w:w="567" w:type="dxa"/>
            <w:gridSpan w:val="2"/>
            <w:tcPrChange w:id="4171" w:author="2" w:date="2021-08-31T10:55:00Z">
              <w:tcPr>
                <w:tcW w:w="547" w:type="dxa"/>
              </w:tcPr>
            </w:tcPrChange>
          </w:tcPr>
          <w:p w14:paraId="0EC71676" w14:textId="3BD71C29" w:rsidR="004D5EB2" w:rsidRPr="00450F2B" w:rsidRDefault="008A1731" w:rsidP="00450F2B">
            <w:pPr>
              <w:tabs>
                <w:tab w:val="left" w:pos="600"/>
                <w:tab w:val="left" w:pos="851"/>
              </w:tabs>
              <w:ind w:right="34" w:firstLine="142"/>
              <w:rPr>
                <w:rFonts w:ascii="Times New Roman" w:hAnsi="Times New Roman" w:cs="Times New Roman"/>
                <w:sz w:val="24"/>
                <w:szCs w:val="24"/>
              </w:rPr>
            </w:pPr>
            <w:ins w:id="4172" w:author="2" w:date="2021-08-31T10:55:00Z">
              <w:r>
                <w:rPr>
                  <w:rFonts w:ascii="Times New Roman" w:hAnsi="Times New Roman" w:cs="Times New Roman"/>
                  <w:sz w:val="24"/>
                  <w:szCs w:val="24"/>
                </w:rPr>
                <w:t>3</w:t>
              </w:r>
            </w:ins>
          </w:p>
        </w:tc>
      </w:tr>
      <w:tr w:rsidR="004D5EB2" w:rsidRPr="00450F2B" w14:paraId="08A09E95" w14:textId="77777777" w:rsidTr="00911EF6">
        <w:tc>
          <w:tcPr>
            <w:tcW w:w="846" w:type="dxa"/>
            <w:tcPrChange w:id="4173" w:author="2" w:date="2021-08-31T10:55:00Z">
              <w:tcPr>
                <w:tcW w:w="846" w:type="dxa"/>
              </w:tcPr>
            </w:tcPrChange>
          </w:tcPr>
          <w:p w14:paraId="2C408956" w14:textId="77777777" w:rsidR="004D5EB2" w:rsidRPr="00450F2B" w:rsidRDefault="004D5EB2" w:rsidP="00450F2B">
            <w:pPr>
              <w:spacing w:after="120"/>
              <w:rPr>
                <w:rFonts w:ascii="Times New Roman" w:hAnsi="Times New Roman" w:cs="Times New Roman"/>
                <w:sz w:val="24"/>
                <w:szCs w:val="24"/>
              </w:rPr>
            </w:pPr>
          </w:p>
        </w:tc>
        <w:tc>
          <w:tcPr>
            <w:tcW w:w="1843" w:type="dxa"/>
            <w:tcPrChange w:id="4174" w:author="2" w:date="2021-08-31T10:55:00Z">
              <w:tcPr>
                <w:tcW w:w="1843" w:type="dxa"/>
              </w:tcPr>
            </w:tcPrChange>
          </w:tcPr>
          <w:p w14:paraId="42E16562" w14:textId="77777777" w:rsidR="004D5EB2" w:rsidRPr="00450F2B" w:rsidRDefault="004D5EB2" w:rsidP="00450F2B">
            <w:pPr>
              <w:spacing w:after="120"/>
              <w:rPr>
                <w:rFonts w:ascii="Times New Roman" w:hAnsi="Times New Roman" w:cs="Times New Roman"/>
                <w:sz w:val="24"/>
                <w:szCs w:val="24"/>
              </w:rPr>
            </w:pPr>
          </w:p>
        </w:tc>
        <w:tc>
          <w:tcPr>
            <w:tcW w:w="425" w:type="dxa"/>
            <w:tcPrChange w:id="4175" w:author="2" w:date="2021-08-31T10:55:00Z">
              <w:tcPr>
                <w:tcW w:w="425" w:type="dxa"/>
              </w:tcPr>
            </w:tcPrChange>
          </w:tcPr>
          <w:p w14:paraId="5BFB42D5" w14:textId="77777777" w:rsidR="004D5EB2" w:rsidRPr="00450F2B" w:rsidRDefault="004D5EB2" w:rsidP="00450F2B">
            <w:pPr>
              <w:spacing w:after="120"/>
              <w:rPr>
                <w:rFonts w:ascii="Times New Roman" w:hAnsi="Times New Roman" w:cs="Times New Roman"/>
                <w:sz w:val="24"/>
                <w:szCs w:val="24"/>
              </w:rPr>
            </w:pPr>
          </w:p>
        </w:tc>
        <w:tc>
          <w:tcPr>
            <w:tcW w:w="392" w:type="dxa"/>
            <w:tcPrChange w:id="4176" w:author="2" w:date="2021-08-31T10:55:00Z">
              <w:tcPr>
                <w:tcW w:w="392" w:type="dxa"/>
              </w:tcPr>
            </w:tcPrChange>
          </w:tcPr>
          <w:p w14:paraId="513FC43D" w14:textId="77777777" w:rsidR="004D5EB2" w:rsidRPr="00450F2B" w:rsidRDefault="004D5EB2" w:rsidP="00450F2B">
            <w:pPr>
              <w:spacing w:after="120"/>
              <w:rPr>
                <w:rFonts w:ascii="Times New Roman" w:hAnsi="Times New Roman" w:cs="Times New Roman"/>
                <w:sz w:val="24"/>
                <w:szCs w:val="24"/>
              </w:rPr>
            </w:pPr>
          </w:p>
        </w:tc>
        <w:tc>
          <w:tcPr>
            <w:tcW w:w="553" w:type="dxa"/>
            <w:tcPrChange w:id="4177" w:author="2" w:date="2021-08-31T10:55:00Z">
              <w:tcPr>
                <w:tcW w:w="553" w:type="dxa"/>
              </w:tcPr>
            </w:tcPrChange>
          </w:tcPr>
          <w:p w14:paraId="1658305B" w14:textId="0AA53894" w:rsidR="004D5EB2" w:rsidRDefault="00E5192C" w:rsidP="00450F2B">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4178" w:author="2" w:date="2021-08-31T10:55:00Z">
              <w:tcPr>
                <w:tcW w:w="6001" w:type="dxa"/>
              </w:tcPr>
            </w:tcPrChange>
          </w:tcPr>
          <w:p w14:paraId="5630EE5A" w14:textId="77777777" w:rsidR="00E5192C" w:rsidRDefault="00E5192C" w:rsidP="00E5192C">
            <w:pPr>
              <w:pStyle w:val="6"/>
              <w:shd w:val="clear" w:color="auto" w:fill="auto"/>
              <w:tabs>
                <w:tab w:val="left" w:pos="322"/>
              </w:tabs>
              <w:spacing w:before="0" w:line="211" w:lineRule="exact"/>
              <w:ind w:right="20" w:firstLine="0"/>
            </w:pPr>
            <w:r>
              <w:rPr>
                <w:rStyle w:val="1"/>
              </w:rPr>
              <w:t>Расстояние от мнимого изображения предмета до собирающей линзы, оптическая сила которой 2 дптр, равно 0,4 м. Опреде</w:t>
            </w:r>
            <w:r>
              <w:rPr>
                <w:rStyle w:val="1"/>
              </w:rPr>
              <w:softHyphen/>
              <w:t>лить расстояние от линзы до предмета.</w:t>
            </w:r>
            <w:r>
              <w:br w:type="page"/>
            </w:r>
          </w:p>
          <w:p w14:paraId="5043BE84" w14:textId="77777777" w:rsidR="004D5EB2" w:rsidRPr="00450F2B" w:rsidRDefault="004D5EB2" w:rsidP="00450F2B">
            <w:pPr>
              <w:ind w:firstLine="375"/>
              <w:jc w:val="both"/>
              <w:rPr>
                <w:rFonts w:ascii="Times New Roman" w:eastAsia="Times New Roman" w:hAnsi="Times New Roman" w:cs="Times New Roman"/>
                <w:color w:val="000000"/>
                <w:lang w:eastAsia="ru-RU"/>
              </w:rPr>
            </w:pPr>
          </w:p>
        </w:tc>
        <w:tc>
          <w:tcPr>
            <w:tcW w:w="4961" w:type="dxa"/>
            <w:gridSpan w:val="2"/>
            <w:tcPrChange w:id="4179" w:author="2" w:date="2021-08-31T10:55:00Z">
              <w:tcPr>
                <w:tcW w:w="4839" w:type="dxa"/>
              </w:tcPr>
            </w:tcPrChange>
          </w:tcPr>
          <w:p w14:paraId="466021AB" w14:textId="77777777" w:rsidR="004D5EB2" w:rsidRPr="006F33AA" w:rsidRDefault="008A1731" w:rsidP="008A1731">
            <w:pPr>
              <w:pStyle w:val="a4"/>
              <w:numPr>
                <w:ilvl w:val="0"/>
                <w:numId w:val="245"/>
              </w:numPr>
              <w:spacing w:after="0" w:line="273" w:lineRule="exact"/>
              <w:ind w:right="20"/>
              <w:rPr>
                <w:ins w:id="4180" w:author="2" w:date="2021-08-31T10:55:00Z"/>
                <w:rFonts w:ascii="Times New Roman" w:eastAsia="Century Schoolbook" w:hAnsi="Times New Roman" w:cs="Times New Roman"/>
                <w:color w:val="000000"/>
                <w:sz w:val="20"/>
                <w:szCs w:val="20"/>
                <w:lang w:eastAsia="ru-RU"/>
              </w:rPr>
            </w:pPr>
            <w:ins w:id="4181" w:author="2" w:date="2021-08-31T10:55:00Z">
              <w:r w:rsidRPr="006F33AA">
                <w:rPr>
                  <w:rFonts w:ascii="Times New Roman" w:eastAsia="Century Schoolbook" w:hAnsi="Times New Roman" w:cs="Times New Roman"/>
                  <w:color w:val="000000"/>
                  <w:sz w:val="20"/>
                  <w:szCs w:val="20"/>
                  <w:lang w:eastAsia="ru-RU"/>
                </w:rPr>
                <w:t xml:space="preserve"> 0,22м</w:t>
              </w:r>
            </w:ins>
          </w:p>
          <w:p w14:paraId="70F86F9D" w14:textId="77777777" w:rsidR="008A1731" w:rsidRPr="006F33AA" w:rsidRDefault="008A1731" w:rsidP="008A1731">
            <w:pPr>
              <w:pStyle w:val="a4"/>
              <w:numPr>
                <w:ilvl w:val="0"/>
                <w:numId w:val="245"/>
              </w:numPr>
              <w:spacing w:after="0" w:line="273" w:lineRule="exact"/>
              <w:ind w:right="20"/>
              <w:rPr>
                <w:ins w:id="4182" w:author="2" w:date="2021-08-31T10:55:00Z"/>
                <w:rFonts w:ascii="Times New Roman" w:eastAsia="Century Schoolbook" w:hAnsi="Times New Roman" w:cs="Times New Roman"/>
                <w:color w:val="000000"/>
                <w:sz w:val="20"/>
                <w:szCs w:val="20"/>
                <w:lang w:eastAsia="ru-RU"/>
              </w:rPr>
            </w:pPr>
            <w:ins w:id="4183" w:author="2" w:date="2021-08-31T10:55:00Z">
              <w:r w:rsidRPr="006F33AA">
                <w:rPr>
                  <w:rFonts w:ascii="Times New Roman" w:eastAsia="Century Schoolbook" w:hAnsi="Times New Roman" w:cs="Times New Roman"/>
                  <w:color w:val="000000"/>
                  <w:sz w:val="20"/>
                  <w:szCs w:val="20"/>
                  <w:lang w:eastAsia="ru-RU"/>
                </w:rPr>
                <w:t>0,44м</w:t>
              </w:r>
            </w:ins>
          </w:p>
          <w:p w14:paraId="05DED9B8" w14:textId="77777777" w:rsidR="008A1731" w:rsidRPr="006F33AA" w:rsidRDefault="008A1731" w:rsidP="008A1731">
            <w:pPr>
              <w:pStyle w:val="a4"/>
              <w:numPr>
                <w:ilvl w:val="0"/>
                <w:numId w:val="245"/>
              </w:numPr>
              <w:spacing w:after="0" w:line="273" w:lineRule="exact"/>
              <w:ind w:right="20"/>
              <w:rPr>
                <w:ins w:id="4184" w:author="2" w:date="2021-08-31T10:55:00Z"/>
                <w:rFonts w:ascii="Times New Roman" w:eastAsia="Century Schoolbook" w:hAnsi="Times New Roman" w:cs="Times New Roman"/>
                <w:color w:val="000000"/>
                <w:sz w:val="20"/>
                <w:szCs w:val="20"/>
                <w:lang w:eastAsia="ru-RU"/>
              </w:rPr>
            </w:pPr>
            <w:ins w:id="4185" w:author="2" w:date="2021-08-31T10:55:00Z">
              <w:r w:rsidRPr="006F33AA">
                <w:rPr>
                  <w:rFonts w:ascii="Times New Roman" w:eastAsia="Century Schoolbook" w:hAnsi="Times New Roman" w:cs="Times New Roman"/>
                  <w:color w:val="000000"/>
                  <w:sz w:val="20"/>
                  <w:szCs w:val="20"/>
                  <w:lang w:eastAsia="ru-RU"/>
                </w:rPr>
                <w:t>0,2м</w:t>
              </w:r>
            </w:ins>
          </w:p>
          <w:p w14:paraId="51F0B547" w14:textId="515308BD" w:rsidR="004D5EB2" w:rsidRPr="006F33AA" w:rsidRDefault="008A1731" w:rsidP="008A1731">
            <w:pPr>
              <w:pStyle w:val="a4"/>
              <w:numPr>
                <w:ilvl w:val="0"/>
                <w:numId w:val="245"/>
              </w:numPr>
              <w:spacing w:after="0" w:line="273" w:lineRule="exact"/>
              <w:ind w:right="20"/>
              <w:rPr>
                <w:rFonts w:ascii="Times New Roman" w:hAnsi="Times New Roman"/>
                <w:color w:val="000000"/>
                <w:sz w:val="20"/>
                <w:rPrChange w:id="4186" w:author="2" w:date="2021-08-31T10:55:00Z">
                  <w:rPr>
                    <w:rFonts w:ascii="Times New Roman" w:eastAsia="Century Schoolbook" w:hAnsi="Times New Roman" w:cs="Times New Roman"/>
                    <w:color w:val="000000"/>
                    <w:sz w:val="24"/>
                    <w:szCs w:val="24"/>
                    <w:lang w:eastAsia="ru-RU"/>
                  </w:rPr>
                </w:rPrChange>
              </w:rPr>
              <w:pPrChange w:id="4187" w:author="2" w:date="2021-08-31T10:55:00Z">
                <w:pPr>
                  <w:pStyle w:val="a4"/>
                  <w:framePr w:hSpace="180" w:wrap="around" w:hAnchor="margin" w:y="665"/>
                  <w:spacing w:after="0" w:line="273" w:lineRule="exact"/>
                  <w:ind w:left="346" w:right="20" w:firstLine="142"/>
                </w:pPr>
              </w:pPrChange>
            </w:pPr>
            <w:ins w:id="4188" w:author="2" w:date="2021-08-31T10:55:00Z">
              <w:r w:rsidRPr="006F33AA">
                <w:rPr>
                  <w:rFonts w:ascii="Times New Roman" w:eastAsia="Century Schoolbook" w:hAnsi="Times New Roman" w:cs="Times New Roman"/>
                  <w:color w:val="000000"/>
                  <w:sz w:val="20"/>
                  <w:szCs w:val="20"/>
                  <w:lang w:eastAsia="ru-RU"/>
                </w:rPr>
                <w:t>0,16м</w:t>
              </w:r>
            </w:ins>
          </w:p>
        </w:tc>
        <w:tc>
          <w:tcPr>
            <w:tcW w:w="567" w:type="dxa"/>
            <w:gridSpan w:val="2"/>
            <w:tcPrChange w:id="4189" w:author="2" w:date="2021-08-31T10:55:00Z">
              <w:tcPr>
                <w:tcW w:w="547" w:type="dxa"/>
              </w:tcPr>
            </w:tcPrChange>
          </w:tcPr>
          <w:p w14:paraId="1A675124" w14:textId="79830A88" w:rsidR="004D5EB2" w:rsidRPr="00450F2B" w:rsidRDefault="008A1731" w:rsidP="00450F2B">
            <w:pPr>
              <w:tabs>
                <w:tab w:val="left" w:pos="600"/>
                <w:tab w:val="left" w:pos="851"/>
              </w:tabs>
              <w:ind w:right="34" w:firstLine="142"/>
              <w:rPr>
                <w:rFonts w:ascii="Times New Roman" w:hAnsi="Times New Roman" w:cs="Times New Roman"/>
                <w:sz w:val="24"/>
                <w:szCs w:val="24"/>
              </w:rPr>
            </w:pPr>
            <w:ins w:id="4190" w:author="2" w:date="2021-08-31T10:55:00Z">
              <w:r>
                <w:rPr>
                  <w:rFonts w:ascii="Times New Roman" w:hAnsi="Times New Roman" w:cs="Times New Roman"/>
                  <w:sz w:val="24"/>
                  <w:szCs w:val="24"/>
                </w:rPr>
                <w:t>1</w:t>
              </w:r>
            </w:ins>
          </w:p>
        </w:tc>
      </w:tr>
      <w:tr w:rsidR="004D5EB2" w:rsidRPr="00450F2B" w14:paraId="06DEFA49" w14:textId="77777777" w:rsidTr="00911EF6">
        <w:tc>
          <w:tcPr>
            <w:tcW w:w="846" w:type="dxa"/>
            <w:tcPrChange w:id="4191" w:author="2" w:date="2021-08-31T10:55:00Z">
              <w:tcPr>
                <w:tcW w:w="846" w:type="dxa"/>
              </w:tcPr>
            </w:tcPrChange>
          </w:tcPr>
          <w:p w14:paraId="08CB7952" w14:textId="77777777" w:rsidR="004D5EB2" w:rsidRPr="00450F2B" w:rsidRDefault="004D5EB2" w:rsidP="00450F2B">
            <w:pPr>
              <w:spacing w:after="120"/>
              <w:rPr>
                <w:rFonts w:ascii="Times New Roman" w:hAnsi="Times New Roman" w:cs="Times New Roman"/>
                <w:sz w:val="24"/>
                <w:szCs w:val="24"/>
              </w:rPr>
            </w:pPr>
          </w:p>
        </w:tc>
        <w:tc>
          <w:tcPr>
            <w:tcW w:w="1843" w:type="dxa"/>
            <w:tcPrChange w:id="4192" w:author="2" w:date="2021-08-31T10:55:00Z">
              <w:tcPr>
                <w:tcW w:w="1843" w:type="dxa"/>
              </w:tcPr>
            </w:tcPrChange>
          </w:tcPr>
          <w:p w14:paraId="00F9FEC8" w14:textId="77777777" w:rsidR="004D5EB2" w:rsidRPr="00450F2B" w:rsidRDefault="004D5EB2" w:rsidP="00450F2B">
            <w:pPr>
              <w:spacing w:after="120"/>
              <w:rPr>
                <w:rFonts w:ascii="Times New Roman" w:hAnsi="Times New Roman" w:cs="Times New Roman"/>
                <w:sz w:val="24"/>
                <w:szCs w:val="24"/>
              </w:rPr>
            </w:pPr>
          </w:p>
        </w:tc>
        <w:tc>
          <w:tcPr>
            <w:tcW w:w="425" w:type="dxa"/>
            <w:tcPrChange w:id="4193" w:author="2" w:date="2021-08-31T10:55:00Z">
              <w:tcPr>
                <w:tcW w:w="425" w:type="dxa"/>
              </w:tcPr>
            </w:tcPrChange>
          </w:tcPr>
          <w:p w14:paraId="11AFF6C8" w14:textId="77777777" w:rsidR="004D5EB2" w:rsidRPr="00450F2B" w:rsidRDefault="004D5EB2" w:rsidP="00450F2B">
            <w:pPr>
              <w:spacing w:after="120"/>
              <w:rPr>
                <w:rFonts w:ascii="Times New Roman" w:hAnsi="Times New Roman" w:cs="Times New Roman"/>
                <w:sz w:val="24"/>
                <w:szCs w:val="24"/>
              </w:rPr>
            </w:pPr>
          </w:p>
        </w:tc>
        <w:tc>
          <w:tcPr>
            <w:tcW w:w="392" w:type="dxa"/>
            <w:tcPrChange w:id="4194" w:author="2" w:date="2021-08-31T10:55:00Z">
              <w:tcPr>
                <w:tcW w:w="392" w:type="dxa"/>
              </w:tcPr>
            </w:tcPrChange>
          </w:tcPr>
          <w:p w14:paraId="269B0C02" w14:textId="77777777" w:rsidR="004D5EB2" w:rsidRPr="00450F2B" w:rsidRDefault="004D5EB2" w:rsidP="00450F2B">
            <w:pPr>
              <w:spacing w:after="120"/>
              <w:rPr>
                <w:rFonts w:ascii="Times New Roman" w:hAnsi="Times New Roman" w:cs="Times New Roman"/>
                <w:sz w:val="24"/>
                <w:szCs w:val="24"/>
              </w:rPr>
            </w:pPr>
          </w:p>
        </w:tc>
        <w:tc>
          <w:tcPr>
            <w:tcW w:w="553" w:type="dxa"/>
            <w:tcPrChange w:id="4195" w:author="2" w:date="2021-08-31T10:55:00Z">
              <w:tcPr>
                <w:tcW w:w="553" w:type="dxa"/>
              </w:tcPr>
            </w:tcPrChange>
          </w:tcPr>
          <w:p w14:paraId="2528744B" w14:textId="7F784C0C" w:rsidR="004D5EB2" w:rsidRDefault="00E5192C" w:rsidP="00450F2B">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4196" w:author="2" w:date="2021-08-31T10:55:00Z">
              <w:tcPr>
                <w:tcW w:w="6001" w:type="dxa"/>
              </w:tcPr>
            </w:tcPrChange>
          </w:tcPr>
          <w:p w14:paraId="47602942" w14:textId="77777777" w:rsidR="00E5192C" w:rsidRDefault="00E5192C" w:rsidP="00E5192C">
            <w:pPr>
              <w:pStyle w:val="6"/>
              <w:shd w:val="clear" w:color="auto" w:fill="auto"/>
              <w:spacing w:before="0" w:after="189" w:line="211" w:lineRule="exact"/>
              <w:ind w:right="40" w:firstLine="40"/>
              <w:jc w:val="left"/>
            </w:pPr>
            <w:r>
              <w:rPr>
                <w:rStyle w:val="1"/>
              </w:rPr>
              <w:t>Предмет расположен на расстоянии 0,15 м от рассеивающей линзы с фокусным расстоянием 0,3 м. На каком расстоянии от линзы получается изображение данного предмета?</w:t>
            </w:r>
          </w:p>
          <w:p w14:paraId="1C022EFD" w14:textId="77777777" w:rsidR="004D5EB2" w:rsidRPr="00450F2B" w:rsidRDefault="004D5EB2" w:rsidP="00450F2B">
            <w:pPr>
              <w:ind w:firstLine="375"/>
              <w:jc w:val="both"/>
              <w:rPr>
                <w:rFonts w:ascii="Times New Roman" w:eastAsia="Times New Roman" w:hAnsi="Times New Roman" w:cs="Times New Roman"/>
                <w:color w:val="000000"/>
                <w:lang w:eastAsia="ru-RU"/>
              </w:rPr>
            </w:pPr>
          </w:p>
        </w:tc>
        <w:tc>
          <w:tcPr>
            <w:tcW w:w="4961" w:type="dxa"/>
            <w:gridSpan w:val="2"/>
            <w:tcPrChange w:id="4197" w:author="2" w:date="2021-08-31T10:55:00Z">
              <w:tcPr>
                <w:tcW w:w="4839" w:type="dxa"/>
              </w:tcPr>
            </w:tcPrChange>
          </w:tcPr>
          <w:p w14:paraId="3337F560" w14:textId="77777777" w:rsidR="004D5EB2" w:rsidRPr="006F33AA" w:rsidRDefault="008A1731" w:rsidP="008A1731">
            <w:pPr>
              <w:pStyle w:val="a4"/>
              <w:numPr>
                <w:ilvl w:val="0"/>
                <w:numId w:val="246"/>
              </w:numPr>
              <w:spacing w:after="0" w:line="273" w:lineRule="exact"/>
              <w:ind w:right="20"/>
              <w:rPr>
                <w:ins w:id="4198" w:author="2" w:date="2021-08-31T10:55:00Z"/>
                <w:rFonts w:ascii="Times New Roman" w:eastAsia="Century Schoolbook" w:hAnsi="Times New Roman" w:cs="Times New Roman"/>
                <w:color w:val="000000"/>
                <w:sz w:val="20"/>
                <w:szCs w:val="20"/>
                <w:lang w:eastAsia="ru-RU"/>
              </w:rPr>
            </w:pPr>
            <w:ins w:id="4199" w:author="2" w:date="2021-08-31T10:55:00Z">
              <w:r w:rsidRPr="006F33AA">
                <w:rPr>
                  <w:rFonts w:ascii="Times New Roman" w:eastAsia="Century Schoolbook" w:hAnsi="Times New Roman" w:cs="Times New Roman"/>
                  <w:color w:val="000000"/>
                  <w:sz w:val="20"/>
                  <w:szCs w:val="20"/>
                  <w:lang w:eastAsia="ru-RU"/>
                </w:rPr>
                <w:t>0,3м</w:t>
              </w:r>
            </w:ins>
          </w:p>
          <w:p w14:paraId="04CD21FF" w14:textId="77777777" w:rsidR="008A1731" w:rsidRPr="006F33AA" w:rsidRDefault="008A1731" w:rsidP="008A1731">
            <w:pPr>
              <w:pStyle w:val="a4"/>
              <w:numPr>
                <w:ilvl w:val="0"/>
                <w:numId w:val="246"/>
              </w:numPr>
              <w:spacing w:after="0" w:line="273" w:lineRule="exact"/>
              <w:ind w:right="20"/>
              <w:rPr>
                <w:ins w:id="4200" w:author="2" w:date="2021-08-31T10:55:00Z"/>
                <w:rFonts w:ascii="Times New Roman" w:eastAsia="Century Schoolbook" w:hAnsi="Times New Roman" w:cs="Times New Roman"/>
                <w:color w:val="000000"/>
                <w:sz w:val="20"/>
                <w:szCs w:val="20"/>
                <w:lang w:eastAsia="ru-RU"/>
              </w:rPr>
            </w:pPr>
            <w:ins w:id="4201" w:author="2" w:date="2021-08-31T10:55:00Z">
              <w:r w:rsidRPr="006F33AA">
                <w:rPr>
                  <w:rFonts w:ascii="Times New Roman" w:eastAsia="Century Schoolbook" w:hAnsi="Times New Roman" w:cs="Times New Roman"/>
                  <w:color w:val="000000"/>
                  <w:sz w:val="20"/>
                  <w:szCs w:val="20"/>
                  <w:lang w:eastAsia="ru-RU"/>
                </w:rPr>
                <w:t>0,1м</w:t>
              </w:r>
            </w:ins>
          </w:p>
          <w:p w14:paraId="4C9DD701" w14:textId="77777777" w:rsidR="008A1731" w:rsidRPr="006F33AA" w:rsidRDefault="008A1731" w:rsidP="008A1731">
            <w:pPr>
              <w:pStyle w:val="a4"/>
              <w:numPr>
                <w:ilvl w:val="0"/>
                <w:numId w:val="246"/>
              </w:numPr>
              <w:spacing w:after="0" w:line="273" w:lineRule="exact"/>
              <w:ind w:right="20"/>
              <w:rPr>
                <w:ins w:id="4202" w:author="2" w:date="2021-08-31T10:55:00Z"/>
                <w:rFonts w:ascii="Times New Roman" w:eastAsia="Century Schoolbook" w:hAnsi="Times New Roman" w:cs="Times New Roman"/>
                <w:color w:val="000000"/>
                <w:sz w:val="20"/>
                <w:szCs w:val="20"/>
                <w:lang w:eastAsia="ru-RU"/>
              </w:rPr>
            </w:pPr>
            <w:ins w:id="4203" w:author="2" w:date="2021-08-31T10:55:00Z">
              <w:r w:rsidRPr="006F33AA">
                <w:rPr>
                  <w:rFonts w:ascii="Times New Roman" w:eastAsia="Century Schoolbook" w:hAnsi="Times New Roman" w:cs="Times New Roman"/>
                  <w:color w:val="000000"/>
                  <w:sz w:val="20"/>
                  <w:szCs w:val="20"/>
                  <w:lang w:eastAsia="ru-RU"/>
                </w:rPr>
                <w:t>0,15м</w:t>
              </w:r>
            </w:ins>
          </w:p>
          <w:p w14:paraId="1AD1518E" w14:textId="5E4E1103" w:rsidR="004D5EB2" w:rsidRPr="006F33AA" w:rsidRDefault="008A1731" w:rsidP="008A1731">
            <w:pPr>
              <w:pStyle w:val="a4"/>
              <w:numPr>
                <w:ilvl w:val="0"/>
                <w:numId w:val="246"/>
              </w:numPr>
              <w:spacing w:after="0" w:line="273" w:lineRule="exact"/>
              <w:ind w:right="20"/>
              <w:rPr>
                <w:rFonts w:ascii="Times New Roman" w:hAnsi="Times New Roman"/>
                <w:color w:val="000000"/>
                <w:sz w:val="20"/>
                <w:rPrChange w:id="4204" w:author="2" w:date="2021-08-31T10:55:00Z">
                  <w:rPr>
                    <w:rFonts w:ascii="Times New Roman" w:eastAsia="Century Schoolbook" w:hAnsi="Times New Roman" w:cs="Times New Roman"/>
                    <w:color w:val="000000"/>
                    <w:sz w:val="24"/>
                    <w:szCs w:val="24"/>
                    <w:lang w:eastAsia="ru-RU"/>
                  </w:rPr>
                </w:rPrChange>
              </w:rPr>
              <w:pPrChange w:id="4205" w:author="2" w:date="2021-08-31T10:55:00Z">
                <w:pPr>
                  <w:pStyle w:val="a4"/>
                  <w:framePr w:hSpace="180" w:wrap="around" w:hAnchor="margin" w:y="665"/>
                  <w:spacing w:after="0" w:line="273" w:lineRule="exact"/>
                  <w:ind w:left="346" w:right="20" w:firstLine="142"/>
                </w:pPr>
              </w:pPrChange>
            </w:pPr>
            <w:ins w:id="4206" w:author="2" w:date="2021-08-31T10:55:00Z">
              <w:r w:rsidRPr="006F33AA">
                <w:rPr>
                  <w:rFonts w:ascii="Times New Roman" w:eastAsia="Century Schoolbook" w:hAnsi="Times New Roman" w:cs="Times New Roman"/>
                  <w:color w:val="000000"/>
                  <w:sz w:val="20"/>
                  <w:szCs w:val="20"/>
                  <w:lang w:eastAsia="ru-RU"/>
                </w:rPr>
                <w:t>0,45м</w:t>
              </w:r>
            </w:ins>
          </w:p>
        </w:tc>
        <w:tc>
          <w:tcPr>
            <w:tcW w:w="567" w:type="dxa"/>
            <w:gridSpan w:val="2"/>
            <w:tcPrChange w:id="4207" w:author="2" w:date="2021-08-31T10:55:00Z">
              <w:tcPr>
                <w:tcW w:w="547" w:type="dxa"/>
              </w:tcPr>
            </w:tcPrChange>
          </w:tcPr>
          <w:p w14:paraId="6B3261CE" w14:textId="73EF7D26" w:rsidR="004D5EB2" w:rsidRPr="00450F2B" w:rsidRDefault="008A1731" w:rsidP="00450F2B">
            <w:pPr>
              <w:tabs>
                <w:tab w:val="left" w:pos="600"/>
                <w:tab w:val="left" w:pos="851"/>
              </w:tabs>
              <w:ind w:right="34" w:firstLine="142"/>
              <w:rPr>
                <w:rFonts w:ascii="Times New Roman" w:hAnsi="Times New Roman" w:cs="Times New Roman"/>
                <w:sz w:val="24"/>
                <w:szCs w:val="24"/>
              </w:rPr>
            </w:pPr>
            <w:ins w:id="4208" w:author="2" w:date="2021-08-31T10:55:00Z">
              <w:r>
                <w:rPr>
                  <w:rFonts w:ascii="Times New Roman" w:hAnsi="Times New Roman" w:cs="Times New Roman"/>
                  <w:sz w:val="24"/>
                  <w:szCs w:val="24"/>
                </w:rPr>
                <w:t>2</w:t>
              </w:r>
            </w:ins>
          </w:p>
        </w:tc>
      </w:tr>
      <w:tr w:rsidR="004D5EB2" w:rsidRPr="00450F2B" w14:paraId="2B0BAC74" w14:textId="77777777" w:rsidTr="00911EF6">
        <w:tc>
          <w:tcPr>
            <w:tcW w:w="846" w:type="dxa"/>
            <w:tcPrChange w:id="4209" w:author="2" w:date="2021-08-31T10:55:00Z">
              <w:tcPr>
                <w:tcW w:w="846" w:type="dxa"/>
              </w:tcPr>
            </w:tcPrChange>
          </w:tcPr>
          <w:p w14:paraId="3EA768C8" w14:textId="77777777" w:rsidR="004D5EB2" w:rsidRPr="00450F2B" w:rsidRDefault="004D5EB2" w:rsidP="00450F2B">
            <w:pPr>
              <w:spacing w:after="120"/>
              <w:rPr>
                <w:rFonts w:ascii="Times New Roman" w:hAnsi="Times New Roman" w:cs="Times New Roman"/>
                <w:sz w:val="24"/>
                <w:szCs w:val="24"/>
              </w:rPr>
            </w:pPr>
          </w:p>
        </w:tc>
        <w:tc>
          <w:tcPr>
            <w:tcW w:w="1843" w:type="dxa"/>
            <w:tcPrChange w:id="4210" w:author="2" w:date="2021-08-31T10:55:00Z">
              <w:tcPr>
                <w:tcW w:w="1843" w:type="dxa"/>
              </w:tcPr>
            </w:tcPrChange>
          </w:tcPr>
          <w:p w14:paraId="376B83DE" w14:textId="77777777" w:rsidR="004D5EB2" w:rsidRPr="00450F2B" w:rsidRDefault="004D5EB2" w:rsidP="00450F2B">
            <w:pPr>
              <w:spacing w:after="120"/>
              <w:rPr>
                <w:rFonts w:ascii="Times New Roman" w:hAnsi="Times New Roman" w:cs="Times New Roman"/>
                <w:sz w:val="24"/>
                <w:szCs w:val="24"/>
              </w:rPr>
            </w:pPr>
          </w:p>
        </w:tc>
        <w:tc>
          <w:tcPr>
            <w:tcW w:w="425" w:type="dxa"/>
            <w:tcPrChange w:id="4211" w:author="2" w:date="2021-08-31T10:55:00Z">
              <w:tcPr>
                <w:tcW w:w="425" w:type="dxa"/>
              </w:tcPr>
            </w:tcPrChange>
          </w:tcPr>
          <w:p w14:paraId="32AEB2DE" w14:textId="77777777" w:rsidR="004D5EB2" w:rsidRPr="00450F2B" w:rsidRDefault="004D5EB2" w:rsidP="00450F2B">
            <w:pPr>
              <w:spacing w:after="120"/>
              <w:rPr>
                <w:rFonts w:ascii="Times New Roman" w:hAnsi="Times New Roman" w:cs="Times New Roman"/>
                <w:sz w:val="24"/>
                <w:szCs w:val="24"/>
              </w:rPr>
            </w:pPr>
          </w:p>
        </w:tc>
        <w:tc>
          <w:tcPr>
            <w:tcW w:w="392" w:type="dxa"/>
            <w:tcPrChange w:id="4212" w:author="2" w:date="2021-08-31T10:55:00Z">
              <w:tcPr>
                <w:tcW w:w="392" w:type="dxa"/>
              </w:tcPr>
            </w:tcPrChange>
          </w:tcPr>
          <w:p w14:paraId="7310B29B" w14:textId="77777777" w:rsidR="004D5EB2" w:rsidRPr="00450F2B" w:rsidRDefault="004D5EB2" w:rsidP="00450F2B">
            <w:pPr>
              <w:spacing w:after="120"/>
              <w:rPr>
                <w:rFonts w:ascii="Times New Roman" w:hAnsi="Times New Roman" w:cs="Times New Roman"/>
                <w:sz w:val="24"/>
                <w:szCs w:val="24"/>
              </w:rPr>
            </w:pPr>
          </w:p>
        </w:tc>
        <w:tc>
          <w:tcPr>
            <w:tcW w:w="553" w:type="dxa"/>
            <w:tcPrChange w:id="4213" w:author="2" w:date="2021-08-31T10:55:00Z">
              <w:tcPr>
                <w:tcW w:w="553" w:type="dxa"/>
              </w:tcPr>
            </w:tcPrChange>
          </w:tcPr>
          <w:p w14:paraId="62A0DAD8" w14:textId="450A5C3C" w:rsidR="004D5EB2" w:rsidRDefault="00E5192C" w:rsidP="00450F2B">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4214" w:author="2" w:date="2021-08-31T10:55:00Z">
              <w:tcPr>
                <w:tcW w:w="6001" w:type="dxa"/>
              </w:tcPr>
            </w:tcPrChange>
          </w:tcPr>
          <w:p w14:paraId="4E45C81D" w14:textId="77777777" w:rsidR="008A1731" w:rsidRDefault="00E5192C" w:rsidP="00E5192C">
            <w:pPr>
              <w:pStyle w:val="6"/>
              <w:shd w:val="clear" w:color="auto" w:fill="auto"/>
              <w:tabs>
                <w:tab w:val="left" w:pos="333"/>
              </w:tabs>
              <w:spacing w:before="0"/>
              <w:ind w:right="40" w:firstLine="0"/>
              <w:rPr>
                <w:ins w:id="4215" w:author="2" w:date="2021-08-31T10:55:00Z"/>
                <w:rStyle w:val="1"/>
              </w:rPr>
            </w:pPr>
            <w:r>
              <w:rPr>
                <w:rStyle w:val="1"/>
              </w:rPr>
              <w:t xml:space="preserve">Расстояние между предметом и его </w:t>
            </w:r>
            <w:ins w:id="4216" w:author="2" w:date="2021-08-31T10:55:00Z">
              <w:r w:rsidR="008A1731">
                <w:rPr>
                  <w:rStyle w:val="1"/>
                </w:rPr>
                <w:t xml:space="preserve"> мнимым </w:t>
              </w:r>
            </w:ins>
            <w:r>
              <w:rPr>
                <w:rStyle w:val="1"/>
              </w:rPr>
              <w:t xml:space="preserve">изображением </w:t>
            </w:r>
          </w:p>
          <w:p w14:paraId="4FC25B8A" w14:textId="45A10B92" w:rsidR="00E5192C" w:rsidRDefault="00E5192C" w:rsidP="00E5192C">
            <w:pPr>
              <w:pStyle w:val="6"/>
              <w:shd w:val="clear" w:color="auto" w:fill="auto"/>
              <w:tabs>
                <w:tab w:val="left" w:pos="333"/>
              </w:tabs>
              <w:spacing w:before="0"/>
              <w:ind w:right="40" w:firstLine="0"/>
            </w:pPr>
            <w:r>
              <w:rPr>
                <w:rStyle w:val="1"/>
              </w:rPr>
              <w:t>72 см. Увели</w:t>
            </w:r>
            <w:r>
              <w:rPr>
                <w:rStyle w:val="1"/>
              </w:rPr>
              <w:softHyphen/>
              <w:t>чение линзы равно 3. Найти фокусное расстояние линзы.</w:t>
            </w:r>
          </w:p>
          <w:p w14:paraId="4FF87818" w14:textId="77777777" w:rsidR="004D5EB2" w:rsidRPr="00450F2B" w:rsidRDefault="004D5EB2" w:rsidP="00450F2B">
            <w:pPr>
              <w:ind w:firstLine="375"/>
              <w:jc w:val="both"/>
              <w:rPr>
                <w:rFonts w:ascii="Times New Roman" w:eastAsia="Times New Roman" w:hAnsi="Times New Roman" w:cs="Times New Roman"/>
                <w:color w:val="000000"/>
                <w:lang w:eastAsia="ru-RU"/>
              </w:rPr>
            </w:pPr>
          </w:p>
        </w:tc>
        <w:tc>
          <w:tcPr>
            <w:tcW w:w="4961" w:type="dxa"/>
            <w:gridSpan w:val="2"/>
            <w:tcPrChange w:id="4217" w:author="2" w:date="2021-08-31T10:55:00Z">
              <w:tcPr>
                <w:tcW w:w="4839" w:type="dxa"/>
              </w:tcPr>
            </w:tcPrChange>
          </w:tcPr>
          <w:p w14:paraId="661AE5D6" w14:textId="77777777" w:rsidR="004D5EB2" w:rsidRPr="006F33AA" w:rsidRDefault="008A1731" w:rsidP="008A1731">
            <w:pPr>
              <w:pStyle w:val="a4"/>
              <w:numPr>
                <w:ilvl w:val="0"/>
                <w:numId w:val="247"/>
              </w:numPr>
              <w:spacing w:after="0" w:line="273" w:lineRule="exact"/>
              <w:ind w:right="20"/>
              <w:rPr>
                <w:ins w:id="4218" w:author="2" w:date="2021-08-31T10:55:00Z"/>
                <w:rFonts w:ascii="Times New Roman" w:eastAsia="Century Schoolbook" w:hAnsi="Times New Roman" w:cs="Times New Roman"/>
                <w:color w:val="000000"/>
                <w:sz w:val="20"/>
                <w:szCs w:val="20"/>
                <w:lang w:eastAsia="ru-RU"/>
              </w:rPr>
            </w:pPr>
            <w:ins w:id="4219" w:author="2" w:date="2021-08-31T10:55:00Z">
              <w:r w:rsidRPr="006F33AA">
                <w:rPr>
                  <w:rFonts w:ascii="Times New Roman" w:eastAsia="Century Schoolbook" w:hAnsi="Times New Roman" w:cs="Times New Roman"/>
                  <w:color w:val="000000"/>
                  <w:sz w:val="20"/>
                  <w:szCs w:val="20"/>
                  <w:lang w:eastAsia="ru-RU"/>
                </w:rPr>
                <w:t>54см</w:t>
              </w:r>
            </w:ins>
          </w:p>
          <w:p w14:paraId="30F032C3" w14:textId="77777777" w:rsidR="008A1731" w:rsidRPr="006F33AA" w:rsidRDefault="008A1731" w:rsidP="008A1731">
            <w:pPr>
              <w:pStyle w:val="a4"/>
              <w:numPr>
                <w:ilvl w:val="0"/>
                <w:numId w:val="247"/>
              </w:numPr>
              <w:spacing w:after="0" w:line="273" w:lineRule="exact"/>
              <w:ind w:right="20"/>
              <w:rPr>
                <w:ins w:id="4220" w:author="2" w:date="2021-08-31T10:55:00Z"/>
                <w:rFonts w:ascii="Times New Roman" w:eastAsia="Century Schoolbook" w:hAnsi="Times New Roman" w:cs="Times New Roman"/>
                <w:color w:val="000000"/>
                <w:sz w:val="20"/>
                <w:szCs w:val="20"/>
                <w:lang w:eastAsia="ru-RU"/>
              </w:rPr>
            </w:pPr>
            <w:ins w:id="4221" w:author="2" w:date="2021-08-31T10:55:00Z">
              <w:r w:rsidRPr="006F33AA">
                <w:rPr>
                  <w:rFonts w:ascii="Times New Roman" w:eastAsia="Century Schoolbook" w:hAnsi="Times New Roman" w:cs="Times New Roman"/>
                  <w:color w:val="000000"/>
                  <w:sz w:val="20"/>
                  <w:szCs w:val="20"/>
                  <w:lang w:eastAsia="ru-RU"/>
                </w:rPr>
                <w:t>13,5см</w:t>
              </w:r>
            </w:ins>
          </w:p>
          <w:p w14:paraId="09D82B86" w14:textId="77777777" w:rsidR="008A1731" w:rsidRPr="006F33AA" w:rsidRDefault="008A1731" w:rsidP="008A1731">
            <w:pPr>
              <w:pStyle w:val="a4"/>
              <w:numPr>
                <w:ilvl w:val="0"/>
                <w:numId w:val="247"/>
              </w:numPr>
              <w:spacing w:after="0" w:line="273" w:lineRule="exact"/>
              <w:ind w:right="20"/>
              <w:rPr>
                <w:ins w:id="4222" w:author="2" w:date="2021-08-31T10:55:00Z"/>
                <w:rFonts w:ascii="Times New Roman" w:eastAsia="Century Schoolbook" w:hAnsi="Times New Roman" w:cs="Times New Roman"/>
                <w:color w:val="000000"/>
                <w:sz w:val="20"/>
                <w:szCs w:val="20"/>
                <w:lang w:eastAsia="ru-RU"/>
              </w:rPr>
            </w:pPr>
            <w:ins w:id="4223" w:author="2" w:date="2021-08-31T10:55:00Z">
              <w:r w:rsidRPr="006F33AA">
                <w:rPr>
                  <w:rFonts w:ascii="Times New Roman" w:eastAsia="Century Schoolbook" w:hAnsi="Times New Roman" w:cs="Times New Roman"/>
                  <w:color w:val="000000"/>
                  <w:sz w:val="20"/>
                  <w:szCs w:val="20"/>
                  <w:lang w:eastAsia="ru-RU"/>
                </w:rPr>
                <w:t>27см</w:t>
              </w:r>
            </w:ins>
          </w:p>
          <w:p w14:paraId="0A241294" w14:textId="450A6E80" w:rsidR="004D5EB2" w:rsidRPr="006F33AA" w:rsidRDefault="008A1731" w:rsidP="008A1731">
            <w:pPr>
              <w:pStyle w:val="a4"/>
              <w:numPr>
                <w:ilvl w:val="0"/>
                <w:numId w:val="247"/>
              </w:numPr>
              <w:spacing w:after="0" w:line="273" w:lineRule="exact"/>
              <w:ind w:right="20"/>
              <w:rPr>
                <w:rFonts w:ascii="Times New Roman" w:hAnsi="Times New Roman"/>
                <w:color w:val="000000"/>
                <w:sz w:val="20"/>
                <w:rPrChange w:id="4224" w:author="2" w:date="2021-08-31T10:55:00Z">
                  <w:rPr>
                    <w:rFonts w:ascii="Times New Roman" w:eastAsia="Century Schoolbook" w:hAnsi="Times New Roman" w:cs="Times New Roman"/>
                    <w:color w:val="000000"/>
                    <w:sz w:val="24"/>
                    <w:szCs w:val="24"/>
                    <w:lang w:eastAsia="ru-RU"/>
                  </w:rPr>
                </w:rPrChange>
              </w:rPr>
              <w:pPrChange w:id="4225" w:author="2" w:date="2021-08-31T10:55:00Z">
                <w:pPr>
                  <w:pStyle w:val="a4"/>
                  <w:framePr w:hSpace="180" w:wrap="around" w:hAnchor="margin" w:y="665"/>
                  <w:spacing w:after="0" w:line="273" w:lineRule="exact"/>
                  <w:ind w:left="346" w:right="20" w:firstLine="142"/>
                </w:pPr>
              </w:pPrChange>
            </w:pPr>
            <w:ins w:id="4226" w:author="2" w:date="2021-08-31T10:55:00Z">
              <w:r w:rsidRPr="006F33AA">
                <w:rPr>
                  <w:rFonts w:ascii="Times New Roman" w:eastAsia="Century Schoolbook" w:hAnsi="Times New Roman" w:cs="Times New Roman"/>
                  <w:color w:val="000000"/>
                  <w:sz w:val="20"/>
                  <w:szCs w:val="20"/>
                  <w:lang w:eastAsia="ru-RU"/>
                </w:rPr>
                <w:t>67,5см</w:t>
              </w:r>
            </w:ins>
          </w:p>
        </w:tc>
        <w:tc>
          <w:tcPr>
            <w:tcW w:w="567" w:type="dxa"/>
            <w:gridSpan w:val="2"/>
            <w:tcPrChange w:id="4227" w:author="2" w:date="2021-08-31T10:55:00Z">
              <w:tcPr>
                <w:tcW w:w="547" w:type="dxa"/>
              </w:tcPr>
            </w:tcPrChange>
          </w:tcPr>
          <w:p w14:paraId="24E973C9" w14:textId="3C3DEE88" w:rsidR="004D5EB2" w:rsidRPr="00450F2B" w:rsidRDefault="008A1731" w:rsidP="00450F2B">
            <w:pPr>
              <w:tabs>
                <w:tab w:val="left" w:pos="600"/>
                <w:tab w:val="left" w:pos="851"/>
              </w:tabs>
              <w:ind w:right="34" w:firstLine="142"/>
              <w:rPr>
                <w:rFonts w:ascii="Times New Roman" w:hAnsi="Times New Roman" w:cs="Times New Roman"/>
                <w:sz w:val="24"/>
                <w:szCs w:val="24"/>
              </w:rPr>
            </w:pPr>
            <w:ins w:id="4228" w:author="2" w:date="2021-08-31T10:55:00Z">
              <w:r>
                <w:rPr>
                  <w:rFonts w:ascii="Times New Roman" w:hAnsi="Times New Roman" w:cs="Times New Roman"/>
                  <w:sz w:val="24"/>
                  <w:szCs w:val="24"/>
                </w:rPr>
                <w:t>1</w:t>
              </w:r>
            </w:ins>
          </w:p>
        </w:tc>
      </w:tr>
      <w:tr w:rsidR="004D5EB2" w:rsidRPr="00450F2B" w14:paraId="0B84BEF1" w14:textId="77777777" w:rsidTr="00911EF6">
        <w:tc>
          <w:tcPr>
            <w:tcW w:w="846" w:type="dxa"/>
            <w:tcPrChange w:id="4229" w:author="2" w:date="2021-08-31T10:55:00Z">
              <w:tcPr>
                <w:tcW w:w="846" w:type="dxa"/>
              </w:tcPr>
            </w:tcPrChange>
          </w:tcPr>
          <w:p w14:paraId="569BA05B" w14:textId="77777777" w:rsidR="004D5EB2" w:rsidRPr="00450F2B" w:rsidRDefault="004D5EB2" w:rsidP="00450F2B">
            <w:pPr>
              <w:spacing w:after="120"/>
              <w:rPr>
                <w:rFonts w:ascii="Times New Roman" w:hAnsi="Times New Roman" w:cs="Times New Roman"/>
                <w:sz w:val="24"/>
                <w:szCs w:val="24"/>
              </w:rPr>
            </w:pPr>
          </w:p>
        </w:tc>
        <w:tc>
          <w:tcPr>
            <w:tcW w:w="1843" w:type="dxa"/>
            <w:tcPrChange w:id="4230" w:author="2" w:date="2021-08-31T10:55:00Z">
              <w:tcPr>
                <w:tcW w:w="1843" w:type="dxa"/>
              </w:tcPr>
            </w:tcPrChange>
          </w:tcPr>
          <w:p w14:paraId="2B63ADAF" w14:textId="77777777" w:rsidR="004D5EB2" w:rsidRPr="00450F2B" w:rsidRDefault="004D5EB2" w:rsidP="00450F2B">
            <w:pPr>
              <w:spacing w:after="120"/>
              <w:rPr>
                <w:rFonts w:ascii="Times New Roman" w:hAnsi="Times New Roman" w:cs="Times New Roman"/>
                <w:sz w:val="24"/>
                <w:szCs w:val="24"/>
              </w:rPr>
            </w:pPr>
          </w:p>
        </w:tc>
        <w:tc>
          <w:tcPr>
            <w:tcW w:w="425" w:type="dxa"/>
            <w:tcPrChange w:id="4231" w:author="2" w:date="2021-08-31T10:55:00Z">
              <w:tcPr>
                <w:tcW w:w="425" w:type="dxa"/>
              </w:tcPr>
            </w:tcPrChange>
          </w:tcPr>
          <w:p w14:paraId="2A0AD842" w14:textId="1114CCB5" w:rsidR="004D5EB2" w:rsidRPr="00450F2B" w:rsidRDefault="004D5EB2" w:rsidP="00450F2B">
            <w:pPr>
              <w:spacing w:after="120"/>
              <w:rPr>
                <w:rFonts w:ascii="Times New Roman" w:hAnsi="Times New Roman" w:cs="Times New Roman"/>
                <w:sz w:val="24"/>
                <w:szCs w:val="24"/>
              </w:rPr>
            </w:pPr>
          </w:p>
        </w:tc>
        <w:tc>
          <w:tcPr>
            <w:tcW w:w="392" w:type="dxa"/>
            <w:tcPrChange w:id="4232" w:author="2" w:date="2021-08-31T10:55:00Z">
              <w:tcPr>
                <w:tcW w:w="392" w:type="dxa"/>
              </w:tcPr>
            </w:tcPrChange>
          </w:tcPr>
          <w:p w14:paraId="7D1732F7" w14:textId="77777777" w:rsidR="004D5EB2" w:rsidRPr="00450F2B" w:rsidRDefault="004D5EB2" w:rsidP="00450F2B">
            <w:pPr>
              <w:spacing w:after="120"/>
              <w:rPr>
                <w:rFonts w:ascii="Times New Roman" w:hAnsi="Times New Roman" w:cs="Times New Roman"/>
                <w:sz w:val="24"/>
                <w:szCs w:val="24"/>
              </w:rPr>
            </w:pPr>
          </w:p>
        </w:tc>
        <w:tc>
          <w:tcPr>
            <w:tcW w:w="553" w:type="dxa"/>
            <w:tcPrChange w:id="4233" w:author="2" w:date="2021-08-31T10:55:00Z">
              <w:tcPr>
                <w:tcW w:w="553" w:type="dxa"/>
              </w:tcPr>
            </w:tcPrChange>
          </w:tcPr>
          <w:p w14:paraId="7E0B2982" w14:textId="3209F979" w:rsidR="004D5EB2" w:rsidRDefault="0013389B" w:rsidP="00450F2B">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4234" w:author="2" w:date="2021-08-31T10:55:00Z">
              <w:tcPr>
                <w:tcW w:w="6001" w:type="dxa"/>
              </w:tcPr>
            </w:tcPrChange>
          </w:tcPr>
          <w:p w14:paraId="2FC7809C" w14:textId="77777777" w:rsidR="00D83F90" w:rsidRPr="00D83F90" w:rsidRDefault="00D83F90" w:rsidP="00D83F90">
            <w:pPr>
              <w:ind w:firstLine="375"/>
              <w:jc w:val="both"/>
              <w:rPr>
                <w:rFonts w:ascii="Times New Roman" w:eastAsia="Times New Roman" w:hAnsi="Times New Roman" w:cs="Times New Roman"/>
                <w:color w:val="000000"/>
                <w:lang w:eastAsia="ru-RU"/>
              </w:rPr>
            </w:pPr>
            <w:r w:rsidRPr="00D83F90">
              <w:rPr>
                <w:rFonts w:ascii="Times New Roman" w:eastAsia="Times New Roman" w:hAnsi="Times New Roman" w:cs="Times New Roman"/>
                <w:color w:val="000000"/>
                <w:lang w:eastAsia="ru-RU"/>
              </w:rPr>
              <w:t>Два синфазных когерентных источника света </w:t>
            </w:r>
            <w:r w:rsidRPr="00D83F90">
              <w:rPr>
                <w:rFonts w:ascii="Times New Roman" w:eastAsia="Times New Roman" w:hAnsi="Times New Roman" w:cs="Times New Roman"/>
                <w:i/>
                <w:iCs/>
                <w:color w:val="000000"/>
                <w:lang w:eastAsia="ru-RU"/>
              </w:rPr>
              <w:t>S</w:t>
            </w:r>
            <w:r w:rsidRPr="00D83F90">
              <w:rPr>
                <w:rFonts w:ascii="Times New Roman" w:eastAsia="Times New Roman" w:hAnsi="Times New Roman" w:cs="Times New Roman"/>
                <w:color w:val="000000"/>
                <w:vertAlign w:val="subscript"/>
                <w:lang w:eastAsia="ru-RU"/>
              </w:rPr>
              <w:t>1</w:t>
            </w:r>
            <w:r w:rsidRPr="00D83F90">
              <w:rPr>
                <w:rFonts w:ascii="Times New Roman" w:eastAsia="Times New Roman" w:hAnsi="Times New Roman" w:cs="Times New Roman"/>
                <w:color w:val="000000"/>
                <w:lang w:eastAsia="ru-RU"/>
              </w:rPr>
              <w:t> и </w:t>
            </w:r>
            <w:r w:rsidRPr="00D83F90">
              <w:rPr>
                <w:rFonts w:ascii="Times New Roman" w:eastAsia="Times New Roman" w:hAnsi="Times New Roman" w:cs="Times New Roman"/>
                <w:i/>
                <w:iCs/>
                <w:color w:val="000000"/>
                <w:lang w:eastAsia="ru-RU"/>
              </w:rPr>
              <w:t>S</w:t>
            </w:r>
            <w:r w:rsidRPr="00D83F90">
              <w:rPr>
                <w:rFonts w:ascii="Times New Roman" w:eastAsia="Times New Roman" w:hAnsi="Times New Roman" w:cs="Times New Roman"/>
                <w:color w:val="000000"/>
                <w:vertAlign w:val="subscript"/>
                <w:lang w:eastAsia="ru-RU"/>
              </w:rPr>
              <w:t>2</w:t>
            </w:r>
            <w:r w:rsidRPr="00D83F90">
              <w:rPr>
                <w:rFonts w:ascii="Times New Roman" w:eastAsia="Times New Roman" w:hAnsi="Times New Roman" w:cs="Times New Roman"/>
                <w:color w:val="000000"/>
                <w:lang w:eastAsia="ru-RU"/>
              </w:rPr>
              <w:t>, а также точка </w:t>
            </w:r>
            <w:r w:rsidRPr="00D83F90">
              <w:rPr>
                <w:rFonts w:ascii="Times New Roman" w:eastAsia="Times New Roman" w:hAnsi="Times New Roman" w:cs="Times New Roman"/>
                <w:i/>
                <w:iCs/>
                <w:color w:val="000000"/>
                <w:lang w:eastAsia="ru-RU"/>
              </w:rPr>
              <w:t>A</w:t>
            </w:r>
            <w:r w:rsidRPr="00D83F90">
              <w:rPr>
                <w:rFonts w:ascii="Times New Roman" w:eastAsia="Times New Roman" w:hAnsi="Times New Roman" w:cs="Times New Roman"/>
                <w:color w:val="000000"/>
                <w:lang w:eastAsia="ru-RU"/>
              </w:rPr>
              <w:t> расположены на одной прямой. В точке </w:t>
            </w:r>
            <w:r w:rsidRPr="00D83F90">
              <w:rPr>
                <w:rFonts w:ascii="Times New Roman" w:eastAsia="Times New Roman" w:hAnsi="Times New Roman" w:cs="Times New Roman"/>
                <w:i/>
                <w:iCs/>
                <w:color w:val="000000"/>
                <w:lang w:eastAsia="ru-RU"/>
              </w:rPr>
              <w:t>A</w:t>
            </w:r>
            <w:r w:rsidRPr="00D83F90">
              <w:rPr>
                <w:rFonts w:ascii="Times New Roman" w:eastAsia="Times New Roman" w:hAnsi="Times New Roman" w:cs="Times New Roman"/>
                <w:color w:val="000000"/>
                <w:lang w:eastAsia="ru-RU"/>
              </w:rPr>
              <w:t> наблюдается интерференционный максимум. Длина волны излучаемого света </w:t>
            </w:r>
            <w:r w:rsidRPr="00D83F90">
              <w:rPr>
                <w:rFonts w:ascii="Times New Roman" w:eastAsia="Times New Roman" w:hAnsi="Times New Roman" w:cs="Times New Roman"/>
                <w:noProof/>
                <w:color w:val="000000"/>
                <w:lang w:eastAsia="ru-RU"/>
              </w:rPr>
              <w:drawing>
                <wp:inline distT="0" distB="0" distL="0" distR="0" wp14:anchorId="18AFE136" wp14:editId="2E5F81A7">
                  <wp:extent cx="153670" cy="175260"/>
                  <wp:effectExtent l="0" t="0" r="0" b="0"/>
                  <wp:docPr id="250" name="Рисунок 250"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bda."/>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53670" cy="175260"/>
                          </a:xfrm>
                          <a:prstGeom prst="rect">
                            <a:avLst/>
                          </a:prstGeom>
                          <a:noFill/>
                          <a:ln>
                            <a:noFill/>
                          </a:ln>
                        </pic:spPr>
                      </pic:pic>
                    </a:graphicData>
                  </a:graphic>
                </wp:inline>
              </w:drawing>
            </w:r>
          </w:p>
          <w:p w14:paraId="139DAF21" w14:textId="77777777" w:rsidR="00D83F90" w:rsidRPr="00D83F90" w:rsidRDefault="00D83F90" w:rsidP="00D83F90">
            <w:pPr>
              <w:ind w:firstLine="375"/>
              <w:jc w:val="both"/>
              <w:rPr>
                <w:rFonts w:ascii="Times New Roman" w:eastAsia="Times New Roman" w:hAnsi="Times New Roman" w:cs="Times New Roman"/>
                <w:color w:val="000000"/>
                <w:lang w:eastAsia="ru-RU"/>
              </w:rPr>
            </w:pPr>
            <w:r w:rsidRPr="00D83F90">
              <w:rPr>
                <w:rFonts w:ascii="Times New Roman" w:eastAsia="Times New Roman" w:hAnsi="Times New Roman" w:cs="Times New Roman"/>
                <w:color w:val="000000"/>
                <w:lang w:eastAsia="ru-RU"/>
              </w:rPr>
              <w:t>Установите соответствие между рисунками и формулами, связывающими расстояния </w:t>
            </w:r>
            <w:r w:rsidRPr="00D83F90">
              <w:rPr>
                <w:rFonts w:ascii="Times New Roman" w:eastAsia="Times New Roman" w:hAnsi="Times New Roman" w:cs="Times New Roman"/>
                <w:i/>
                <w:iCs/>
                <w:color w:val="000000"/>
                <w:lang w:eastAsia="ru-RU"/>
              </w:rPr>
              <w:t>L</w:t>
            </w:r>
            <w:r w:rsidRPr="00D83F90">
              <w:rPr>
                <w:rFonts w:ascii="Times New Roman" w:eastAsia="Times New Roman" w:hAnsi="Times New Roman" w:cs="Times New Roman"/>
                <w:color w:val="000000"/>
                <w:vertAlign w:val="subscript"/>
                <w:lang w:eastAsia="ru-RU"/>
              </w:rPr>
              <w:t>1</w:t>
            </w:r>
            <w:r w:rsidRPr="00D83F90">
              <w:rPr>
                <w:rFonts w:ascii="Times New Roman" w:eastAsia="Times New Roman" w:hAnsi="Times New Roman" w:cs="Times New Roman"/>
                <w:color w:val="000000"/>
                <w:lang w:eastAsia="ru-RU"/>
              </w:rPr>
              <w:t> и </w:t>
            </w:r>
            <w:r w:rsidRPr="00D83F90">
              <w:rPr>
                <w:rFonts w:ascii="Times New Roman" w:eastAsia="Times New Roman" w:hAnsi="Times New Roman" w:cs="Times New Roman"/>
                <w:i/>
                <w:iCs/>
                <w:color w:val="000000"/>
                <w:lang w:eastAsia="ru-RU"/>
              </w:rPr>
              <w:t>L</w:t>
            </w:r>
            <w:r w:rsidRPr="00D83F90">
              <w:rPr>
                <w:rFonts w:ascii="Times New Roman" w:eastAsia="Times New Roman" w:hAnsi="Times New Roman" w:cs="Times New Roman"/>
                <w:color w:val="000000"/>
                <w:vertAlign w:val="subscript"/>
                <w:lang w:eastAsia="ru-RU"/>
              </w:rPr>
              <w:t>2</w:t>
            </w:r>
            <w:r w:rsidRPr="00D83F90">
              <w:rPr>
                <w:rFonts w:ascii="Times New Roman" w:eastAsia="Times New Roman" w:hAnsi="Times New Roman" w:cs="Times New Roman"/>
                <w:color w:val="000000"/>
                <w:lang w:eastAsia="ru-RU"/>
              </w:rPr>
              <w:t>, показанные на этих рисунках.</w:t>
            </w:r>
          </w:p>
          <w:p w14:paraId="23542FED" w14:textId="77777777" w:rsidR="00D83F90" w:rsidRPr="00D83F90" w:rsidRDefault="00D83F90" w:rsidP="00D83F90">
            <w:pPr>
              <w:ind w:firstLine="375"/>
              <w:jc w:val="both"/>
              <w:rPr>
                <w:rFonts w:ascii="Times New Roman" w:eastAsia="Times New Roman" w:hAnsi="Times New Roman" w:cs="Times New Roman"/>
                <w:color w:val="000000"/>
                <w:lang w:eastAsia="ru-RU"/>
              </w:rPr>
            </w:pPr>
            <w:r w:rsidRPr="00D83F90">
              <w:rPr>
                <w:rFonts w:ascii="Times New Roman" w:eastAsia="Times New Roman" w:hAnsi="Times New Roman" w:cs="Times New Roman"/>
                <w:color w:val="000000"/>
                <w:lang w:eastAsia="ru-RU"/>
              </w:rPr>
              <w:t>К каждой позиции первого столбца подберите соответствующую позицию из второго столбца и запишите в таблицу выбранные цифры под соответствующими буквами. В формулах </w:t>
            </w:r>
            <w:r w:rsidRPr="00D83F90">
              <w:rPr>
                <w:rFonts w:ascii="Times New Roman" w:eastAsia="Times New Roman" w:hAnsi="Times New Roman" w:cs="Times New Roman"/>
                <w:i/>
                <w:iCs/>
                <w:color w:val="000000"/>
                <w:lang w:eastAsia="ru-RU"/>
              </w:rPr>
              <w:t>m</w:t>
            </w:r>
            <w:r w:rsidRPr="00D83F90">
              <w:rPr>
                <w:rFonts w:ascii="Times New Roman" w:eastAsia="Times New Roman" w:hAnsi="Times New Roman" w:cs="Times New Roman"/>
                <w:color w:val="000000"/>
                <w:lang w:eastAsia="ru-RU"/>
              </w:rPr>
              <w:t> — натуральное число.</w:t>
            </w:r>
          </w:p>
          <w:tbl>
            <w:tblPr>
              <w:tblW w:w="5634" w:type="dxa"/>
              <w:tblLayout w:type="fixed"/>
              <w:tblCellMar>
                <w:top w:w="15" w:type="dxa"/>
                <w:left w:w="15" w:type="dxa"/>
                <w:bottom w:w="15" w:type="dxa"/>
                <w:right w:w="15" w:type="dxa"/>
              </w:tblCellMar>
              <w:tblLook w:val="04A0" w:firstRow="1" w:lastRow="0" w:firstColumn="1" w:lastColumn="0" w:noHBand="0" w:noVBand="1"/>
            </w:tblPr>
            <w:tblGrid>
              <w:gridCol w:w="3119"/>
              <w:gridCol w:w="140"/>
              <w:gridCol w:w="2375"/>
            </w:tblGrid>
            <w:tr w:rsidR="00D83F90" w:rsidRPr="00D83F90" w14:paraId="599140A7" w14:textId="77777777" w:rsidTr="00D83F90">
              <w:trPr>
                <w:trHeight w:val="253"/>
              </w:trPr>
              <w:tc>
                <w:tcPr>
                  <w:tcW w:w="3119" w:type="dxa"/>
                  <w:tcBorders>
                    <w:top w:val="nil"/>
                    <w:left w:val="nil"/>
                    <w:bottom w:val="nil"/>
                    <w:right w:val="nil"/>
                  </w:tcBorders>
                  <w:tcMar>
                    <w:top w:w="60" w:type="dxa"/>
                    <w:left w:w="60" w:type="dxa"/>
                    <w:bottom w:w="60" w:type="dxa"/>
                    <w:right w:w="60" w:type="dxa"/>
                  </w:tcMar>
                  <w:vAlign w:val="center"/>
                  <w:hideMark/>
                </w:tcPr>
                <w:p w14:paraId="6FBF4DA5" w14:textId="77777777" w:rsidR="00D83F90" w:rsidRPr="00D83F90" w:rsidRDefault="00D83F90" w:rsidP="00FC39F7">
                  <w:pPr>
                    <w:framePr w:hSpace="180" w:wrap="around" w:hAnchor="margin" w:y="665"/>
                    <w:spacing w:before="75" w:after="0" w:line="240" w:lineRule="auto"/>
                    <w:jc w:val="center"/>
                    <w:rPr>
                      <w:rFonts w:ascii="Times New Roman" w:eastAsia="Times New Roman" w:hAnsi="Times New Roman" w:cs="Times New Roman"/>
                      <w:color w:val="000000"/>
                      <w:lang w:eastAsia="ru-RU"/>
                    </w:rPr>
                  </w:pPr>
                  <w:r w:rsidRPr="00D83F90">
                    <w:rPr>
                      <w:rFonts w:ascii="Times New Roman" w:eastAsia="Times New Roman" w:hAnsi="Times New Roman" w:cs="Times New Roman"/>
                      <w:color w:val="000000"/>
                      <w:lang w:eastAsia="ru-RU"/>
                    </w:rPr>
                    <w:t>РИСУНОК</w:t>
                  </w:r>
                </w:p>
              </w:tc>
              <w:tc>
                <w:tcPr>
                  <w:tcW w:w="140" w:type="dxa"/>
                  <w:tcBorders>
                    <w:top w:val="nil"/>
                    <w:left w:val="nil"/>
                    <w:bottom w:val="nil"/>
                    <w:right w:val="nil"/>
                  </w:tcBorders>
                  <w:tcMar>
                    <w:top w:w="60" w:type="dxa"/>
                    <w:left w:w="60" w:type="dxa"/>
                    <w:bottom w:w="60" w:type="dxa"/>
                    <w:right w:w="60" w:type="dxa"/>
                  </w:tcMar>
                  <w:vAlign w:val="center"/>
                  <w:hideMark/>
                </w:tcPr>
                <w:p w14:paraId="191295C6" w14:textId="77777777" w:rsidR="00D83F90" w:rsidRPr="00D83F90" w:rsidRDefault="00D83F90" w:rsidP="00FC39F7">
                  <w:pPr>
                    <w:framePr w:hSpace="180" w:wrap="around" w:hAnchor="margin" w:y="665"/>
                    <w:spacing w:before="75" w:after="0" w:line="240" w:lineRule="auto"/>
                    <w:rPr>
                      <w:rFonts w:ascii="Times New Roman" w:eastAsia="Times New Roman" w:hAnsi="Times New Roman" w:cs="Times New Roman"/>
                      <w:color w:val="000000"/>
                      <w:lang w:eastAsia="ru-RU"/>
                    </w:rPr>
                  </w:pPr>
                  <w:r w:rsidRPr="00D83F90">
                    <w:rPr>
                      <w:rFonts w:ascii="Times New Roman" w:eastAsia="Times New Roman" w:hAnsi="Times New Roman" w:cs="Times New Roman"/>
                      <w:color w:val="000000"/>
                      <w:lang w:eastAsia="ru-RU"/>
                    </w:rPr>
                    <w:t> </w:t>
                  </w:r>
                </w:p>
              </w:tc>
              <w:tc>
                <w:tcPr>
                  <w:tcW w:w="2375" w:type="dxa"/>
                  <w:tcBorders>
                    <w:top w:val="nil"/>
                    <w:left w:val="nil"/>
                    <w:bottom w:val="nil"/>
                    <w:right w:val="nil"/>
                  </w:tcBorders>
                  <w:tcMar>
                    <w:top w:w="60" w:type="dxa"/>
                    <w:left w:w="60" w:type="dxa"/>
                    <w:bottom w:w="60" w:type="dxa"/>
                    <w:right w:w="60" w:type="dxa"/>
                  </w:tcMar>
                  <w:vAlign w:val="center"/>
                  <w:hideMark/>
                </w:tcPr>
                <w:p w14:paraId="790896E1" w14:textId="77777777" w:rsidR="00D83F90" w:rsidRPr="00D83F90" w:rsidRDefault="00D83F90" w:rsidP="00FC39F7">
                  <w:pPr>
                    <w:framePr w:hSpace="180" w:wrap="around" w:hAnchor="margin" w:y="665"/>
                    <w:spacing w:before="75" w:after="0" w:line="240" w:lineRule="auto"/>
                    <w:jc w:val="center"/>
                    <w:rPr>
                      <w:rFonts w:ascii="Times New Roman" w:eastAsia="Times New Roman" w:hAnsi="Times New Roman" w:cs="Times New Roman"/>
                      <w:color w:val="000000"/>
                      <w:lang w:eastAsia="ru-RU"/>
                    </w:rPr>
                  </w:pPr>
                  <w:r w:rsidRPr="00D83F90">
                    <w:rPr>
                      <w:rFonts w:ascii="Times New Roman" w:eastAsia="Times New Roman" w:hAnsi="Times New Roman" w:cs="Times New Roman"/>
                      <w:color w:val="000000"/>
                      <w:lang w:eastAsia="ru-RU"/>
                    </w:rPr>
                    <w:t>ФОРМУЛА</w:t>
                  </w:r>
                </w:p>
              </w:tc>
            </w:tr>
            <w:tr w:rsidR="00D83F90" w:rsidRPr="00D83F90" w14:paraId="739AE77F" w14:textId="77777777" w:rsidTr="00D83F90">
              <w:trPr>
                <w:trHeight w:val="1352"/>
              </w:trPr>
              <w:tc>
                <w:tcPr>
                  <w:tcW w:w="3119" w:type="dxa"/>
                  <w:tcBorders>
                    <w:top w:val="nil"/>
                    <w:left w:val="nil"/>
                    <w:bottom w:val="nil"/>
                    <w:right w:val="nil"/>
                  </w:tcBorders>
                  <w:tcMar>
                    <w:top w:w="60" w:type="dxa"/>
                    <w:left w:w="60" w:type="dxa"/>
                    <w:bottom w:w="60" w:type="dxa"/>
                    <w:right w:w="60" w:type="dxa"/>
                  </w:tcMar>
                  <w:vAlign w:val="center"/>
                  <w:hideMark/>
                </w:tcPr>
                <w:p w14:paraId="346A3DE1" w14:textId="77777777" w:rsidR="00D83F90" w:rsidRPr="00D83F90" w:rsidRDefault="00D83F90" w:rsidP="00FC39F7">
                  <w:pPr>
                    <w:framePr w:hSpace="180" w:wrap="around" w:hAnchor="margin" w:y="665"/>
                    <w:spacing w:after="0" w:line="240" w:lineRule="auto"/>
                    <w:ind w:firstLine="375"/>
                    <w:rPr>
                      <w:rFonts w:ascii="Times New Roman" w:eastAsia="Times New Roman" w:hAnsi="Times New Roman" w:cs="Times New Roman"/>
                      <w:color w:val="000000"/>
                      <w:lang w:eastAsia="ru-RU"/>
                    </w:rPr>
                  </w:pPr>
                  <w:r w:rsidRPr="00D83F90">
                    <w:rPr>
                      <w:rFonts w:ascii="Times New Roman" w:eastAsia="Times New Roman" w:hAnsi="Times New Roman" w:cs="Times New Roman"/>
                      <w:color w:val="000000"/>
                      <w:lang w:eastAsia="ru-RU"/>
                    </w:rPr>
                    <w:t>А)</w:t>
                  </w:r>
                  <w:r w:rsidRPr="00D83F90">
                    <w:rPr>
                      <w:rFonts w:ascii="Times New Roman" w:eastAsia="Times New Roman" w:hAnsi="Times New Roman" w:cs="Times New Roman"/>
                      <w:noProof/>
                      <w:color w:val="000000"/>
                      <w:lang w:eastAsia="ru-RU"/>
                    </w:rPr>
                    <w:drawing>
                      <wp:inline distT="0" distB="0" distL="0" distR="0" wp14:anchorId="20FD9D84" wp14:editId="5B631B24">
                        <wp:extent cx="1783261" cy="387706"/>
                        <wp:effectExtent l="0" t="0" r="7620" b="0"/>
                        <wp:docPr id="253" name="Рисунок 253" descr="https://phys-ege.sdamgia.ru/get_file?id=87880&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hys-ege.sdamgia.ru/get_file?id=87880&amp;png=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97224" cy="390742"/>
                                </a:xfrm>
                                <a:prstGeom prst="rect">
                                  <a:avLst/>
                                </a:prstGeom>
                                <a:noFill/>
                                <a:ln>
                                  <a:noFill/>
                                </a:ln>
                              </pic:spPr>
                            </pic:pic>
                          </a:graphicData>
                        </a:graphic>
                      </wp:inline>
                    </w:drawing>
                  </w:r>
                </w:p>
                <w:p w14:paraId="6AD4BA33" w14:textId="77777777" w:rsidR="00D83F90" w:rsidRPr="00D83F90" w:rsidRDefault="00D83F90" w:rsidP="00FC39F7">
                  <w:pPr>
                    <w:framePr w:hSpace="180" w:wrap="around" w:hAnchor="margin" w:y="665"/>
                    <w:spacing w:after="0" w:line="240" w:lineRule="auto"/>
                    <w:ind w:firstLine="375"/>
                    <w:rPr>
                      <w:rFonts w:ascii="Times New Roman" w:eastAsia="Times New Roman" w:hAnsi="Times New Roman" w:cs="Times New Roman"/>
                      <w:color w:val="000000"/>
                      <w:lang w:eastAsia="ru-RU"/>
                    </w:rPr>
                  </w:pPr>
                  <w:r w:rsidRPr="00D83F90">
                    <w:rPr>
                      <w:rFonts w:ascii="Times New Roman" w:eastAsia="Times New Roman" w:hAnsi="Times New Roman" w:cs="Times New Roman"/>
                      <w:color w:val="000000"/>
                      <w:lang w:eastAsia="ru-RU"/>
                    </w:rPr>
                    <w:t>Б)</w:t>
                  </w:r>
                  <w:r w:rsidRPr="00D83F90">
                    <w:rPr>
                      <w:rFonts w:ascii="Times New Roman" w:eastAsia="Times New Roman" w:hAnsi="Times New Roman" w:cs="Times New Roman"/>
                      <w:noProof/>
                      <w:color w:val="000000"/>
                      <w:lang w:eastAsia="ru-RU"/>
                    </w:rPr>
                    <w:drawing>
                      <wp:inline distT="0" distB="0" distL="0" distR="0" wp14:anchorId="1082B2A2" wp14:editId="639322FA">
                        <wp:extent cx="1872691" cy="407149"/>
                        <wp:effectExtent l="0" t="0" r="0" b="0"/>
                        <wp:docPr id="260" name="Рисунок 260" descr="https://phys-ege.sdamgia.ru/get_file?id=87879&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hys-ege.sdamgia.ru/get_file?id=87879&amp;png=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00158" cy="413121"/>
                                </a:xfrm>
                                <a:prstGeom prst="rect">
                                  <a:avLst/>
                                </a:prstGeom>
                                <a:noFill/>
                                <a:ln>
                                  <a:noFill/>
                                </a:ln>
                              </pic:spPr>
                            </pic:pic>
                          </a:graphicData>
                        </a:graphic>
                      </wp:inline>
                    </w:drawing>
                  </w:r>
                </w:p>
              </w:tc>
              <w:tc>
                <w:tcPr>
                  <w:tcW w:w="140" w:type="dxa"/>
                  <w:tcBorders>
                    <w:top w:val="nil"/>
                    <w:left w:val="nil"/>
                    <w:bottom w:val="nil"/>
                    <w:right w:val="nil"/>
                  </w:tcBorders>
                  <w:tcMar>
                    <w:top w:w="60" w:type="dxa"/>
                    <w:left w:w="60" w:type="dxa"/>
                    <w:bottom w:w="60" w:type="dxa"/>
                    <w:right w:w="60" w:type="dxa"/>
                  </w:tcMar>
                  <w:vAlign w:val="center"/>
                  <w:hideMark/>
                </w:tcPr>
                <w:p w14:paraId="7DF83215" w14:textId="77777777" w:rsidR="00D83F90" w:rsidRPr="00D83F90" w:rsidRDefault="00D83F90" w:rsidP="00FC39F7">
                  <w:pPr>
                    <w:framePr w:hSpace="180" w:wrap="around" w:hAnchor="margin" w:y="665"/>
                    <w:spacing w:before="75" w:after="0" w:line="240" w:lineRule="auto"/>
                    <w:rPr>
                      <w:rFonts w:ascii="Times New Roman" w:eastAsia="Times New Roman" w:hAnsi="Times New Roman" w:cs="Times New Roman"/>
                      <w:color w:val="000000"/>
                      <w:lang w:eastAsia="ru-RU"/>
                    </w:rPr>
                  </w:pPr>
                  <w:r w:rsidRPr="00D83F90">
                    <w:rPr>
                      <w:rFonts w:ascii="Times New Roman" w:eastAsia="Times New Roman" w:hAnsi="Times New Roman" w:cs="Times New Roman"/>
                      <w:color w:val="000000"/>
                      <w:lang w:eastAsia="ru-RU"/>
                    </w:rPr>
                    <w:t> </w:t>
                  </w:r>
                </w:p>
              </w:tc>
              <w:tc>
                <w:tcPr>
                  <w:tcW w:w="2375" w:type="dxa"/>
                  <w:tcBorders>
                    <w:top w:val="nil"/>
                    <w:left w:val="nil"/>
                    <w:bottom w:val="nil"/>
                    <w:right w:val="nil"/>
                  </w:tcBorders>
                  <w:tcMar>
                    <w:top w:w="60" w:type="dxa"/>
                    <w:left w:w="60" w:type="dxa"/>
                    <w:bottom w:w="60" w:type="dxa"/>
                    <w:right w:w="60" w:type="dxa"/>
                  </w:tcMar>
                  <w:vAlign w:val="center"/>
                  <w:hideMark/>
                </w:tcPr>
                <w:p w14:paraId="35A63DB3" w14:textId="77777777" w:rsidR="00D83F90" w:rsidRPr="00D83F90" w:rsidRDefault="00D83F90" w:rsidP="00FC39F7">
                  <w:pPr>
                    <w:framePr w:hSpace="180" w:wrap="around" w:hAnchor="margin" w:y="665"/>
                    <w:spacing w:after="0" w:line="240" w:lineRule="auto"/>
                    <w:ind w:firstLine="375"/>
                    <w:rPr>
                      <w:rFonts w:ascii="Times New Roman" w:eastAsia="Times New Roman" w:hAnsi="Times New Roman" w:cs="Times New Roman"/>
                      <w:color w:val="000000"/>
                      <w:lang w:eastAsia="ru-RU"/>
                    </w:rPr>
                  </w:pPr>
                  <w:r w:rsidRPr="00D83F90">
                    <w:rPr>
                      <w:rFonts w:ascii="Times New Roman" w:eastAsia="Times New Roman" w:hAnsi="Times New Roman" w:cs="Times New Roman"/>
                      <w:color w:val="000000"/>
                      <w:lang w:eastAsia="ru-RU"/>
                    </w:rPr>
                    <w:t>1) </w:t>
                  </w:r>
                  <w:r w:rsidRPr="00D83F90">
                    <w:rPr>
                      <w:rFonts w:ascii="Times New Roman" w:eastAsia="Times New Roman" w:hAnsi="Times New Roman" w:cs="Times New Roman"/>
                      <w:noProof/>
                      <w:color w:val="000000"/>
                      <w:lang w:eastAsia="ru-RU"/>
                    </w:rPr>
                    <w:drawing>
                      <wp:inline distT="0" distB="0" distL="0" distR="0" wp14:anchorId="39B41945" wp14:editId="4D3A454F">
                        <wp:extent cx="1009650" cy="182880"/>
                        <wp:effectExtent l="0" t="0" r="0" b="7620"/>
                        <wp:docPr id="262" name="Рисунок 262" descr="L_1 плюс L_2=m\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_1 плюс L_2=m\lambda"/>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009650" cy="182880"/>
                                </a:xfrm>
                                <a:prstGeom prst="rect">
                                  <a:avLst/>
                                </a:prstGeom>
                                <a:noFill/>
                                <a:ln>
                                  <a:noFill/>
                                </a:ln>
                              </pic:spPr>
                            </pic:pic>
                          </a:graphicData>
                        </a:graphic>
                      </wp:inline>
                    </w:drawing>
                  </w:r>
                </w:p>
                <w:p w14:paraId="4599CF6C" w14:textId="77777777" w:rsidR="00D83F90" w:rsidRPr="00D83F90" w:rsidRDefault="00D83F90" w:rsidP="00FC39F7">
                  <w:pPr>
                    <w:framePr w:hSpace="180" w:wrap="around" w:hAnchor="margin" w:y="665"/>
                    <w:spacing w:after="0" w:line="240" w:lineRule="auto"/>
                    <w:ind w:firstLine="375"/>
                    <w:rPr>
                      <w:rFonts w:ascii="Times New Roman" w:eastAsia="Times New Roman" w:hAnsi="Times New Roman" w:cs="Times New Roman"/>
                      <w:color w:val="000000"/>
                      <w:lang w:eastAsia="ru-RU"/>
                    </w:rPr>
                  </w:pPr>
                  <w:r w:rsidRPr="00D83F90">
                    <w:rPr>
                      <w:rFonts w:ascii="Times New Roman" w:eastAsia="Times New Roman" w:hAnsi="Times New Roman" w:cs="Times New Roman"/>
                      <w:color w:val="000000"/>
                      <w:lang w:eastAsia="ru-RU"/>
                    </w:rPr>
                    <w:t>2) </w:t>
                  </w:r>
                  <w:r w:rsidRPr="00D83F90">
                    <w:rPr>
                      <w:rFonts w:ascii="Times New Roman" w:eastAsia="Times New Roman" w:hAnsi="Times New Roman" w:cs="Times New Roman"/>
                      <w:noProof/>
                      <w:color w:val="000000"/>
                      <w:lang w:eastAsia="ru-RU"/>
                    </w:rPr>
                    <w:drawing>
                      <wp:inline distT="0" distB="0" distL="0" distR="0" wp14:anchorId="4F81B373" wp14:editId="3DCE351E">
                        <wp:extent cx="1009650" cy="182880"/>
                        <wp:effectExtent l="0" t="0" r="0" b="7620"/>
                        <wp:docPr id="263" name="Рисунок 263" descr="L_2 минус L_1=m\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_2 минус L_1=m\lambda"/>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009650" cy="182880"/>
                                </a:xfrm>
                                <a:prstGeom prst="rect">
                                  <a:avLst/>
                                </a:prstGeom>
                                <a:noFill/>
                                <a:ln>
                                  <a:noFill/>
                                </a:ln>
                              </pic:spPr>
                            </pic:pic>
                          </a:graphicData>
                        </a:graphic>
                      </wp:inline>
                    </w:drawing>
                  </w:r>
                </w:p>
                <w:p w14:paraId="38B74271" w14:textId="77777777" w:rsidR="00D83F90" w:rsidRPr="00D83F90" w:rsidRDefault="00D83F90" w:rsidP="00FC39F7">
                  <w:pPr>
                    <w:framePr w:hSpace="180" w:wrap="around" w:hAnchor="margin" w:y="665"/>
                    <w:spacing w:after="0" w:line="240" w:lineRule="auto"/>
                    <w:ind w:firstLine="375"/>
                    <w:rPr>
                      <w:rFonts w:ascii="Times New Roman" w:eastAsia="Times New Roman" w:hAnsi="Times New Roman" w:cs="Times New Roman"/>
                      <w:color w:val="000000"/>
                      <w:lang w:eastAsia="ru-RU"/>
                    </w:rPr>
                  </w:pPr>
                  <w:r w:rsidRPr="00D83F90">
                    <w:rPr>
                      <w:rFonts w:ascii="Times New Roman" w:eastAsia="Times New Roman" w:hAnsi="Times New Roman" w:cs="Times New Roman"/>
                      <w:color w:val="000000"/>
                      <w:lang w:eastAsia="ru-RU"/>
                    </w:rPr>
                    <w:t>3) </w:t>
                  </w:r>
                  <w:r w:rsidRPr="00D83F90">
                    <w:rPr>
                      <w:rFonts w:ascii="Times New Roman" w:eastAsia="Times New Roman" w:hAnsi="Times New Roman" w:cs="Times New Roman"/>
                      <w:noProof/>
                      <w:color w:val="000000"/>
                      <w:lang w:eastAsia="ru-RU"/>
                    </w:rPr>
                    <w:drawing>
                      <wp:inline distT="0" distB="0" distL="0" distR="0" wp14:anchorId="2AD8A0C8" wp14:editId="539CED2D">
                        <wp:extent cx="636270" cy="182880"/>
                        <wp:effectExtent l="0" t="0" r="0" b="7620"/>
                        <wp:docPr id="264" name="Рисунок 264" descr="L_1=m\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_1=m\lambda"/>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636270" cy="182880"/>
                                </a:xfrm>
                                <a:prstGeom prst="rect">
                                  <a:avLst/>
                                </a:prstGeom>
                                <a:noFill/>
                                <a:ln>
                                  <a:noFill/>
                                </a:ln>
                              </pic:spPr>
                            </pic:pic>
                          </a:graphicData>
                        </a:graphic>
                      </wp:inline>
                    </w:drawing>
                  </w:r>
                </w:p>
                <w:p w14:paraId="697CCB94" w14:textId="77777777" w:rsidR="00D83F90" w:rsidRPr="00D83F90" w:rsidRDefault="00D83F90" w:rsidP="00FC39F7">
                  <w:pPr>
                    <w:framePr w:hSpace="180" w:wrap="around" w:hAnchor="margin" w:y="665"/>
                    <w:spacing w:after="0" w:line="240" w:lineRule="auto"/>
                    <w:ind w:firstLine="375"/>
                    <w:rPr>
                      <w:rFonts w:ascii="Times New Roman" w:eastAsia="Times New Roman" w:hAnsi="Times New Roman" w:cs="Times New Roman"/>
                      <w:color w:val="000000"/>
                      <w:lang w:eastAsia="ru-RU"/>
                    </w:rPr>
                  </w:pPr>
                  <w:r w:rsidRPr="00D83F90">
                    <w:rPr>
                      <w:rFonts w:ascii="Times New Roman" w:eastAsia="Times New Roman" w:hAnsi="Times New Roman" w:cs="Times New Roman"/>
                      <w:color w:val="000000"/>
                      <w:lang w:eastAsia="ru-RU"/>
                    </w:rPr>
                    <w:t>4) </w:t>
                  </w:r>
                  <w:r w:rsidRPr="00D83F90">
                    <w:rPr>
                      <w:rFonts w:ascii="Times New Roman" w:eastAsia="Times New Roman" w:hAnsi="Times New Roman" w:cs="Times New Roman"/>
                      <w:noProof/>
                      <w:color w:val="000000"/>
                      <w:lang w:eastAsia="ru-RU"/>
                    </w:rPr>
                    <w:drawing>
                      <wp:inline distT="0" distB="0" distL="0" distR="0" wp14:anchorId="4643ACFE" wp14:editId="2D50575A">
                        <wp:extent cx="636270" cy="182880"/>
                        <wp:effectExtent l="0" t="0" r="0" b="7620"/>
                        <wp:docPr id="265" name="Рисунок 265" descr="L_2=m\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_2=m\lambda"/>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636270" cy="182880"/>
                                </a:xfrm>
                                <a:prstGeom prst="rect">
                                  <a:avLst/>
                                </a:prstGeom>
                                <a:noFill/>
                                <a:ln>
                                  <a:noFill/>
                                </a:ln>
                              </pic:spPr>
                            </pic:pic>
                          </a:graphicData>
                        </a:graphic>
                      </wp:inline>
                    </w:drawing>
                  </w:r>
                </w:p>
              </w:tc>
            </w:tr>
          </w:tbl>
          <w:p w14:paraId="0D446321" w14:textId="77777777" w:rsidR="004D5EB2" w:rsidRPr="00450F2B" w:rsidRDefault="004D5EB2" w:rsidP="00450F2B">
            <w:pPr>
              <w:ind w:firstLine="375"/>
              <w:jc w:val="both"/>
              <w:rPr>
                <w:rFonts w:ascii="Times New Roman" w:eastAsia="Times New Roman" w:hAnsi="Times New Roman" w:cs="Times New Roman"/>
                <w:color w:val="000000"/>
                <w:lang w:eastAsia="ru-RU"/>
              </w:rPr>
            </w:pPr>
          </w:p>
        </w:tc>
        <w:tc>
          <w:tcPr>
            <w:tcW w:w="4961" w:type="dxa"/>
            <w:gridSpan w:val="2"/>
            <w:tcPrChange w:id="4235" w:author="2" w:date="2021-08-31T10:55:00Z">
              <w:tcPr>
                <w:tcW w:w="4839" w:type="dxa"/>
              </w:tcPr>
            </w:tcPrChange>
          </w:tcPr>
          <w:p w14:paraId="11FD0D3D" w14:textId="77777777" w:rsidR="004D5EB2" w:rsidRPr="006F33AA" w:rsidRDefault="00D83F90" w:rsidP="00D83F90">
            <w:pPr>
              <w:pStyle w:val="a4"/>
              <w:numPr>
                <w:ilvl w:val="4"/>
                <w:numId w:val="103"/>
              </w:numPr>
              <w:spacing w:after="0" w:line="273" w:lineRule="exact"/>
              <w:ind w:left="346" w:right="20" w:firstLine="142"/>
              <w:rPr>
                <w:rFonts w:ascii="Times New Roman" w:hAnsi="Times New Roman"/>
                <w:color w:val="000000"/>
                <w:sz w:val="20"/>
                <w:rPrChange w:id="4236"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4237" w:author="2" w:date="2021-08-31T10:55:00Z">
                  <w:rPr>
                    <w:rFonts w:ascii="Times New Roman" w:eastAsia="Century Schoolbook" w:hAnsi="Times New Roman" w:cs="Times New Roman"/>
                    <w:color w:val="000000"/>
                    <w:sz w:val="24"/>
                    <w:szCs w:val="24"/>
                    <w:lang w:eastAsia="ru-RU"/>
                  </w:rPr>
                </w:rPrChange>
              </w:rPr>
              <w:t>32</w:t>
            </w:r>
          </w:p>
          <w:p w14:paraId="33F19D00" w14:textId="77777777" w:rsidR="00ED3C3A" w:rsidRPr="006F33AA" w:rsidRDefault="00ED3C3A" w:rsidP="00D83F90">
            <w:pPr>
              <w:pStyle w:val="a4"/>
              <w:numPr>
                <w:ilvl w:val="4"/>
                <w:numId w:val="103"/>
              </w:numPr>
              <w:spacing w:after="0" w:line="273" w:lineRule="exact"/>
              <w:ind w:left="346" w:right="20" w:firstLine="142"/>
              <w:rPr>
                <w:rFonts w:ascii="Times New Roman" w:hAnsi="Times New Roman"/>
                <w:color w:val="000000"/>
                <w:sz w:val="20"/>
                <w:rPrChange w:id="4238"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4239" w:author="2" w:date="2021-08-31T10:55:00Z">
                  <w:rPr>
                    <w:rFonts w:ascii="Times New Roman" w:eastAsia="Century Schoolbook" w:hAnsi="Times New Roman" w:cs="Times New Roman"/>
                    <w:color w:val="000000"/>
                    <w:sz w:val="24"/>
                    <w:szCs w:val="24"/>
                    <w:lang w:eastAsia="ru-RU"/>
                  </w:rPr>
                </w:rPrChange>
              </w:rPr>
              <w:t>24</w:t>
            </w:r>
          </w:p>
          <w:p w14:paraId="2246B3D1" w14:textId="77777777" w:rsidR="00ED3C3A" w:rsidRPr="006F33AA" w:rsidRDefault="00ED3C3A" w:rsidP="00D83F90">
            <w:pPr>
              <w:pStyle w:val="a4"/>
              <w:numPr>
                <w:ilvl w:val="4"/>
                <w:numId w:val="103"/>
              </w:numPr>
              <w:spacing w:after="0" w:line="273" w:lineRule="exact"/>
              <w:ind w:left="346" w:right="20" w:firstLine="142"/>
              <w:rPr>
                <w:rFonts w:ascii="Times New Roman" w:hAnsi="Times New Roman"/>
                <w:color w:val="000000"/>
                <w:sz w:val="20"/>
                <w:rPrChange w:id="4240"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4241" w:author="2" w:date="2021-08-31T10:55:00Z">
                  <w:rPr>
                    <w:rFonts w:ascii="Times New Roman" w:eastAsia="Century Schoolbook" w:hAnsi="Times New Roman" w:cs="Times New Roman"/>
                    <w:color w:val="000000"/>
                    <w:sz w:val="24"/>
                    <w:szCs w:val="24"/>
                    <w:lang w:eastAsia="ru-RU"/>
                  </w:rPr>
                </w:rPrChange>
              </w:rPr>
              <w:t>42</w:t>
            </w:r>
          </w:p>
          <w:p w14:paraId="2D47C8A8" w14:textId="77777777" w:rsidR="00ED3C3A" w:rsidRPr="006F33AA" w:rsidRDefault="00ED3C3A" w:rsidP="00D83F90">
            <w:pPr>
              <w:pStyle w:val="a4"/>
              <w:numPr>
                <w:ilvl w:val="4"/>
                <w:numId w:val="103"/>
              </w:numPr>
              <w:spacing w:after="0" w:line="273" w:lineRule="exact"/>
              <w:ind w:left="346" w:right="20" w:firstLine="142"/>
              <w:rPr>
                <w:rFonts w:ascii="Times New Roman" w:hAnsi="Times New Roman"/>
                <w:color w:val="000000"/>
                <w:sz w:val="20"/>
                <w:rPrChange w:id="4242"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4243" w:author="2" w:date="2021-08-31T10:55:00Z">
                  <w:rPr>
                    <w:rFonts w:ascii="Times New Roman" w:eastAsia="Century Schoolbook" w:hAnsi="Times New Roman" w:cs="Times New Roman"/>
                    <w:color w:val="000000"/>
                    <w:sz w:val="24"/>
                    <w:szCs w:val="24"/>
                    <w:lang w:eastAsia="ru-RU"/>
                  </w:rPr>
                </w:rPrChange>
              </w:rPr>
              <w:t>13</w:t>
            </w:r>
          </w:p>
          <w:p w14:paraId="139BA90E" w14:textId="60FD71A6" w:rsidR="00ED3C3A" w:rsidRPr="006F33AA" w:rsidRDefault="00ED3C3A" w:rsidP="00D83F90">
            <w:pPr>
              <w:pStyle w:val="a4"/>
              <w:numPr>
                <w:ilvl w:val="4"/>
                <w:numId w:val="103"/>
              </w:numPr>
              <w:spacing w:after="0" w:line="273" w:lineRule="exact"/>
              <w:ind w:left="346" w:right="20" w:firstLine="142"/>
              <w:rPr>
                <w:rFonts w:ascii="Times New Roman" w:hAnsi="Times New Roman"/>
                <w:color w:val="000000"/>
                <w:sz w:val="20"/>
                <w:rPrChange w:id="4244"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4245" w:author="2" w:date="2021-08-31T10:55:00Z">
                  <w:rPr>
                    <w:rFonts w:ascii="Times New Roman" w:eastAsia="Century Schoolbook" w:hAnsi="Times New Roman" w:cs="Times New Roman"/>
                    <w:color w:val="000000"/>
                    <w:sz w:val="24"/>
                    <w:szCs w:val="24"/>
                    <w:lang w:eastAsia="ru-RU"/>
                  </w:rPr>
                </w:rPrChange>
              </w:rPr>
              <w:t>23</w:t>
            </w:r>
          </w:p>
        </w:tc>
        <w:tc>
          <w:tcPr>
            <w:tcW w:w="567" w:type="dxa"/>
            <w:gridSpan w:val="2"/>
            <w:tcPrChange w:id="4246" w:author="2" w:date="2021-08-31T10:55:00Z">
              <w:tcPr>
                <w:tcW w:w="547" w:type="dxa"/>
              </w:tcPr>
            </w:tcPrChange>
          </w:tcPr>
          <w:p w14:paraId="55B13D2D" w14:textId="1EE09BD5" w:rsidR="004D5EB2" w:rsidRPr="00450F2B" w:rsidRDefault="00D83F90" w:rsidP="00450F2B">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4D5EB2" w:rsidRPr="00450F2B" w14:paraId="1067D65E" w14:textId="77777777" w:rsidTr="00911EF6">
        <w:tc>
          <w:tcPr>
            <w:tcW w:w="846" w:type="dxa"/>
            <w:tcPrChange w:id="4247" w:author="2" w:date="2021-08-31T10:55:00Z">
              <w:tcPr>
                <w:tcW w:w="846" w:type="dxa"/>
              </w:tcPr>
            </w:tcPrChange>
          </w:tcPr>
          <w:p w14:paraId="4907F301" w14:textId="35E9AF78" w:rsidR="004D5EB2" w:rsidRPr="00450F2B" w:rsidRDefault="004D5EB2" w:rsidP="00450F2B">
            <w:pPr>
              <w:spacing w:after="120"/>
              <w:rPr>
                <w:rFonts w:ascii="Times New Roman" w:hAnsi="Times New Roman" w:cs="Times New Roman"/>
                <w:sz w:val="24"/>
                <w:szCs w:val="24"/>
              </w:rPr>
            </w:pPr>
          </w:p>
        </w:tc>
        <w:tc>
          <w:tcPr>
            <w:tcW w:w="1843" w:type="dxa"/>
            <w:tcPrChange w:id="4248" w:author="2" w:date="2021-08-31T10:55:00Z">
              <w:tcPr>
                <w:tcW w:w="1843" w:type="dxa"/>
              </w:tcPr>
            </w:tcPrChange>
          </w:tcPr>
          <w:p w14:paraId="51025643" w14:textId="77777777" w:rsidR="004D5EB2" w:rsidRPr="00450F2B" w:rsidRDefault="004D5EB2" w:rsidP="00450F2B">
            <w:pPr>
              <w:spacing w:after="120"/>
              <w:rPr>
                <w:rFonts w:ascii="Times New Roman" w:hAnsi="Times New Roman" w:cs="Times New Roman"/>
                <w:sz w:val="24"/>
                <w:szCs w:val="24"/>
              </w:rPr>
            </w:pPr>
          </w:p>
        </w:tc>
        <w:tc>
          <w:tcPr>
            <w:tcW w:w="425" w:type="dxa"/>
            <w:tcPrChange w:id="4249" w:author="2" w:date="2021-08-31T10:55:00Z">
              <w:tcPr>
                <w:tcW w:w="425" w:type="dxa"/>
              </w:tcPr>
            </w:tcPrChange>
          </w:tcPr>
          <w:p w14:paraId="61B42D91" w14:textId="77777777" w:rsidR="004D5EB2" w:rsidRPr="00450F2B" w:rsidRDefault="004D5EB2" w:rsidP="00450F2B">
            <w:pPr>
              <w:spacing w:after="120"/>
              <w:rPr>
                <w:rFonts w:ascii="Times New Roman" w:hAnsi="Times New Roman" w:cs="Times New Roman"/>
                <w:sz w:val="24"/>
                <w:szCs w:val="24"/>
              </w:rPr>
            </w:pPr>
          </w:p>
        </w:tc>
        <w:tc>
          <w:tcPr>
            <w:tcW w:w="392" w:type="dxa"/>
            <w:tcPrChange w:id="4250" w:author="2" w:date="2021-08-31T10:55:00Z">
              <w:tcPr>
                <w:tcW w:w="392" w:type="dxa"/>
              </w:tcPr>
            </w:tcPrChange>
          </w:tcPr>
          <w:p w14:paraId="5844FCB9" w14:textId="77777777" w:rsidR="004D5EB2" w:rsidRPr="00450F2B" w:rsidRDefault="004D5EB2" w:rsidP="00450F2B">
            <w:pPr>
              <w:spacing w:after="120"/>
              <w:rPr>
                <w:rFonts w:ascii="Times New Roman" w:hAnsi="Times New Roman" w:cs="Times New Roman"/>
                <w:sz w:val="24"/>
                <w:szCs w:val="24"/>
              </w:rPr>
            </w:pPr>
          </w:p>
        </w:tc>
        <w:tc>
          <w:tcPr>
            <w:tcW w:w="553" w:type="dxa"/>
            <w:tcPrChange w:id="4251" w:author="2" w:date="2021-08-31T10:55:00Z">
              <w:tcPr>
                <w:tcW w:w="553" w:type="dxa"/>
              </w:tcPr>
            </w:tcPrChange>
          </w:tcPr>
          <w:p w14:paraId="69A0385F" w14:textId="43B464A8" w:rsidR="004D5EB2" w:rsidRDefault="0013389B" w:rsidP="00450F2B">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4252" w:author="2" w:date="2021-08-31T10:55:00Z">
              <w:tcPr>
                <w:tcW w:w="6001" w:type="dxa"/>
              </w:tcPr>
            </w:tcPrChange>
          </w:tcPr>
          <w:p w14:paraId="099D4D57" w14:textId="77777777" w:rsidR="00F178BB" w:rsidRPr="00F178BB" w:rsidRDefault="00F178BB" w:rsidP="00F178BB">
            <w:pPr>
              <w:ind w:firstLine="375"/>
              <w:jc w:val="both"/>
              <w:rPr>
                <w:rFonts w:ascii="Times New Roman" w:eastAsia="Times New Roman" w:hAnsi="Times New Roman" w:cs="Times New Roman"/>
                <w:color w:val="000000"/>
                <w:lang w:eastAsia="ru-RU"/>
              </w:rPr>
            </w:pPr>
            <w:r w:rsidRPr="00F178BB">
              <w:rPr>
                <w:rFonts w:ascii="Times New Roman" w:eastAsia="Times New Roman" w:hAnsi="Times New Roman" w:cs="Times New Roman"/>
                <w:color w:val="000000"/>
                <w:lang w:eastAsia="ru-RU"/>
              </w:rPr>
              <w:t>На экран с двумя щелями слева падает плоская монохроматическая световая волна (см. рисунок). Длина световой волны </w:t>
            </w:r>
            <w:r w:rsidRPr="00F178BB">
              <w:rPr>
                <w:rFonts w:ascii="Times New Roman" w:eastAsia="Times New Roman" w:hAnsi="Times New Roman" w:cs="Times New Roman"/>
                <w:noProof/>
                <w:color w:val="000000"/>
                <w:lang w:eastAsia="ru-RU"/>
              </w:rPr>
              <w:drawing>
                <wp:inline distT="0" distB="0" distL="0" distR="0" wp14:anchorId="6F3A2EC9" wp14:editId="2621BEAC">
                  <wp:extent cx="153670" cy="175260"/>
                  <wp:effectExtent l="0" t="0" r="0" b="0"/>
                  <wp:docPr id="42" name="Рисунок 42"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bda."/>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53670" cy="175260"/>
                          </a:xfrm>
                          <a:prstGeom prst="rect">
                            <a:avLst/>
                          </a:prstGeom>
                          <a:noFill/>
                          <a:ln>
                            <a:noFill/>
                          </a:ln>
                        </pic:spPr>
                      </pic:pic>
                    </a:graphicData>
                  </a:graphic>
                </wp:inline>
              </w:drawing>
            </w:r>
            <w:r w:rsidRPr="00F178BB">
              <w:rPr>
                <w:rFonts w:ascii="Times New Roman" w:eastAsia="Times New Roman" w:hAnsi="Times New Roman" w:cs="Times New Roman"/>
                <w:color w:val="000000"/>
                <w:lang w:eastAsia="ru-RU"/>
              </w:rPr>
              <w:t> Свет от щелей </w:t>
            </w:r>
            <w:r w:rsidRPr="00F178BB">
              <w:rPr>
                <w:rFonts w:ascii="Times New Roman" w:eastAsia="Times New Roman" w:hAnsi="Times New Roman" w:cs="Times New Roman"/>
                <w:noProof/>
                <w:color w:val="000000"/>
                <w:lang w:eastAsia="ru-RU"/>
              </w:rPr>
              <w:drawing>
                <wp:inline distT="0" distB="0" distL="0" distR="0" wp14:anchorId="779C8474" wp14:editId="4A924A47">
                  <wp:extent cx="139065" cy="139065"/>
                  <wp:effectExtent l="0" t="0" r="0" b="0"/>
                  <wp:docPr id="43" name="Рисунок 43" desc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_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inline>
              </w:drawing>
            </w:r>
            <w:r w:rsidRPr="00F178BB">
              <w:rPr>
                <w:rFonts w:ascii="Times New Roman" w:eastAsia="Times New Roman" w:hAnsi="Times New Roman" w:cs="Times New Roman"/>
                <w:color w:val="000000"/>
                <w:lang w:eastAsia="ru-RU"/>
              </w:rPr>
              <w:t> и </w:t>
            </w:r>
            <w:r w:rsidRPr="00F178BB">
              <w:rPr>
                <w:rFonts w:ascii="Times New Roman" w:eastAsia="Times New Roman" w:hAnsi="Times New Roman" w:cs="Times New Roman"/>
                <w:noProof/>
                <w:color w:val="000000"/>
                <w:lang w:eastAsia="ru-RU"/>
              </w:rPr>
              <w:drawing>
                <wp:inline distT="0" distB="0" distL="0" distR="0" wp14:anchorId="6938749C" wp14:editId="35DE7750">
                  <wp:extent cx="197485" cy="160655"/>
                  <wp:effectExtent l="0" t="0" r="0" b="0"/>
                  <wp:docPr id="44" name="Рисунок 44" descr="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_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97485" cy="160655"/>
                          </a:xfrm>
                          <a:prstGeom prst="rect">
                            <a:avLst/>
                          </a:prstGeom>
                          <a:noFill/>
                          <a:ln>
                            <a:noFill/>
                          </a:ln>
                        </pic:spPr>
                      </pic:pic>
                    </a:graphicData>
                  </a:graphic>
                </wp:inline>
              </w:drawing>
            </w:r>
            <w:r w:rsidRPr="00F178BB">
              <w:rPr>
                <w:rFonts w:ascii="Times New Roman" w:eastAsia="Times New Roman" w:hAnsi="Times New Roman" w:cs="Times New Roman"/>
                <w:color w:val="000000"/>
                <w:lang w:eastAsia="ru-RU"/>
              </w:rPr>
              <w:t> которые можно считать когерентными синфазными источниками, достигает экрана Э. На нём наблюдается интерференционная картина. Светлая полоса в точке </w:t>
            </w:r>
            <w:r w:rsidRPr="00F178BB">
              <w:rPr>
                <w:rFonts w:ascii="Times New Roman" w:eastAsia="Times New Roman" w:hAnsi="Times New Roman" w:cs="Times New Roman"/>
                <w:i/>
                <w:iCs/>
                <w:color w:val="000000"/>
                <w:lang w:eastAsia="ru-RU"/>
              </w:rPr>
              <w:t>А</w:t>
            </w:r>
            <w:r w:rsidRPr="00F178BB">
              <w:rPr>
                <w:rFonts w:ascii="Times New Roman" w:eastAsia="Times New Roman" w:hAnsi="Times New Roman" w:cs="Times New Roman"/>
                <w:color w:val="000000"/>
                <w:lang w:eastAsia="ru-RU"/>
              </w:rPr>
              <w:t> наблюдается, если</w:t>
            </w:r>
          </w:p>
          <w:p w14:paraId="72ACAA04" w14:textId="77777777" w:rsidR="00F178BB" w:rsidRPr="00F178BB" w:rsidRDefault="00F178BB" w:rsidP="00F178BB">
            <w:pPr>
              <w:jc w:val="both"/>
              <w:rPr>
                <w:rFonts w:ascii="Times New Roman" w:eastAsia="Times New Roman" w:hAnsi="Times New Roman" w:cs="Times New Roman"/>
                <w:color w:val="000000"/>
                <w:lang w:eastAsia="ru-RU"/>
              </w:rPr>
            </w:pPr>
            <w:r w:rsidRPr="00F178BB">
              <w:rPr>
                <w:rFonts w:ascii="Times New Roman" w:eastAsia="Times New Roman" w:hAnsi="Times New Roman" w:cs="Times New Roman"/>
                <w:color w:val="000000"/>
                <w:lang w:eastAsia="ru-RU"/>
              </w:rPr>
              <w:t> </w:t>
            </w:r>
          </w:p>
          <w:p w14:paraId="429F7552" w14:textId="26DB6070" w:rsidR="004D5EB2" w:rsidRPr="00450F2B" w:rsidRDefault="004D5EB2" w:rsidP="00411FAA">
            <w:pPr>
              <w:ind w:firstLine="375"/>
              <w:jc w:val="both"/>
              <w:rPr>
                <w:color w:val="000000"/>
              </w:rPr>
            </w:pPr>
          </w:p>
        </w:tc>
        <w:tc>
          <w:tcPr>
            <w:tcW w:w="4961" w:type="dxa"/>
            <w:gridSpan w:val="2"/>
            <w:tcPrChange w:id="4253" w:author="2" w:date="2021-08-31T10:55:00Z">
              <w:tcPr>
                <w:tcW w:w="4839" w:type="dxa"/>
              </w:tcPr>
            </w:tcPrChange>
          </w:tcPr>
          <w:p w14:paraId="00E0FBAB" w14:textId="4221865A" w:rsidR="00F178BB" w:rsidRPr="006F33AA" w:rsidRDefault="00411FAA" w:rsidP="00411FAA">
            <w:pPr>
              <w:ind w:firstLine="15"/>
              <w:jc w:val="both"/>
              <w:rPr>
                <w:rFonts w:ascii="Times New Roman" w:hAnsi="Times New Roman"/>
                <w:color w:val="000000"/>
                <w:sz w:val="20"/>
                <w:rPrChange w:id="4254"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255" w:author="2" w:date="2021-08-31T10:55:00Z">
                  <w:rPr>
                    <w:rFonts w:ascii="Times New Roman" w:eastAsia="Times New Roman" w:hAnsi="Times New Roman" w:cs="Times New Roman"/>
                    <w:color w:val="000000"/>
                    <w:lang w:val="en-US" w:eastAsia="ru-RU"/>
                  </w:rPr>
                </w:rPrChange>
              </w:rPr>
              <w:t>1.</w:t>
            </w:r>
            <w:r w:rsidRPr="006F33AA">
              <w:rPr>
                <w:rFonts w:ascii="Times New Roman" w:hAnsi="Times New Roman"/>
                <w:color w:val="000000"/>
                <w:sz w:val="20"/>
                <w:rPrChange w:id="4256" w:author="2" w:date="2021-08-31T10:55:00Z">
                  <w:rPr>
                    <w:rFonts w:ascii="Times New Roman" w:eastAsia="Times New Roman" w:hAnsi="Times New Roman" w:cs="Times New Roman"/>
                    <w:color w:val="000000"/>
                    <w:lang w:eastAsia="ru-RU"/>
                  </w:rPr>
                </w:rPrChange>
              </w:rPr>
              <w:t xml:space="preserve">   </w:t>
            </w:r>
            <m:oMath>
              <m:sSub>
                <m:sSubPr>
                  <m:ctrlPr>
                    <w:rPr>
                      <w:rFonts w:ascii="Cambria Math" w:hAnsi="Cambria Math"/>
                      <w:i/>
                      <w:color w:val="000000"/>
                      <w:sz w:val="20"/>
                      <w:rPrChange w:id="4257" w:author="2" w:date="2021-08-31T10:55:00Z">
                        <w:rPr>
                          <w:rFonts w:ascii="Cambria Math" w:eastAsia="Times New Roman" w:hAnsi="Cambria Math" w:cs="Times New Roman"/>
                          <w:i/>
                          <w:color w:val="000000"/>
                          <w:lang w:eastAsia="ru-RU"/>
                        </w:rPr>
                      </w:rPrChange>
                    </w:rPr>
                  </m:ctrlPr>
                </m:sSubPr>
                <m:e>
                  <m:r>
                    <w:rPr>
                      <w:rFonts w:ascii="Cambria Math" w:hAnsi="Cambria Math"/>
                      <w:color w:val="000000"/>
                      <w:sz w:val="20"/>
                      <w:rPrChange w:id="4258" w:author="2" w:date="2021-08-31T10:55:00Z">
                        <w:rPr>
                          <w:rFonts w:ascii="Cambria Math" w:eastAsia="Times New Roman" w:hAnsi="Cambria Math" w:cs="Times New Roman"/>
                          <w:color w:val="000000"/>
                          <w:lang w:eastAsia="ru-RU"/>
                        </w:rPr>
                      </w:rPrChange>
                    </w:rPr>
                    <m:t>S</m:t>
                  </m:r>
                </m:e>
                <m:sub>
                  <m:r>
                    <w:rPr>
                      <w:rFonts w:ascii="Cambria Math" w:hAnsi="Cambria Math"/>
                      <w:color w:val="000000"/>
                      <w:sz w:val="20"/>
                      <w:rPrChange w:id="4259" w:author="2" w:date="2021-08-31T10:55:00Z">
                        <w:rPr>
                          <w:rFonts w:ascii="Cambria Math" w:eastAsia="Times New Roman" w:hAnsi="Cambria Math" w:cs="Times New Roman"/>
                          <w:color w:val="000000"/>
                          <w:lang w:eastAsia="ru-RU"/>
                        </w:rPr>
                      </w:rPrChange>
                    </w:rPr>
                    <m:t>2</m:t>
                  </m:r>
                </m:sub>
              </m:sSub>
              <m:r>
                <w:rPr>
                  <w:rFonts w:ascii="Cambria Math" w:hAnsi="Cambria Math"/>
                  <w:color w:val="000000"/>
                  <w:sz w:val="20"/>
                  <w:rPrChange w:id="4260" w:author="2" w:date="2021-08-31T10:55:00Z">
                    <w:rPr>
                      <w:rFonts w:ascii="Cambria Math" w:eastAsia="Times New Roman" w:hAnsi="Cambria Math" w:cs="Times New Roman"/>
                      <w:color w:val="000000"/>
                      <w:lang w:eastAsia="ru-RU"/>
                    </w:rPr>
                  </w:rPrChange>
                </w:rPr>
                <m:t xml:space="preserve">A- </m:t>
              </m:r>
              <m:sSub>
                <m:sSubPr>
                  <m:ctrlPr>
                    <w:rPr>
                      <w:rFonts w:ascii="Cambria Math" w:hAnsi="Cambria Math"/>
                      <w:i/>
                      <w:color w:val="000000"/>
                      <w:sz w:val="20"/>
                      <w:rPrChange w:id="4261" w:author="2" w:date="2021-08-31T10:55:00Z">
                        <w:rPr>
                          <w:rFonts w:ascii="Cambria Math" w:eastAsia="Times New Roman" w:hAnsi="Cambria Math" w:cs="Times New Roman"/>
                          <w:i/>
                          <w:color w:val="000000"/>
                          <w:lang w:eastAsia="ru-RU"/>
                        </w:rPr>
                      </w:rPrChange>
                    </w:rPr>
                  </m:ctrlPr>
                </m:sSubPr>
                <m:e>
                  <m:r>
                    <w:rPr>
                      <w:rFonts w:ascii="Cambria Math" w:hAnsi="Cambria Math"/>
                      <w:color w:val="000000"/>
                      <w:sz w:val="20"/>
                      <w:rPrChange w:id="4262" w:author="2" w:date="2021-08-31T10:55:00Z">
                        <w:rPr>
                          <w:rFonts w:ascii="Cambria Math" w:eastAsia="Times New Roman" w:hAnsi="Cambria Math" w:cs="Times New Roman"/>
                          <w:color w:val="000000"/>
                          <w:lang w:eastAsia="ru-RU"/>
                        </w:rPr>
                      </w:rPrChange>
                    </w:rPr>
                    <m:t>S</m:t>
                  </m:r>
                </m:e>
                <m:sub>
                  <m:r>
                    <w:rPr>
                      <w:rFonts w:ascii="Cambria Math" w:hAnsi="Cambria Math"/>
                      <w:color w:val="000000"/>
                      <w:sz w:val="20"/>
                      <w:rPrChange w:id="4263" w:author="2" w:date="2021-08-31T10:55:00Z">
                        <w:rPr>
                          <w:rFonts w:ascii="Cambria Math" w:eastAsia="Times New Roman" w:hAnsi="Cambria Math" w:cs="Times New Roman"/>
                          <w:color w:val="000000"/>
                          <w:lang w:eastAsia="ru-RU"/>
                        </w:rPr>
                      </w:rPrChange>
                    </w:rPr>
                    <m:t>1</m:t>
                  </m:r>
                </m:sub>
              </m:sSub>
              <m:r>
                <w:rPr>
                  <w:rFonts w:ascii="Cambria Math" w:hAnsi="Cambria Math"/>
                  <w:color w:val="000000"/>
                  <w:sz w:val="20"/>
                  <w:rPrChange w:id="4264" w:author="2" w:date="2021-08-31T10:55:00Z">
                    <w:rPr>
                      <w:rFonts w:ascii="Cambria Math" w:eastAsia="Times New Roman" w:hAnsi="Cambria Math" w:cs="Times New Roman"/>
                      <w:color w:val="000000"/>
                      <w:lang w:eastAsia="ru-RU"/>
                    </w:rPr>
                  </w:rPrChange>
                </w:rPr>
                <m:t>A=2k</m:t>
              </m:r>
              <m:f>
                <m:fPr>
                  <m:ctrlPr>
                    <w:rPr>
                      <w:rFonts w:ascii="Cambria Math" w:hAnsi="Cambria Math"/>
                      <w:i/>
                      <w:color w:val="000000"/>
                      <w:sz w:val="20"/>
                      <w:rPrChange w:id="4265" w:author="2" w:date="2021-08-31T10:55:00Z">
                        <w:rPr>
                          <w:rFonts w:ascii="Cambria Math" w:eastAsia="Times New Roman" w:hAnsi="Cambria Math" w:cs="Times New Roman"/>
                          <w:i/>
                          <w:color w:val="000000"/>
                          <w:lang w:eastAsia="ru-RU"/>
                        </w:rPr>
                      </w:rPrChange>
                    </w:rPr>
                  </m:ctrlPr>
                </m:fPr>
                <m:num>
                  <m:r>
                    <w:rPr>
                      <w:rFonts w:ascii="Cambria Math" w:hAnsi="Cambria Math"/>
                      <w:color w:val="000000"/>
                      <w:sz w:val="20"/>
                      <w:rPrChange w:id="4266" w:author="2" w:date="2021-08-31T10:55:00Z">
                        <w:rPr>
                          <w:rFonts w:ascii="Cambria Math" w:eastAsia="Times New Roman" w:hAnsi="Cambria Math" w:cs="Times New Roman"/>
                          <w:color w:val="000000"/>
                          <w:lang w:eastAsia="ru-RU"/>
                        </w:rPr>
                      </w:rPrChange>
                    </w:rPr>
                    <m:t>λ</m:t>
                  </m:r>
                </m:num>
                <m:den>
                  <m:r>
                    <w:rPr>
                      <w:rFonts w:ascii="Cambria Math" w:hAnsi="Cambria Math"/>
                      <w:color w:val="000000"/>
                      <w:sz w:val="20"/>
                      <w:rPrChange w:id="4267" w:author="2" w:date="2021-08-31T10:55:00Z">
                        <w:rPr>
                          <w:rFonts w:ascii="Cambria Math" w:eastAsia="Times New Roman" w:hAnsi="Cambria Math" w:cs="Times New Roman"/>
                          <w:color w:val="000000"/>
                          <w:lang w:eastAsia="ru-RU"/>
                        </w:rPr>
                      </w:rPrChange>
                    </w:rPr>
                    <m:t>2</m:t>
                  </m:r>
                </m:den>
              </m:f>
              <m:r>
                <w:rPr>
                  <w:rFonts w:ascii="Cambria Math" w:hAnsi="Cambria Math"/>
                  <w:color w:val="000000"/>
                  <w:sz w:val="20"/>
                  <w:rPrChange w:id="4268" w:author="2" w:date="2021-08-31T10:55:00Z">
                    <w:rPr>
                      <w:rFonts w:ascii="Cambria Math" w:eastAsia="Times New Roman" w:hAnsi="Cambria Math" w:cs="Times New Roman"/>
                      <w:color w:val="000000"/>
                      <w:lang w:eastAsia="ru-RU"/>
                    </w:rPr>
                  </w:rPrChange>
                </w:rPr>
                <m:t xml:space="preserve">  (</m:t>
              </m:r>
            </m:oMath>
            <w:r w:rsidR="00F178BB" w:rsidRPr="006F33AA">
              <w:rPr>
                <w:rFonts w:ascii="Times New Roman" w:hAnsi="Times New Roman"/>
                <w:color w:val="000000"/>
                <w:sz w:val="20"/>
                <w:rPrChange w:id="4269" w:author="2" w:date="2021-08-31T10:55:00Z">
                  <w:rPr>
                    <w:rFonts w:ascii="Times New Roman" w:eastAsia="Times New Roman" w:hAnsi="Times New Roman" w:cs="Times New Roman"/>
                    <w:color w:val="000000"/>
                    <w:lang w:eastAsia="ru-RU"/>
                  </w:rPr>
                </w:rPrChange>
              </w:rPr>
              <w:t>k — любое целое число)</w:t>
            </w:r>
          </w:p>
          <w:p w14:paraId="522392A1" w14:textId="474D2020" w:rsidR="00F178BB" w:rsidRPr="006F33AA" w:rsidRDefault="00411FAA" w:rsidP="00411FAA">
            <w:pPr>
              <w:ind w:firstLine="15"/>
              <w:jc w:val="both"/>
              <w:rPr>
                <w:rFonts w:ascii="Times New Roman" w:hAnsi="Times New Roman"/>
                <w:color w:val="000000"/>
                <w:sz w:val="20"/>
                <w:rPrChange w:id="4270"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271" w:author="2" w:date="2021-08-31T10:55:00Z">
                  <w:rPr>
                    <w:rFonts w:ascii="Times New Roman" w:eastAsia="Times New Roman" w:hAnsi="Times New Roman" w:cs="Times New Roman"/>
                    <w:color w:val="000000"/>
                    <w:lang w:eastAsia="ru-RU"/>
                  </w:rPr>
                </w:rPrChange>
              </w:rPr>
              <w:t xml:space="preserve">2.  </w:t>
            </w:r>
            <m:oMath>
              <m:sSub>
                <m:sSubPr>
                  <m:ctrlPr>
                    <w:rPr>
                      <w:rFonts w:ascii="Cambria Math" w:hAnsi="Cambria Math"/>
                      <w:i/>
                      <w:color w:val="000000"/>
                      <w:sz w:val="20"/>
                      <w:rPrChange w:id="4272" w:author="2" w:date="2021-08-31T10:55:00Z">
                        <w:rPr>
                          <w:rFonts w:ascii="Cambria Math" w:eastAsia="Times New Roman" w:hAnsi="Cambria Math" w:cs="Times New Roman"/>
                          <w:i/>
                          <w:color w:val="000000"/>
                          <w:lang w:eastAsia="ru-RU"/>
                        </w:rPr>
                      </w:rPrChange>
                    </w:rPr>
                  </m:ctrlPr>
                </m:sSubPr>
                <m:e>
                  <m:r>
                    <w:rPr>
                      <w:rFonts w:ascii="Cambria Math" w:hAnsi="Cambria Math"/>
                      <w:color w:val="000000"/>
                      <w:sz w:val="20"/>
                      <w:rPrChange w:id="4273" w:author="2" w:date="2021-08-31T10:55:00Z">
                        <w:rPr>
                          <w:rFonts w:ascii="Cambria Math" w:eastAsia="Times New Roman" w:hAnsi="Cambria Math" w:cs="Times New Roman"/>
                          <w:color w:val="000000"/>
                          <w:lang w:eastAsia="ru-RU"/>
                        </w:rPr>
                      </w:rPrChange>
                    </w:rPr>
                    <m:t>S</m:t>
                  </m:r>
                </m:e>
                <m:sub>
                  <m:r>
                    <w:rPr>
                      <w:rFonts w:ascii="Cambria Math" w:hAnsi="Cambria Math"/>
                      <w:color w:val="000000"/>
                      <w:sz w:val="20"/>
                      <w:rPrChange w:id="4274" w:author="2" w:date="2021-08-31T10:55:00Z">
                        <w:rPr>
                          <w:rFonts w:ascii="Cambria Math" w:eastAsia="Times New Roman" w:hAnsi="Cambria Math" w:cs="Times New Roman"/>
                          <w:color w:val="000000"/>
                          <w:lang w:eastAsia="ru-RU"/>
                        </w:rPr>
                      </w:rPrChange>
                    </w:rPr>
                    <m:t>2</m:t>
                  </m:r>
                </m:sub>
              </m:sSub>
              <m:r>
                <w:rPr>
                  <w:rFonts w:ascii="Cambria Math" w:hAnsi="Cambria Math"/>
                  <w:color w:val="000000"/>
                  <w:sz w:val="20"/>
                  <w:rPrChange w:id="4275" w:author="2" w:date="2021-08-31T10:55:00Z">
                    <w:rPr>
                      <w:rFonts w:ascii="Cambria Math" w:eastAsia="Times New Roman" w:hAnsi="Cambria Math" w:cs="Times New Roman"/>
                      <w:color w:val="000000"/>
                      <w:lang w:eastAsia="ru-RU"/>
                    </w:rPr>
                  </w:rPrChange>
                </w:rPr>
                <m:t xml:space="preserve">A- </m:t>
              </m:r>
              <m:sSub>
                <m:sSubPr>
                  <m:ctrlPr>
                    <w:rPr>
                      <w:rFonts w:ascii="Cambria Math" w:hAnsi="Cambria Math"/>
                      <w:i/>
                      <w:color w:val="000000"/>
                      <w:sz w:val="20"/>
                      <w:rPrChange w:id="4276" w:author="2" w:date="2021-08-31T10:55:00Z">
                        <w:rPr>
                          <w:rFonts w:ascii="Cambria Math" w:eastAsia="Times New Roman" w:hAnsi="Cambria Math" w:cs="Times New Roman"/>
                          <w:i/>
                          <w:color w:val="000000"/>
                          <w:lang w:eastAsia="ru-RU"/>
                        </w:rPr>
                      </w:rPrChange>
                    </w:rPr>
                  </m:ctrlPr>
                </m:sSubPr>
                <m:e>
                  <m:r>
                    <w:rPr>
                      <w:rFonts w:ascii="Cambria Math" w:hAnsi="Cambria Math"/>
                      <w:color w:val="000000"/>
                      <w:sz w:val="20"/>
                      <w:rPrChange w:id="4277" w:author="2" w:date="2021-08-31T10:55:00Z">
                        <w:rPr>
                          <w:rFonts w:ascii="Cambria Math" w:eastAsia="Times New Roman" w:hAnsi="Cambria Math" w:cs="Times New Roman"/>
                          <w:color w:val="000000"/>
                          <w:lang w:eastAsia="ru-RU"/>
                        </w:rPr>
                      </w:rPrChange>
                    </w:rPr>
                    <m:t>S</m:t>
                  </m:r>
                </m:e>
                <m:sub>
                  <m:r>
                    <w:rPr>
                      <w:rFonts w:ascii="Cambria Math" w:hAnsi="Cambria Math"/>
                      <w:color w:val="000000"/>
                      <w:sz w:val="20"/>
                      <w:rPrChange w:id="4278" w:author="2" w:date="2021-08-31T10:55:00Z">
                        <w:rPr>
                          <w:rFonts w:ascii="Cambria Math" w:eastAsia="Times New Roman" w:hAnsi="Cambria Math" w:cs="Times New Roman"/>
                          <w:color w:val="000000"/>
                          <w:lang w:eastAsia="ru-RU"/>
                        </w:rPr>
                      </w:rPrChange>
                    </w:rPr>
                    <m:t>1</m:t>
                  </m:r>
                </m:sub>
              </m:sSub>
              <m:r>
                <w:rPr>
                  <w:rFonts w:ascii="Cambria Math" w:hAnsi="Cambria Math"/>
                  <w:color w:val="000000"/>
                  <w:sz w:val="20"/>
                  <w:rPrChange w:id="4279" w:author="2" w:date="2021-08-31T10:55:00Z">
                    <w:rPr>
                      <w:rFonts w:ascii="Cambria Math" w:eastAsia="Times New Roman" w:hAnsi="Cambria Math" w:cs="Times New Roman"/>
                      <w:color w:val="000000"/>
                      <w:lang w:eastAsia="ru-RU"/>
                    </w:rPr>
                  </w:rPrChange>
                </w:rPr>
                <m:t>A=(2k+1)</m:t>
              </m:r>
              <m:f>
                <m:fPr>
                  <m:ctrlPr>
                    <w:rPr>
                      <w:rFonts w:ascii="Cambria Math" w:hAnsi="Cambria Math"/>
                      <w:i/>
                      <w:color w:val="000000"/>
                      <w:sz w:val="20"/>
                      <w:rPrChange w:id="4280" w:author="2" w:date="2021-08-31T10:55:00Z">
                        <w:rPr>
                          <w:rFonts w:ascii="Cambria Math" w:eastAsia="Times New Roman" w:hAnsi="Cambria Math" w:cs="Times New Roman"/>
                          <w:i/>
                          <w:color w:val="000000"/>
                          <w:lang w:eastAsia="ru-RU"/>
                        </w:rPr>
                      </w:rPrChange>
                    </w:rPr>
                  </m:ctrlPr>
                </m:fPr>
                <m:num>
                  <m:r>
                    <w:rPr>
                      <w:rFonts w:ascii="Cambria Math" w:hAnsi="Cambria Math"/>
                      <w:color w:val="000000"/>
                      <w:sz w:val="20"/>
                      <w:rPrChange w:id="4281" w:author="2" w:date="2021-08-31T10:55:00Z">
                        <w:rPr>
                          <w:rFonts w:ascii="Cambria Math" w:eastAsia="Times New Roman" w:hAnsi="Cambria Math" w:cs="Times New Roman"/>
                          <w:color w:val="000000"/>
                          <w:lang w:eastAsia="ru-RU"/>
                        </w:rPr>
                      </w:rPrChange>
                    </w:rPr>
                    <m:t>λ</m:t>
                  </m:r>
                </m:num>
                <m:den>
                  <m:r>
                    <w:rPr>
                      <w:rFonts w:ascii="Cambria Math" w:hAnsi="Cambria Math"/>
                      <w:color w:val="000000"/>
                      <w:sz w:val="20"/>
                      <w:rPrChange w:id="4282" w:author="2" w:date="2021-08-31T10:55:00Z">
                        <w:rPr>
                          <w:rFonts w:ascii="Cambria Math" w:eastAsia="Times New Roman" w:hAnsi="Cambria Math" w:cs="Times New Roman"/>
                          <w:color w:val="000000"/>
                          <w:lang w:eastAsia="ru-RU"/>
                        </w:rPr>
                      </w:rPrChange>
                    </w:rPr>
                    <m:t>2</m:t>
                  </m:r>
                </m:den>
              </m:f>
            </m:oMath>
            <w:r w:rsidR="00F178BB" w:rsidRPr="006F33AA">
              <w:rPr>
                <w:rFonts w:ascii="Times New Roman" w:hAnsi="Times New Roman"/>
                <w:color w:val="000000"/>
                <w:sz w:val="20"/>
                <w:rPrChange w:id="4283" w:author="2" w:date="2021-08-31T10:55:00Z">
                  <w:rPr>
                    <w:rFonts w:ascii="Times New Roman" w:eastAsia="Times New Roman" w:hAnsi="Times New Roman" w:cs="Times New Roman"/>
                    <w:color w:val="000000"/>
                    <w:lang w:eastAsia="ru-RU"/>
                  </w:rPr>
                </w:rPrChange>
              </w:rPr>
              <w:t> </w:t>
            </w:r>
            <w:r w:rsidRPr="006F33AA">
              <w:rPr>
                <w:rFonts w:ascii="Times New Roman" w:hAnsi="Times New Roman"/>
                <w:color w:val="000000"/>
                <w:sz w:val="20"/>
                <w:rPrChange w:id="4284" w:author="2" w:date="2021-08-31T10:55:00Z">
                  <w:rPr>
                    <w:rFonts w:ascii="Times New Roman" w:eastAsia="Times New Roman" w:hAnsi="Times New Roman" w:cs="Times New Roman"/>
                    <w:color w:val="000000"/>
                    <w:lang w:eastAsia="ru-RU"/>
                  </w:rPr>
                </w:rPrChange>
              </w:rPr>
              <w:t> (k -</w:t>
            </w:r>
            <w:r w:rsidR="00F178BB" w:rsidRPr="006F33AA">
              <w:rPr>
                <w:rFonts w:ascii="Times New Roman" w:hAnsi="Times New Roman"/>
                <w:color w:val="000000"/>
                <w:sz w:val="20"/>
                <w:rPrChange w:id="4285" w:author="2" w:date="2021-08-31T10:55:00Z">
                  <w:rPr>
                    <w:rFonts w:ascii="Times New Roman" w:eastAsia="Times New Roman" w:hAnsi="Times New Roman" w:cs="Times New Roman"/>
                    <w:color w:val="000000"/>
                    <w:lang w:eastAsia="ru-RU"/>
                  </w:rPr>
                </w:rPrChange>
              </w:rPr>
              <w:t>любое целое число)</w:t>
            </w:r>
          </w:p>
          <w:p w14:paraId="39BD1D94" w14:textId="5C788949" w:rsidR="00F178BB" w:rsidRPr="006F33AA" w:rsidRDefault="00411FAA" w:rsidP="00411FAA">
            <w:pPr>
              <w:ind w:firstLine="15"/>
              <w:jc w:val="both"/>
              <w:rPr>
                <w:rFonts w:ascii="Times New Roman" w:hAnsi="Times New Roman"/>
                <w:color w:val="000000"/>
                <w:sz w:val="20"/>
                <w:rPrChange w:id="4286"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287" w:author="2" w:date="2021-08-31T10:55:00Z">
                  <w:rPr>
                    <w:rFonts w:ascii="Times New Roman" w:eastAsia="Times New Roman" w:hAnsi="Times New Roman" w:cs="Times New Roman"/>
                    <w:color w:val="000000"/>
                    <w:lang w:eastAsia="ru-RU"/>
                  </w:rPr>
                </w:rPrChange>
              </w:rPr>
              <w:t>3.</w:t>
            </w:r>
            <w:r w:rsidR="00F178BB" w:rsidRPr="006F33AA">
              <w:rPr>
                <w:rFonts w:ascii="Times New Roman" w:hAnsi="Times New Roman"/>
                <w:color w:val="000000"/>
                <w:sz w:val="20"/>
                <w:rPrChange w:id="4288" w:author="2" w:date="2021-08-31T10:55:00Z">
                  <w:rPr>
                    <w:rFonts w:ascii="Times New Roman" w:eastAsia="Times New Roman" w:hAnsi="Times New Roman" w:cs="Times New Roman"/>
                    <w:color w:val="000000"/>
                    <w:lang w:eastAsia="ru-RU"/>
                  </w:rPr>
                </w:rPrChange>
              </w:rPr>
              <w:t> </w:t>
            </w:r>
            <m:oMath>
              <m:sSub>
                <m:sSubPr>
                  <m:ctrlPr>
                    <w:rPr>
                      <w:rFonts w:ascii="Cambria Math" w:hAnsi="Cambria Math"/>
                      <w:i/>
                      <w:color w:val="000000"/>
                      <w:sz w:val="20"/>
                      <w:rPrChange w:id="4289" w:author="2" w:date="2021-08-31T10:55:00Z">
                        <w:rPr>
                          <w:rFonts w:ascii="Cambria Math" w:eastAsia="Times New Roman" w:hAnsi="Cambria Math" w:cs="Times New Roman"/>
                          <w:i/>
                          <w:color w:val="000000"/>
                          <w:lang w:eastAsia="ru-RU"/>
                        </w:rPr>
                      </w:rPrChange>
                    </w:rPr>
                  </m:ctrlPr>
                </m:sSubPr>
                <m:e>
                  <m:r>
                    <w:rPr>
                      <w:rFonts w:ascii="Cambria Math" w:hAnsi="Cambria Math"/>
                      <w:color w:val="000000"/>
                      <w:sz w:val="20"/>
                      <w:rPrChange w:id="4290" w:author="2" w:date="2021-08-31T10:55:00Z">
                        <w:rPr>
                          <w:rFonts w:ascii="Cambria Math" w:eastAsia="Times New Roman" w:hAnsi="Cambria Math" w:cs="Times New Roman"/>
                          <w:color w:val="000000"/>
                          <w:lang w:eastAsia="ru-RU"/>
                        </w:rPr>
                      </w:rPrChange>
                    </w:rPr>
                    <m:t>S</m:t>
                  </m:r>
                </m:e>
                <m:sub>
                  <m:r>
                    <w:rPr>
                      <w:rFonts w:ascii="Cambria Math" w:hAnsi="Cambria Math"/>
                      <w:color w:val="000000"/>
                      <w:sz w:val="20"/>
                      <w:rPrChange w:id="4291" w:author="2" w:date="2021-08-31T10:55:00Z">
                        <w:rPr>
                          <w:rFonts w:ascii="Cambria Math" w:eastAsia="Times New Roman" w:hAnsi="Cambria Math" w:cs="Times New Roman"/>
                          <w:color w:val="000000"/>
                          <w:lang w:eastAsia="ru-RU"/>
                        </w:rPr>
                      </w:rPrChange>
                    </w:rPr>
                    <m:t>2</m:t>
                  </m:r>
                </m:sub>
              </m:sSub>
              <m:r>
                <w:rPr>
                  <w:rFonts w:ascii="Cambria Math" w:hAnsi="Cambria Math"/>
                  <w:color w:val="000000"/>
                  <w:sz w:val="20"/>
                  <w:rPrChange w:id="4292" w:author="2" w:date="2021-08-31T10:55:00Z">
                    <w:rPr>
                      <w:rFonts w:ascii="Cambria Math" w:eastAsia="Times New Roman" w:hAnsi="Cambria Math" w:cs="Times New Roman"/>
                      <w:color w:val="000000"/>
                      <w:lang w:eastAsia="ru-RU"/>
                    </w:rPr>
                  </w:rPrChange>
                </w:rPr>
                <m:t xml:space="preserve">A- </m:t>
              </m:r>
              <m:sSub>
                <m:sSubPr>
                  <m:ctrlPr>
                    <w:rPr>
                      <w:rFonts w:ascii="Cambria Math" w:hAnsi="Cambria Math"/>
                      <w:i/>
                      <w:color w:val="000000"/>
                      <w:sz w:val="20"/>
                      <w:rPrChange w:id="4293" w:author="2" w:date="2021-08-31T10:55:00Z">
                        <w:rPr>
                          <w:rFonts w:ascii="Cambria Math" w:eastAsia="Times New Roman" w:hAnsi="Cambria Math" w:cs="Times New Roman"/>
                          <w:i/>
                          <w:color w:val="000000"/>
                          <w:lang w:eastAsia="ru-RU"/>
                        </w:rPr>
                      </w:rPrChange>
                    </w:rPr>
                  </m:ctrlPr>
                </m:sSubPr>
                <m:e>
                  <m:r>
                    <w:rPr>
                      <w:rFonts w:ascii="Cambria Math" w:hAnsi="Cambria Math"/>
                      <w:color w:val="000000"/>
                      <w:sz w:val="20"/>
                      <w:rPrChange w:id="4294" w:author="2" w:date="2021-08-31T10:55:00Z">
                        <w:rPr>
                          <w:rFonts w:ascii="Cambria Math" w:eastAsia="Times New Roman" w:hAnsi="Cambria Math" w:cs="Times New Roman"/>
                          <w:color w:val="000000"/>
                          <w:lang w:eastAsia="ru-RU"/>
                        </w:rPr>
                      </w:rPrChange>
                    </w:rPr>
                    <m:t>S</m:t>
                  </m:r>
                </m:e>
                <m:sub>
                  <m:r>
                    <w:rPr>
                      <w:rFonts w:ascii="Cambria Math" w:hAnsi="Cambria Math"/>
                      <w:color w:val="000000"/>
                      <w:sz w:val="20"/>
                      <w:rPrChange w:id="4295" w:author="2" w:date="2021-08-31T10:55:00Z">
                        <w:rPr>
                          <w:rFonts w:ascii="Cambria Math" w:eastAsia="Times New Roman" w:hAnsi="Cambria Math" w:cs="Times New Roman"/>
                          <w:color w:val="000000"/>
                          <w:lang w:eastAsia="ru-RU"/>
                        </w:rPr>
                      </w:rPrChange>
                    </w:rPr>
                    <m:t>1</m:t>
                  </m:r>
                </m:sub>
              </m:sSub>
              <m:r>
                <w:rPr>
                  <w:rFonts w:ascii="Cambria Math" w:hAnsi="Cambria Math"/>
                  <w:color w:val="000000"/>
                  <w:sz w:val="20"/>
                  <w:rPrChange w:id="4296" w:author="2" w:date="2021-08-31T10:55:00Z">
                    <w:rPr>
                      <w:rFonts w:ascii="Cambria Math" w:eastAsia="Times New Roman" w:hAnsi="Cambria Math" w:cs="Times New Roman"/>
                      <w:color w:val="000000"/>
                      <w:lang w:eastAsia="ru-RU"/>
                    </w:rPr>
                  </w:rPrChange>
                </w:rPr>
                <m:t>A=</m:t>
              </m:r>
              <m:f>
                <m:fPr>
                  <m:ctrlPr>
                    <w:rPr>
                      <w:rFonts w:ascii="Cambria Math" w:hAnsi="Cambria Math"/>
                      <w:i/>
                      <w:color w:val="000000"/>
                      <w:sz w:val="20"/>
                      <w:rPrChange w:id="4297" w:author="2" w:date="2021-08-31T10:55:00Z">
                        <w:rPr>
                          <w:rFonts w:ascii="Cambria Math" w:eastAsia="Times New Roman" w:hAnsi="Cambria Math" w:cs="Times New Roman"/>
                          <w:i/>
                          <w:color w:val="000000"/>
                          <w:lang w:eastAsia="ru-RU"/>
                        </w:rPr>
                      </w:rPrChange>
                    </w:rPr>
                  </m:ctrlPr>
                </m:fPr>
                <m:num>
                  <m:r>
                    <w:rPr>
                      <w:rFonts w:ascii="Cambria Math" w:hAnsi="Cambria Math"/>
                      <w:color w:val="000000"/>
                      <w:sz w:val="20"/>
                      <w:rPrChange w:id="4298" w:author="2" w:date="2021-08-31T10:55:00Z">
                        <w:rPr>
                          <w:rFonts w:ascii="Cambria Math" w:eastAsia="Times New Roman" w:hAnsi="Cambria Math" w:cs="Times New Roman"/>
                          <w:color w:val="000000"/>
                          <w:lang w:eastAsia="ru-RU"/>
                        </w:rPr>
                      </w:rPrChange>
                    </w:rPr>
                    <m:t>λ</m:t>
                  </m:r>
                </m:num>
                <m:den>
                  <m:r>
                    <w:rPr>
                      <w:rFonts w:ascii="Cambria Math" w:hAnsi="Cambria Math"/>
                      <w:color w:val="000000"/>
                      <w:sz w:val="20"/>
                      <w:rPrChange w:id="4299" w:author="2" w:date="2021-08-31T10:55:00Z">
                        <w:rPr>
                          <w:rFonts w:ascii="Cambria Math" w:eastAsia="Times New Roman" w:hAnsi="Cambria Math" w:cs="Times New Roman"/>
                          <w:color w:val="000000"/>
                          <w:lang w:eastAsia="ru-RU"/>
                        </w:rPr>
                      </w:rPrChange>
                    </w:rPr>
                    <m:t>2</m:t>
                  </m:r>
                  <m:r>
                    <w:rPr>
                      <w:rFonts w:ascii="Cambria Math" w:hAnsi="Cambria Math"/>
                      <w:color w:val="000000"/>
                      <w:sz w:val="20"/>
                      <w:lang w:val="en-US"/>
                      <w:rPrChange w:id="4300" w:author="2" w:date="2021-08-31T10:55:00Z">
                        <w:rPr>
                          <w:rFonts w:ascii="Cambria Math" w:eastAsia="Times New Roman" w:hAnsi="Cambria Math" w:cs="Times New Roman"/>
                          <w:color w:val="000000"/>
                          <w:lang w:val="en-US" w:eastAsia="ru-RU"/>
                        </w:rPr>
                      </w:rPrChange>
                    </w:rPr>
                    <m:t>k</m:t>
                  </m:r>
                  <m:r>
                    <w:rPr>
                      <w:rFonts w:ascii="Cambria Math" w:hAnsi="Cambria Math"/>
                      <w:color w:val="000000"/>
                      <w:sz w:val="20"/>
                      <w:rPrChange w:id="4301" w:author="2" w:date="2021-08-31T10:55:00Z">
                        <w:rPr>
                          <w:rFonts w:ascii="Cambria Math" w:eastAsia="Times New Roman" w:hAnsi="Cambria Math" w:cs="Times New Roman"/>
                          <w:color w:val="000000"/>
                          <w:lang w:eastAsia="ru-RU"/>
                        </w:rPr>
                      </w:rPrChange>
                    </w:rPr>
                    <m:t>+1</m:t>
                  </m:r>
                </m:den>
              </m:f>
            </m:oMath>
            <w:r w:rsidRPr="006F33AA">
              <w:rPr>
                <w:rFonts w:ascii="Times New Roman" w:hAnsi="Times New Roman"/>
                <w:color w:val="000000"/>
                <w:sz w:val="20"/>
                <w:rPrChange w:id="4302" w:author="2" w:date="2021-08-31T10:55:00Z">
                  <w:rPr>
                    <w:rFonts w:ascii="Times New Roman" w:eastAsia="Times New Roman" w:hAnsi="Times New Roman" w:cs="Times New Roman"/>
                    <w:color w:val="000000"/>
                    <w:lang w:eastAsia="ru-RU"/>
                  </w:rPr>
                </w:rPrChange>
              </w:rPr>
              <w:t xml:space="preserve">   (k -</w:t>
            </w:r>
            <w:r w:rsidR="00F178BB" w:rsidRPr="006F33AA">
              <w:rPr>
                <w:rFonts w:ascii="Times New Roman" w:hAnsi="Times New Roman"/>
                <w:color w:val="000000"/>
                <w:sz w:val="20"/>
                <w:rPrChange w:id="4303" w:author="2" w:date="2021-08-31T10:55:00Z">
                  <w:rPr>
                    <w:rFonts w:ascii="Times New Roman" w:eastAsia="Times New Roman" w:hAnsi="Times New Roman" w:cs="Times New Roman"/>
                    <w:color w:val="000000"/>
                    <w:lang w:eastAsia="ru-RU"/>
                  </w:rPr>
                </w:rPrChange>
              </w:rPr>
              <w:t xml:space="preserve"> любое целое число)</w:t>
            </w:r>
          </w:p>
          <w:p w14:paraId="27249C12" w14:textId="4E68D5B5" w:rsidR="00F178BB" w:rsidRPr="006F33AA" w:rsidRDefault="00411FAA" w:rsidP="00411FAA">
            <w:pPr>
              <w:ind w:firstLine="15"/>
              <w:jc w:val="both"/>
              <w:rPr>
                <w:rFonts w:ascii="Times New Roman" w:hAnsi="Times New Roman"/>
                <w:color w:val="000000"/>
                <w:sz w:val="20"/>
                <w:rPrChange w:id="4304"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305" w:author="2" w:date="2021-08-31T10:55:00Z">
                  <w:rPr>
                    <w:rFonts w:ascii="Times New Roman" w:eastAsia="Times New Roman" w:hAnsi="Times New Roman" w:cs="Times New Roman"/>
                    <w:color w:val="000000"/>
                    <w:lang w:eastAsia="ru-RU"/>
                  </w:rPr>
                </w:rPrChange>
              </w:rPr>
              <w:t xml:space="preserve">4. </w:t>
            </w:r>
            <m:oMath>
              <m:sSub>
                <m:sSubPr>
                  <m:ctrlPr>
                    <w:rPr>
                      <w:rFonts w:ascii="Cambria Math" w:hAnsi="Cambria Math"/>
                      <w:i/>
                      <w:color w:val="000000"/>
                      <w:sz w:val="20"/>
                      <w:rPrChange w:id="4306" w:author="2" w:date="2021-08-31T10:55:00Z">
                        <w:rPr>
                          <w:rFonts w:ascii="Cambria Math" w:eastAsia="Times New Roman" w:hAnsi="Cambria Math" w:cs="Times New Roman"/>
                          <w:i/>
                          <w:color w:val="000000"/>
                          <w:lang w:eastAsia="ru-RU"/>
                        </w:rPr>
                      </w:rPrChange>
                    </w:rPr>
                  </m:ctrlPr>
                </m:sSubPr>
                <m:e>
                  <m:r>
                    <w:rPr>
                      <w:rFonts w:ascii="Cambria Math" w:hAnsi="Cambria Math"/>
                      <w:color w:val="000000"/>
                      <w:sz w:val="20"/>
                      <w:rPrChange w:id="4307" w:author="2" w:date="2021-08-31T10:55:00Z">
                        <w:rPr>
                          <w:rFonts w:ascii="Cambria Math" w:eastAsia="Times New Roman" w:hAnsi="Cambria Math" w:cs="Times New Roman"/>
                          <w:color w:val="000000"/>
                          <w:lang w:eastAsia="ru-RU"/>
                        </w:rPr>
                      </w:rPrChange>
                    </w:rPr>
                    <m:t>S</m:t>
                  </m:r>
                </m:e>
                <m:sub>
                  <m:r>
                    <w:rPr>
                      <w:rFonts w:ascii="Cambria Math" w:hAnsi="Cambria Math"/>
                      <w:color w:val="000000"/>
                      <w:sz w:val="20"/>
                      <w:rPrChange w:id="4308" w:author="2" w:date="2021-08-31T10:55:00Z">
                        <w:rPr>
                          <w:rFonts w:ascii="Cambria Math" w:eastAsia="Times New Roman" w:hAnsi="Cambria Math" w:cs="Times New Roman"/>
                          <w:color w:val="000000"/>
                          <w:lang w:eastAsia="ru-RU"/>
                        </w:rPr>
                      </w:rPrChange>
                    </w:rPr>
                    <m:t>2</m:t>
                  </m:r>
                </m:sub>
              </m:sSub>
              <m:r>
                <w:rPr>
                  <w:rFonts w:ascii="Cambria Math" w:hAnsi="Cambria Math"/>
                  <w:color w:val="000000"/>
                  <w:sz w:val="20"/>
                  <w:rPrChange w:id="4309" w:author="2" w:date="2021-08-31T10:55:00Z">
                    <w:rPr>
                      <w:rFonts w:ascii="Cambria Math" w:eastAsia="Times New Roman" w:hAnsi="Cambria Math" w:cs="Times New Roman"/>
                      <w:color w:val="000000"/>
                      <w:lang w:eastAsia="ru-RU"/>
                    </w:rPr>
                  </w:rPrChange>
                </w:rPr>
                <m:t xml:space="preserve">A- </m:t>
              </m:r>
              <m:sSub>
                <m:sSubPr>
                  <m:ctrlPr>
                    <w:rPr>
                      <w:rFonts w:ascii="Cambria Math" w:hAnsi="Cambria Math"/>
                      <w:i/>
                      <w:color w:val="000000"/>
                      <w:sz w:val="20"/>
                      <w:rPrChange w:id="4310" w:author="2" w:date="2021-08-31T10:55:00Z">
                        <w:rPr>
                          <w:rFonts w:ascii="Cambria Math" w:eastAsia="Times New Roman" w:hAnsi="Cambria Math" w:cs="Times New Roman"/>
                          <w:i/>
                          <w:color w:val="000000"/>
                          <w:lang w:eastAsia="ru-RU"/>
                        </w:rPr>
                      </w:rPrChange>
                    </w:rPr>
                  </m:ctrlPr>
                </m:sSubPr>
                <m:e>
                  <m:r>
                    <w:rPr>
                      <w:rFonts w:ascii="Cambria Math" w:hAnsi="Cambria Math"/>
                      <w:color w:val="000000"/>
                      <w:sz w:val="20"/>
                      <w:rPrChange w:id="4311" w:author="2" w:date="2021-08-31T10:55:00Z">
                        <w:rPr>
                          <w:rFonts w:ascii="Cambria Math" w:eastAsia="Times New Roman" w:hAnsi="Cambria Math" w:cs="Times New Roman"/>
                          <w:color w:val="000000"/>
                          <w:lang w:eastAsia="ru-RU"/>
                        </w:rPr>
                      </w:rPrChange>
                    </w:rPr>
                    <m:t>S</m:t>
                  </m:r>
                </m:e>
                <m:sub>
                  <m:r>
                    <w:rPr>
                      <w:rFonts w:ascii="Cambria Math" w:hAnsi="Cambria Math"/>
                      <w:color w:val="000000"/>
                      <w:sz w:val="20"/>
                      <w:rPrChange w:id="4312" w:author="2" w:date="2021-08-31T10:55:00Z">
                        <w:rPr>
                          <w:rFonts w:ascii="Cambria Math" w:eastAsia="Times New Roman" w:hAnsi="Cambria Math" w:cs="Times New Roman"/>
                          <w:color w:val="000000"/>
                          <w:lang w:eastAsia="ru-RU"/>
                        </w:rPr>
                      </w:rPrChange>
                    </w:rPr>
                    <m:t>1</m:t>
                  </m:r>
                </m:sub>
              </m:sSub>
              <m:r>
                <w:rPr>
                  <w:rFonts w:ascii="Cambria Math" w:hAnsi="Cambria Math"/>
                  <w:color w:val="000000"/>
                  <w:sz w:val="20"/>
                  <w:rPrChange w:id="4313" w:author="2" w:date="2021-08-31T10:55:00Z">
                    <w:rPr>
                      <w:rFonts w:ascii="Cambria Math" w:eastAsia="Times New Roman" w:hAnsi="Cambria Math" w:cs="Times New Roman"/>
                      <w:color w:val="000000"/>
                      <w:lang w:eastAsia="ru-RU"/>
                    </w:rPr>
                  </w:rPrChange>
                </w:rPr>
                <m:t>A=</m:t>
              </m:r>
              <m:f>
                <m:fPr>
                  <m:ctrlPr>
                    <w:rPr>
                      <w:rFonts w:ascii="Cambria Math" w:hAnsi="Cambria Math"/>
                      <w:i/>
                      <w:color w:val="000000"/>
                      <w:sz w:val="20"/>
                      <w:rPrChange w:id="4314" w:author="2" w:date="2021-08-31T10:55:00Z">
                        <w:rPr>
                          <w:rFonts w:ascii="Cambria Math" w:eastAsia="Times New Roman" w:hAnsi="Cambria Math" w:cs="Times New Roman"/>
                          <w:i/>
                          <w:color w:val="000000"/>
                          <w:lang w:eastAsia="ru-RU"/>
                        </w:rPr>
                      </w:rPrChange>
                    </w:rPr>
                  </m:ctrlPr>
                </m:fPr>
                <m:num>
                  <m:r>
                    <w:rPr>
                      <w:rFonts w:ascii="Cambria Math" w:hAnsi="Cambria Math"/>
                      <w:color w:val="000000"/>
                      <w:sz w:val="20"/>
                      <w:rPrChange w:id="4315" w:author="2" w:date="2021-08-31T10:55:00Z">
                        <w:rPr>
                          <w:rFonts w:ascii="Cambria Math" w:eastAsia="Times New Roman" w:hAnsi="Cambria Math" w:cs="Times New Roman"/>
                          <w:color w:val="000000"/>
                          <w:lang w:eastAsia="ru-RU"/>
                        </w:rPr>
                      </w:rPrChange>
                    </w:rPr>
                    <m:t>λ</m:t>
                  </m:r>
                </m:num>
                <m:den>
                  <m:r>
                    <w:rPr>
                      <w:rFonts w:ascii="Cambria Math" w:hAnsi="Cambria Math"/>
                      <w:color w:val="000000"/>
                      <w:sz w:val="20"/>
                      <w:rPrChange w:id="4316" w:author="2" w:date="2021-08-31T10:55:00Z">
                        <w:rPr>
                          <w:rFonts w:ascii="Cambria Math" w:eastAsia="Times New Roman" w:hAnsi="Cambria Math" w:cs="Times New Roman"/>
                          <w:color w:val="000000"/>
                          <w:lang w:eastAsia="ru-RU"/>
                        </w:rPr>
                      </w:rPrChange>
                    </w:rPr>
                    <m:t>2k</m:t>
                  </m:r>
                </m:den>
              </m:f>
            </m:oMath>
            <w:r w:rsidRPr="006F33AA">
              <w:rPr>
                <w:rFonts w:ascii="Times New Roman" w:hAnsi="Times New Roman"/>
                <w:color w:val="000000"/>
                <w:sz w:val="20"/>
                <w:rPrChange w:id="4317" w:author="2" w:date="2021-08-31T10:55:00Z">
                  <w:rPr>
                    <w:rFonts w:ascii="Times New Roman" w:eastAsia="Times New Roman" w:hAnsi="Times New Roman" w:cs="Times New Roman"/>
                    <w:color w:val="000000"/>
                    <w:lang w:eastAsia="ru-RU"/>
                  </w:rPr>
                </w:rPrChange>
              </w:rPr>
              <w:t> (k —-</w:t>
            </w:r>
            <w:r w:rsidR="00F178BB" w:rsidRPr="006F33AA">
              <w:rPr>
                <w:rFonts w:ascii="Times New Roman" w:hAnsi="Times New Roman"/>
                <w:color w:val="000000"/>
                <w:sz w:val="20"/>
                <w:rPrChange w:id="4318" w:author="2" w:date="2021-08-31T10:55:00Z">
                  <w:rPr>
                    <w:rFonts w:ascii="Times New Roman" w:eastAsia="Times New Roman" w:hAnsi="Times New Roman" w:cs="Times New Roman"/>
                    <w:color w:val="000000"/>
                    <w:lang w:eastAsia="ru-RU"/>
                  </w:rPr>
                </w:rPrChange>
              </w:rPr>
              <w:t>любое целое число)</w:t>
            </w:r>
          </w:p>
          <w:p w14:paraId="7A649856" w14:textId="77777777" w:rsidR="004D5EB2" w:rsidRPr="006F33AA" w:rsidRDefault="004D5EB2" w:rsidP="00F178BB">
            <w:pPr>
              <w:pStyle w:val="leftmargin"/>
              <w:spacing w:before="0" w:beforeAutospacing="0" w:after="0" w:afterAutospacing="0"/>
              <w:ind w:firstLine="375"/>
              <w:jc w:val="both"/>
              <w:rPr>
                <w:rFonts w:eastAsia="Century Schoolbook"/>
                <w:color w:val="000000"/>
                <w:sz w:val="20"/>
                <w:rPrChange w:id="4319" w:author="2" w:date="2021-08-31T10:55:00Z">
                  <w:rPr>
                    <w:rFonts w:eastAsia="Century Schoolbook"/>
                    <w:color w:val="000000"/>
                  </w:rPr>
                </w:rPrChange>
              </w:rPr>
            </w:pPr>
          </w:p>
        </w:tc>
        <w:tc>
          <w:tcPr>
            <w:tcW w:w="567" w:type="dxa"/>
            <w:gridSpan w:val="2"/>
            <w:tcPrChange w:id="4320" w:author="2" w:date="2021-08-31T10:55:00Z">
              <w:tcPr>
                <w:tcW w:w="547" w:type="dxa"/>
              </w:tcPr>
            </w:tcPrChange>
          </w:tcPr>
          <w:p w14:paraId="00351B60" w14:textId="14DE55A8" w:rsidR="004D5EB2" w:rsidRPr="00450F2B" w:rsidRDefault="00D83F90" w:rsidP="00450F2B">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4D5EB2" w:rsidRPr="00450F2B" w14:paraId="749AE0EC" w14:textId="77777777" w:rsidTr="00911EF6">
        <w:tc>
          <w:tcPr>
            <w:tcW w:w="846" w:type="dxa"/>
            <w:tcPrChange w:id="4321" w:author="2" w:date="2021-08-31T10:55:00Z">
              <w:tcPr>
                <w:tcW w:w="846" w:type="dxa"/>
              </w:tcPr>
            </w:tcPrChange>
          </w:tcPr>
          <w:p w14:paraId="26769EFD" w14:textId="77777777" w:rsidR="004D5EB2" w:rsidRPr="00450F2B" w:rsidRDefault="004D5EB2" w:rsidP="00450F2B">
            <w:pPr>
              <w:spacing w:after="120"/>
              <w:rPr>
                <w:rFonts w:ascii="Times New Roman" w:hAnsi="Times New Roman" w:cs="Times New Roman"/>
                <w:sz w:val="24"/>
                <w:szCs w:val="24"/>
              </w:rPr>
            </w:pPr>
          </w:p>
        </w:tc>
        <w:tc>
          <w:tcPr>
            <w:tcW w:w="1843" w:type="dxa"/>
            <w:tcPrChange w:id="4322" w:author="2" w:date="2021-08-31T10:55:00Z">
              <w:tcPr>
                <w:tcW w:w="1843" w:type="dxa"/>
              </w:tcPr>
            </w:tcPrChange>
          </w:tcPr>
          <w:p w14:paraId="2FBE29FA" w14:textId="77777777" w:rsidR="004D5EB2" w:rsidRPr="00450F2B" w:rsidRDefault="004D5EB2" w:rsidP="00450F2B">
            <w:pPr>
              <w:spacing w:after="120"/>
              <w:rPr>
                <w:rFonts w:ascii="Times New Roman" w:hAnsi="Times New Roman" w:cs="Times New Roman"/>
                <w:sz w:val="24"/>
                <w:szCs w:val="24"/>
              </w:rPr>
            </w:pPr>
          </w:p>
        </w:tc>
        <w:tc>
          <w:tcPr>
            <w:tcW w:w="425" w:type="dxa"/>
            <w:tcPrChange w:id="4323" w:author="2" w:date="2021-08-31T10:55:00Z">
              <w:tcPr>
                <w:tcW w:w="425" w:type="dxa"/>
              </w:tcPr>
            </w:tcPrChange>
          </w:tcPr>
          <w:p w14:paraId="2D5D1C09" w14:textId="77777777" w:rsidR="004D5EB2" w:rsidRPr="00450F2B" w:rsidRDefault="004D5EB2" w:rsidP="00450F2B">
            <w:pPr>
              <w:spacing w:after="120"/>
              <w:rPr>
                <w:rFonts w:ascii="Times New Roman" w:hAnsi="Times New Roman" w:cs="Times New Roman"/>
                <w:sz w:val="24"/>
                <w:szCs w:val="24"/>
              </w:rPr>
            </w:pPr>
          </w:p>
        </w:tc>
        <w:tc>
          <w:tcPr>
            <w:tcW w:w="392" w:type="dxa"/>
            <w:tcPrChange w:id="4324" w:author="2" w:date="2021-08-31T10:55:00Z">
              <w:tcPr>
                <w:tcW w:w="392" w:type="dxa"/>
              </w:tcPr>
            </w:tcPrChange>
          </w:tcPr>
          <w:p w14:paraId="6809524B" w14:textId="77777777" w:rsidR="004D5EB2" w:rsidRPr="00450F2B" w:rsidRDefault="004D5EB2" w:rsidP="00450F2B">
            <w:pPr>
              <w:spacing w:after="120"/>
              <w:rPr>
                <w:rFonts w:ascii="Times New Roman" w:hAnsi="Times New Roman" w:cs="Times New Roman"/>
                <w:sz w:val="24"/>
                <w:szCs w:val="24"/>
              </w:rPr>
            </w:pPr>
          </w:p>
        </w:tc>
        <w:tc>
          <w:tcPr>
            <w:tcW w:w="553" w:type="dxa"/>
            <w:tcPrChange w:id="4325" w:author="2" w:date="2021-08-31T10:55:00Z">
              <w:tcPr>
                <w:tcW w:w="553" w:type="dxa"/>
              </w:tcPr>
            </w:tcPrChange>
          </w:tcPr>
          <w:p w14:paraId="48A6FCF5" w14:textId="390963F5" w:rsidR="004D5EB2" w:rsidRDefault="0013389B" w:rsidP="00450F2B">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4326" w:author="2" w:date="2021-08-31T10:55:00Z">
              <w:tcPr>
                <w:tcW w:w="6001" w:type="dxa"/>
              </w:tcPr>
            </w:tcPrChange>
          </w:tcPr>
          <w:p w14:paraId="6FD40761" w14:textId="77777777" w:rsidR="00D83F90" w:rsidRDefault="00D83F90" w:rsidP="00D83F90">
            <w:pPr>
              <w:pStyle w:val="leftmargin"/>
              <w:spacing w:before="0" w:beforeAutospacing="0" w:after="0" w:afterAutospacing="0"/>
              <w:ind w:firstLine="375"/>
              <w:jc w:val="both"/>
              <w:rPr>
                <w:color w:val="000000"/>
                <w:sz w:val="22"/>
                <w:szCs w:val="22"/>
              </w:rPr>
            </w:pPr>
            <w:r>
              <w:rPr>
                <w:color w:val="000000"/>
                <w:sz w:val="22"/>
                <w:szCs w:val="22"/>
              </w:rPr>
              <w:t>В некотором спектральном диапазоне угол преломления лучей на границе воздух — стекло падает с увеличением частоты излучения. Ход лучей для трех основных цветов при падении белого света из воздуха на границу раздела показан на рисунке.</w:t>
            </w:r>
          </w:p>
          <w:p w14:paraId="342BF8A5" w14:textId="77777777" w:rsidR="00D83F90" w:rsidRDefault="00D83F90" w:rsidP="00D83F90">
            <w:pPr>
              <w:pStyle w:val="ad"/>
              <w:spacing w:before="150" w:beforeAutospacing="0" w:after="150" w:afterAutospacing="0"/>
              <w:jc w:val="center"/>
              <w:rPr>
                <w:color w:val="000000"/>
                <w:sz w:val="22"/>
                <w:szCs w:val="22"/>
              </w:rPr>
            </w:pPr>
            <w:r>
              <w:rPr>
                <w:noProof/>
                <w:color w:val="000000"/>
                <w:sz w:val="22"/>
                <w:szCs w:val="22"/>
              </w:rPr>
              <w:lastRenderedPageBreak/>
              <w:drawing>
                <wp:inline distT="0" distB="0" distL="0" distR="0" wp14:anchorId="15EE94B5" wp14:editId="7CCB9128">
                  <wp:extent cx="1697355" cy="987425"/>
                  <wp:effectExtent l="0" t="0" r="0" b="3175"/>
                  <wp:docPr id="266" name="Рисунок 266" descr="https://phys-ege.sdamgia.ru/get_file?id=457&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hys-ege.sdamgia.ru/get_file?id=457&amp;png=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697355" cy="987425"/>
                          </a:xfrm>
                          <a:prstGeom prst="rect">
                            <a:avLst/>
                          </a:prstGeom>
                          <a:noFill/>
                          <a:ln>
                            <a:noFill/>
                          </a:ln>
                        </pic:spPr>
                      </pic:pic>
                    </a:graphicData>
                  </a:graphic>
                </wp:inline>
              </w:drawing>
            </w:r>
          </w:p>
          <w:p w14:paraId="49432A8E" w14:textId="77777777" w:rsidR="004D5EB2" w:rsidRPr="00450F2B" w:rsidRDefault="004D5EB2" w:rsidP="00450F2B">
            <w:pPr>
              <w:ind w:firstLine="375"/>
              <w:jc w:val="both"/>
              <w:rPr>
                <w:rFonts w:ascii="Times New Roman" w:eastAsia="Times New Roman" w:hAnsi="Times New Roman" w:cs="Times New Roman"/>
                <w:color w:val="000000"/>
                <w:lang w:eastAsia="ru-RU"/>
              </w:rPr>
            </w:pPr>
          </w:p>
        </w:tc>
        <w:tc>
          <w:tcPr>
            <w:tcW w:w="4961" w:type="dxa"/>
            <w:gridSpan w:val="2"/>
            <w:tcPrChange w:id="4327" w:author="2" w:date="2021-08-31T10:55:00Z">
              <w:tcPr>
                <w:tcW w:w="4839" w:type="dxa"/>
              </w:tcPr>
            </w:tcPrChange>
          </w:tcPr>
          <w:p w14:paraId="49413845" w14:textId="77777777" w:rsidR="00D83F90" w:rsidRPr="006F33AA" w:rsidRDefault="00D83F90" w:rsidP="00D83F90">
            <w:pPr>
              <w:pStyle w:val="leftmargin"/>
              <w:spacing w:before="0" w:beforeAutospacing="0" w:after="0" w:afterAutospacing="0"/>
              <w:ind w:left="15"/>
              <w:jc w:val="both"/>
              <w:rPr>
                <w:color w:val="000000"/>
                <w:sz w:val="20"/>
                <w:rPrChange w:id="4328" w:author="2" w:date="2021-08-31T10:55:00Z">
                  <w:rPr>
                    <w:color w:val="000000"/>
                    <w:sz w:val="22"/>
                    <w:szCs w:val="22"/>
                  </w:rPr>
                </w:rPrChange>
              </w:rPr>
            </w:pPr>
            <w:r w:rsidRPr="006F33AA">
              <w:rPr>
                <w:color w:val="000000"/>
                <w:sz w:val="20"/>
                <w:rPrChange w:id="4329" w:author="2" w:date="2021-08-31T10:55:00Z">
                  <w:rPr>
                    <w:color w:val="000000"/>
                    <w:sz w:val="22"/>
                    <w:szCs w:val="22"/>
                  </w:rPr>
                </w:rPrChange>
              </w:rPr>
              <w:lastRenderedPageBreak/>
              <w:br/>
              <w:t>1) 1 — красный, 2 — зёленый, 3 — синий</w:t>
            </w:r>
          </w:p>
          <w:p w14:paraId="66188B9A" w14:textId="77777777" w:rsidR="00D83F90" w:rsidRPr="006F33AA" w:rsidRDefault="00D83F90" w:rsidP="00D83F90">
            <w:pPr>
              <w:pStyle w:val="leftmargin"/>
              <w:spacing w:before="0" w:beforeAutospacing="0" w:after="0" w:afterAutospacing="0"/>
              <w:ind w:left="15"/>
              <w:jc w:val="both"/>
              <w:rPr>
                <w:color w:val="000000"/>
                <w:sz w:val="20"/>
                <w:rPrChange w:id="4330" w:author="2" w:date="2021-08-31T10:55:00Z">
                  <w:rPr>
                    <w:color w:val="000000"/>
                    <w:sz w:val="22"/>
                    <w:szCs w:val="22"/>
                  </w:rPr>
                </w:rPrChange>
              </w:rPr>
            </w:pPr>
            <w:r w:rsidRPr="006F33AA">
              <w:rPr>
                <w:color w:val="000000"/>
                <w:sz w:val="20"/>
                <w:rPrChange w:id="4331" w:author="2" w:date="2021-08-31T10:55:00Z">
                  <w:rPr>
                    <w:color w:val="000000"/>
                    <w:sz w:val="22"/>
                    <w:szCs w:val="22"/>
                  </w:rPr>
                </w:rPrChange>
              </w:rPr>
              <w:t>2) 1 — красный, 2 — синий, 3 — зёленый</w:t>
            </w:r>
          </w:p>
          <w:p w14:paraId="56B084C3" w14:textId="77777777" w:rsidR="00D83F90" w:rsidRPr="006F33AA" w:rsidRDefault="00D83F90" w:rsidP="00D83F90">
            <w:pPr>
              <w:pStyle w:val="leftmargin"/>
              <w:spacing w:before="0" w:beforeAutospacing="0" w:after="0" w:afterAutospacing="0"/>
              <w:ind w:left="15"/>
              <w:jc w:val="both"/>
              <w:rPr>
                <w:color w:val="000000"/>
                <w:sz w:val="20"/>
                <w:rPrChange w:id="4332" w:author="2" w:date="2021-08-31T10:55:00Z">
                  <w:rPr>
                    <w:color w:val="000000"/>
                    <w:sz w:val="22"/>
                    <w:szCs w:val="22"/>
                  </w:rPr>
                </w:rPrChange>
              </w:rPr>
            </w:pPr>
            <w:r w:rsidRPr="006F33AA">
              <w:rPr>
                <w:color w:val="000000"/>
                <w:sz w:val="20"/>
                <w:rPrChange w:id="4333" w:author="2" w:date="2021-08-31T10:55:00Z">
                  <w:rPr>
                    <w:color w:val="000000"/>
                    <w:sz w:val="22"/>
                    <w:szCs w:val="22"/>
                  </w:rPr>
                </w:rPrChange>
              </w:rPr>
              <w:t>3) 1 — зёленый, 2 — синий, 3 — красный</w:t>
            </w:r>
          </w:p>
          <w:p w14:paraId="4CE2034E" w14:textId="77777777" w:rsidR="00D83F90" w:rsidRPr="006F33AA" w:rsidRDefault="00D83F90" w:rsidP="00D83F90">
            <w:pPr>
              <w:pStyle w:val="leftmargin"/>
              <w:spacing w:before="0" w:beforeAutospacing="0" w:after="0" w:afterAutospacing="0"/>
              <w:ind w:left="15"/>
              <w:jc w:val="both"/>
              <w:rPr>
                <w:color w:val="000000"/>
                <w:sz w:val="20"/>
                <w:rPrChange w:id="4334" w:author="2" w:date="2021-08-31T10:55:00Z">
                  <w:rPr>
                    <w:color w:val="000000"/>
                    <w:sz w:val="22"/>
                    <w:szCs w:val="22"/>
                  </w:rPr>
                </w:rPrChange>
              </w:rPr>
            </w:pPr>
            <w:r w:rsidRPr="006F33AA">
              <w:rPr>
                <w:color w:val="000000"/>
                <w:sz w:val="20"/>
                <w:rPrChange w:id="4335" w:author="2" w:date="2021-08-31T10:55:00Z">
                  <w:rPr>
                    <w:color w:val="000000"/>
                    <w:sz w:val="22"/>
                    <w:szCs w:val="22"/>
                  </w:rPr>
                </w:rPrChange>
              </w:rPr>
              <w:t>4) 1 — синий, 2 — зёленый, 3 — красный</w:t>
            </w:r>
          </w:p>
          <w:p w14:paraId="30C4647A" w14:textId="77777777" w:rsidR="004D5EB2" w:rsidRPr="006F33AA" w:rsidRDefault="004D5EB2" w:rsidP="00450F2B">
            <w:pPr>
              <w:pStyle w:val="a4"/>
              <w:spacing w:after="0" w:line="273" w:lineRule="exact"/>
              <w:ind w:left="346" w:right="20" w:firstLine="142"/>
              <w:rPr>
                <w:rFonts w:ascii="Times New Roman" w:hAnsi="Times New Roman"/>
                <w:color w:val="000000"/>
                <w:sz w:val="20"/>
                <w:rPrChange w:id="4336"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4337" w:author="2" w:date="2021-08-31T10:55:00Z">
              <w:tcPr>
                <w:tcW w:w="547" w:type="dxa"/>
              </w:tcPr>
            </w:tcPrChange>
          </w:tcPr>
          <w:p w14:paraId="794F5C75" w14:textId="15A5B8B5" w:rsidR="004D5EB2" w:rsidRPr="00450F2B" w:rsidRDefault="00D83F90" w:rsidP="00450F2B">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4</w:t>
            </w:r>
          </w:p>
        </w:tc>
      </w:tr>
      <w:tr w:rsidR="004D5EB2" w:rsidRPr="00450F2B" w14:paraId="392F2622" w14:textId="77777777" w:rsidTr="00911EF6">
        <w:tc>
          <w:tcPr>
            <w:tcW w:w="846" w:type="dxa"/>
            <w:tcPrChange w:id="4338" w:author="2" w:date="2021-08-31T10:55:00Z">
              <w:tcPr>
                <w:tcW w:w="846" w:type="dxa"/>
              </w:tcPr>
            </w:tcPrChange>
          </w:tcPr>
          <w:p w14:paraId="5B70BE92" w14:textId="77777777" w:rsidR="004D5EB2" w:rsidRPr="00450F2B" w:rsidRDefault="004D5EB2" w:rsidP="00450F2B">
            <w:pPr>
              <w:spacing w:after="120"/>
              <w:rPr>
                <w:rFonts w:ascii="Times New Roman" w:hAnsi="Times New Roman" w:cs="Times New Roman"/>
                <w:sz w:val="24"/>
                <w:szCs w:val="24"/>
              </w:rPr>
            </w:pPr>
          </w:p>
        </w:tc>
        <w:tc>
          <w:tcPr>
            <w:tcW w:w="1843" w:type="dxa"/>
            <w:tcPrChange w:id="4339" w:author="2" w:date="2021-08-31T10:55:00Z">
              <w:tcPr>
                <w:tcW w:w="1843" w:type="dxa"/>
              </w:tcPr>
            </w:tcPrChange>
          </w:tcPr>
          <w:p w14:paraId="0F4BCD78" w14:textId="77777777" w:rsidR="004D5EB2" w:rsidRPr="00450F2B" w:rsidRDefault="004D5EB2" w:rsidP="00450F2B">
            <w:pPr>
              <w:spacing w:after="120"/>
              <w:rPr>
                <w:rFonts w:ascii="Times New Roman" w:hAnsi="Times New Roman" w:cs="Times New Roman"/>
                <w:sz w:val="24"/>
                <w:szCs w:val="24"/>
              </w:rPr>
            </w:pPr>
          </w:p>
        </w:tc>
        <w:tc>
          <w:tcPr>
            <w:tcW w:w="425" w:type="dxa"/>
            <w:tcPrChange w:id="4340" w:author="2" w:date="2021-08-31T10:55:00Z">
              <w:tcPr>
                <w:tcW w:w="425" w:type="dxa"/>
              </w:tcPr>
            </w:tcPrChange>
          </w:tcPr>
          <w:p w14:paraId="6A1633AE" w14:textId="77777777" w:rsidR="004D5EB2" w:rsidRPr="00450F2B" w:rsidRDefault="004D5EB2" w:rsidP="00450F2B">
            <w:pPr>
              <w:spacing w:after="120"/>
              <w:rPr>
                <w:rFonts w:ascii="Times New Roman" w:hAnsi="Times New Roman" w:cs="Times New Roman"/>
                <w:sz w:val="24"/>
                <w:szCs w:val="24"/>
              </w:rPr>
            </w:pPr>
          </w:p>
        </w:tc>
        <w:tc>
          <w:tcPr>
            <w:tcW w:w="392" w:type="dxa"/>
            <w:tcPrChange w:id="4341" w:author="2" w:date="2021-08-31T10:55:00Z">
              <w:tcPr>
                <w:tcW w:w="392" w:type="dxa"/>
              </w:tcPr>
            </w:tcPrChange>
          </w:tcPr>
          <w:p w14:paraId="70C9982A" w14:textId="77777777" w:rsidR="004D5EB2" w:rsidRPr="00450F2B" w:rsidRDefault="004D5EB2" w:rsidP="00450F2B">
            <w:pPr>
              <w:spacing w:after="120"/>
              <w:rPr>
                <w:rFonts w:ascii="Times New Roman" w:hAnsi="Times New Roman" w:cs="Times New Roman"/>
                <w:sz w:val="24"/>
                <w:szCs w:val="24"/>
              </w:rPr>
            </w:pPr>
          </w:p>
        </w:tc>
        <w:tc>
          <w:tcPr>
            <w:tcW w:w="553" w:type="dxa"/>
            <w:tcPrChange w:id="4342" w:author="2" w:date="2021-08-31T10:55:00Z">
              <w:tcPr>
                <w:tcW w:w="553" w:type="dxa"/>
              </w:tcPr>
            </w:tcPrChange>
          </w:tcPr>
          <w:p w14:paraId="00DF6A10" w14:textId="384C77E2" w:rsidR="004D5EB2" w:rsidRDefault="0013389B" w:rsidP="00450F2B">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4343" w:author="2" w:date="2021-08-31T10:55:00Z">
              <w:tcPr>
                <w:tcW w:w="6001" w:type="dxa"/>
              </w:tcPr>
            </w:tcPrChange>
          </w:tcPr>
          <w:p w14:paraId="1296F3A1" w14:textId="32990861" w:rsidR="00D83F90" w:rsidRDefault="00D83F90" w:rsidP="00D83F90">
            <w:pPr>
              <w:pStyle w:val="leftmargin"/>
              <w:spacing w:before="0" w:beforeAutospacing="0" w:after="0" w:afterAutospacing="0"/>
              <w:ind w:firstLine="375"/>
              <w:jc w:val="both"/>
              <w:rPr>
                <w:color w:val="000000"/>
                <w:sz w:val="22"/>
                <w:szCs w:val="22"/>
              </w:rPr>
            </w:pPr>
            <w:r>
              <w:rPr>
                <w:color w:val="000000"/>
                <w:sz w:val="22"/>
                <w:szCs w:val="22"/>
              </w:rPr>
              <w:t>Свет от двух точечных когерентных монохроматических источников приходит в точку 1 экрана с разностью фаз  </w:t>
            </w:r>
            <m:oMath>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3</m:t>
                  </m:r>
                </m:num>
                <m:den>
                  <m:r>
                    <w:rPr>
                      <w:rFonts w:ascii="Cambria Math" w:hAnsi="Cambria Math"/>
                      <w:color w:val="000000"/>
                      <w:sz w:val="22"/>
                      <w:szCs w:val="22"/>
                    </w:rPr>
                    <m:t>2</m:t>
                  </m:r>
                </m:den>
              </m:f>
              <m:r>
                <w:rPr>
                  <w:rFonts w:ascii="Cambria Math" w:hAnsi="Cambria Math"/>
                  <w:color w:val="000000"/>
                  <w:sz w:val="22"/>
                  <w:szCs w:val="22"/>
                </w:rPr>
                <m:t>λ</m:t>
              </m:r>
            </m:oMath>
            <w:r w:rsidR="00F178BB">
              <w:rPr>
                <w:color w:val="000000"/>
                <w:sz w:val="22"/>
                <w:szCs w:val="22"/>
              </w:rPr>
              <w:t xml:space="preserve">   </w:t>
            </w:r>
            <w:r>
              <w:rPr>
                <w:color w:val="000000"/>
                <w:sz w:val="22"/>
                <w:szCs w:val="22"/>
              </w:rPr>
              <w:t>в точку 2 экрана с разностью фаз </w:t>
            </w:r>
            <m:oMath>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r>
                    <w:rPr>
                      <w:rFonts w:ascii="Cambria Math" w:hAnsi="Cambria Math"/>
                      <w:color w:val="000000"/>
                      <w:sz w:val="22"/>
                      <w:szCs w:val="22"/>
                    </w:rPr>
                    <m:t>2</m:t>
                  </m:r>
                </m:den>
              </m:f>
              <m:r>
                <w:rPr>
                  <w:rFonts w:ascii="Cambria Math" w:hAnsi="Cambria Math"/>
                  <w:color w:val="000000"/>
                  <w:sz w:val="22"/>
                  <w:szCs w:val="22"/>
                </w:rPr>
                <m:t>λ</m:t>
              </m:r>
            </m:oMath>
            <w:r w:rsidR="00F178BB">
              <w:rPr>
                <w:color w:val="000000"/>
                <w:sz w:val="22"/>
                <w:szCs w:val="22"/>
              </w:rPr>
              <w:t xml:space="preserve">  </w:t>
            </w:r>
            <w:r w:rsidR="00F178BB">
              <w:rPr>
                <w:noProof/>
                <w:color w:val="000000"/>
                <w:sz w:val="22"/>
                <w:szCs w:val="22"/>
              </w:rPr>
              <w:t xml:space="preserve"> </w:t>
            </w:r>
            <w:r>
              <w:rPr>
                <w:color w:val="000000"/>
                <w:sz w:val="22"/>
                <w:szCs w:val="22"/>
              </w:rPr>
              <w:t> Одинакова ли в этих точках освещенность и если не одинакова, то в какой точке больше? Расстояние от источников света до экрана значительно больше длины волны.</w:t>
            </w:r>
          </w:p>
          <w:p w14:paraId="440D121F" w14:textId="77777777" w:rsidR="00D83F90" w:rsidRDefault="00D83F90" w:rsidP="00D83F90">
            <w:pPr>
              <w:pStyle w:val="ad"/>
              <w:spacing w:before="0" w:beforeAutospacing="0" w:after="0" w:afterAutospacing="0"/>
              <w:jc w:val="both"/>
              <w:rPr>
                <w:color w:val="000000"/>
                <w:sz w:val="22"/>
                <w:szCs w:val="22"/>
              </w:rPr>
            </w:pPr>
            <w:r>
              <w:rPr>
                <w:color w:val="000000"/>
                <w:sz w:val="22"/>
                <w:szCs w:val="22"/>
              </w:rPr>
              <w:t> </w:t>
            </w:r>
          </w:p>
          <w:p w14:paraId="15F4A362" w14:textId="77777777" w:rsidR="004D5EB2" w:rsidRPr="00450F2B" w:rsidRDefault="004D5EB2" w:rsidP="0013389B">
            <w:pPr>
              <w:pStyle w:val="leftmargin"/>
              <w:spacing w:before="0" w:beforeAutospacing="0" w:after="0" w:afterAutospacing="0"/>
              <w:ind w:firstLine="375"/>
              <w:jc w:val="both"/>
              <w:rPr>
                <w:color w:val="000000"/>
              </w:rPr>
            </w:pPr>
          </w:p>
        </w:tc>
        <w:tc>
          <w:tcPr>
            <w:tcW w:w="4961" w:type="dxa"/>
            <w:gridSpan w:val="2"/>
            <w:tcPrChange w:id="4344" w:author="2" w:date="2021-08-31T10:55:00Z">
              <w:tcPr>
                <w:tcW w:w="4839" w:type="dxa"/>
              </w:tcPr>
            </w:tcPrChange>
          </w:tcPr>
          <w:p w14:paraId="2A144366" w14:textId="77777777" w:rsidR="0013389B" w:rsidRPr="006F33AA" w:rsidRDefault="0013389B" w:rsidP="0013389B">
            <w:pPr>
              <w:pStyle w:val="leftmargin"/>
              <w:spacing w:before="0" w:beforeAutospacing="0" w:after="0" w:afterAutospacing="0"/>
              <w:ind w:firstLine="375"/>
              <w:jc w:val="both"/>
              <w:rPr>
                <w:color w:val="000000"/>
                <w:sz w:val="20"/>
                <w:rPrChange w:id="4345" w:author="2" w:date="2021-08-31T10:55:00Z">
                  <w:rPr>
                    <w:color w:val="000000"/>
                    <w:sz w:val="22"/>
                    <w:szCs w:val="22"/>
                  </w:rPr>
                </w:rPrChange>
              </w:rPr>
            </w:pPr>
            <w:r w:rsidRPr="006F33AA">
              <w:rPr>
                <w:color w:val="000000"/>
                <w:sz w:val="20"/>
                <w:rPrChange w:id="4346" w:author="2" w:date="2021-08-31T10:55:00Z">
                  <w:rPr>
                    <w:color w:val="000000"/>
                    <w:sz w:val="22"/>
                    <w:szCs w:val="22"/>
                  </w:rPr>
                </w:rPrChange>
              </w:rPr>
              <w:t>1) одинакова и отлична от нуля</w:t>
            </w:r>
          </w:p>
          <w:p w14:paraId="666A7C84" w14:textId="77777777" w:rsidR="0013389B" w:rsidRPr="006F33AA" w:rsidRDefault="0013389B" w:rsidP="0013389B">
            <w:pPr>
              <w:pStyle w:val="leftmargin"/>
              <w:spacing w:before="0" w:beforeAutospacing="0" w:after="0" w:afterAutospacing="0"/>
              <w:ind w:firstLine="375"/>
              <w:jc w:val="both"/>
              <w:rPr>
                <w:color w:val="000000"/>
                <w:sz w:val="20"/>
                <w:rPrChange w:id="4347" w:author="2" w:date="2021-08-31T10:55:00Z">
                  <w:rPr>
                    <w:color w:val="000000"/>
                    <w:sz w:val="22"/>
                    <w:szCs w:val="22"/>
                  </w:rPr>
                </w:rPrChange>
              </w:rPr>
            </w:pPr>
            <w:r w:rsidRPr="006F33AA">
              <w:rPr>
                <w:color w:val="000000"/>
                <w:sz w:val="20"/>
                <w:rPrChange w:id="4348" w:author="2" w:date="2021-08-31T10:55:00Z">
                  <w:rPr>
                    <w:color w:val="000000"/>
                    <w:sz w:val="22"/>
                    <w:szCs w:val="22"/>
                  </w:rPr>
                </w:rPrChange>
              </w:rPr>
              <w:t>2) одинакова и равна нулю</w:t>
            </w:r>
          </w:p>
          <w:p w14:paraId="1E37B357" w14:textId="77777777" w:rsidR="0013389B" w:rsidRPr="006F33AA" w:rsidRDefault="0013389B" w:rsidP="0013389B">
            <w:pPr>
              <w:pStyle w:val="leftmargin"/>
              <w:spacing w:before="0" w:beforeAutospacing="0" w:after="0" w:afterAutospacing="0"/>
              <w:ind w:firstLine="375"/>
              <w:jc w:val="both"/>
              <w:rPr>
                <w:color w:val="000000"/>
                <w:sz w:val="20"/>
                <w:rPrChange w:id="4349" w:author="2" w:date="2021-08-31T10:55:00Z">
                  <w:rPr>
                    <w:color w:val="000000"/>
                    <w:sz w:val="22"/>
                    <w:szCs w:val="22"/>
                  </w:rPr>
                </w:rPrChange>
              </w:rPr>
            </w:pPr>
            <w:r w:rsidRPr="006F33AA">
              <w:rPr>
                <w:color w:val="000000"/>
                <w:sz w:val="20"/>
                <w:rPrChange w:id="4350" w:author="2" w:date="2021-08-31T10:55:00Z">
                  <w:rPr>
                    <w:color w:val="000000"/>
                    <w:sz w:val="22"/>
                    <w:szCs w:val="22"/>
                  </w:rPr>
                </w:rPrChange>
              </w:rPr>
              <w:t>3) не одинакова, больше в точке 1</w:t>
            </w:r>
          </w:p>
          <w:p w14:paraId="59E7CCD9" w14:textId="77777777" w:rsidR="0013389B" w:rsidRPr="006F33AA" w:rsidRDefault="0013389B" w:rsidP="0013389B">
            <w:pPr>
              <w:pStyle w:val="leftmargin"/>
              <w:spacing w:before="0" w:beforeAutospacing="0" w:after="0" w:afterAutospacing="0"/>
              <w:ind w:firstLine="375"/>
              <w:jc w:val="both"/>
              <w:rPr>
                <w:color w:val="000000"/>
                <w:sz w:val="20"/>
                <w:rPrChange w:id="4351" w:author="2" w:date="2021-08-31T10:55:00Z">
                  <w:rPr>
                    <w:color w:val="000000"/>
                    <w:sz w:val="22"/>
                    <w:szCs w:val="22"/>
                  </w:rPr>
                </w:rPrChange>
              </w:rPr>
            </w:pPr>
            <w:r w:rsidRPr="006F33AA">
              <w:rPr>
                <w:color w:val="000000"/>
                <w:sz w:val="20"/>
                <w:rPrChange w:id="4352" w:author="2" w:date="2021-08-31T10:55:00Z">
                  <w:rPr>
                    <w:color w:val="000000"/>
                    <w:sz w:val="22"/>
                    <w:szCs w:val="22"/>
                  </w:rPr>
                </w:rPrChange>
              </w:rPr>
              <w:t>4) не одинакова, больше в точке 2</w:t>
            </w:r>
          </w:p>
          <w:p w14:paraId="652CA996" w14:textId="77777777" w:rsidR="004D5EB2" w:rsidRPr="006F33AA" w:rsidRDefault="004D5EB2" w:rsidP="00450F2B">
            <w:pPr>
              <w:pStyle w:val="a4"/>
              <w:spacing w:after="0" w:line="273" w:lineRule="exact"/>
              <w:ind w:left="346" w:right="20" w:firstLine="142"/>
              <w:rPr>
                <w:rFonts w:ascii="Times New Roman" w:hAnsi="Times New Roman"/>
                <w:color w:val="000000"/>
                <w:sz w:val="20"/>
                <w:rPrChange w:id="4353"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4354" w:author="2" w:date="2021-08-31T10:55:00Z">
              <w:tcPr>
                <w:tcW w:w="547" w:type="dxa"/>
              </w:tcPr>
            </w:tcPrChange>
          </w:tcPr>
          <w:p w14:paraId="7D72D3AA" w14:textId="2CAA7C2C" w:rsidR="004D5EB2" w:rsidRPr="00450F2B" w:rsidRDefault="0013389B" w:rsidP="00450F2B">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4D5EB2" w:rsidRPr="00450F2B" w14:paraId="0B03F38B" w14:textId="77777777" w:rsidTr="00911EF6">
        <w:tc>
          <w:tcPr>
            <w:tcW w:w="846" w:type="dxa"/>
            <w:tcPrChange w:id="4355" w:author="2" w:date="2021-08-31T10:55:00Z">
              <w:tcPr>
                <w:tcW w:w="846" w:type="dxa"/>
              </w:tcPr>
            </w:tcPrChange>
          </w:tcPr>
          <w:p w14:paraId="29039999" w14:textId="77777777" w:rsidR="004D5EB2" w:rsidRPr="00450F2B" w:rsidRDefault="004D5EB2" w:rsidP="00450F2B">
            <w:pPr>
              <w:spacing w:after="120"/>
              <w:rPr>
                <w:rFonts w:ascii="Times New Roman" w:hAnsi="Times New Roman" w:cs="Times New Roman"/>
                <w:sz w:val="24"/>
                <w:szCs w:val="24"/>
              </w:rPr>
            </w:pPr>
          </w:p>
        </w:tc>
        <w:tc>
          <w:tcPr>
            <w:tcW w:w="1843" w:type="dxa"/>
            <w:tcPrChange w:id="4356" w:author="2" w:date="2021-08-31T10:55:00Z">
              <w:tcPr>
                <w:tcW w:w="1843" w:type="dxa"/>
              </w:tcPr>
            </w:tcPrChange>
          </w:tcPr>
          <w:p w14:paraId="0A284F3D" w14:textId="77777777" w:rsidR="004D5EB2" w:rsidRPr="00450F2B" w:rsidRDefault="004D5EB2" w:rsidP="00450F2B">
            <w:pPr>
              <w:spacing w:after="120"/>
              <w:rPr>
                <w:rFonts w:ascii="Times New Roman" w:hAnsi="Times New Roman" w:cs="Times New Roman"/>
                <w:sz w:val="24"/>
                <w:szCs w:val="24"/>
              </w:rPr>
            </w:pPr>
          </w:p>
        </w:tc>
        <w:tc>
          <w:tcPr>
            <w:tcW w:w="425" w:type="dxa"/>
            <w:tcPrChange w:id="4357" w:author="2" w:date="2021-08-31T10:55:00Z">
              <w:tcPr>
                <w:tcW w:w="425" w:type="dxa"/>
              </w:tcPr>
            </w:tcPrChange>
          </w:tcPr>
          <w:p w14:paraId="477483AB" w14:textId="77777777" w:rsidR="004D5EB2" w:rsidRPr="00450F2B" w:rsidRDefault="004D5EB2" w:rsidP="00450F2B">
            <w:pPr>
              <w:spacing w:after="120"/>
              <w:rPr>
                <w:rFonts w:ascii="Times New Roman" w:hAnsi="Times New Roman" w:cs="Times New Roman"/>
                <w:sz w:val="24"/>
                <w:szCs w:val="24"/>
              </w:rPr>
            </w:pPr>
          </w:p>
        </w:tc>
        <w:tc>
          <w:tcPr>
            <w:tcW w:w="392" w:type="dxa"/>
            <w:tcPrChange w:id="4358" w:author="2" w:date="2021-08-31T10:55:00Z">
              <w:tcPr>
                <w:tcW w:w="392" w:type="dxa"/>
              </w:tcPr>
            </w:tcPrChange>
          </w:tcPr>
          <w:p w14:paraId="5BEC0CEA" w14:textId="77777777" w:rsidR="004D5EB2" w:rsidRPr="00450F2B" w:rsidRDefault="004D5EB2" w:rsidP="00450F2B">
            <w:pPr>
              <w:spacing w:after="120"/>
              <w:rPr>
                <w:rFonts w:ascii="Times New Roman" w:hAnsi="Times New Roman" w:cs="Times New Roman"/>
                <w:sz w:val="24"/>
                <w:szCs w:val="24"/>
              </w:rPr>
            </w:pPr>
          </w:p>
        </w:tc>
        <w:tc>
          <w:tcPr>
            <w:tcW w:w="553" w:type="dxa"/>
            <w:tcPrChange w:id="4359" w:author="2" w:date="2021-08-31T10:55:00Z">
              <w:tcPr>
                <w:tcW w:w="553" w:type="dxa"/>
              </w:tcPr>
            </w:tcPrChange>
          </w:tcPr>
          <w:p w14:paraId="09B84607" w14:textId="689FF6AF" w:rsidR="004D5EB2" w:rsidRDefault="0013389B" w:rsidP="00450F2B">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4360" w:author="2" w:date="2021-08-31T10:55:00Z">
              <w:tcPr>
                <w:tcW w:w="6001" w:type="dxa"/>
              </w:tcPr>
            </w:tcPrChange>
          </w:tcPr>
          <w:p w14:paraId="4EF86FA5" w14:textId="33E33367" w:rsidR="0013389B" w:rsidRDefault="0013389B" w:rsidP="0013389B">
            <w:pPr>
              <w:pStyle w:val="leftmargin"/>
              <w:spacing w:before="0" w:beforeAutospacing="0" w:after="0" w:afterAutospacing="0"/>
              <w:ind w:firstLine="375"/>
              <w:jc w:val="both"/>
              <w:rPr>
                <w:color w:val="000000"/>
                <w:sz w:val="22"/>
                <w:szCs w:val="22"/>
              </w:rPr>
            </w:pPr>
            <w:r>
              <w:rPr>
                <w:color w:val="000000"/>
                <w:sz w:val="22"/>
                <w:szCs w:val="22"/>
              </w:rPr>
              <w:t>Свет от двух точечных когерентных монохроматических источников приходит в точку 1 экрана с разностью фаз </w:t>
            </w:r>
            <m:oMath>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3</m:t>
                  </m:r>
                </m:num>
                <m:den>
                  <m:r>
                    <w:rPr>
                      <w:rFonts w:ascii="Cambria Math" w:hAnsi="Cambria Math"/>
                      <w:color w:val="000000"/>
                      <w:sz w:val="22"/>
                      <w:szCs w:val="22"/>
                    </w:rPr>
                    <m:t>2</m:t>
                  </m:r>
                </m:den>
              </m:f>
              <m:r>
                <w:rPr>
                  <w:rFonts w:ascii="Cambria Math" w:hAnsi="Cambria Math"/>
                  <w:color w:val="000000"/>
                  <w:sz w:val="22"/>
                  <w:szCs w:val="22"/>
                </w:rPr>
                <m:t>λ</m:t>
              </m:r>
            </m:oMath>
            <w:r w:rsidR="00F178BB">
              <w:rPr>
                <w:color w:val="000000"/>
                <w:sz w:val="22"/>
                <w:szCs w:val="22"/>
              </w:rPr>
              <w:t xml:space="preserve"> </w:t>
            </w:r>
            <w:r>
              <w:rPr>
                <w:color w:val="000000"/>
                <w:sz w:val="22"/>
                <w:szCs w:val="22"/>
              </w:rPr>
              <w:t> в точку 2 экрана с разностью фаз </w:t>
            </w:r>
            <m:oMath>
              <m:r>
                <w:rPr>
                  <w:rFonts w:ascii="Cambria Math" w:hAnsi="Cambria Math"/>
                  <w:color w:val="000000"/>
                  <w:sz w:val="22"/>
                  <w:szCs w:val="22"/>
                </w:rPr>
                <m:t xml:space="preserve"> ∆=λ</m:t>
              </m:r>
            </m:oMath>
            <w:r>
              <w:rPr>
                <w:color w:val="000000"/>
                <w:sz w:val="22"/>
                <w:szCs w:val="22"/>
              </w:rPr>
              <w:t> Одинакова ли в этих точках освещенность и если не одинакова, то в какой точке она больше?</w:t>
            </w:r>
          </w:p>
          <w:p w14:paraId="7D6325EC" w14:textId="168BC7E3" w:rsidR="004D5EB2" w:rsidRPr="0013389B" w:rsidRDefault="0013389B" w:rsidP="0013389B">
            <w:pPr>
              <w:pStyle w:val="ad"/>
              <w:spacing w:before="0" w:beforeAutospacing="0" w:after="0" w:afterAutospacing="0"/>
              <w:jc w:val="both"/>
              <w:rPr>
                <w:color w:val="000000"/>
                <w:sz w:val="22"/>
                <w:szCs w:val="22"/>
              </w:rPr>
            </w:pPr>
            <w:r>
              <w:rPr>
                <w:color w:val="000000"/>
                <w:sz w:val="22"/>
                <w:szCs w:val="22"/>
              </w:rPr>
              <w:t> </w:t>
            </w:r>
          </w:p>
        </w:tc>
        <w:tc>
          <w:tcPr>
            <w:tcW w:w="4961" w:type="dxa"/>
            <w:gridSpan w:val="2"/>
            <w:tcPrChange w:id="4361" w:author="2" w:date="2021-08-31T10:55:00Z">
              <w:tcPr>
                <w:tcW w:w="4839" w:type="dxa"/>
              </w:tcPr>
            </w:tcPrChange>
          </w:tcPr>
          <w:p w14:paraId="049007B8" w14:textId="77777777" w:rsidR="0013389B" w:rsidRPr="006F33AA" w:rsidRDefault="0013389B" w:rsidP="0013389B">
            <w:pPr>
              <w:pStyle w:val="leftmargin"/>
              <w:spacing w:before="0" w:beforeAutospacing="0" w:after="0" w:afterAutospacing="0"/>
              <w:ind w:firstLine="375"/>
              <w:jc w:val="both"/>
              <w:rPr>
                <w:color w:val="000000"/>
                <w:sz w:val="20"/>
                <w:rPrChange w:id="4362" w:author="2" w:date="2021-08-31T10:55:00Z">
                  <w:rPr>
                    <w:color w:val="000000"/>
                    <w:sz w:val="22"/>
                    <w:szCs w:val="22"/>
                  </w:rPr>
                </w:rPrChange>
              </w:rPr>
            </w:pPr>
            <w:r w:rsidRPr="006F33AA">
              <w:rPr>
                <w:color w:val="000000"/>
                <w:sz w:val="20"/>
                <w:rPrChange w:id="4363" w:author="2" w:date="2021-08-31T10:55:00Z">
                  <w:rPr>
                    <w:color w:val="000000"/>
                    <w:sz w:val="22"/>
                    <w:szCs w:val="22"/>
                  </w:rPr>
                </w:rPrChange>
              </w:rPr>
              <w:t>1) одинакова и отлична от нуля</w:t>
            </w:r>
          </w:p>
          <w:p w14:paraId="2484D5AB" w14:textId="77777777" w:rsidR="0013389B" w:rsidRPr="006F33AA" w:rsidRDefault="0013389B" w:rsidP="0013389B">
            <w:pPr>
              <w:pStyle w:val="leftmargin"/>
              <w:spacing w:before="0" w:beforeAutospacing="0" w:after="0" w:afterAutospacing="0"/>
              <w:ind w:firstLine="375"/>
              <w:jc w:val="both"/>
              <w:rPr>
                <w:color w:val="000000"/>
                <w:sz w:val="20"/>
                <w:rPrChange w:id="4364" w:author="2" w:date="2021-08-31T10:55:00Z">
                  <w:rPr>
                    <w:color w:val="000000"/>
                    <w:sz w:val="22"/>
                    <w:szCs w:val="22"/>
                  </w:rPr>
                </w:rPrChange>
              </w:rPr>
            </w:pPr>
            <w:r w:rsidRPr="006F33AA">
              <w:rPr>
                <w:color w:val="000000"/>
                <w:sz w:val="20"/>
                <w:rPrChange w:id="4365" w:author="2" w:date="2021-08-31T10:55:00Z">
                  <w:rPr>
                    <w:color w:val="000000"/>
                    <w:sz w:val="22"/>
                    <w:szCs w:val="22"/>
                  </w:rPr>
                </w:rPrChange>
              </w:rPr>
              <w:t>2) одинакова и равна нулю</w:t>
            </w:r>
          </w:p>
          <w:p w14:paraId="1705C0F6" w14:textId="77777777" w:rsidR="0013389B" w:rsidRPr="006F33AA" w:rsidRDefault="0013389B" w:rsidP="0013389B">
            <w:pPr>
              <w:pStyle w:val="leftmargin"/>
              <w:spacing w:before="0" w:beforeAutospacing="0" w:after="0" w:afterAutospacing="0"/>
              <w:ind w:firstLine="375"/>
              <w:jc w:val="both"/>
              <w:rPr>
                <w:color w:val="000000"/>
                <w:sz w:val="20"/>
                <w:rPrChange w:id="4366" w:author="2" w:date="2021-08-31T10:55:00Z">
                  <w:rPr>
                    <w:color w:val="000000"/>
                    <w:sz w:val="22"/>
                    <w:szCs w:val="22"/>
                  </w:rPr>
                </w:rPrChange>
              </w:rPr>
            </w:pPr>
            <w:r w:rsidRPr="006F33AA">
              <w:rPr>
                <w:color w:val="000000"/>
                <w:sz w:val="20"/>
                <w:rPrChange w:id="4367" w:author="2" w:date="2021-08-31T10:55:00Z">
                  <w:rPr>
                    <w:color w:val="000000"/>
                    <w:sz w:val="22"/>
                    <w:szCs w:val="22"/>
                  </w:rPr>
                </w:rPrChange>
              </w:rPr>
              <w:t>3) не одинакова, больше в точке 1</w:t>
            </w:r>
          </w:p>
          <w:p w14:paraId="52C86DEA" w14:textId="77777777" w:rsidR="0013389B" w:rsidRPr="006F33AA" w:rsidRDefault="0013389B" w:rsidP="0013389B">
            <w:pPr>
              <w:pStyle w:val="leftmargin"/>
              <w:spacing w:before="0" w:beforeAutospacing="0" w:after="0" w:afterAutospacing="0"/>
              <w:ind w:firstLine="375"/>
              <w:jc w:val="both"/>
              <w:rPr>
                <w:color w:val="000000"/>
                <w:sz w:val="20"/>
                <w:rPrChange w:id="4368" w:author="2" w:date="2021-08-31T10:55:00Z">
                  <w:rPr>
                    <w:color w:val="000000"/>
                    <w:sz w:val="22"/>
                    <w:szCs w:val="22"/>
                  </w:rPr>
                </w:rPrChange>
              </w:rPr>
            </w:pPr>
            <w:r w:rsidRPr="006F33AA">
              <w:rPr>
                <w:color w:val="000000"/>
                <w:sz w:val="20"/>
                <w:rPrChange w:id="4369" w:author="2" w:date="2021-08-31T10:55:00Z">
                  <w:rPr>
                    <w:color w:val="000000"/>
                    <w:sz w:val="22"/>
                    <w:szCs w:val="22"/>
                  </w:rPr>
                </w:rPrChange>
              </w:rPr>
              <w:t>4) не одинакова, больше в точке 2</w:t>
            </w:r>
          </w:p>
          <w:p w14:paraId="5FB2D574" w14:textId="77777777" w:rsidR="004D5EB2" w:rsidRPr="006F33AA" w:rsidRDefault="004D5EB2" w:rsidP="00450F2B">
            <w:pPr>
              <w:pStyle w:val="a4"/>
              <w:spacing w:after="0" w:line="273" w:lineRule="exact"/>
              <w:ind w:left="346" w:right="20" w:firstLine="142"/>
              <w:rPr>
                <w:rFonts w:ascii="Times New Roman" w:hAnsi="Times New Roman"/>
                <w:color w:val="000000"/>
                <w:sz w:val="20"/>
                <w:rPrChange w:id="4370"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4371" w:author="2" w:date="2021-08-31T10:55:00Z">
              <w:tcPr>
                <w:tcW w:w="547" w:type="dxa"/>
              </w:tcPr>
            </w:tcPrChange>
          </w:tcPr>
          <w:p w14:paraId="6AB3B3C1" w14:textId="10413E91" w:rsidR="004D5EB2" w:rsidRPr="00450F2B" w:rsidRDefault="0013389B" w:rsidP="00450F2B">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4</w:t>
            </w:r>
          </w:p>
        </w:tc>
      </w:tr>
      <w:tr w:rsidR="004D5EB2" w:rsidRPr="00450F2B" w14:paraId="6FAD0424" w14:textId="77777777" w:rsidTr="00911EF6">
        <w:tc>
          <w:tcPr>
            <w:tcW w:w="846" w:type="dxa"/>
            <w:tcPrChange w:id="4372" w:author="2" w:date="2021-08-31T10:55:00Z">
              <w:tcPr>
                <w:tcW w:w="846" w:type="dxa"/>
              </w:tcPr>
            </w:tcPrChange>
          </w:tcPr>
          <w:p w14:paraId="509EF0EE" w14:textId="77777777" w:rsidR="004D5EB2" w:rsidRPr="00450F2B" w:rsidRDefault="004D5EB2" w:rsidP="00450F2B">
            <w:pPr>
              <w:spacing w:after="120"/>
              <w:rPr>
                <w:rFonts w:ascii="Times New Roman" w:hAnsi="Times New Roman" w:cs="Times New Roman"/>
                <w:sz w:val="24"/>
                <w:szCs w:val="24"/>
              </w:rPr>
            </w:pPr>
          </w:p>
        </w:tc>
        <w:tc>
          <w:tcPr>
            <w:tcW w:w="1843" w:type="dxa"/>
            <w:tcPrChange w:id="4373" w:author="2" w:date="2021-08-31T10:55:00Z">
              <w:tcPr>
                <w:tcW w:w="1843" w:type="dxa"/>
              </w:tcPr>
            </w:tcPrChange>
          </w:tcPr>
          <w:p w14:paraId="7C8DBC50" w14:textId="77777777" w:rsidR="004D5EB2" w:rsidRPr="00450F2B" w:rsidRDefault="004D5EB2" w:rsidP="00450F2B">
            <w:pPr>
              <w:spacing w:after="120"/>
              <w:rPr>
                <w:rFonts w:ascii="Times New Roman" w:hAnsi="Times New Roman" w:cs="Times New Roman"/>
                <w:sz w:val="24"/>
                <w:szCs w:val="24"/>
              </w:rPr>
            </w:pPr>
          </w:p>
        </w:tc>
        <w:tc>
          <w:tcPr>
            <w:tcW w:w="425" w:type="dxa"/>
            <w:tcPrChange w:id="4374" w:author="2" w:date="2021-08-31T10:55:00Z">
              <w:tcPr>
                <w:tcW w:w="425" w:type="dxa"/>
              </w:tcPr>
            </w:tcPrChange>
          </w:tcPr>
          <w:p w14:paraId="647E51CE" w14:textId="77777777" w:rsidR="004D5EB2" w:rsidRPr="00450F2B" w:rsidRDefault="004D5EB2" w:rsidP="00450F2B">
            <w:pPr>
              <w:spacing w:after="120"/>
              <w:rPr>
                <w:rFonts w:ascii="Times New Roman" w:hAnsi="Times New Roman" w:cs="Times New Roman"/>
                <w:sz w:val="24"/>
                <w:szCs w:val="24"/>
              </w:rPr>
            </w:pPr>
          </w:p>
        </w:tc>
        <w:tc>
          <w:tcPr>
            <w:tcW w:w="392" w:type="dxa"/>
            <w:tcPrChange w:id="4375" w:author="2" w:date="2021-08-31T10:55:00Z">
              <w:tcPr>
                <w:tcW w:w="392" w:type="dxa"/>
              </w:tcPr>
            </w:tcPrChange>
          </w:tcPr>
          <w:p w14:paraId="5D1538B5" w14:textId="77777777" w:rsidR="004D5EB2" w:rsidRPr="00450F2B" w:rsidRDefault="004D5EB2" w:rsidP="00450F2B">
            <w:pPr>
              <w:spacing w:after="120"/>
              <w:rPr>
                <w:rFonts w:ascii="Times New Roman" w:hAnsi="Times New Roman" w:cs="Times New Roman"/>
                <w:sz w:val="24"/>
                <w:szCs w:val="24"/>
              </w:rPr>
            </w:pPr>
          </w:p>
        </w:tc>
        <w:tc>
          <w:tcPr>
            <w:tcW w:w="553" w:type="dxa"/>
            <w:tcPrChange w:id="4376" w:author="2" w:date="2021-08-31T10:55:00Z">
              <w:tcPr>
                <w:tcW w:w="553" w:type="dxa"/>
              </w:tcPr>
            </w:tcPrChange>
          </w:tcPr>
          <w:p w14:paraId="122D4EAD" w14:textId="5BC792C1" w:rsidR="004D5EB2" w:rsidRDefault="0013389B" w:rsidP="00450F2B">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4377" w:author="2" w:date="2021-08-31T10:55:00Z">
              <w:tcPr>
                <w:tcW w:w="6001" w:type="dxa"/>
              </w:tcPr>
            </w:tcPrChange>
          </w:tcPr>
          <w:p w14:paraId="22226428" w14:textId="77777777" w:rsidR="00ED3C3A" w:rsidRPr="00ED3C3A" w:rsidRDefault="00ED3C3A" w:rsidP="00ED3C3A">
            <w:pPr>
              <w:ind w:firstLine="375"/>
              <w:jc w:val="both"/>
              <w:rPr>
                <w:rFonts w:ascii="Times New Roman" w:eastAsia="Times New Roman" w:hAnsi="Times New Roman" w:cs="Times New Roman"/>
                <w:color w:val="000000"/>
                <w:lang w:eastAsia="ru-RU"/>
              </w:rPr>
            </w:pPr>
            <w:r w:rsidRPr="00ED3C3A">
              <w:rPr>
                <w:rFonts w:ascii="Times New Roman" w:eastAsia="Times New Roman" w:hAnsi="Times New Roman" w:cs="Times New Roman"/>
                <w:color w:val="000000"/>
                <w:lang w:eastAsia="ru-RU"/>
              </w:rPr>
              <w:t>На плоскопараллельную стеклянную пластинку и стеклянную призму падает луч белого света (см. рисунок).</w:t>
            </w:r>
          </w:p>
          <w:p w14:paraId="09056A4F" w14:textId="54719F2C" w:rsidR="00ED3C3A" w:rsidRPr="00ED3C3A" w:rsidRDefault="00ED3C3A" w:rsidP="00ED3C3A">
            <w:pPr>
              <w:jc w:val="both"/>
              <w:rPr>
                <w:rFonts w:ascii="Times New Roman" w:eastAsia="Times New Roman" w:hAnsi="Times New Roman" w:cs="Times New Roman"/>
                <w:color w:val="000000"/>
                <w:lang w:eastAsia="ru-RU"/>
              </w:rPr>
            </w:pPr>
            <w:r w:rsidRPr="00ED3C3A">
              <w:rPr>
                <w:rFonts w:ascii="Times New Roman" w:eastAsia="Times New Roman" w:hAnsi="Times New Roman" w:cs="Times New Roman"/>
                <w:noProof/>
                <w:color w:val="000000"/>
                <w:lang w:eastAsia="ru-RU"/>
              </w:rPr>
              <w:drawing>
                <wp:inline distT="0" distB="0" distL="0" distR="0" wp14:anchorId="2FCC1FBC" wp14:editId="44EA2A44">
                  <wp:extent cx="3021330" cy="1558290"/>
                  <wp:effectExtent l="0" t="0" r="7620" b="3810"/>
                  <wp:docPr id="41" name="Рисунок 41" descr="https://phys-ege.sdamgia.ru/get_file?id=7532&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hys-ege.sdamgia.ru/get_file?id=7532&amp;png=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21330" cy="1558290"/>
                          </a:xfrm>
                          <a:prstGeom prst="rect">
                            <a:avLst/>
                          </a:prstGeom>
                          <a:noFill/>
                          <a:ln>
                            <a:noFill/>
                          </a:ln>
                        </pic:spPr>
                      </pic:pic>
                    </a:graphicData>
                  </a:graphic>
                </wp:inline>
              </w:drawing>
            </w:r>
            <w:r w:rsidRPr="00ED3C3A">
              <w:rPr>
                <w:rFonts w:ascii="Times New Roman" w:eastAsia="Times New Roman" w:hAnsi="Times New Roman" w:cs="Times New Roman"/>
                <w:color w:val="000000"/>
                <w:lang w:eastAsia="ru-RU"/>
              </w:rPr>
              <w:t>Дисперсия света в виде радужных полос на экране</w:t>
            </w:r>
          </w:p>
          <w:p w14:paraId="6F2FEAEF" w14:textId="77777777" w:rsidR="004D5EB2" w:rsidRPr="00450F2B" w:rsidRDefault="004D5EB2" w:rsidP="00450F2B">
            <w:pPr>
              <w:ind w:firstLine="375"/>
              <w:jc w:val="both"/>
              <w:rPr>
                <w:rFonts w:ascii="Times New Roman" w:eastAsia="Times New Roman" w:hAnsi="Times New Roman" w:cs="Times New Roman"/>
                <w:color w:val="000000"/>
                <w:lang w:eastAsia="ru-RU"/>
              </w:rPr>
            </w:pPr>
          </w:p>
        </w:tc>
        <w:tc>
          <w:tcPr>
            <w:tcW w:w="4961" w:type="dxa"/>
            <w:gridSpan w:val="2"/>
            <w:tcPrChange w:id="4378" w:author="2" w:date="2021-08-31T10:55:00Z">
              <w:tcPr>
                <w:tcW w:w="4839" w:type="dxa"/>
              </w:tcPr>
            </w:tcPrChange>
          </w:tcPr>
          <w:p w14:paraId="0A8D5F4E" w14:textId="77777777" w:rsidR="00ED3C3A" w:rsidRPr="006F33AA" w:rsidRDefault="00ED3C3A" w:rsidP="00ED3C3A">
            <w:pPr>
              <w:ind w:firstLine="375"/>
              <w:jc w:val="both"/>
              <w:rPr>
                <w:rFonts w:ascii="Times New Roman" w:hAnsi="Times New Roman"/>
                <w:color w:val="000000"/>
                <w:sz w:val="20"/>
                <w:rPrChange w:id="4379"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380" w:author="2" w:date="2021-08-31T10:55:00Z">
                  <w:rPr>
                    <w:rFonts w:ascii="Times New Roman" w:eastAsia="Times New Roman" w:hAnsi="Times New Roman" w:cs="Times New Roman"/>
                    <w:color w:val="000000"/>
                    <w:lang w:eastAsia="ru-RU"/>
                  </w:rPr>
                </w:rPrChange>
              </w:rPr>
              <w:t>1) будет наблюдаться только в случае А</w:t>
            </w:r>
          </w:p>
          <w:p w14:paraId="6C8DF366" w14:textId="77777777" w:rsidR="00ED3C3A" w:rsidRPr="006F33AA" w:rsidRDefault="00ED3C3A" w:rsidP="00ED3C3A">
            <w:pPr>
              <w:ind w:firstLine="375"/>
              <w:jc w:val="both"/>
              <w:rPr>
                <w:rFonts w:ascii="Times New Roman" w:hAnsi="Times New Roman"/>
                <w:color w:val="000000"/>
                <w:sz w:val="20"/>
                <w:rPrChange w:id="4381"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382" w:author="2" w:date="2021-08-31T10:55:00Z">
                  <w:rPr>
                    <w:rFonts w:ascii="Times New Roman" w:eastAsia="Times New Roman" w:hAnsi="Times New Roman" w:cs="Times New Roman"/>
                    <w:color w:val="000000"/>
                    <w:lang w:eastAsia="ru-RU"/>
                  </w:rPr>
                </w:rPrChange>
              </w:rPr>
              <w:t>2) будет наблюдаться только в случае Б</w:t>
            </w:r>
          </w:p>
          <w:p w14:paraId="1CBF7583" w14:textId="77777777" w:rsidR="00ED3C3A" w:rsidRPr="006F33AA" w:rsidRDefault="00ED3C3A" w:rsidP="00ED3C3A">
            <w:pPr>
              <w:ind w:firstLine="375"/>
              <w:jc w:val="both"/>
              <w:rPr>
                <w:rFonts w:ascii="Times New Roman" w:hAnsi="Times New Roman"/>
                <w:color w:val="000000"/>
                <w:sz w:val="20"/>
                <w:rPrChange w:id="4383"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384" w:author="2" w:date="2021-08-31T10:55:00Z">
                  <w:rPr>
                    <w:rFonts w:ascii="Times New Roman" w:eastAsia="Times New Roman" w:hAnsi="Times New Roman" w:cs="Times New Roman"/>
                    <w:color w:val="000000"/>
                    <w:lang w:eastAsia="ru-RU"/>
                  </w:rPr>
                </w:rPrChange>
              </w:rPr>
              <w:t>3) будет наблюдаться и в случае А, и в случае Б</w:t>
            </w:r>
          </w:p>
          <w:p w14:paraId="780BD3F7" w14:textId="77777777" w:rsidR="00ED3C3A" w:rsidRPr="006F33AA" w:rsidRDefault="00ED3C3A" w:rsidP="00ED3C3A">
            <w:pPr>
              <w:ind w:firstLine="375"/>
              <w:jc w:val="both"/>
              <w:rPr>
                <w:rFonts w:ascii="Times New Roman" w:hAnsi="Times New Roman"/>
                <w:color w:val="000000"/>
                <w:sz w:val="20"/>
                <w:rPrChange w:id="4385"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386" w:author="2" w:date="2021-08-31T10:55:00Z">
                  <w:rPr>
                    <w:rFonts w:ascii="Times New Roman" w:eastAsia="Times New Roman" w:hAnsi="Times New Roman" w:cs="Times New Roman"/>
                    <w:color w:val="000000"/>
                    <w:lang w:eastAsia="ru-RU"/>
                  </w:rPr>
                </w:rPrChange>
              </w:rPr>
              <w:t>4) не будет наблюдаться ни в случае А, ни в случае Б</w:t>
            </w:r>
          </w:p>
          <w:p w14:paraId="1C54B37C" w14:textId="77777777" w:rsidR="004D5EB2" w:rsidRPr="006F33AA" w:rsidRDefault="004D5EB2" w:rsidP="00450F2B">
            <w:pPr>
              <w:pStyle w:val="a4"/>
              <w:spacing w:after="0" w:line="273" w:lineRule="exact"/>
              <w:ind w:left="346" w:right="20" w:firstLine="142"/>
              <w:rPr>
                <w:rFonts w:ascii="Times New Roman" w:hAnsi="Times New Roman"/>
                <w:color w:val="000000"/>
                <w:sz w:val="20"/>
                <w:rPrChange w:id="4387"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4388" w:author="2" w:date="2021-08-31T10:55:00Z">
              <w:tcPr>
                <w:tcW w:w="547" w:type="dxa"/>
              </w:tcPr>
            </w:tcPrChange>
          </w:tcPr>
          <w:p w14:paraId="78765BCF" w14:textId="750B17A1" w:rsidR="004D5EB2" w:rsidRPr="00450F2B" w:rsidRDefault="00F178BB" w:rsidP="00450F2B">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4D5EB2" w:rsidRPr="00450F2B" w14:paraId="4FCC85D3" w14:textId="77777777" w:rsidTr="00911EF6">
        <w:tc>
          <w:tcPr>
            <w:tcW w:w="846" w:type="dxa"/>
            <w:tcPrChange w:id="4389" w:author="2" w:date="2021-08-31T10:55:00Z">
              <w:tcPr>
                <w:tcW w:w="846" w:type="dxa"/>
              </w:tcPr>
            </w:tcPrChange>
          </w:tcPr>
          <w:p w14:paraId="33856FB2" w14:textId="77777777" w:rsidR="004D5EB2" w:rsidRPr="00450F2B" w:rsidRDefault="004D5EB2" w:rsidP="00450F2B">
            <w:pPr>
              <w:spacing w:after="120"/>
              <w:rPr>
                <w:rFonts w:ascii="Times New Roman" w:hAnsi="Times New Roman" w:cs="Times New Roman"/>
                <w:sz w:val="24"/>
                <w:szCs w:val="24"/>
              </w:rPr>
            </w:pPr>
          </w:p>
        </w:tc>
        <w:tc>
          <w:tcPr>
            <w:tcW w:w="1843" w:type="dxa"/>
            <w:tcPrChange w:id="4390" w:author="2" w:date="2021-08-31T10:55:00Z">
              <w:tcPr>
                <w:tcW w:w="1843" w:type="dxa"/>
              </w:tcPr>
            </w:tcPrChange>
          </w:tcPr>
          <w:p w14:paraId="211ABD68" w14:textId="77777777" w:rsidR="004D5EB2" w:rsidRPr="00450F2B" w:rsidRDefault="004D5EB2" w:rsidP="00450F2B">
            <w:pPr>
              <w:spacing w:after="120"/>
              <w:rPr>
                <w:rFonts w:ascii="Times New Roman" w:hAnsi="Times New Roman" w:cs="Times New Roman"/>
                <w:sz w:val="24"/>
                <w:szCs w:val="24"/>
              </w:rPr>
            </w:pPr>
          </w:p>
        </w:tc>
        <w:tc>
          <w:tcPr>
            <w:tcW w:w="425" w:type="dxa"/>
            <w:tcPrChange w:id="4391" w:author="2" w:date="2021-08-31T10:55:00Z">
              <w:tcPr>
                <w:tcW w:w="425" w:type="dxa"/>
              </w:tcPr>
            </w:tcPrChange>
          </w:tcPr>
          <w:p w14:paraId="19E10C09" w14:textId="77777777" w:rsidR="004D5EB2" w:rsidRPr="00450F2B" w:rsidRDefault="004D5EB2" w:rsidP="00450F2B">
            <w:pPr>
              <w:spacing w:after="120"/>
              <w:rPr>
                <w:rFonts w:ascii="Times New Roman" w:hAnsi="Times New Roman" w:cs="Times New Roman"/>
                <w:sz w:val="24"/>
                <w:szCs w:val="24"/>
              </w:rPr>
            </w:pPr>
          </w:p>
        </w:tc>
        <w:tc>
          <w:tcPr>
            <w:tcW w:w="392" w:type="dxa"/>
            <w:tcPrChange w:id="4392" w:author="2" w:date="2021-08-31T10:55:00Z">
              <w:tcPr>
                <w:tcW w:w="392" w:type="dxa"/>
              </w:tcPr>
            </w:tcPrChange>
          </w:tcPr>
          <w:p w14:paraId="69977328" w14:textId="77777777" w:rsidR="004D5EB2" w:rsidRPr="00450F2B" w:rsidRDefault="004D5EB2" w:rsidP="00450F2B">
            <w:pPr>
              <w:spacing w:after="120"/>
              <w:rPr>
                <w:rFonts w:ascii="Times New Roman" w:hAnsi="Times New Roman" w:cs="Times New Roman"/>
                <w:sz w:val="24"/>
                <w:szCs w:val="24"/>
              </w:rPr>
            </w:pPr>
          </w:p>
        </w:tc>
        <w:tc>
          <w:tcPr>
            <w:tcW w:w="553" w:type="dxa"/>
            <w:tcPrChange w:id="4393" w:author="2" w:date="2021-08-31T10:55:00Z">
              <w:tcPr>
                <w:tcW w:w="553" w:type="dxa"/>
              </w:tcPr>
            </w:tcPrChange>
          </w:tcPr>
          <w:p w14:paraId="7229C714" w14:textId="04A3EC73" w:rsidR="004D5EB2" w:rsidRDefault="0013389B" w:rsidP="00450F2B">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4394" w:author="2" w:date="2021-08-31T10:55:00Z">
              <w:tcPr>
                <w:tcW w:w="6001" w:type="dxa"/>
              </w:tcPr>
            </w:tcPrChange>
          </w:tcPr>
          <w:p w14:paraId="7296FA4B" w14:textId="77777777" w:rsidR="00F178BB" w:rsidRPr="00F178BB" w:rsidRDefault="00F178BB" w:rsidP="00F178BB">
            <w:pPr>
              <w:ind w:firstLine="375"/>
              <w:jc w:val="both"/>
              <w:rPr>
                <w:rFonts w:ascii="Times New Roman" w:eastAsia="Times New Roman" w:hAnsi="Times New Roman" w:cs="Times New Roman"/>
                <w:color w:val="000000"/>
                <w:lang w:eastAsia="ru-RU"/>
              </w:rPr>
            </w:pPr>
            <w:r w:rsidRPr="00F178BB">
              <w:rPr>
                <w:rFonts w:ascii="Times New Roman" w:eastAsia="Times New Roman" w:hAnsi="Times New Roman" w:cs="Times New Roman"/>
                <w:color w:val="000000"/>
                <w:lang w:eastAsia="ru-RU"/>
              </w:rPr>
              <w:t>Дисперсия проявляется в следующих явлениях:</w:t>
            </w:r>
          </w:p>
          <w:p w14:paraId="250D0C74" w14:textId="77777777" w:rsidR="00F178BB" w:rsidRPr="00F178BB" w:rsidRDefault="00F178BB" w:rsidP="00F178BB">
            <w:pPr>
              <w:jc w:val="both"/>
              <w:rPr>
                <w:rFonts w:ascii="Times New Roman" w:eastAsia="Times New Roman" w:hAnsi="Times New Roman" w:cs="Times New Roman"/>
                <w:color w:val="000000"/>
                <w:lang w:eastAsia="ru-RU"/>
              </w:rPr>
            </w:pPr>
            <w:r w:rsidRPr="00F178BB">
              <w:rPr>
                <w:rFonts w:ascii="Times New Roman" w:eastAsia="Times New Roman" w:hAnsi="Times New Roman" w:cs="Times New Roman"/>
                <w:color w:val="000000"/>
                <w:lang w:eastAsia="ru-RU"/>
              </w:rPr>
              <w:lastRenderedPageBreak/>
              <w:t> </w:t>
            </w:r>
          </w:p>
          <w:p w14:paraId="00A385B4" w14:textId="77777777" w:rsidR="00F178BB" w:rsidRPr="00F178BB" w:rsidRDefault="00F178BB" w:rsidP="00F178BB">
            <w:pPr>
              <w:ind w:firstLine="375"/>
              <w:jc w:val="both"/>
              <w:rPr>
                <w:rFonts w:ascii="Times New Roman" w:eastAsia="Times New Roman" w:hAnsi="Times New Roman" w:cs="Times New Roman"/>
                <w:color w:val="000000"/>
                <w:lang w:eastAsia="ru-RU"/>
              </w:rPr>
            </w:pPr>
            <w:r w:rsidRPr="00F178BB">
              <w:rPr>
                <w:rFonts w:ascii="Times New Roman" w:eastAsia="Times New Roman" w:hAnsi="Times New Roman" w:cs="Times New Roman"/>
                <w:color w:val="000000"/>
                <w:lang w:eastAsia="ru-RU"/>
              </w:rPr>
              <w:t>А) изменение видимого цвета белой ткани при разглядывании её через цветное стекло;</w:t>
            </w:r>
          </w:p>
          <w:p w14:paraId="1C4CE96A" w14:textId="77777777" w:rsidR="00F178BB" w:rsidRPr="00F178BB" w:rsidRDefault="00F178BB" w:rsidP="00F178BB">
            <w:pPr>
              <w:ind w:firstLine="375"/>
              <w:jc w:val="both"/>
              <w:rPr>
                <w:rFonts w:ascii="Times New Roman" w:eastAsia="Times New Roman" w:hAnsi="Times New Roman" w:cs="Times New Roman"/>
                <w:color w:val="000000"/>
                <w:lang w:eastAsia="ru-RU"/>
              </w:rPr>
            </w:pPr>
            <w:r w:rsidRPr="00F178BB">
              <w:rPr>
                <w:rFonts w:ascii="Times New Roman" w:eastAsia="Times New Roman" w:hAnsi="Times New Roman" w:cs="Times New Roman"/>
                <w:color w:val="000000"/>
                <w:lang w:eastAsia="ru-RU"/>
              </w:rPr>
              <w:t>Б) образование радуги при прохождении света через мелкие капли воды.</w:t>
            </w:r>
          </w:p>
          <w:p w14:paraId="4DA342A0" w14:textId="77777777" w:rsidR="00F178BB" w:rsidRPr="00F178BB" w:rsidRDefault="00F178BB" w:rsidP="00F178BB">
            <w:pPr>
              <w:jc w:val="both"/>
              <w:rPr>
                <w:rFonts w:ascii="Times New Roman" w:eastAsia="Times New Roman" w:hAnsi="Times New Roman" w:cs="Times New Roman"/>
                <w:color w:val="000000"/>
                <w:lang w:eastAsia="ru-RU"/>
              </w:rPr>
            </w:pPr>
            <w:r w:rsidRPr="00F178BB">
              <w:rPr>
                <w:rFonts w:ascii="Times New Roman" w:eastAsia="Times New Roman" w:hAnsi="Times New Roman" w:cs="Times New Roman"/>
                <w:color w:val="000000"/>
                <w:lang w:eastAsia="ru-RU"/>
              </w:rPr>
              <w:t> </w:t>
            </w:r>
          </w:p>
          <w:p w14:paraId="0B3FE588" w14:textId="77777777" w:rsidR="00F178BB" w:rsidRPr="00F178BB" w:rsidRDefault="00F178BB" w:rsidP="00F178BB">
            <w:pPr>
              <w:ind w:firstLine="375"/>
              <w:jc w:val="both"/>
              <w:rPr>
                <w:rFonts w:ascii="Times New Roman" w:eastAsia="Times New Roman" w:hAnsi="Times New Roman" w:cs="Times New Roman"/>
                <w:color w:val="000000"/>
                <w:lang w:eastAsia="ru-RU"/>
              </w:rPr>
            </w:pPr>
            <w:r w:rsidRPr="00F178BB">
              <w:rPr>
                <w:rFonts w:ascii="Times New Roman" w:eastAsia="Times New Roman" w:hAnsi="Times New Roman" w:cs="Times New Roman"/>
                <w:color w:val="000000"/>
                <w:lang w:eastAsia="ru-RU"/>
              </w:rPr>
              <w:t>Верно(-ы) утверждение(-я):</w:t>
            </w:r>
          </w:p>
          <w:p w14:paraId="2D5555B1" w14:textId="77777777" w:rsidR="00F178BB" w:rsidRPr="00F178BB" w:rsidRDefault="00F178BB" w:rsidP="00F178BB">
            <w:pPr>
              <w:jc w:val="both"/>
              <w:rPr>
                <w:rFonts w:ascii="Times New Roman" w:eastAsia="Times New Roman" w:hAnsi="Times New Roman" w:cs="Times New Roman"/>
                <w:color w:val="000000"/>
                <w:lang w:eastAsia="ru-RU"/>
              </w:rPr>
            </w:pPr>
            <w:r w:rsidRPr="00F178BB">
              <w:rPr>
                <w:rFonts w:ascii="Times New Roman" w:eastAsia="Times New Roman" w:hAnsi="Times New Roman" w:cs="Times New Roman"/>
                <w:color w:val="000000"/>
                <w:lang w:eastAsia="ru-RU"/>
              </w:rPr>
              <w:t> </w:t>
            </w:r>
          </w:p>
          <w:p w14:paraId="47C74CA4" w14:textId="77777777" w:rsidR="004D5EB2" w:rsidRPr="00450F2B" w:rsidRDefault="004D5EB2" w:rsidP="00F178BB">
            <w:pPr>
              <w:ind w:firstLine="375"/>
              <w:jc w:val="both"/>
              <w:rPr>
                <w:rFonts w:ascii="Times New Roman" w:eastAsia="Times New Roman" w:hAnsi="Times New Roman" w:cs="Times New Roman"/>
                <w:color w:val="000000"/>
                <w:lang w:eastAsia="ru-RU"/>
              </w:rPr>
            </w:pPr>
          </w:p>
        </w:tc>
        <w:tc>
          <w:tcPr>
            <w:tcW w:w="4961" w:type="dxa"/>
            <w:gridSpan w:val="2"/>
            <w:tcPrChange w:id="4395" w:author="2" w:date="2021-08-31T10:55:00Z">
              <w:tcPr>
                <w:tcW w:w="4839" w:type="dxa"/>
              </w:tcPr>
            </w:tcPrChange>
          </w:tcPr>
          <w:p w14:paraId="20977B1A" w14:textId="77777777" w:rsidR="00F178BB" w:rsidRPr="006F33AA" w:rsidRDefault="00F178BB" w:rsidP="00F178BB">
            <w:pPr>
              <w:ind w:firstLine="375"/>
              <w:jc w:val="both"/>
              <w:rPr>
                <w:rFonts w:ascii="Times New Roman" w:hAnsi="Times New Roman"/>
                <w:color w:val="000000"/>
                <w:sz w:val="20"/>
                <w:rPrChange w:id="4396"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397" w:author="2" w:date="2021-08-31T10:55:00Z">
                  <w:rPr>
                    <w:rFonts w:ascii="Times New Roman" w:eastAsia="Times New Roman" w:hAnsi="Times New Roman" w:cs="Times New Roman"/>
                    <w:color w:val="000000"/>
                    <w:lang w:eastAsia="ru-RU"/>
                  </w:rPr>
                </w:rPrChange>
              </w:rPr>
              <w:lastRenderedPageBreak/>
              <w:t>1) только А</w:t>
            </w:r>
          </w:p>
          <w:p w14:paraId="6E5A6B49" w14:textId="77777777" w:rsidR="00F178BB" w:rsidRPr="006F33AA" w:rsidRDefault="00F178BB" w:rsidP="00F178BB">
            <w:pPr>
              <w:ind w:firstLine="375"/>
              <w:jc w:val="both"/>
              <w:rPr>
                <w:rFonts w:ascii="Times New Roman" w:hAnsi="Times New Roman"/>
                <w:color w:val="000000"/>
                <w:sz w:val="20"/>
                <w:rPrChange w:id="4398"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399" w:author="2" w:date="2021-08-31T10:55:00Z">
                  <w:rPr>
                    <w:rFonts w:ascii="Times New Roman" w:eastAsia="Times New Roman" w:hAnsi="Times New Roman" w:cs="Times New Roman"/>
                    <w:color w:val="000000"/>
                    <w:lang w:eastAsia="ru-RU"/>
                  </w:rPr>
                </w:rPrChange>
              </w:rPr>
              <w:lastRenderedPageBreak/>
              <w:t>2) только Б</w:t>
            </w:r>
          </w:p>
          <w:p w14:paraId="1DD2BD5E" w14:textId="77777777" w:rsidR="00F178BB" w:rsidRPr="006F33AA" w:rsidRDefault="00F178BB" w:rsidP="00F178BB">
            <w:pPr>
              <w:ind w:firstLine="375"/>
              <w:jc w:val="both"/>
              <w:rPr>
                <w:rFonts w:ascii="Times New Roman" w:hAnsi="Times New Roman"/>
                <w:color w:val="000000"/>
                <w:sz w:val="20"/>
                <w:rPrChange w:id="4400"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401" w:author="2" w:date="2021-08-31T10:55:00Z">
                  <w:rPr>
                    <w:rFonts w:ascii="Times New Roman" w:eastAsia="Times New Roman" w:hAnsi="Times New Roman" w:cs="Times New Roman"/>
                    <w:color w:val="000000"/>
                    <w:lang w:eastAsia="ru-RU"/>
                  </w:rPr>
                </w:rPrChange>
              </w:rPr>
              <w:t>3) и А, и Б</w:t>
            </w:r>
          </w:p>
          <w:p w14:paraId="38B77DB7" w14:textId="77777777" w:rsidR="00F178BB" w:rsidRPr="006F33AA" w:rsidRDefault="00F178BB" w:rsidP="00F178BB">
            <w:pPr>
              <w:ind w:firstLine="375"/>
              <w:jc w:val="both"/>
              <w:rPr>
                <w:rFonts w:ascii="Times New Roman" w:hAnsi="Times New Roman"/>
                <w:color w:val="000000"/>
                <w:sz w:val="20"/>
                <w:rPrChange w:id="4402"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403" w:author="2" w:date="2021-08-31T10:55:00Z">
                  <w:rPr>
                    <w:rFonts w:ascii="Times New Roman" w:eastAsia="Times New Roman" w:hAnsi="Times New Roman" w:cs="Times New Roman"/>
                    <w:color w:val="000000"/>
                    <w:lang w:eastAsia="ru-RU"/>
                  </w:rPr>
                </w:rPrChange>
              </w:rPr>
              <w:t>4) ни А, ни Б</w:t>
            </w:r>
          </w:p>
          <w:p w14:paraId="43D40B84" w14:textId="77777777" w:rsidR="004D5EB2" w:rsidRPr="006F33AA" w:rsidRDefault="004D5EB2" w:rsidP="00450F2B">
            <w:pPr>
              <w:pStyle w:val="a4"/>
              <w:spacing w:after="0" w:line="273" w:lineRule="exact"/>
              <w:ind w:left="346" w:right="20" w:firstLine="142"/>
              <w:rPr>
                <w:rFonts w:ascii="Times New Roman" w:hAnsi="Times New Roman"/>
                <w:color w:val="000000"/>
                <w:sz w:val="20"/>
                <w:rPrChange w:id="4404"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4405" w:author="2" w:date="2021-08-31T10:55:00Z">
              <w:tcPr>
                <w:tcW w:w="547" w:type="dxa"/>
              </w:tcPr>
            </w:tcPrChange>
          </w:tcPr>
          <w:p w14:paraId="38CA9BEC" w14:textId="725EA2A7" w:rsidR="004D5EB2" w:rsidRPr="00450F2B" w:rsidRDefault="00F178BB" w:rsidP="00450F2B">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lastRenderedPageBreak/>
              <w:t>2</w:t>
            </w:r>
          </w:p>
        </w:tc>
      </w:tr>
      <w:tr w:rsidR="004D5EB2" w:rsidRPr="00450F2B" w14:paraId="7F06D860" w14:textId="77777777" w:rsidTr="00911EF6">
        <w:tc>
          <w:tcPr>
            <w:tcW w:w="846" w:type="dxa"/>
            <w:tcPrChange w:id="4406" w:author="2" w:date="2021-08-31T10:55:00Z">
              <w:tcPr>
                <w:tcW w:w="846" w:type="dxa"/>
              </w:tcPr>
            </w:tcPrChange>
          </w:tcPr>
          <w:p w14:paraId="635958D5" w14:textId="77777777" w:rsidR="004D5EB2" w:rsidRPr="00450F2B" w:rsidRDefault="004D5EB2" w:rsidP="00450F2B">
            <w:pPr>
              <w:spacing w:after="120"/>
              <w:rPr>
                <w:rFonts w:ascii="Times New Roman" w:hAnsi="Times New Roman" w:cs="Times New Roman"/>
                <w:sz w:val="24"/>
                <w:szCs w:val="24"/>
              </w:rPr>
            </w:pPr>
          </w:p>
        </w:tc>
        <w:tc>
          <w:tcPr>
            <w:tcW w:w="1843" w:type="dxa"/>
            <w:tcPrChange w:id="4407" w:author="2" w:date="2021-08-31T10:55:00Z">
              <w:tcPr>
                <w:tcW w:w="1843" w:type="dxa"/>
              </w:tcPr>
            </w:tcPrChange>
          </w:tcPr>
          <w:p w14:paraId="75B1D903" w14:textId="77777777" w:rsidR="004D5EB2" w:rsidRPr="00450F2B" w:rsidRDefault="004D5EB2" w:rsidP="00450F2B">
            <w:pPr>
              <w:spacing w:after="120"/>
              <w:rPr>
                <w:rFonts w:ascii="Times New Roman" w:hAnsi="Times New Roman" w:cs="Times New Roman"/>
                <w:sz w:val="24"/>
                <w:szCs w:val="24"/>
              </w:rPr>
            </w:pPr>
          </w:p>
        </w:tc>
        <w:tc>
          <w:tcPr>
            <w:tcW w:w="425" w:type="dxa"/>
            <w:tcPrChange w:id="4408" w:author="2" w:date="2021-08-31T10:55:00Z">
              <w:tcPr>
                <w:tcW w:w="425" w:type="dxa"/>
              </w:tcPr>
            </w:tcPrChange>
          </w:tcPr>
          <w:p w14:paraId="42DF4F09" w14:textId="77777777" w:rsidR="004D5EB2" w:rsidRPr="00450F2B" w:rsidRDefault="004D5EB2" w:rsidP="00450F2B">
            <w:pPr>
              <w:spacing w:after="120"/>
              <w:rPr>
                <w:rFonts w:ascii="Times New Roman" w:hAnsi="Times New Roman" w:cs="Times New Roman"/>
                <w:sz w:val="24"/>
                <w:szCs w:val="24"/>
              </w:rPr>
            </w:pPr>
          </w:p>
        </w:tc>
        <w:tc>
          <w:tcPr>
            <w:tcW w:w="392" w:type="dxa"/>
            <w:tcPrChange w:id="4409" w:author="2" w:date="2021-08-31T10:55:00Z">
              <w:tcPr>
                <w:tcW w:w="392" w:type="dxa"/>
              </w:tcPr>
            </w:tcPrChange>
          </w:tcPr>
          <w:p w14:paraId="0BE7EB5B" w14:textId="77777777" w:rsidR="004D5EB2" w:rsidRPr="00450F2B" w:rsidRDefault="004D5EB2" w:rsidP="00450F2B">
            <w:pPr>
              <w:spacing w:after="120"/>
              <w:rPr>
                <w:rFonts w:ascii="Times New Roman" w:hAnsi="Times New Roman" w:cs="Times New Roman"/>
                <w:sz w:val="24"/>
                <w:szCs w:val="24"/>
              </w:rPr>
            </w:pPr>
          </w:p>
        </w:tc>
        <w:tc>
          <w:tcPr>
            <w:tcW w:w="553" w:type="dxa"/>
            <w:tcPrChange w:id="4410" w:author="2" w:date="2021-08-31T10:55:00Z">
              <w:tcPr>
                <w:tcW w:w="553" w:type="dxa"/>
              </w:tcPr>
            </w:tcPrChange>
          </w:tcPr>
          <w:p w14:paraId="5B3CC8CA" w14:textId="249FEB71" w:rsidR="004D5EB2" w:rsidRDefault="0013389B" w:rsidP="00450F2B">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4411" w:author="2" w:date="2021-08-31T10:55:00Z">
              <w:tcPr>
                <w:tcW w:w="6001" w:type="dxa"/>
              </w:tcPr>
            </w:tcPrChange>
          </w:tcPr>
          <w:p w14:paraId="285D3B8F" w14:textId="77777777" w:rsidR="00F178BB" w:rsidRPr="00F178BB" w:rsidRDefault="00F178BB" w:rsidP="00F178BB">
            <w:pPr>
              <w:ind w:firstLine="375"/>
              <w:jc w:val="both"/>
              <w:rPr>
                <w:rFonts w:ascii="Times New Roman" w:eastAsia="Times New Roman" w:hAnsi="Times New Roman" w:cs="Times New Roman"/>
                <w:color w:val="000000"/>
                <w:lang w:eastAsia="ru-RU"/>
              </w:rPr>
            </w:pPr>
            <w:r w:rsidRPr="00F178BB">
              <w:rPr>
                <w:rFonts w:ascii="Times New Roman" w:eastAsia="Times New Roman" w:hAnsi="Times New Roman" w:cs="Times New Roman"/>
                <w:color w:val="000000"/>
                <w:lang w:eastAsia="ru-RU"/>
              </w:rPr>
              <w:t>Дисперсией света объясняется</w:t>
            </w:r>
          </w:p>
          <w:p w14:paraId="1BC29C91" w14:textId="77777777" w:rsidR="00F178BB" w:rsidRPr="00F178BB" w:rsidRDefault="00F178BB" w:rsidP="00F178BB">
            <w:pPr>
              <w:jc w:val="both"/>
              <w:rPr>
                <w:rFonts w:ascii="Times New Roman" w:eastAsia="Times New Roman" w:hAnsi="Times New Roman" w:cs="Times New Roman"/>
                <w:color w:val="000000"/>
                <w:lang w:eastAsia="ru-RU"/>
              </w:rPr>
            </w:pPr>
            <w:r w:rsidRPr="00F178BB">
              <w:rPr>
                <w:rFonts w:ascii="Times New Roman" w:eastAsia="Times New Roman" w:hAnsi="Times New Roman" w:cs="Times New Roman"/>
                <w:color w:val="000000"/>
                <w:lang w:eastAsia="ru-RU"/>
              </w:rPr>
              <w:t> </w:t>
            </w:r>
          </w:p>
          <w:p w14:paraId="13FD2252" w14:textId="77777777" w:rsidR="00F178BB" w:rsidRPr="00F178BB" w:rsidRDefault="00F178BB" w:rsidP="00F178BB">
            <w:pPr>
              <w:ind w:firstLine="375"/>
              <w:jc w:val="both"/>
              <w:rPr>
                <w:rFonts w:ascii="Times New Roman" w:eastAsia="Times New Roman" w:hAnsi="Times New Roman" w:cs="Times New Roman"/>
                <w:color w:val="000000"/>
                <w:lang w:eastAsia="ru-RU"/>
              </w:rPr>
            </w:pPr>
            <w:r w:rsidRPr="00F178BB">
              <w:rPr>
                <w:rFonts w:ascii="Times New Roman" w:eastAsia="Times New Roman" w:hAnsi="Times New Roman" w:cs="Times New Roman"/>
                <w:color w:val="000000"/>
                <w:lang w:eastAsia="ru-RU"/>
              </w:rPr>
              <w:t>А. возникновение окраски подвесок люстры из бесцветного хрусталя в зависимости от точки наблюдения.</w:t>
            </w:r>
          </w:p>
          <w:p w14:paraId="711A6DBE" w14:textId="77777777" w:rsidR="00F178BB" w:rsidRPr="00F178BB" w:rsidRDefault="00F178BB" w:rsidP="00F178BB">
            <w:pPr>
              <w:ind w:firstLine="375"/>
              <w:jc w:val="both"/>
              <w:rPr>
                <w:rFonts w:ascii="Times New Roman" w:eastAsia="Times New Roman" w:hAnsi="Times New Roman" w:cs="Times New Roman"/>
                <w:color w:val="000000"/>
                <w:lang w:eastAsia="ru-RU"/>
              </w:rPr>
            </w:pPr>
            <w:r w:rsidRPr="00F178BB">
              <w:rPr>
                <w:rFonts w:ascii="Times New Roman" w:eastAsia="Times New Roman" w:hAnsi="Times New Roman" w:cs="Times New Roman"/>
                <w:color w:val="000000"/>
                <w:lang w:eastAsia="ru-RU"/>
              </w:rPr>
              <w:t>Б. цвет подвесок люстры, изготовленных из окрашенного стекла.</w:t>
            </w:r>
          </w:p>
          <w:p w14:paraId="1DF0F694" w14:textId="77777777" w:rsidR="00F178BB" w:rsidRPr="00F178BB" w:rsidRDefault="00F178BB" w:rsidP="00F178BB">
            <w:pPr>
              <w:jc w:val="both"/>
              <w:rPr>
                <w:rFonts w:ascii="Times New Roman" w:eastAsia="Times New Roman" w:hAnsi="Times New Roman" w:cs="Times New Roman"/>
                <w:color w:val="000000"/>
                <w:lang w:eastAsia="ru-RU"/>
              </w:rPr>
            </w:pPr>
            <w:r w:rsidRPr="00F178BB">
              <w:rPr>
                <w:rFonts w:ascii="Times New Roman" w:eastAsia="Times New Roman" w:hAnsi="Times New Roman" w:cs="Times New Roman"/>
                <w:color w:val="000000"/>
                <w:lang w:eastAsia="ru-RU"/>
              </w:rPr>
              <w:t> </w:t>
            </w:r>
          </w:p>
          <w:p w14:paraId="40305C9D" w14:textId="77777777" w:rsidR="00F178BB" w:rsidRPr="00F178BB" w:rsidRDefault="00F178BB" w:rsidP="00F178BB">
            <w:pPr>
              <w:ind w:firstLine="375"/>
              <w:jc w:val="both"/>
              <w:rPr>
                <w:rFonts w:ascii="Times New Roman" w:eastAsia="Times New Roman" w:hAnsi="Times New Roman" w:cs="Times New Roman"/>
                <w:color w:val="000000"/>
                <w:lang w:eastAsia="ru-RU"/>
              </w:rPr>
            </w:pPr>
            <w:r w:rsidRPr="00F178BB">
              <w:rPr>
                <w:rFonts w:ascii="Times New Roman" w:eastAsia="Times New Roman" w:hAnsi="Times New Roman" w:cs="Times New Roman"/>
                <w:color w:val="000000"/>
                <w:lang w:eastAsia="ru-RU"/>
              </w:rPr>
              <w:t>Верно(-ы) утверждение(-я):</w:t>
            </w:r>
          </w:p>
          <w:p w14:paraId="1A5DCC81" w14:textId="77777777" w:rsidR="00F178BB" w:rsidRPr="00F178BB" w:rsidRDefault="00F178BB" w:rsidP="00F178BB">
            <w:pPr>
              <w:jc w:val="both"/>
              <w:rPr>
                <w:rFonts w:ascii="Times New Roman" w:eastAsia="Times New Roman" w:hAnsi="Times New Roman" w:cs="Times New Roman"/>
                <w:color w:val="000000"/>
                <w:lang w:eastAsia="ru-RU"/>
              </w:rPr>
            </w:pPr>
            <w:r w:rsidRPr="00F178BB">
              <w:rPr>
                <w:rFonts w:ascii="Times New Roman" w:eastAsia="Times New Roman" w:hAnsi="Times New Roman" w:cs="Times New Roman"/>
                <w:color w:val="000000"/>
                <w:lang w:eastAsia="ru-RU"/>
              </w:rPr>
              <w:t> </w:t>
            </w:r>
          </w:p>
          <w:p w14:paraId="45EFD934" w14:textId="77777777" w:rsidR="004D5EB2" w:rsidRPr="00450F2B" w:rsidRDefault="004D5EB2" w:rsidP="00F178BB">
            <w:pPr>
              <w:ind w:firstLine="375"/>
              <w:jc w:val="both"/>
              <w:rPr>
                <w:rFonts w:ascii="Times New Roman" w:eastAsia="Times New Roman" w:hAnsi="Times New Roman" w:cs="Times New Roman"/>
                <w:color w:val="000000"/>
                <w:lang w:eastAsia="ru-RU"/>
              </w:rPr>
            </w:pPr>
          </w:p>
        </w:tc>
        <w:tc>
          <w:tcPr>
            <w:tcW w:w="4961" w:type="dxa"/>
            <w:gridSpan w:val="2"/>
            <w:tcPrChange w:id="4412" w:author="2" w:date="2021-08-31T10:55:00Z">
              <w:tcPr>
                <w:tcW w:w="4839" w:type="dxa"/>
              </w:tcPr>
            </w:tcPrChange>
          </w:tcPr>
          <w:p w14:paraId="455209BA" w14:textId="77777777" w:rsidR="00F178BB" w:rsidRPr="006F33AA" w:rsidRDefault="00F178BB" w:rsidP="00F178BB">
            <w:pPr>
              <w:ind w:firstLine="375"/>
              <w:jc w:val="both"/>
              <w:rPr>
                <w:rFonts w:ascii="Times New Roman" w:hAnsi="Times New Roman"/>
                <w:color w:val="000000"/>
                <w:sz w:val="20"/>
                <w:rPrChange w:id="4413"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414" w:author="2" w:date="2021-08-31T10:55:00Z">
                  <w:rPr>
                    <w:rFonts w:ascii="Times New Roman" w:eastAsia="Times New Roman" w:hAnsi="Times New Roman" w:cs="Times New Roman"/>
                    <w:color w:val="000000"/>
                    <w:lang w:eastAsia="ru-RU"/>
                  </w:rPr>
                </w:rPrChange>
              </w:rPr>
              <w:t>1) только А</w:t>
            </w:r>
          </w:p>
          <w:p w14:paraId="774BF856" w14:textId="77777777" w:rsidR="00F178BB" w:rsidRPr="006F33AA" w:rsidRDefault="00F178BB" w:rsidP="00F178BB">
            <w:pPr>
              <w:ind w:firstLine="375"/>
              <w:jc w:val="both"/>
              <w:rPr>
                <w:rFonts w:ascii="Times New Roman" w:hAnsi="Times New Roman"/>
                <w:color w:val="000000"/>
                <w:sz w:val="20"/>
                <w:rPrChange w:id="4415"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416" w:author="2" w:date="2021-08-31T10:55:00Z">
                  <w:rPr>
                    <w:rFonts w:ascii="Times New Roman" w:eastAsia="Times New Roman" w:hAnsi="Times New Roman" w:cs="Times New Roman"/>
                    <w:color w:val="000000"/>
                    <w:lang w:eastAsia="ru-RU"/>
                  </w:rPr>
                </w:rPrChange>
              </w:rPr>
              <w:t>2) только Б</w:t>
            </w:r>
          </w:p>
          <w:p w14:paraId="3882FE4B" w14:textId="77777777" w:rsidR="00F178BB" w:rsidRPr="006F33AA" w:rsidRDefault="00F178BB" w:rsidP="00F178BB">
            <w:pPr>
              <w:ind w:firstLine="375"/>
              <w:jc w:val="both"/>
              <w:rPr>
                <w:rFonts w:ascii="Times New Roman" w:hAnsi="Times New Roman"/>
                <w:color w:val="000000"/>
                <w:sz w:val="20"/>
                <w:rPrChange w:id="4417"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418" w:author="2" w:date="2021-08-31T10:55:00Z">
                  <w:rPr>
                    <w:rFonts w:ascii="Times New Roman" w:eastAsia="Times New Roman" w:hAnsi="Times New Roman" w:cs="Times New Roman"/>
                    <w:color w:val="000000"/>
                    <w:lang w:eastAsia="ru-RU"/>
                  </w:rPr>
                </w:rPrChange>
              </w:rPr>
              <w:t>3) и А, и Б</w:t>
            </w:r>
          </w:p>
          <w:p w14:paraId="14625140" w14:textId="77777777" w:rsidR="00F178BB" w:rsidRPr="006F33AA" w:rsidRDefault="00F178BB" w:rsidP="00F178BB">
            <w:pPr>
              <w:ind w:firstLine="375"/>
              <w:jc w:val="both"/>
              <w:rPr>
                <w:rFonts w:ascii="Times New Roman" w:hAnsi="Times New Roman"/>
                <w:color w:val="000000"/>
                <w:sz w:val="20"/>
                <w:rPrChange w:id="4419"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420" w:author="2" w:date="2021-08-31T10:55:00Z">
                  <w:rPr>
                    <w:rFonts w:ascii="Times New Roman" w:eastAsia="Times New Roman" w:hAnsi="Times New Roman" w:cs="Times New Roman"/>
                    <w:color w:val="000000"/>
                    <w:lang w:eastAsia="ru-RU"/>
                  </w:rPr>
                </w:rPrChange>
              </w:rPr>
              <w:t>4) ни А, ни Б</w:t>
            </w:r>
          </w:p>
          <w:p w14:paraId="1D6C8858" w14:textId="77777777" w:rsidR="004D5EB2" w:rsidRPr="006F33AA" w:rsidRDefault="004D5EB2" w:rsidP="00450F2B">
            <w:pPr>
              <w:pStyle w:val="a4"/>
              <w:spacing w:after="0" w:line="273" w:lineRule="exact"/>
              <w:ind w:left="346" w:right="20" w:firstLine="142"/>
              <w:rPr>
                <w:rFonts w:ascii="Times New Roman" w:hAnsi="Times New Roman"/>
                <w:color w:val="000000"/>
                <w:sz w:val="20"/>
                <w:rPrChange w:id="4421"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4422" w:author="2" w:date="2021-08-31T10:55:00Z">
              <w:tcPr>
                <w:tcW w:w="547" w:type="dxa"/>
              </w:tcPr>
            </w:tcPrChange>
          </w:tcPr>
          <w:p w14:paraId="67B75363" w14:textId="1AD3BB1A" w:rsidR="004D5EB2" w:rsidRPr="00450F2B" w:rsidRDefault="00F178BB" w:rsidP="00450F2B">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4D5EB2" w:rsidRPr="00450F2B" w14:paraId="70E51505" w14:textId="77777777" w:rsidTr="00911EF6">
        <w:tc>
          <w:tcPr>
            <w:tcW w:w="846" w:type="dxa"/>
            <w:tcPrChange w:id="4423" w:author="2" w:date="2021-08-31T10:55:00Z">
              <w:tcPr>
                <w:tcW w:w="846" w:type="dxa"/>
              </w:tcPr>
            </w:tcPrChange>
          </w:tcPr>
          <w:p w14:paraId="443D7FFB" w14:textId="77777777" w:rsidR="004D5EB2" w:rsidRPr="00450F2B" w:rsidRDefault="004D5EB2" w:rsidP="00450F2B">
            <w:pPr>
              <w:spacing w:after="120"/>
              <w:rPr>
                <w:rFonts w:ascii="Times New Roman" w:hAnsi="Times New Roman" w:cs="Times New Roman"/>
                <w:sz w:val="24"/>
                <w:szCs w:val="24"/>
              </w:rPr>
            </w:pPr>
          </w:p>
        </w:tc>
        <w:tc>
          <w:tcPr>
            <w:tcW w:w="1843" w:type="dxa"/>
            <w:tcPrChange w:id="4424" w:author="2" w:date="2021-08-31T10:55:00Z">
              <w:tcPr>
                <w:tcW w:w="1843" w:type="dxa"/>
              </w:tcPr>
            </w:tcPrChange>
          </w:tcPr>
          <w:p w14:paraId="0663A291" w14:textId="77777777" w:rsidR="004D5EB2" w:rsidRPr="00450F2B" w:rsidRDefault="004D5EB2" w:rsidP="00450F2B">
            <w:pPr>
              <w:spacing w:after="120"/>
              <w:rPr>
                <w:rFonts w:ascii="Times New Roman" w:hAnsi="Times New Roman" w:cs="Times New Roman"/>
                <w:sz w:val="24"/>
                <w:szCs w:val="24"/>
              </w:rPr>
            </w:pPr>
          </w:p>
        </w:tc>
        <w:tc>
          <w:tcPr>
            <w:tcW w:w="425" w:type="dxa"/>
            <w:tcPrChange w:id="4425" w:author="2" w:date="2021-08-31T10:55:00Z">
              <w:tcPr>
                <w:tcW w:w="425" w:type="dxa"/>
              </w:tcPr>
            </w:tcPrChange>
          </w:tcPr>
          <w:p w14:paraId="37605B1C" w14:textId="77777777" w:rsidR="004D5EB2" w:rsidRPr="00450F2B" w:rsidRDefault="004D5EB2" w:rsidP="00450F2B">
            <w:pPr>
              <w:spacing w:after="120"/>
              <w:rPr>
                <w:rFonts w:ascii="Times New Roman" w:hAnsi="Times New Roman" w:cs="Times New Roman"/>
                <w:sz w:val="24"/>
                <w:szCs w:val="24"/>
              </w:rPr>
            </w:pPr>
          </w:p>
        </w:tc>
        <w:tc>
          <w:tcPr>
            <w:tcW w:w="392" w:type="dxa"/>
            <w:tcPrChange w:id="4426" w:author="2" w:date="2021-08-31T10:55:00Z">
              <w:tcPr>
                <w:tcW w:w="392" w:type="dxa"/>
              </w:tcPr>
            </w:tcPrChange>
          </w:tcPr>
          <w:p w14:paraId="06941120" w14:textId="77777777" w:rsidR="004D5EB2" w:rsidRPr="00450F2B" w:rsidRDefault="004D5EB2" w:rsidP="00450F2B">
            <w:pPr>
              <w:spacing w:after="120"/>
              <w:rPr>
                <w:rFonts w:ascii="Times New Roman" w:hAnsi="Times New Roman" w:cs="Times New Roman"/>
                <w:sz w:val="24"/>
                <w:szCs w:val="24"/>
              </w:rPr>
            </w:pPr>
          </w:p>
        </w:tc>
        <w:tc>
          <w:tcPr>
            <w:tcW w:w="553" w:type="dxa"/>
            <w:tcPrChange w:id="4427" w:author="2" w:date="2021-08-31T10:55:00Z">
              <w:tcPr>
                <w:tcW w:w="553" w:type="dxa"/>
              </w:tcPr>
            </w:tcPrChange>
          </w:tcPr>
          <w:p w14:paraId="7961A4D4" w14:textId="26181981" w:rsidR="004D5EB2" w:rsidRDefault="0013389B" w:rsidP="00450F2B">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4428" w:author="2" w:date="2021-08-31T10:55:00Z">
              <w:tcPr>
                <w:tcW w:w="6001" w:type="dxa"/>
              </w:tcPr>
            </w:tcPrChange>
          </w:tcPr>
          <w:p w14:paraId="03749684" w14:textId="4BFE9E99" w:rsidR="00F178BB" w:rsidRPr="00F178BB" w:rsidRDefault="00F178BB" w:rsidP="00F178BB">
            <w:pPr>
              <w:ind w:firstLine="375"/>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w:t>
            </w:r>
            <w:r w:rsidRPr="00F178BB">
              <w:rPr>
                <w:rFonts w:ascii="Times New Roman" w:eastAsia="Times New Roman" w:hAnsi="Times New Roman" w:cs="Times New Roman"/>
                <w:color w:val="000000"/>
                <w:lang w:eastAsia="ru-RU"/>
              </w:rPr>
              <w:t>ри освещении мыльной пленки белым светом наблюдаются разноцветные полосы. Какое физическое явление обусловливает появление этих полос?</w:t>
            </w:r>
          </w:p>
          <w:p w14:paraId="2ABF080B" w14:textId="77777777" w:rsidR="00F178BB" w:rsidRPr="00F178BB" w:rsidRDefault="00F178BB" w:rsidP="00F178BB">
            <w:pPr>
              <w:jc w:val="both"/>
              <w:rPr>
                <w:rFonts w:ascii="Times New Roman" w:eastAsia="Times New Roman" w:hAnsi="Times New Roman" w:cs="Times New Roman"/>
                <w:color w:val="000000"/>
                <w:lang w:eastAsia="ru-RU"/>
              </w:rPr>
            </w:pPr>
            <w:r w:rsidRPr="00F178BB">
              <w:rPr>
                <w:rFonts w:ascii="Times New Roman" w:eastAsia="Times New Roman" w:hAnsi="Times New Roman" w:cs="Times New Roman"/>
                <w:color w:val="000000"/>
                <w:lang w:eastAsia="ru-RU"/>
              </w:rPr>
              <w:t> </w:t>
            </w:r>
          </w:p>
          <w:p w14:paraId="7DA44969" w14:textId="77777777" w:rsidR="00F178BB" w:rsidRPr="00F178BB" w:rsidRDefault="00F178BB" w:rsidP="00F178BB">
            <w:pPr>
              <w:ind w:firstLine="375"/>
              <w:jc w:val="both"/>
              <w:rPr>
                <w:rFonts w:ascii="Times New Roman" w:eastAsia="Times New Roman" w:hAnsi="Times New Roman" w:cs="Times New Roman"/>
                <w:color w:val="000000"/>
                <w:lang w:eastAsia="ru-RU"/>
              </w:rPr>
            </w:pPr>
            <w:r w:rsidRPr="00F178BB">
              <w:rPr>
                <w:rFonts w:ascii="Times New Roman" w:eastAsia="Times New Roman" w:hAnsi="Times New Roman" w:cs="Times New Roman"/>
                <w:color w:val="000000"/>
                <w:lang w:eastAsia="ru-RU"/>
              </w:rPr>
              <w:t>1) дифракция</w:t>
            </w:r>
          </w:p>
          <w:p w14:paraId="22A142EC" w14:textId="77777777" w:rsidR="00F178BB" w:rsidRPr="00F178BB" w:rsidRDefault="00F178BB" w:rsidP="00F178BB">
            <w:pPr>
              <w:ind w:firstLine="375"/>
              <w:jc w:val="both"/>
              <w:rPr>
                <w:rFonts w:ascii="Times New Roman" w:eastAsia="Times New Roman" w:hAnsi="Times New Roman" w:cs="Times New Roman"/>
                <w:color w:val="000000"/>
                <w:lang w:eastAsia="ru-RU"/>
              </w:rPr>
            </w:pPr>
            <w:r w:rsidRPr="00F178BB">
              <w:rPr>
                <w:rFonts w:ascii="Times New Roman" w:eastAsia="Times New Roman" w:hAnsi="Times New Roman" w:cs="Times New Roman"/>
                <w:color w:val="000000"/>
                <w:lang w:eastAsia="ru-RU"/>
              </w:rPr>
              <w:t>2) интерференция</w:t>
            </w:r>
          </w:p>
          <w:p w14:paraId="1F91224A" w14:textId="77777777" w:rsidR="00F178BB" w:rsidRPr="00F178BB" w:rsidRDefault="00F178BB" w:rsidP="00F178BB">
            <w:pPr>
              <w:ind w:firstLine="375"/>
              <w:jc w:val="both"/>
              <w:rPr>
                <w:rFonts w:ascii="Times New Roman" w:eastAsia="Times New Roman" w:hAnsi="Times New Roman" w:cs="Times New Roman"/>
                <w:color w:val="000000"/>
                <w:lang w:eastAsia="ru-RU"/>
              </w:rPr>
            </w:pPr>
            <w:r w:rsidRPr="00F178BB">
              <w:rPr>
                <w:rFonts w:ascii="Times New Roman" w:eastAsia="Times New Roman" w:hAnsi="Times New Roman" w:cs="Times New Roman"/>
                <w:color w:val="000000"/>
                <w:lang w:eastAsia="ru-RU"/>
              </w:rPr>
              <w:t>3) дисперсия</w:t>
            </w:r>
          </w:p>
          <w:p w14:paraId="1DDD4076" w14:textId="77777777" w:rsidR="00F178BB" w:rsidRPr="00F178BB" w:rsidRDefault="00F178BB" w:rsidP="00F178BB">
            <w:pPr>
              <w:ind w:firstLine="375"/>
              <w:jc w:val="both"/>
              <w:rPr>
                <w:rFonts w:ascii="Times New Roman" w:eastAsia="Times New Roman" w:hAnsi="Times New Roman" w:cs="Times New Roman"/>
                <w:color w:val="000000"/>
                <w:lang w:eastAsia="ru-RU"/>
              </w:rPr>
            </w:pPr>
            <w:r w:rsidRPr="00F178BB">
              <w:rPr>
                <w:rFonts w:ascii="Times New Roman" w:eastAsia="Times New Roman" w:hAnsi="Times New Roman" w:cs="Times New Roman"/>
                <w:color w:val="000000"/>
                <w:lang w:eastAsia="ru-RU"/>
              </w:rPr>
              <w:t>4) поляризация</w:t>
            </w:r>
          </w:p>
          <w:p w14:paraId="31FD5FAA" w14:textId="77777777" w:rsidR="004D5EB2" w:rsidRPr="00450F2B" w:rsidRDefault="004D5EB2" w:rsidP="00450F2B">
            <w:pPr>
              <w:ind w:firstLine="375"/>
              <w:jc w:val="both"/>
              <w:rPr>
                <w:rFonts w:ascii="Times New Roman" w:eastAsia="Times New Roman" w:hAnsi="Times New Roman" w:cs="Times New Roman"/>
                <w:color w:val="000000"/>
                <w:lang w:eastAsia="ru-RU"/>
              </w:rPr>
            </w:pPr>
          </w:p>
        </w:tc>
        <w:tc>
          <w:tcPr>
            <w:tcW w:w="4961" w:type="dxa"/>
            <w:gridSpan w:val="2"/>
            <w:tcPrChange w:id="4429" w:author="2" w:date="2021-08-31T10:55:00Z">
              <w:tcPr>
                <w:tcW w:w="4839" w:type="dxa"/>
              </w:tcPr>
            </w:tcPrChange>
          </w:tcPr>
          <w:p w14:paraId="1F542627" w14:textId="11251C6B" w:rsidR="00F178BB" w:rsidRPr="006F33AA" w:rsidRDefault="00F178BB" w:rsidP="00F178BB">
            <w:pPr>
              <w:ind w:firstLine="375"/>
              <w:jc w:val="both"/>
              <w:rPr>
                <w:rFonts w:ascii="Times New Roman" w:hAnsi="Times New Roman"/>
                <w:color w:val="000000"/>
                <w:sz w:val="20"/>
                <w:rPrChange w:id="4430"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431" w:author="2" w:date="2021-08-31T10:55:00Z">
                  <w:rPr>
                    <w:rFonts w:ascii="Times New Roman" w:eastAsia="Times New Roman" w:hAnsi="Times New Roman" w:cs="Times New Roman"/>
                    <w:color w:val="000000"/>
                    <w:lang w:eastAsia="ru-RU"/>
                  </w:rPr>
                </w:rPrChange>
              </w:rPr>
              <w:t>1. дифракция</w:t>
            </w:r>
          </w:p>
          <w:p w14:paraId="7A48760A" w14:textId="663B6F2E" w:rsidR="00F178BB" w:rsidRPr="006F33AA" w:rsidRDefault="00F178BB" w:rsidP="00F178BB">
            <w:pPr>
              <w:ind w:firstLine="375"/>
              <w:jc w:val="both"/>
              <w:rPr>
                <w:rFonts w:ascii="Times New Roman" w:hAnsi="Times New Roman"/>
                <w:color w:val="000000"/>
                <w:sz w:val="20"/>
                <w:rPrChange w:id="4432"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433" w:author="2" w:date="2021-08-31T10:55:00Z">
                  <w:rPr>
                    <w:rFonts w:ascii="Times New Roman" w:eastAsia="Times New Roman" w:hAnsi="Times New Roman" w:cs="Times New Roman"/>
                    <w:color w:val="000000"/>
                    <w:lang w:eastAsia="ru-RU"/>
                  </w:rPr>
                </w:rPrChange>
              </w:rPr>
              <w:t>2. интерференция</w:t>
            </w:r>
          </w:p>
          <w:p w14:paraId="48E54F99" w14:textId="0CFA7759" w:rsidR="00F178BB" w:rsidRPr="006F33AA" w:rsidRDefault="00F178BB" w:rsidP="00F178BB">
            <w:pPr>
              <w:ind w:firstLine="375"/>
              <w:jc w:val="both"/>
              <w:rPr>
                <w:rFonts w:ascii="Times New Roman" w:hAnsi="Times New Roman"/>
                <w:color w:val="000000"/>
                <w:sz w:val="20"/>
                <w:rPrChange w:id="4434"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435" w:author="2" w:date="2021-08-31T10:55:00Z">
                  <w:rPr>
                    <w:rFonts w:ascii="Times New Roman" w:eastAsia="Times New Roman" w:hAnsi="Times New Roman" w:cs="Times New Roman"/>
                    <w:color w:val="000000"/>
                    <w:lang w:eastAsia="ru-RU"/>
                  </w:rPr>
                </w:rPrChange>
              </w:rPr>
              <w:t>3. дисперсия</w:t>
            </w:r>
          </w:p>
          <w:p w14:paraId="202B8510" w14:textId="3798A6EB" w:rsidR="00F178BB" w:rsidRPr="006F33AA" w:rsidRDefault="00F178BB" w:rsidP="00F178BB">
            <w:pPr>
              <w:ind w:firstLine="375"/>
              <w:jc w:val="both"/>
              <w:rPr>
                <w:rFonts w:ascii="Times New Roman" w:hAnsi="Times New Roman"/>
                <w:color w:val="000000"/>
                <w:sz w:val="20"/>
                <w:rPrChange w:id="4436"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437" w:author="2" w:date="2021-08-31T10:55:00Z">
                  <w:rPr>
                    <w:rFonts w:ascii="Times New Roman" w:eastAsia="Times New Roman" w:hAnsi="Times New Roman" w:cs="Times New Roman"/>
                    <w:color w:val="000000"/>
                    <w:lang w:eastAsia="ru-RU"/>
                  </w:rPr>
                </w:rPrChange>
              </w:rPr>
              <w:t>4. поляризация</w:t>
            </w:r>
          </w:p>
          <w:p w14:paraId="604BBFF8" w14:textId="77777777" w:rsidR="004D5EB2" w:rsidRPr="006F33AA" w:rsidRDefault="004D5EB2" w:rsidP="00450F2B">
            <w:pPr>
              <w:pStyle w:val="a4"/>
              <w:spacing w:after="0" w:line="273" w:lineRule="exact"/>
              <w:ind w:left="346" w:right="20" w:firstLine="142"/>
              <w:rPr>
                <w:rFonts w:ascii="Times New Roman" w:hAnsi="Times New Roman"/>
                <w:color w:val="000000"/>
                <w:sz w:val="20"/>
                <w:rPrChange w:id="4438"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4439" w:author="2" w:date="2021-08-31T10:55:00Z">
              <w:tcPr>
                <w:tcW w:w="547" w:type="dxa"/>
              </w:tcPr>
            </w:tcPrChange>
          </w:tcPr>
          <w:p w14:paraId="5510644F" w14:textId="409C808B" w:rsidR="004D5EB2" w:rsidRPr="00450F2B" w:rsidRDefault="00F178BB" w:rsidP="00450F2B">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4D5EB2" w:rsidRPr="00450F2B" w14:paraId="2311492E" w14:textId="77777777" w:rsidTr="00911EF6">
        <w:tc>
          <w:tcPr>
            <w:tcW w:w="846" w:type="dxa"/>
            <w:tcPrChange w:id="4440" w:author="2" w:date="2021-08-31T10:55:00Z">
              <w:tcPr>
                <w:tcW w:w="846" w:type="dxa"/>
              </w:tcPr>
            </w:tcPrChange>
          </w:tcPr>
          <w:p w14:paraId="7BB35D63" w14:textId="77777777" w:rsidR="004D5EB2" w:rsidRPr="00450F2B" w:rsidRDefault="004D5EB2" w:rsidP="00450F2B">
            <w:pPr>
              <w:spacing w:after="120"/>
              <w:rPr>
                <w:rFonts w:ascii="Times New Roman" w:hAnsi="Times New Roman" w:cs="Times New Roman"/>
                <w:sz w:val="24"/>
                <w:szCs w:val="24"/>
              </w:rPr>
            </w:pPr>
          </w:p>
        </w:tc>
        <w:tc>
          <w:tcPr>
            <w:tcW w:w="1843" w:type="dxa"/>
            <w:tcPrChange w:id="4441" w:author="2" w:date="2021-08-31T10:55:00Z">
              <w:tcPr>
                <w:tcW w:w="1843" w:type="dxa"/>
              </w:tcPr>
            </w:tcPrChange>
          </w:tcPr>
          <w:p w14:paraId="2B128FBC" w14:textId="5F80435C" w:rsidR="004D5EB2" w:rsidRPr="00C24018" w:rsidRDefault="00C24018" w:rsidP="00450F2B">
            <w:pPr>
              <w:spacing w:after="120"/>
              <w:rPr>
                <w:rFonts w:ascii="Times New Roman" w:hAnsi="Times New Roman" w:cs="Times New Roman"/>
                <w:b/>
                <w:sz w:val="20"/>
                <w:szCs w:val="20"/>
              </w:rPr>
            </w:pPr>
            <w:r w:rsidRPr="00C24018">
              <w:rPr>
                <w:rFonts w:ascii="Times New Roman" w:hAnsi="Times New Roman" w:cs="Times New Roman"/>
                <w:b/>
                <w:sz w:val="20"/>
                <w:szCs w:val="20"/>
              </w:rPr>
              <w:t xml:space="preserve">Интерференция </w:t>
            </w:r>
            <w:r>
              <w:rPr>
                <w:rFonts w:ascii="Times New Roman" w:hAnsi="Times New Roman" w:cs="Times New Roman"/>
                <w:b/>
                <w:sz w:val="20"/>
                <w:szCs w:val="20"/>
              </w:rPr>
              <w:t xml:space="preserve"> (</w:t>
            </w:r>
            <w:r w:rsidRPr="00C24018">
              <w:rPr>
                <w:rFonts w:ascii="Times New Roman" w:hAnsi="Times New Roman" w:cs="Times New Roman"/>
                <w:b/>
                <w:sz w:val="20"/>
                <w:szCs w:val="20"/>
              </w:rPr>
              <w:t>условия максимуму и минимума</w:t>
            </w:r>
            <w:r>
              <w:rPr>
                <w:rFonts w:ascii="Times New Roman" w:hAnsi="Times New Roman" w:cs="Times New Roman"/>
                <w:b/>
                <w:sz w:val="20"/>
                <w:szCs w:val="20"/>
              </w:rPr>
              <w:t>)</w:t>
            </w:r>
          </w:p>
        </w:tc>
        <w:tc>
          <w:tcPr>
            <w:tcW w:w="425" w:type="dxa"/>
            <w:tcPrChange w:id="4442" w:author="2" w:date="2021-08-31T10:55:00Z">
              <w:tcPr>
                <w:tcW w:w="425" w:type="dxa"/>
              </w:tcPr>
            </w:tcPrChange>
          </w:tcPr>
          <w:p w14:paraId="0220E103" w14:textId="69BB8428" w:rsidR="004D5EB2" w:rsidRPr="00450F2B" w:rsidRDefault="00013783" w:rsidP="00450F2B">
            <w:pPr>
              <w:spacing w:after="120"/>
              <w:rPr>
                <w:rFonts w:ascii="Times New Roman" w:hAnsi="Times New Roman" w:cs="Times New Roman"/>
                <w:sz w:val="24"/>
                <w:szCs w:val="24"/>
              </w:rPr>
            </w:pPr>
            <w:r>
              <w:rPr>
                <w:rFonts w:ascii="Times New Roman" w:hAnsi="Times New Roman" w:cs="Times New Roman"/>
                <w:sz w:val="24"/>
                <w:szCs w:val="24"/>
              </w:rPr>
              <w:t>6</w:t>
            </w:r>
          </w:p>
        </w:tc>
        <w:tc>
          <w:tcPr>
            <w:tcW w:w="392" w:type="dxa"/>
            <w:tcPrChange w:id="4443" w:author="2" w:date="2021-08-31T10:55:00Z">
              <w:tcPr>
                <w:tcW w:w="392" w:type="dxa"/>
              </w:tcPr>
            </w:tcPrChange>
          </w:tcPr>
          <w:p w14:paraId="4264EF08" w14:textId="77777777" w:rsidR="004D5EB2" w:rsidRPr="00450F2B" w:rsidRDefault="004D5EB2" w:rsidP="00450F2B">
            <w:pPr>
              <w:spacing w:after="120"/>
              <w:rPr>
                <w:rFonts w:ascii="Times New Roman" w:hAnsi="Times New Roman" w:cs="Times New Roman"/>
                <w:sz w:val="24"/>
                <w:szCs w:val="24"/>
              </w:rPr>
            </w:pPr>
          </w:p>
        </w:tc>
        <w:tc>
          <w:tcPr>
            <w:tcW w:w="553" w:type="dxa"/>
            <w:tcPrChange w:id="4444" w:author="2" w:date="2021-08-31T10:55:00Z">
              <w:tcPr>
                <w:tcW w:w="553" w:type="dxa"/>
              </w:tcPr>
            </w:tcPrChange>
          </w:tcPr>
          <w:p w14:paraId="3532CF90" w14:textId="79530675" w:rsidR="004D5EB2" w:rsidRDefault="00C24018" w:rsidP="00450F2B">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4445" w:author="2" w:date="2021-08-31T10:55:00Z">
              <w:tcPr>
                <w:tcW w:w="6001" w:type="dxa"/>
              </w:tcPr>
            </w:tcPrChange>
          </w:tcPr>
          <w:p w14:paraId="7951A6FE" w14:textId="41126254" w:rsidR="004D5EB2" w:rsidRPr="00D12C4D" w:rsidRDefault="0013389B" w:rsidP="00C24018">
            <w:pPr>
              <w:pStyle w:val="6"/>
              <w:shd w:val="clear" w:color="auto" w:fill="auto"/>
              <w:tabs>
                <w:tab w:val="left" w:pos="322"/>
              </w:tabs>
              <w:spacing w:before="0"/>
              <w:ind w:right="40" w:firstLine="0"/>
              <w:rPr>
                <w:rFonts w:ascii="Times New Roman" w:hAnsi="Times New Roman" w:cs="Times New Roman"/>
                <w:sz w:val="20"/>
                <w:szCs w:val="20"/>
              </w:rPr>
            </w:pPr>
            <w:r w:rsidRPr="00D12C4D">
              <w:rPr>
                <w:rStyle w:val="1"/>
                <w:rFonts w:ascii="Times New Roman" w:hAnsi="Times New Roman" w:cs="Times New Roman"/>
                <w:sz w:val="20"/>
                <w:szCs w:val="20"/>
              </w:rPr>
              <w:t>В некоторую точку пространства приходит излучение с оптиче</w:t>
            </w:r>
            <w:r w:rsidRPr="00D12C4D">
              <w:rPr>
                <w:rStyle w:val="1"/>
                <w:rFonts w:ascii="Times New Roman" w:hAnsi="Times New Roman" w:cs="Times New Roman"/>
                <w:sz w:val="20"/>
                <w:szCs w:val="20"/>
              </w:rPr>
              <w:softHyphen/>
              <w:t>ской разностью хода волн 1,8 мкм. Определить, усилится или ос</w:t>
            </w:r>
            <w:r w:rsidRPr="00D12C4D">
              <w:rPr>
                <w:rStyle w:val="1"/>
                <w:rFonts w:ascii="Times New Roman" w:hAnsi="Times New Roman" w:cs="Times New Roman"/>
                <w:sz w:val="20"/>
                <w:szCs w:val="20"/>
              </w:rPr>
              <w:softHyphen/>
              <w:t>лабнет свет в этой</w:t>
            </w:r>
            <w:r w:rsidR="00C24018" w:rsidRPr="00D12C4D">
              <w:rPr>
                <w:rStyle w:val="1"/>
                <w:rFonts w:ascii="Times New Roman" w:hAnsi="Times New Roman" w:cs="Times New Roman"/>
                <w:sz w:val="20"/>
                <w:szCs w:val="20"/>
              </w:rPr>
              <w:t xml:space="preserve"> точке, если длина волны 600 нм</w:t>
            </w:r>
          </w:p>
        </w:tc>
        <w:tc>
          <w:tcPr>
            <w:tcW w:w="4961" w:type="dxa"/>
            <w:gridSpan w:val="2"/>
            <w:tcPrChange w:id="4446" w:author="2" w:date="2021-08-31T10:55:00Z">
              <w:tcPr>
                <w:tcW w:w="4839" w:type="dxa"/>
              </w:tcPr>
            </w:tcPrChange>
          </w:tcPr>
          <w:p w14:paraId="2EF49C91" w14:textId="77777777" w:rsidR="004D5EB2" w:rsidRPr="006F33AA" w:rsidRDefault="00CE3555" w:rsidP="00CE3555">
            <w:pPr>
              <w:pStyle w:val="a4"/>
              <w:numPr>
                <w:ilvl w:val="6"/>
                <w:numId w:val="103"/>
              </w:numPr>
              <w:spacing w:after="0" w:line="273" w:lineRule="exact"/>
              <w:ind w:left="346" w:right="20" w:firstLine="142"/>
              <w:rPr>
                <w:ins w:id="4447" w:author="2" w:date="2021-08-31T10:55:00Z"/>
                <w:rFonts w:ascii="Times New Roman" w:eastAsia="Century Schoolbook" w:hAnsi="Times New Roman" w:cs="Times New Roman"/>
                <w:color w:val="000000"/>
                <w:sz w:val="20"/>
                <w:szCs w:val="20"/>
                <w:lang w:eastAsia="ru-RU"/>
              </w:rPr>
            </w:pPr>
            <w:ins w:id="4448"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=6 усиление</w:t>
              </w:r>
            </w:ins>
          </w:p>
          <w:p w14:paraId="79273340" w14:textId="77777777" w:rsidR="00CE3555" w:rsidRPr="006F33AA" w:rsidRDefault="00CE3555" w:rsidP="00CE3555">
            <w:pPr>
              <w:pStyle w:val="a4"/>
              <w:numPr>
                <w:ilvl w:val="6"/>
                <w:numId w:val="103"/>
              </w:numPr>
              <w:spacing w:after="0" w:line="273" w:lineRule="exact"/>
              <w:ind w:left="346" w:right="20" w:firstLine="142"/>
              <w:rPr>
                <w:ins w:id="4449" w:author="2" w:date="2021-08-31T10:55:00Z"/>
                <w:rFonts w:ascii="Times New Roman" w:eastAsia="Century Schoolbook" w:hAnsi="Times New Roman" w:cs="Times New Roman"/>
                <w:color w:val="000000"/>
                <w:sz w:val="20"/>
                <w:szCs w:val="20"/>
                <w:lang w:eastAsia="ru-RU"/>
              </w:rPr>
            </w:pPr>
            <w:ins w:id="4450"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=6 ослабление</w:t>
              </w:r>
            </w:ins>
          </w:p>
          <w:p w14:paraId="6FE61083" w14:textId="77777777" w:rsidR="00CE3555" w:rsidRPr="006F33AA" w:rsidRDefault="00CE3555" w:rsidP="00CE3555">
            <w:pPr>
              <w:pStyle w:val="a4"/>
              <w:numPr>
                <w:ilvl w:val="6"/>
                <w:numId w:val="103"/>
              </w:numPr>
              <w:spacing w:after="0" w:line="273" w:lineRule="exact"/>
              <w:ind w:left="346" w:right="20" w:firstLine="142"/>
              <w:rPr>
                <w:ins w:id="4451" w:author="2" w:date="2021-08-31T10:55:00Z"/>
                <w:rFonts w:ascii="Times New Roman" w:eastAsia="Century Schoolbook" w:hAnsi="Times New Roman" w:cs="Times New Roman"/>
                <w:color w:val="000000"/>
                <w:sz w:val="20"/>
                <w:szCs w:val="20"/>
                <w:lang w:eastAsia="ru-RU"/>
              </w:rPr>
            </w:pPr>
            <w:ins w:id="4452"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=3 усиление</w:t>
              </w:r>
              <w:r w:rsidRPr="006F33AA">
                <w:rPr>
                  <w:rFonts w:ascii="Times New Roman" w:eastAsia="Century Schoolbook" w:hAnsi="Times New Roman" w:cs="Times New Roman"/>
                  <w:color w:val="000000"/>
                  <w:sz w:val="20"/>
                  <w:szCs w:val="20"/>
                  <w:lang w:val="en-US" w:eastAsia="ru-RU"/>
                </w:rPr>
                <w:t xml:space="preserve"> </w:t>
              </w:r>
            </w:ins>
          </w:p>
          <w:p w14:paraId="4C805CC0" w14:textId="681471F1" w:rsidR="004D5EB2" w:rsidRPr="006F33AA" w:rsidRDefault="00CE3555" w:rsidP="00CE3555">
            <w:pPr>
              <w:pStyle w:val="a4"/>
              <w:numPr>
                <w:ilvl w:val="6"/>
                <w:numId w:val="103"/>
              </w:numPr>
              <w:spacing w:after="0" w:line="273" w:lineRule="exact"/>
              <w:ind w:left="346" w:right="20" w:firstLine="142"/>
              <w:rPr>
                <w:rFonts w:ascii="Times New Roman" w:hAnsi="Times New Roman"/>
                <w:color w:val="000000"/>
                <w:sz w:val="20"/>
                <w:rPrChange w:id="4453" w:author="2" w:date="2021-08-31T10:55:00Z">
                  <w:rPr>
                    <w:rFonts w:ascii="Times New Roman" w:eastAsia="Century Schoolbook" w:hAnsi="Times New Roman" w:cs="Times New Roman"/>
                    <w:color w:val="000000"/>
                    <w:sz w:val="24"/>
                    <w:szCs w:val="24"/>
                    <w:lang w:eastAsia="ru-RU"/>
                  </w:rPr>
                </w:rPrChange>
              </w:rPr>
              <w:pPrChange w:id="4454" w:author="2" w:date="2021-08-31T10:55:00Z">
                <w:pPr>
                  <w:pStyle w:val="a4"/>
                  <w:framePr w:hSpace="180" w:wrap="around" w:hAnchor="margin" w:y="665"/>
                  <w:spacing w:after="0" w:line="273" w:lineRule="exact"/>
                  <w:ind w:left="346" w:right="20" w:firstLine="142"/>
                </w:pPr>
              </w:pPrChange>
            </w:pPr>
            <w:ins w:id="4455"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=3  ослабление</w:t>
              </w:r>
            </w:ins>
          </w:p>
        </w:tc>
        <w:tc>
          <w:tcPr>
            <w:tcW w:w="567" w:type="dxa"/>
            <w:gridSpan w:val="2"/>
            <w:tcPrChange w:id="4456" w:author="2" w:date="2021-08-31T10:55:00Z">
              <w:tcPr>
                <w:tcW w:w="547" w:type="dxa"/>
              </w:tcPr>
            </w:tcPrChange>
          </w:tcPr>
          <w:p w14:paraId="737322F7" w14:textId="73640A3B" w:rsidR="004D5EB2" w:rsidRPr="00450F2B" w:rsidRDefault="00CE3555" w:rsidP="00450F2B">
            <w:pPr>
              <w:tabs>
                <w:tab w:val="left" w:pos="600"/>
                <w:tab w:val="left" w:pos="851"/>
              </w:tabs>
              <w:ind w:right="34" w:firstLine="142"/>
              <w:rPr>
                <w:rFonts w:ascii="Times New Roman" w:hAnsi="Times New Roman" w:cs="Times New Roman"/>
                <w:sz w:val="24"/>
                <w:szCs w:val="24"/>
              </w:rPr>
            </w:pPr>
            <w:ins w:id="4457" w:author="2" w:date="2021-08-31T10:55:00Z">
              <w:r>
                <w:rPr>
                  <w:rFonts w:ascii="Times New Roman" w:hAnsi="Times New Roman" w:cs="Times New Roman"/>
                  <w:sz w:val="24"/>
                  <w:szCs w:val="24"/>
                </w:rPr>
                <w:t>1</w:t>
              </w:r>
            </w:ins>
          </w:p>
        </w:tc>
      </w:tr>
      <w:tr w:rsidR="004D5EB2" w:rsidRPr="00450F2B" w14:paraId="0104FFCB" w14:textId="77777777" w:rsidTr="00911EF6">
        <w:trPr>
          <w:trHeight w:val="845"/>
          <w:trPrChange w:id="4458" w:author="2" w:date="2021-08-31T10:55:00Z">
            <w:trPr>
              <w:trHeight w:val="845"/>
            </w:trPr>
          </w:trPrChange>
        </w:trPr>
        <w:tc>
          <w:tcPr>
            <w:tcW w:w="846" w:type="dxa"/>
            <w:tcPrChange w:id="4459" w:author="2" w:date="2021-08-31T10:55:00Z">
              <w:tcPr>
                <w:tcW w:w="846" w:type="dxa"/>
              </w:tcPr>
            </w:tcPrChange>
          </w:tcPr>
          <w:p w14:paraId="294DD488" w14:textId="77777777" w:rsidR="004D5EB2" w:rsidRPr="00450F2B" w:rsidRDefault="004D5EB2" w:rsidP="00450F2B">
            <w:pPr>
              <w:spacing w:after="120"/>
              <w:rPr>
                <w:rFonts w:ascii="Times New Roman" w:hAnsi="Times New Roman" w:cs="Times New Roman"/>
                <w:sz w:val="24"/>
                <w:szCs w:val="24"/>
              </w:rPr>
            </w:pPr>
          </w:p>
        </w:tc>
        <w:tc>
          <w:tcPr>
            <w:tcW w:w="1843" w:type="dxa"/>
            <w:tcPrChange w:id="4460" w:author="2" w:date="2021-08-31T10:55:00Z">
              <w:tcPr>
                <w:tcW w:w="1843" w:type="dxa"/>
              </w:tcPr>
            </w:tcPrChange>
          </w:tcPr>
          <w:p w14:paraId="29DF3F66" w14:textId="77777777" w:rsidR="004D5EB2" w:rsidRPr="00450F2B" w:rsidRDefault="004D5EB2" w:rsidP="00450F2B">
            <w:pPr>
              <w:spacing w:after="120"/>
              <w:rPr>
                <w:rFonts w:ascii="Times New Roman" w:hAnsi="Times New Roman" w:cs="Times New Roman"/>
                <w:sz w:val="24"/>
                <w:szCs w:val="24"/>
              </w:rPr>
            </w:pPr>
          </w:p>
        </w:tc>
        <w:tc>
          <w:tcPr>
            <w:tcW w:w="425" w:type="dxa"/>
            <w:tcPrChange w:id="4461" w:author="2" w:date="2021-08-31T10:55:00Z">
              <w:tcPr>
                <w:tcW w:w="425" w:type="dxa"/>
              </w:tcPr>
            </w:tcPrChange>
          </w:tcPr>
          <w:p w14:paraId="748FE54C" w14:textId="77777777" w:rsidR="004D5EB2" w:rsidRPr="00450F2B" w:rsidRDefault="004D5EB2" w:rsidP="00450F2B">
            <w:pPr>
              <w:spacing w:after="120"/>
              <w:rPr>
                <w:rFonts w:ascii="Times New Roman" w:hAnsi="Times New Roman" w:cs="Times New Roman"/>
                <w:sz w:val="24"/>
                <w:szCs w:val="24"/>
              </w:rPr>
            </w:pPr>
          </w:p>
        </w:tc>
        <w:tc>
          <w:tcPr>
            <w:tcW w:w="392" w:type="dxa"/>
            <w:tcPrChange w:id="4462" w:author="2" w:date="2021-08-31T10:55:00Z">
              <w:tcPr>
                <w:tcW w:w="392" w:type="dxa"/>
              </w:tcPr>
            </w:tcPrChange>
          </w:tcPr>
          <w:p w14:paraId="4F5C8C1F" w14:textId="77777777" w:rsidR="004D5EB2" w:rsidRPr="00450F2B" w:rsidRDefault="004D5EB2" w:rsidP="00450F2B">
            <w:pPr>
              <w:spacing w:after="120"/>
              <w:rPr>
                <w:rFonts w:ascii="Times New Roman" w:hAnsi="Times New Roman" w:cs="Times New Roman"/>
                <w:sz w:val="24"/>
                <w:szCs w:val="24"/>
              </w:rPr>
            </w:pPr>
          </w:p>
        </w:tc>
        <w:tc>
          <w:tcPr>
            <w:tcW w:w="553" w:type="dxa"/>
            <w:tcPrChange w:id="4463" w:author="2" w:date="2021-08-31T10:55:00Z">
              <w:tcPr>
                <w:tcW w:w="553" w:type="dxa"/>
              </w:tcPr>
            </w:tcPrChange>
          </w:tcPr>
          <w:p w14:paraId="2C785050" w14:textId="012B9D76" w:rsidR="004D5EB2" w:rsidRDefault="00C24018" w:rsidP="00450F2B">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4464" w:author="2" w:date="2021-08-31T10:55:00Z">
              <w:tcPr>
                <w:tcW w:w="6001" w:type="dxa"/>
              </w:tcPr>
            </w:tcPrChange>
          </w:tcPr>
          <w:p w14:paraId="1EADD8BE" w14:textId="7BF28DFD" w:rsidR="004D5EB2" w:rsidRPr="00D12C4D" w:rsidRDefault="0013389B" w:rsidP="00C24018">
            <w:pPr>
              <w:pStyle w:val="6"/>
              <w:shd w:val="clear" w:color="auto" w:fill="auto"/>
              <w:tabs>
                <w:tab w:val="left" w:pos="313"/>
              </w:tabs>
              <w:spacing w:before="0"/>
              <w:ind w:right="40" w:firstLine="0"/>
              <w:jc w:val="left"/>
              <w:rPr>
                <w:rFonts w:ascii="Times New Roman" w:hAnsi="Times New Roman" w:cs="Times New Roman"/>
                <w:sz w:val="20"/>
                <w:szCs w:val="20"/>
              </w:rPr>
            </w:pPr>
            <w:r w:rsidRPr="00D12C4D">
              <w:rPr>
                <w:rStyle w:val="1"/>
                <w:rFonts w:ascii="Times New Roman" w:hAnsi="Times New Roman" w:cs="Times New Roman"/>
                <w:sz w:val="20"/>
                <w:szCs w:val="20"/>
              </w:rPr>
              <w:t>Два когерентных луча с длинами волн 404 нм пересекаются в одной точке на экране. Что будет наблюдаться в этой точке — усиление или ослабление света, если оптическая разность хода лучей равна 17,17 мкм?</w:t>
            </w:r>
          </w:p>
        </w:tc>
        <w:tc>
          <w:tcPr>
            <w:tcW w:w="4961" w:type="dxa"/>
            <w:gridSpan w:val="2"/>
            <w:tcPrChange w:id="4465" w:author="2" w:date="2021-08-31T10:55:00Z">
              <w:tcPr>
                <w:tcW w:w="4839" w:type="dxa"/>
              </w:tcPr>
            </w:tcPrChange>
          </w:tcPr>
          <w:p w14:paraId="5FE977E9" w14:textId="77777777" w:rsidR="00CE3555" w:rsidRPr="006F33AA" w:rsidRDefault="00CE3555" w:rsidP="00CE3555">
            <w:pPr>
              <w:pStyle w:val="a4"/>
              <w:numPr>
                <w:ilvl w:val="8"/>
                <w:numId w:val="103"/>
              </w:numPr>
              <w:spacing w:after="0" w:line="273" w:lineRule="exact"/>
              <w:ind w:left="346" w:right="20" w:firstLine="142"/>
              <w:rPr>
                <w:ins w:id="4466" w:author="2" w:date="2021-08-31T10:55:00Z"/>
                <w:rFonts w:ascii="Times New Roman" w:eastAsia="Century Schoolbook" w:hAnsi="Times New Roman" w:cs="Times New Roman"/>
                <w:color w:val="000000"/>
                <w:sz w:val="20"/>
                <w:szCs w:val="20"/>
                <w:lang w:eastAsia="ru-RU"/>
              </w:rPr>
            </w:pPr>
            <w:ins w:id="4467"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=42,5усиление</w:t>
              </w:r>
            </w:ins>
          </w:p>
          <w:p w14:paraId="1AAA16DD" w14:textId="77777777" w:rsidR="00CE3555" w:rsidRPr="006F33AA" w:rsidRDefault="00CE3555" w:rsidP="00CE3555">
            <w:pPr>
              <w:pStyle w:val="a4"/>
              <w:numPr>
                <w:ilvl w:val="8"/>
                <w:numId w:val="103"/>
              </w:numPr>
              <w:spacing w:after="0" w:line="273" w:lineRule="exact"/>
              <w:ind w:left="346" w:right="20" w:firstLine="142"/>
              <w:rPr>
                <w:ins w:id="4468" w:author="2" w:date="2021-08-31T10:55:00Z"/>
                <w:rFonts w:ascii="Times New Roman" w:eastAsia="Century Schoolbook" w:hAnsi="Times New Roman" w:cs="Times New Roman"/>
                <w:color w:val="000000"/>
                <w:sz w:val="20"/>
                <w:szCs w:val="20"/>
                <w:lang w:eastAsia="ru-RU"/>
              </w:rPr>
            </w:pPr>
            <w:ins w:id="4469"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=42,5 ослабление</w:t>
              </w:r>
            </w:ins>
          </w:p>
          <w:p w14:paraId="0A3BE15F" w14:textId="77777777" w:rsidR="00CE3555" w:rsidRPr="006F33AA" w:rsidRDefault="00CE3555" w:rsidP="00CE3555">
            <w:pPr>
              <w:pStyle w:val="a4"/>
              <w:numPr>
                <w:ilvl w:val="8"/>
                <w:numId w:val="103"/>
              </w:numPr>
              <w:spacing w:after="0" w:line="273" w:lineRule="exact"/>
              <w:ind w:left="346" w:right="20" w:firstLine="142"/>
              <w:rPr>
                <w:ins w:id="4470" w:author="2" w:date="2021-08-31T10:55:00Z"/>
                <w:rFonts w:ascii="Times New Roman" w:eastAsia="Century Schoolbook" w:hAnsi="Times New Roman" w:cs="Times New Roman"/>
                <w:color w:val="000000"/>
                <w:sz w:val="20"/>
                <w:szCs w:val="20"/>
                <w:lang w:eastAsia="ru-RU"/>
              </w:rPr>
            </w:pPr>
            <w:ins w:id="4471"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=85 ослабление</w:t>
              </w:r>
            </w:ins>
          </w:p>
          <w:p w14:paraId="0E60B609" w14:textId="3641BF1F" w:rsidR="004D5EB2" w:rsidRPr="006F33AA" w:rsidRDefault="00CE3555" w:rsidP="00CE3555">
            <w:pPr>
              <w:pStyle w:val="a4"/>
              <w:numPr>
                <w:ilvl w:val="8"/>
                <w:numId w:val="103"/>
              </w:numPr>
              <w:spacing w:after="0" w:line="273" w:lineRule="exact"/>
              <w:ind w:left="346" w:right="20" w:firstLine="142"/>
              <w:rPr>
                <w:rFonts w:ascii="Times New Roman" w:hAnsi="Times New Roman"/>
                <w:color w:val="000000"/>
                <w:sz w:val="20"/>
                <w:rPrChange w:id="4472" w:author="2" w:date="2021-08-31T10:55:00Z">
                  <w:rPr>
                    <w:rFonts w:ascii="Times New Roman" w:eastAsia="Century Schoolbook" w:hAnsi="Times New Roman" w:cs="Times New Roman"/>
                    <w:color w:val="000000"/>
                    <w:sz w:val="24"/>
                    <w:szCs w:val="24"/>
                    <w:lang w:eastAsia="ru-RU"/>
                  </w:rPr>
                </w:rPrChange>
              </w:rPr>
              <w:pPrChange w:id="4473" w:author="2" w:date="2021-08-31T10:55:00Z">
                <w:pPr>
                  <w:pStyle w:val="a4"/>
                  <w:framePr w:hSpace="180" w:wrap="around" w:hAnchor="margin" w:y="665"/>
                  <w:spacing w:after="0" w:line="273" w:lineRule="exact"/>
                  <w:ind w:left="346" w:right="20" w:firstLine="142"/>
                </w:pPr>
              </w:pPrChange>
            </w:pPr>
            <w:ins w:id="4474"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=85 усиление</w:t>
              </w:r>
            </w:ins>
          </w:p>
        </w:tc>
        <w:tc>
          <w:tcPr>
            <w:tcW w:w="567" w:type="dxa"/>
            <w:gridSpan w:val="2"/>
            <w:tcPrChange w:id="4475" w:author="2" w:date="2021-08-31T10:55:00Z">
              <w:tcPr>
                <w:tcW w:w="547" w:type="dxa"/>
              </w:tcPr>
            </w:tcPrChange>
          </w:tcPr>
          <w:p w14:paraId="2F3435E9" w14:textId="134DD84A" w:rsidR="004D5EB2" w:rsidRPr="00450F2B" w:rsidRDefault="00CE3555" w:rsidP="00450F2B">
            <w:pPr>
              <w:tabs>
                <w:tab w:val="left" w:pos="600"/>
                <w:tab w:val="left" w:pos="851"/>
              </w:tabs>
              <w:ind w:right="34" w:firstLine="142"/>
              <w:rPr>
                <w:rFonts w:ascii="Times New Roman" w:hAnsi="Times New Roman" w:cs="Times New Roman"/>
                <w:sz w:val="24"/>
                <w:szCs w:val="24"/>
              </w:rPr>
            </w:pPr>
            <w:ins w:id="4476" w:author="2" w:date="2021-08-31T10:55:00Z">
              <w:r>
                <w:rPr>
                  <w:rFonts w:ascii="Times New Roman" w:hAnsi="Times New Roman" w:cs="Times New Roman"/>
                  <w:sz w:val="24"/>
                  <w:szCs w:val="24"/>
                </w:rPr>
                <w:t>3</w:t>
              </w:r>
            </w:ins>
          </w:p>
        </w:tc>
      </w:tr>
      <w:tr w:rsidR="004D5EB2" w:rsidRPr="00450F2B" w14:paraId="115259A0" w14:textId="77777777" w:rsidTr="00911EF6">
        <w:trPr>
          <w:trHeight w:val="885"/>
          <w:trPrChange w:id="4477" w:author="2" w:date="2021-08-31T10:55:00Z">
            <w:trPr>
              <w:trHeight w:val="885"/>
            </w:trPr>
          </w:trPrChange>
        </w:trPr>
        <w:tc>
          <w:tcPr>
            <w:tcW w:w="846" w:type="dxa"/>
            <w:tcPrChange w:id="4478" w:author="2" w:date="2021-08-31T10:55:00Z">
              <w:tcPr>
                <w:tcW w:w="846" w:type="dxa"/>
              </w:tcPr>
            </w:tcPrChange>
          </w:tcPr>
          <w:p w14:paraId="0850A599" w14:textId="77777777" w:rsidR="004D5EB2" w:rsidRPr="00450F2B" w:rsidRDefault="004D5EB2" w:rsidP="00450F2B">
            <w:pPr>
              <w:spacing w:after="120"/>
              <w:rPr>
                <w:rFonts w:ascii="Times New Roman" w:hAnsi="Times New Roman" w:cs="Times New Roman"/>
                <w:sz w:val="24"/>
                <w:szCs w:val="24"/>
              </w:rPr>
            </w:pPr>
          </w:p>
        </w:tc>
        <w:tc>
          <w:tcPr>
            <w:tcW w:w="1843" w:type="dxa"/>
            <w:tcPrChange w:id="4479" w:author="2" w:date="2021-08-31T10:55:00Z">
              <w:tcPr>
                <w:tcW w:w="1843" w:type="dxa"/>
              </w:tcPr>
            </w:tcPrChange>
          </w:tcPr>
          <w:p w14:paraId="18ED955B" w14:textId="77777777" w:rsidR="004D5EB2" w:rsidRPr="00450F2B" w:rsidRDefault="004D5EB2" w:rsidP="00450F2B">
            <w:pPr>
              <w:spacing w:after="120"/>
              <w:rPr>
                <w:rFonts w:ascii="Times New Roman" w:hAnsi="Times New Roman" w:cs="Times New Roman"/>
                <w:sz w:val="24"/>
                <w:szCs w:val="24"/>
              </w:rPr>
            </w:pPr>
          </w:p>
        </w:tc>
        <w:tc>
          <w:tcPr>
            <w:tcW w:w="425" w:type="dxa"/>
            <w:tcPrChange w:id="4480" w:author="2" w:date="2021-08-31T10:55:00Z">
              <w:tcPr>
                <w:tcW w:w="425" w:type="dxa"/>
              </w:tcPr>
            </w:tcPrChange>
          </w:tcPr>
          <w:p w14:paraId="6D87956E" w14:textId="77777777" w:rsidR="004D5EB2" w:rsidRPr="00450F2B" w:rsidRDefault="004D5EB2" w:rsidP="00450F2B">
            <w:pPr>
              <w:spacing w:after="120"/>
              <w:rPr>
                <w:rFonts w:ascii="Times New Roman" w:hAnsi="Times New Roman" w:cs="Times New Roman"/>
                <w:sz w:val="24"/>
                <w:szCs w:val="24"/>
              </w:rPr>
            </w:pPr>
          </w:p>
        </w:tc>
        <w:tc>
          <w:tcPr>
            <w:tcW w:w="392" w:type="dxa"/>
            <w:tcPrChange w:id="4481" w:author="2" w:date="2021-08-31T10:55:00Z">
              <w:tcPr>
                <w:tcW w:w="392" w:type="dxa"/>
              </w:tcPr>
            </w:tcPrChange>
          </w:tcPr>
          <w:p w14:paraId="057C80D8" w14:textId="77777777" w:rsidR="004D5EB2" w:rsidRPr="00450F2B" w:rsidRDefault="004D5EB2" w:rsidP="00450F2B">
            <w:pPr>
              <w:spacing w:after="120"/>
              <w:rPr>
                <w:rFonts w:ascii="Times New Roman" w:hAnsi="Times New Roman" w:cs="Times New Roman"/>
                <w:sz w:val="24"/>
                <w:szCs w:val="24"/>
              </w:rPr>
            </w:pPr>
          </w:p>
        </w:tc>
        <w:tc>
          <w:tcPr>
            <w:tcW w:w="553" w:type="dxa"/>
            <w:tcPrChange w:id="4482" w:author="2" w:date="2021-08-31T10:55:00Z">
              <w:tcPr>
                <w:tcW w:w="553" w:type="dxa"/>
              </w:tcPr>
            </w:tcPrChange>
          </w:tcPr>
          <w:p w14:paraId="146796E5" w14:textId="01445B2A" w:rsidR="004D5EB2" w:rsidRDefault="00C24018" w:rsidP="00450F2B">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4483" w:author="2" w:date="2021-08-31T10:55:00Z">
              <w:tcPr>
                <w:tcW w:w="6001" w:type="dxa"/>
              </w:tcPr>
            </w:tcPrChange>
          </w:tcPr>
          <w:p w14:paraId="65147A0C" w14:textId="5C672490" w:rsidR="004D5EB2" w:rsidRPr="00D12C4D" w:rsidRDefault="0013389B" w:rsidP="00C24018">
            <w:pPr>
              <w:pStyle w:val="6"/>
              <w:shd w:val="clear" w:color="auto" w:fill="auto"/>
              <w:tabs>
                <w:tab w:val="left" w:pos="322"/>
              </w:tabs>
              <w:spacing w:before="0"/>
              <w:ind w:right="40" w:firstLine="0"/>
              <w:rPr>
                <w:rFonts w:ascii="Times New Roman" w:hAnsi="Times New Roman" w:cs="Times New Roman"/>
                <w:sz w:val="20"/>
                <w:szCs w:val="20"/>
              </w:rPr>
            </w:pPr>
            <w:r w:rsidRPr="00D12C4D">
              <w:rPr>
                <w:rStyle w:val="1"/>
                <w:rFonts w:ascii="Times New Roman" w:hAnsi="Times New Roman" w:cs="Times New Roman"/>
                <w:sz w:val="20"/>
                <w:szCs w:val="20"/>
              </w:rPr>
              <w:t>В некоторую точку пространства приходят когерентные лучи с оптической разностью хода 6 мкм. Определить, произойдет уси</w:t>
            </w:r>
            <w:r w:rsidRPr="00D12C4D">
              <w:rPr>
                <w:rStyle w:val="1"/>
                <w:rFonts w:ascii="Times New Roman" w:hAnsi="Times New Roman" w:cs="Times New Roman"/>
                <w:sz w:val="20"/>
                <w:szCs w:val="20"/>
              </w:rPr>
              <w:softHyphen/>
              <w:t>ление или ослабление света в этой точке, если длина волны рав</w:t>
            </w:r>
            <w:r w:rsidRPr="00D12C4D">
              <w:rPr>
                <w:rStyle w:val="1"/>
                <w:rFonts w:ascii="Times New Roman" w:hAnsi="Times New Roman" w:cs="Times New Roman"/>
                <w:sz w:val="20"/>
                <w:szCs w:val="20"/>
              </w:rPr>
              <w:softHyphen/>
              <w:t>на 500 нм.</w:t>
            </w:r>
          </w:p>
        </w:tc>
        <w:tc>
          <w:tcPr>
            <w:tcW w:w="4961" w:type="dxa"/>
            <w:gridSpan w:val="2"/>
            <w:tcPrChange w:id="4484" w:author="2" w:date="2021-08-31T10:55:00Z">
              <w:tcPr>
                <w:tcW w:w="4839" w:type="dxa"/>
              </w:tcPr>
            </w:tcPrChange>
          </w:tcPr>
          <w:p w14:paraId="2C6F420F" w14:textId="77777777" w:rsidR="00CE3555" w:rsidRPr="006F33AA" w:rsidRDefault="006449E9" w:rsidP="00CE3555">
            <w:pPr>
              <w:pStyle w:val="a4"/>
              <w:numPr>
                <w:ilvl w:val="0"/>
                <w:numId w:val="212"/>
              </w:numPr>
              <w:spacing w:after="0" w:line="273" w:lineRule="exact"/>
              <w:ind w:right="20"/>
              <w:rPr>
                <w:ins w:id="4485" w:author="2" w:date="2021-08-31T10:55:00Z"/>
                <w:rFonts w:ascii="Times New Roman" w:eastAsia="Century Schoolbook" w:hAnsi="Times New Roman" w:cs="Times New Roman"/>
                <w:color w:val="000000"/>
                <w:sz w:val="20"/>
                <w:szCs w:val="20"/>
                <w:lang w:eastAsia="ru-RU"/>
              </w:rPr>
            </w:pPr>
            <w:ins w:id="4486"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=24 усиление</w:t>
              </w:r>
            </w:ins>
          </w:p>
          <w:p w14:paraId="4346159C" w14:textId="77777777" w:rsidR="004D5EB2" w:rsidRPr="006F33AA" w:rsidRDefault="00CE3555" w:rsidP="00CE3555">
            <w:pPr>
              <w:pStyle w:val="a4"/>
              <w:numPr>
                <w:ilvl w:val="0"/>
                <w:numId w:val="212"/>
              </w:numPr>
              <w:spacing w:after="0" w:line="273" w:lineRule="exact"/>
              <w:ind w:right="20"/>
              <w:rPr>
                <w:ins w:id="4487" w:author="2" w:date="2021-08-31T10:55:00Z"/>
                <w:rFonts w:ascii="Times New Roman" w:eastAsia="Century Schoolbook" w:hAnsi="Times New Roman" w:cs="Times New Roman"/>
                <w:color w:val="000000"/>
                <w:sz w:val="20"/>
                <w:szCs w:val="20"/>
                <w:lang w:eastAsia="ru-RU"/>
              </w:rPr>
            </w:pPr>
            <w:ins w:id="4488"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=12 усиление</w:t>
              </w:r>
            </w:ins>
          </w:p>
          <w:p w14:paraId="72B7EB8B" w14:textId="77777777" w:rsidR="006449E9" w:rsidRPr="006F33AA" w:rsidRDefault="006449E9" w:rsidP="006449E9">
            <w:pPr>
              <w:pStyle w:val="a4"/>
              <w:numPr>
                <w:ilvl w:val="0"/>
                <w:numId w:val="212"/>
              </w:numPr>
              <w:spacing w:after="0" w:line="273" w:lineRule="exact"/>
              <w:ind w:right="20"/>
              <w:rPr>
                <w:ins w:id="4489" w:author="2" w:date="2021-08-31T10:55:00Z"/>
                <w:rFonts w:ascii="Times New Roman" w:eastAsia="Century Schoolbook" w:hAnsi="Times New Roman" w:cs="Times New Roman"/>
                <w:color w:val="000000"/>
                <w:sz w:val="20"/>
                <w:szCs w:val="20"/>
                <w:lang w:eastAsia="ru-RU"/>
              </w:rPr>
            </w:pPr>
            <w:ins w:id="4490"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=12 ослабление</w:t>
              </w:r>
            </w:ins>
          </w:p>
          <w:p w14:paraId="5D9B1AAA" w14:textId="14D42697" w:rsidR="004D5EB2" w:rsidRPr="006F33AA" w:rsidRDefault="006449E9" w:rsidP="006449E9">
            <w:pPr>
              <w:pStyle w:val="a4"/>
              <w:numPr>
                <w:ilvl w:val="0"/>
                <w:numId w:val="212"/>
              </w:numPr>
              <w:spacing w:after="0" w:line="273" w:lineRule="exact"/>
              <w:ind w:right="20"/>
              <w:rPr>
                <w:rFonts w:ascii="Times New Roman" w:hAnsi="Times New Roman"/>
                <w:color w:val="000000"/>
                <w:sz w:val="20"/>
                <w:rPrChange w:id="4491" w:author="2" w:date="2021-08-31T10:55:00Z">
                  <w:rPr>
                    <w:rFonts w:ascii="Times New Roman" w:eastAsia="Century Schoolbook" w:hAnsi="Times New Roman" w:cs="Times New Roman"/>
                    <w:color w:val="000000"/>
                    <w:sz w:val="24"/>
                    <w:szCs w:val="24"/>
                    <w:lang w:eastAsia="ru-RU"/>
                  </w:rPr>
                </w:rPrChange>
              </w:rPr>
              <w:pPrChange w:id="4492" w:author="2" w:date="2021-08-31T10:55:00Z">
                <w:pPr>
                  <w:pStyle w:val="a4"/>
                  <w:framePr w:hSpace="180" w:wrap="around" w:hAnchor="margin" w:y="665"/>
                  <w:spacing w:after="0" w:line="273" w:lineRule="exact"/>
                  <w:ind w:left="346" w:right="20" w:firstLine="142"/>
                </w:pPr>
              </w:pPrChange>
            </w:pPr>
            <w:ins w:id="4493"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=24  ослабление</w:t>
              </w:r>
            </w:ins>
          </w:p>
        </w:tc>
        <w:tc>
          <w:tcPr>
            <w:tcW w:w="567" w:type="dxa"/>
            <w:gridSpan w:val="2"/>
            <w:tcPrChange w:id="4494" w:author="2" w:date="2021-08-31T10:55:00Z">
              <w:tcPr>
                <w:tcW w:w="547" w:type="dxa"/>
              </w:tcPr>
            </w:tcPrChange>
          </w:tcPr>
          <w:p w14:paraId="225AD2B6" w14:textId="29D92255" w:rsidR="004D5EB2" w:rsidRPr="00450F2B" w:rsidRDefault="006449E9" w:rsidP="00450F2B">
            <w:pPr>
              <w:tabs>
                <w:tab w:val="left" w:pos="600"/>
                <w:tab w:val="left" w:pos="851"/>
              </w:tabs>
              <w:ind w:right="34" w:firstLine="142"/>
              <w:rPr>
                <w:rFonts w:ascii="Times New Roman" w:hAnsi="Times New Roman" w:cs="Times New Roman"/>
                <w:sz w:val="24"/>
                <w:szCs w:val="24"/>
              </w:rPr>
            </w:pPr>
            <w:ins w:id="4495" w:author="2" w:date="2021-08-31T10:55:00Z">
              <w:r>
                <w:rPr>
                  <w:rFonts w:ascii="Times New Roman" w:hAnsi="Times New Roman" w:cs="Times New Roman"/>
                  <w:sz w:val="24"/>
                  <w:szCs w:val="24"/>
                </w:rPr>
                <w:t>1</w:t>
              </w:r>
            </w:ins>
          </w:p>
        </w:tc>
      </w:tr>
      <w:tr w:rsidR="004D5EB2" w:rsidRPr="00450F2B" w14:paraId="65369F6C" w14:textId="77777777" w:rsidTr="00911EF6">
        <w:tc>
          <w:tcPr>
            <w:tcW w:w="846" w:type="dxa"/>
            <w:tcPrChange w:id="4496" w:author="2" w:date="2021-08-31T10:55:00Z">
              <w:tcPr>
                <w:tcW w:w="846" w:type="dxa"/>
              </w:tcPr>
            </w:tcPrChange>
          </w:tcPr>
          <w:p w14:paraId="09A6D390" w14:textId="77777777" w:rsidR="004D5EB2" w:rsidRPr="00450F2B" w:rsidRDefault="004D5EB2" w:rsidP="00450F2B">
            <w:pPr>
              <w:spacing w:after="120"/>
              <w:rPr>
                <w:rFonts w:ascii="Times New Roman" w:hAnsi="Times New Roman" w:cs="Times New Roman"/>
                <w:sz w:val="24"/>
                <w:szCs w:val="24"/>
              </w:rPr>
            </w:pPr>
          </w:p>
        </w:tc>
        <w:tc>
          <w:tcPr>
            <w:tcW w:w="1843" w:type="dxa"/>
            <w:tcPrChange w:id="4497" w:author="2" w:date="2021-08-31T10:55:00Z">
              <w:tcPr>
                <w:tcW w:w="1843" w:type="dxa"/>
              </w:tcPr>
            </w:tcPrChange>
          </w:tcPr>
          <w:p w14:paraId="600EDFB0" w14:textId="77777777" w:rsidR="004D5EB2" w:rsidRPr="00450F2B" w:rsidRDefault="004D5EB2" w:rsidP="00450F2B">
            <w:pPr>
              <w:spacing w:after="120"/>
              <w:rPr>
                <w:rFonts w:ascii="Times New Roman" w:hAnsi="Times New Roman" w:cs="Times New Roman"/>
                <w:sz w:val="24"/>
                <w:szCs w:val="24"/>
              </w:rPr>
            </w:pPr>
          </w:p>
        </w:tc>
        <w:tc>
          <w:tcPr>
            <w:tcW w:w="425" w:type="dxa"/>
            <w:tcPrChange w:id="4498" w:author="2" w:date="2021-08-31T10:55:00Z">
              <w:tcPr>
                <w:tcW w:w="425" w:type="dxa"/>
              </w:tcPr>
            </w:tcPrChange>
          </w:tcPr>
          <w:p w14:paraId="35A8571D" w14:textId="77777777" w:rsidR="004D5EB2" w:rsidRPr="00450F2B" w:rsidRDefault="004D5EB2" w:rsidP="00450F2B">
            <w:pPr>
              <w:spacing w:after="120"/>
              <w:rPr>
                <w:rFonts w:ascii="Times New Roman" w:hAnsi="Times New Roman" w:cs="Times New Roman"/>
                <w:sz w:val="24"/>
                <w:szCs w:val="24"/>
              </w:rPr>
            </w:pPr>
          </w:p>
        </w:tc>
        <w:tc>
          <w:tcPr>
            <w:tcW w:w="392" w:type="dxa"/>
            <w:tcPrChange w:id="4499" w:author="2" w:date="2021-08-31T10:55:00Z">
              <w:tcPr>
                <w:tcW w:w="392" w:type="dxa"/>
              </w:tcPr>
            </w:tcPrChange>
          </w:tcPr>
          <w:p w14:paraId="1622D28C" w14:textId="77777777" w:rsidR="004D5EB2" w:rsidRPr="00450F2B" w:rsidRDefault="004D5EB2" w:rsidP="00450F2B">
            <w:pPr>
              <w:spacing w:after="120"/>
              <w:rPr>
                <w:rFonts w:ascii="Times New Roman" w:hAnsi="Times New Roman" w:cs="Times New Roman"/>
                <w:sz w:val="24"/>
                <w:szCs w:val="24"/>
              </w:rPr>
            </w:pPr>
          </w:p>
        </w:tc>
        <w:tc>
          <w:tcPr>
            <w:tcW w:w="553" w:type="dxa"/>
            <w:tcPrChange w:id="4500" w:author="2" w:date="2021-08-31T10:55:00Z">
              <w:tcPr>
                <w:tcW w:w="553" w:type="dxa"/>
              </w:tcPr>
            </w:tcPrChange>
          </w:tcPr>
          <w:p w14:paraId="50F4049F" w14:textId="3669FC94" w:rsidR="004D5EB2" w:rsidRDefault="00C24018" w:rsidP="00450F2B">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4501" w:author="2" w:date="2021-08-31T10:55:00Z">
              <w:tcPr>
                <w:tcW w:w="6001" w:type="dxa"/>
              </w:tcPr>
            </w:tcPrChange>
          </w:tcPr>
          <w:p w14:paraId="3C6237B5" w14:textId="7E46EB49" w:rsidR="004D5EB2" w:rsidRPr="00D12C4D" w:rsidRDefault="0013389B" w:rsidP="0013389B">
            <w:pPr>
              <w:jc w:val="both"/>
              <w:rPr>
                <w:rFonts w:ascii="Times New Roman" w:eastAsia="Times New Roman" w:hAnsi="Times New Roman" w:cs="Times New Roman"/>
                <w:color w:val="000000"/>
                <w:sz w:val="20"/>
                <w:szCs w:val="20"/>
                <w:lang w:eastAsia="ru-RU"/>
              </w:rPr>
            </w:pPr>
            <w:r w:rsidRPr="00D12C4D">
              <w:rPr>
                <w:rStyle w:val="1"/>
                <w:rFonts w:ascii="Times New Roman" w:hAnsi="Times New Roman" w:cs="Times New Roman"/>
                <w:sz w:val="20"/>
                <w:szCs w:val="20"/>
              </w:rPr>
              <w:t>В некоторую точку пространства приходят когерентные лучи с оптической разностью хода 2 мкм. Определить, усилится или ослабнет свет в этой точке, если в нее приходят красные лучи с длиной волны 760 нм</w:t>
            </w:r>
          </w:p>
        </w:tc>
        <w:tc>
          <w:tcPr>
            <w:tcW w:w="4961" w:type="dxa"/>
            <w:gridSpan w:val="2"/>
            <w:tcPrChange w:id="4502" w:author="2" w:date="2021-08-31T10:55:00Z">
              <w:tcPr>
                <w:tcW w:w="4839" w:type="dxa"/>
              </w:tcPr>
            </w:tcPrChange>
          </w:tcPr>
          <w:p w14:paraId="0A06E88E" w14:textId="77777777" w:rsidR="006449E9" w:rsidRPr="006F33AA" w:rsidRDefault="006449E9" w:rsidP="006449E9">
            <w:pPr>
              <w:pStyle w:val="a4"/>
              <w:numPr>
                <w:ilvl w:val="0"/>
                <w:numId w:val="213"/>
              </w:numPr>
              <w:spacing w:after="0" w:line="273" w:lineRule="exact"/>
              <w:ind w:right="20"/>
              <w:rPr>
                <w:ins w:id="4503" w:author="2" w:date="2021-08-31T10:55:00Z"/>
                <w:rFonts w:ascii="Times New Roman" w:eastAsia="Century Schoolbook" w:hAnsi="Times New Roman" w:cs="Times New Roman"/>
                <w:color w:val="000000"/>
                <w:sz w:val="20"/>
                <w:szCs w:val="20"/>
                <w:lang w:eastAsia="ru-RU"/>
              </w:rPr>
            </w:pPr>
            <w:ins w:id="4504"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=2.5 ослабление</w:t>
              </w:r>
            </w:ins>
          </w:p>
          <w:p w14:paraId="4614429D" w14:textId="77777777" w:rsidR="006449E9" w:rsidRPr="006F33AA" w:rsidRDefault="006449E9" w:rsidP="006449E9">
            <w:pPr>
              <w:pStyle w:val="a4"/>
              <w:numPr>
                <w:ilvl w:val="0"/>
                <w:numId w:val="213"/>
              </w:numPr>
              <w:spacing w:after="0" w:line="273" w:lineRule="exact"/>
              <w:ind w:right="20"/>
              <w:rPr>
                <w:ins w:id="4505" w:author="2" w:date="2021-08-31T10:55:00Z"/>
                <w:rFonts w:ascii="Times New Roman" w:eastAsia="Century Schoolbook" w:hAnsi="Times New Roman" w:cs="Times New Roman"/>
                <w:color w:val="000000"/>
                <w:sz w:val="20"/>
                <w:szCs w:val="20"/>
                <w:lang w:eastAsia="ru-RU"/>
              </w:rPr>
            </w:pPr>
            <w:ins w:id="4506"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=2,5 усиление</w:t>
              </w:r>
            </w:ins>
          </w:p>
          <w:p w14:paraId="124C4F43" w14:textId="77777777" w:rsidR="006449E9" w:rsidRPr="006F33AA" w:rsidRDefault="006449E9" w:rsidP="006449E9">
            <w:pPr>
              <w:pStyle w:val="a4"/>
              <w:numPr>
                <w:ilvl w:val="0"/>
                <w:numId w:val="213"/>
              </w:numPr>
              <w:spacing w:after="0" w:line="273" w:lineRule="exact"/>
              <w:ind w:right="20"/>
              <w:rPr>
                <w:ins w:id="4507" w:author="2" w:date="2021-08-31T10:55:00Z"/>
                <w:rFonts w:ascii="Times New Roman" w:eastAsia="Century Schoolbook" w:hAnsi="Times New Roman" w:cs="Times New Roman"/>
                <w:color w:val="000000"/>
                <w:sz w:val="20"/>
                <w:szCs w:val="20"/>
                <w:lang w:eastAsia="ru-RU"/>
              </w:rPr>
            </w:pPr>
            <w:ins w:id="4508"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=5,3 усиление</w:t>
              </w:r>
            </w:ins>
          </w:p>
          <w:p w14:paraId="14898918" w14:textId="77777777" w:rsidR="006449E9" w:rsidRPr="006F33AA" w:rsidRDefault="006449E9" w:rsidP="006449E9">
            <w:pPr>
              <w:pStyle w:val="a4"/>
              <w:numPr>
                <w:ilvl w:val="0"/>
                <w:numId w:val="213"/>
              </w:numPr>
              <w:spacing w:after="0" w:line="273" w:lineRule="exact"/>
              <w:ind w:right="20"/>
              <w:rPr>
                <w:ins w:id="4509" w:author="2" w:date="2021-08-31T10:55:00Z"/>
                <w:rFonts w:ascii="Times New Roman" w:eastAsia="Century Schoolbook" w:hAnsi="Times New Roman" w:cs="Times New Roman"/>
                <w:color w:val="000000"/>
                <w:sz w:val="20"/>
                <w:szCs w:val="20"/>
                <w:lang w:eastAsia="ru-RU"/>
              </w:rPr>
            </w:pPr>
            <w:ins w:id="4510"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=5,3 ослабление</w:t>
              </w:r>
            </w:ins>
          </w:p>
          <w:p w14:paraId="1EFFDC78" w14:textId="77777777" w:rsidR="004D5EB2" w:rsidRPr="006F33AA" w:rsidRDefault="004D5EB2" w:rsidP="006449E9">
            <w:pPr>
              <w:pStyle w:val="a4"/>
              <w:spacing w:after="0" w:line="273" w:lineRule="exact"/>
              <w:ind w:left="848" w:right="20"/>
              <w:rPr>
                <w:rFonts w:ascii="Times New Roman" w:hAnsi="Times New Roman"/>
                <w:color w:val="000000"/>
                <w:sz w:val="20"/>
                <w:rPrChange w:id="4511" w:author="2" w:date="2021-08-31T10:55:00Z">
                  <w:rPr>
                    <w:rFonts w:ascii="Times New Roman" w:eastAsia="Century Schoolbook" w:hAnsi="Times New Roman" w:cs="Times New Roman"/>
                    <w:color w:val="000000"/>
                    <w:sz w:val="24"/>
                    <w:szCs w:val="24"/>
                    <w:lang w:eastAsia="ru-RU"/>
                  </w:rPr>
                </w:rPrChange>
              </w:rPr>
              <w:pPrChange w:id="4512" w:author="2" w:date="2021-08-31T10:55:00Z">
                <w:pPr>
                  <w:pStyle w:val="a4"/>
                  <w:framePr w:hSpace="180" w:wrap="around" w:hAnchor="margin" w:y="665"/>
                  <w:spacing w:after="0" w:line="273" w:lineRule="exact"/>
                  <w:ind w:left="346" w:right="20" w:firstLine="142"/>
                </w:pPr>
              </w:pPrChange>
            </w:pPr>
          </w:p>
        </w:tc>
        <w:tc>
          <w:tcPr>
            <w:tcW w:w="567" w:type="dxa"/>
            <w:gridSpan w:val="2"/>
            <w:tcPrChange w:id="4513" w:author="2" w:date="2021-08-31T10:55:00Z">
              <w:tcPr>
                <w:tcW w:w="547" w:type="dxa"/>
              </w:tcPr>
            </w:tcPrChange>
          </w:tcPr>
          <w:p w14:paraId="58B9A688" w14:textId="7B5D29B1" w:rsidR="004D5EB2" w:rsidRPr="00450F2B" w:rsidRDefault="006449E9" w:rsidP="00450F2B">
            <w:pPr>
              <w:tabs>
                <w:tab w:val="left" w:pos="600"/>
                <w:tab w:val="left" w:pos="851"/>
              </w:tabs>
              <w:ind w:right="34" w:firstLine="142"/>
              <w:rPr>
                <w:rFonts w:ascii="Times New Roman" w:hAnsi="Times New Roman" w:cs="Times New Roman"/>
                <w:sz w:val="24"/>
                <w:szCs w:val="24"/>
              </w:rPr>
            </w:pPr>
            <w:ins w:id="4514" w:author="2" w:date="2021-08-31T10:55:00Z">
              <w:r>
                <w:rPr>
                  <w:rFonts w:ascii="Times New Roman" w:hAnsi="Times New Roman" w:cs="Times New Roman"/>
                  <w:sz w:val="24"/>
                  <w:szCs w:val="24"/>
                </w:rPr>
                <w:t>4</w:t>
              </w:r>
            </w:ins>
          </w:p>
        </w:tc>
      </w:tr>
      <w:tr w:rsidR="0013389B" w:rsidRPr="00450F2B" w14:paraId="53783679" w14:textId="77777777" w:rsidTr="00911EF6">
        <w:trPr>
          <w:trHeight w:val="885"/>
          <w:trPrChange w:id="4515" w:author="2" w:date="2021-08-31T10:55:00Z">
            <w:trPr>
              <w:trHeight w:val="885"/>
            </w:trPr>
          </w:trPrChange>
        </w:trPr>
        <w:tc>
          <w:tcPr>
            <w:tcW w:w="846" w:type="dxa"/>
            <w:tcPrChange w:id="4516" w:author="2" w:date="2021-08-31T10:55:00Z">
              <w:tcPr>
                <w:tcW w:w="846" w:type="dxa"/>
              </w:tcPr>
            </w:tcPrChange>
          </w:tcPr>
          <w:p w14:paraId="43D14C44" w14:textId="77777777" w:rsidR="0013389B" w:rsidRPr="00450F2B" w:rsidRDefault="0013389B" w:rsidP="00450F2B">
            <w:pPr>
              <w:spacing w:after="120"/>
              <w:rPr>
                <w:rFonts w:ascii="Times New Roman" w:hAnsi="Times New Roman" w:cs="Times New Roman"/>
                <w:sz w:val="24"/>
                <w:szCs w:val="24"/>
              </w:rPr>
            </w:pPr>
          </w:p>
        </w:tc>
        <w:tc>
          <w:tcPr>
            <w:tcW w:w="1843" w:type="dxa"/>
            <w:tcPrChange w:id="4517" w:author="2" w:date="2021-08-31T10:55:00Z">
              <w:tcPr>
                <w:tcW w:w="1843" w:type="dxa"/>
              </w:tcPr>
            </w:tcPrChange>
          </w:tcPr>
          <w:p w14:paraId="4F67A51E" w14:textId="77777777" w:rsidR="0013389B" w:rsidRPr="00450F2B" w:rsidRDefault="0013389B" w:rsidP="00450F2B">
            <w:pPr>
              <w:spacing w:after="120"/>
              <w:rPr>
                <w:rFonts w:ascii="Times New Roman" w:hAnsi="Times New Roman" w:cs="Times New Roman"/>
                <w:sz w:val="24"/>
                <w:szCs w:val="24"/>
              </w:rPr>
            </w:pPr>
          </w:p>
        </w:tc>
        <w:tc>
          <w:tcPr>
            <w:tcW w:w="425" w:type="dxa"/>
            <w:tcPrChange w:id="4518" w:author="2" w:date="2021-08-31T10:55:00Z">
              <w:tcPr>
                <w:tcW w:w="425" w:type="dxa"/>
              </w:tcPr>
            </w:tcPrChange>
          </w:tcPr>
          <w:p w14:paraId="563656A0" w14:textId="77777777" w:rsidR="0013389B" w:rsidRPr="00450F2B" w:rsidRDefault="0013389B" w:rsidP="00450F2B">
            <w:pPr>
              <w:spacing w:after="120"/>
              <w:rPr>
                <w:rFonts w:ascii="Times New Roman" w:hAnsi="Times New Roman" w:cs="Times New Roman"/>
                <w:sz w:val="24"/>
                <w:szCs w:val="24"/>
              </w:rPr>
            </w:pPr>
          </w:p>
        </w:tc>
        <w:tc>
          <w:tcPr>
            <w:tcW w:w="392" w:type="dxa"/>
            <w:tcPrChange w:id="4519" w:author="2" w:date="2021-08-31T10:55:00Z">
              <w:tcPr>
                <w:tcW w:w="392" w:type="dxa"/>
              </w:tcPr>
            </w:tcPrChange>
          </w:tcPr>
          <w:p w14:paraId="7DA61316" w14:textId="77777777" w:rsidR="0013389B" w:rsidRPr="00450F2B" w:rsidRDefault="0013389B" w:rsidP="00450F2B">
            <w:pPr>
              <w:spacing w:after="120"/>
              <w:rPr>
                <w:rFonts w:ascii="Times New Roman" w:hAnsi="Times New Roman" w:cs="Times New Roman"/>
                <w:sz w:val="24"/>
                <w:szCs w:val="24"/>
              </w:rPr>
            </w:pPr>
          </w:p>
        </w:tc>
        <w:tc>
          <w:tcPr>
            <w:tcW w:w="553" w:type="dxa"/>
            <w:tcPrChange w:id="4520" w:author="2" w:date="2021-08-31T10:55:00Z">
              <w:tcPr>
                <w:tcW w:w="553" w:type="dxa"/>
              </w:tcPr>
            </w:tcPrChange>
          </w:tcPr>
          <w:p w14:paraId="67372076" w14:textId="1B0B8016" w:rsidR="0013389B" w:rsidRDefault="00C24018" w:rsidP="00450F2B">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4521" w:author="2" w:date="2021-08-31T10:55:00Z">
              <w:tcPr>
                <w:tcW w:w="6001" w:type="dxa"/>
              </w:tcPr>
            </w:tcPrChange>
          </w:tcPr>
          <w:p w14:paraId="508B2DF6" w14:textId="77777777" w:rsidR="0013389B" w:rsidRPr="00D12C4D" w:rsidRDefault="0013389B" w:rsidP="0013389B">
            <w:pPr>
              <w:pStyle w:val="6"/>
              <w:shd w:val="clear" w:color="auto" w:fill="auto"/>
              <w:tabs>
                <w:tab w:val="left" w:pos="313"/>
              </w:tabs>
              <w:spacing w:before="0" w:line="216" w:lineRule="exact"/>
              <w:ind w:right="20" w:firstLine="0"/>
              <w:rPr>
                <w:rFonts w:ascii="Times New Roman" w:hAnsi="Times New Roman" w:cs="Times New Roman"/>
                <w:sz w:val="20"/>
                <w:szCs w:val="20"/>
              </w:rPr>
            </w:pPr>
            <w:r w:rsidRPr="00D12C4D">
              <w:rPr>
                <w:rStyle w:val="1"/>
                <w:rFonts w:ascii="Times New Roman" w:hAnsi="Times New Roman" w:cs="Times New Roman"/>
                <w:sz w:val="20"/>
                <w:szCs w:val="20"/>
              </w:rPr>
              <w:t>В некоторую точку пространства приходят когерентные лучи с оптической разностью хода 2 мкм. Определить, усилится или ослабнет свет в этой точке, если в нее приходят желтые лучи с длиной волны 600 нм.</w:t>
            </w:r>
          </w:p>
          <w:p w14:paraId="48E5373E" w14:textId="77777777" w:rsidR="0013389B" w:rsidRPr="00D12C4D" w:rsidRDefault="0013389B" w:rsidP="00450F2B">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4522" w:author="2" w:date="2021-08-31T10:55:00Z">
              <w:tcPr>
                <w:tcW w:w="4839" w:type="dxa"/>
              </w:tcPr>
            </w:tcPrChange>
          </w:tcPr>
          <w:p w14:paraId="4015728C" w14:textId="77777777" w:rsidR="00D50669" w:rsidRPr="006F33AA" w:rsidRDefault="00D50669" w:rsidP="00D50669">
            <w:pPr>
              <w:pStyle w:val="a4"/>
              <w:numPr>
                <w:ilvl w:val="0"/>
                <w:numId w:val="214"/>
              </w:numPr>
              <w:spacing w:after="0" w:line="273" w:lineRule="exact"/>
              <w:ind w:right="20"/>
              <w:rPr>
                <w:ins w:id="4523" w:author="2" w:date="2021-08-31T10:55:00Z"/>
                <w:rFonts w:ascii="Times New Roman" w:eastAsia="Century Schoolbook" w:hAnsi="Times New Roman" w:cs="Times New Roman"/>
                <w:color w:val="000000"/>
                <w:sz w:val="20"/>
                <w:szCs w:val="20"/>
                <w:lang w:eastAsia="ru-RU"/>
              </w:rPr>
            </w:pPr>
            <w:ins w:id="4524"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=12 ослабление</w:t>
              </w:r>
            </w:ins>
          </w:p>
          <w:p w14:paraId="11D83975" w14:textId="77777777" w:rsidR="00D50669" w:rsidRPr="006F33AA" w:rsidRDefault="00D50669" w:rsidP="00D50669">
            <w:pPr>
              <w:pStyle w:val="a4"/>
              <w:numPr>
                <w:ilvl w:val="0"/>
                <w:numId w:val="214"/>
              </w:numPr>
              <w:spacing w:after="0" w:line="273" w:lineRule="exact"/>
              <w:ind w:right="20"/>
              <w:rPr>
                <w:ins w:id="4525" w:author="2" w:date="2021-08-31T10:55:00Z"/>
                <w:rFonts w:ascii="Times New Roman" w:eastAsia="Century Schoolbook" w:hAnsi="Times New Roman" w:cs="Times New Roman"/>
                <w:color w:val="000000"/>
                <w:sz w:val="20"/>
                <w:szCs w:val="20"/>
                <w:lang w:eastAsia="ru-RU"/>
              </w:rPr>
            </w:pPr>
            <w:ins w:id="4526"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=12 усиление</w:t>
              </w:r>
            </w:ins>
          </w:p>
          <w:p w14:paraId="2F20F3C1" w14:textId="77777777" w:rsidR="00D50669" w:rsidRPr="006F33AA" w:rsidRDefault="00D50669" w:rsidP="00D50669">
            <w:pPr>
              <w:pStyle w:val="a4"/>
              <w:numPr>
                <w:ilvl w:val="0"/>
                <w:numId w:val="214"/>
              </w:numPr>
              <w:spacing w:after="0" w:line="273" w:lineRule="exact"/>
              <w:ind w:right="20"/>
              <w:rPr>
                <w:ins w:id="4527" w:author="2" w:date="2021-08-31T10:55:00Z"/>
                <w:rFonts w:ascii="Times New Roman" w:eastAsia="Century Schoolbook" w:hAnsi="Times New Roman" w:cs="Times New Roman"/>
                <w:color w:val="000000"/>
                <w:sz w:val="20"/>
                <w:szCs w:val="20"/>
                <w:lang w:eastAsia="ru-RU"/>
              </w:rPr>
            </w:pPr>
            <w:ins w:id="4528" w:author="2" w:date="2021-08-31T10:55:00Z">
              <w:r w:rsidRPr="006F33AA">
                <w:rPr>
                  <w:rFonts w:ascii="Times New Roman" w:eastAsia="Century Schoolbook" w:hAnsi="Times New Roman" w:cs="Times New Roman"/>
                  <w:color w:val="000000"/>
                  <w:sz w:val="20"/>
                  <w:szCs w:val="20"/>
                  <w:lang w:eastAsia="ru-RU"/>
                </w:rPr>
                <w:t xml:space="preserve"> </w:t>
              </w:r>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=6,6 ослабление</w:t>
              </w:r>
            </w:ins>
          </w:p>
          <w:p w14:paraId="1E33FA13" w14:textId="77777777" w:rsidR="00D50669" w:rsidRPr="006F33AA" w:rsidRDefault="00D50669" w:rsidP="00D50669">
            <w:pPr>
              <w:pStyle w:val="a4"/>
              <w:numPr>
                <w:ilvl w:val="0"/>
                <w:numId w:val="214"/>
              </w:numPr>
              <w:spacing w:after="0" w:line="273" w:lineRule="exact"/>
              <w:ind w:right="20"/>
              <w:rPr>
                <w:ins w:id="4529" w:author="2" w:date="2021-08-31T10:55:00Z"/>
                <w:rFonts w:ascii="Times New Roman" w:eastAsia="Century Schoolbook" w:hAnsi="Times New Roman" w:cs="Times New Roman"/>
                <w:color w:val="000000"/>
                <w:sz w:val="20"/>
                <w:szCs w:val="20"/>
                <w:lang w:eastAsia="ru-RU"/>
              </w:rPr>
            </w:pPr>
            <w:ins w:id="4530"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=6.6 усиление</w:t>
              </w:r>
            </w:ins>
          </w:p>
          <w:p w14:paraId="1C852057" w14:textId="77777777" w:rsidR="0013389B" w:rsidRPr="006F33AA" w:rsidRDefault="0013389B" w:rsidP="00D50669">
            <w:pPr>
              <w:pStyle w:val="a4"/>
              <w:spacing w:after="0" w:line="273" w:lineRule="exact"/>
              <w:ind w:left="848" w:right="20"/>
              <w:rPr>
                <w:rFonts w:ascii="Times New Roman" w:hAnsi="Times New Roman"/>
                <w:color w:val="000000"/>
                <w:sz w:val="20"/>
                <w:rPrChange w:id="4531" w:author="2" w:date="2021-08-31T10:55:00Z">
                  <w:rPr>
                    <w:rFonts w:ascii="Times New Roman" w:eastAsia="Century Schoolbook" w:hAnsi="Times New Roman" w:cs="Times New Roman"/>
                    <w:color w:val="000000"/>
                    <w:sz w:val="24"/>
                    <w:szCs w:val="24"/>
                    <w:lang w:eastAsia="ru-RU"/>
                  </w:rPr>
                </w:rPrChange>
              </w:rPr>
              <w:pPrChange w:id="4532" w:author="2" w:date="2021-08-31T10:55:00Z">
                <w:pPr>
                  <w:pStyle w:val="a4"/>
                  <w:framePr w:hSpace="180" w:wrap="around" w:hAnchor="margin" w:y="665"/>
                  <w:spacing w:after="0" w:line="273" w:lineRule="exact"/>
                  <w:ind w:left="346" w:right="20" w:firstLine="142"/>
                </w:pPr>
              </w:pPrChange>
            </w:pPr>
          </w:p>
        </w:tc>
        <w:tc>
          <w:tcPr>
            <w:tcW w:w="567" w:type="dxa"/>
            <w:gridSpan w:val="2"/>
            <w:tcPrChange w:id="4533" w:author="2" w:date="2021-08-31T10:55:00Z">
              <w:tcPr>
                <w:tcW w:w="547" w:type="dxa"/>
              </w:tcPr>
            </w:tcPrChange>
          </w:tcPr>
          <w:p w14:paraId="3A3662C7" w14:textId="4B0D5EE7" w:rsidR="0013389B" w:rsidRPr="00450F2B" w:rsidRDefault="00D50669" w:rsidP="00450F2B">
            <w:pPr>
              <w:tabs>
                <w:tab w:val="left" w:pos="600"/>
                <w:tab w:val="left" w:pos="851"/>
              </w:tabs>
              <w:ind w:right="34" w:firstLine="142"/>
              <w:rPr>
                <w:rFonts w:ascii="Times New Roman" w:hAnsi="Times New Roman" w:cs="Times New Roman"/>
                <w:sz w:val="24"/>
                <w:szCs w:val="24"/>
              </w:rPr>
            </w:pPr>
            <w:ins w:id="4534" w:author="2" w:date="2021-08-31T10:55:00Z">
              <w:r>
                <w:rPr>
                  <w:rFonts w:ascii="Times New Roman" w:hAnsi="Times New Roman" w:cs="Times New Roman"/>
                  <w:sz w:val="24"/>
                  <w:szCs w:val="24"/>
                </w:rPr>
                <w:t>3</w:t>
              </w:r>
            </w:ins>
          </w:p>
        </w:tc>
      </w:tr>
      <w:tr w:rsidR="0013389B" w:rsidRPr="00450F2B" w14:paraId="1FCB05A6" w14:textId="77777777" w:rsidTr="00911EF6">
        <w:trPr>
          <w:trHeight w:val="945"/>
          <w:trPrChange w:id="4535" w:author="2" w:date="2021-08-31T10:55:00Z">
            <w:trPr>
              <w:trHeight w:val="945"/>
            </w:trPr>
          </w:trPrChange>
        </w:trPr>
        <w:tc>
          <w:tcPr>
            <w:tcW w:w="846" w:type="dxa"/>
            <w:tcPrChange w:id="4536" w:author="2" w:date="2021-08-31T10:55:00Z">
              <w:tcPr>
                <w:tcW w:w="846" w:type="dxa"/>
              </w:tcPr>
            </w:tcPrChange>
          </w:tcPr>
          <w:p w14:paraId="4200D3EB" w14:textId="77777777" w:rsidR="0013389B" w:rsidRPr="00450F2B" w:rsidRDefault="0013389B" w:rsidP="00450F2B">
            <w:pPr>
              <w:spacing w:after="120"/>
              <w:rPr>
                <w:rFonts w:ascii="Times New Roman" w:hAnsi="Times New Roman" w:cs="Times New Roman"/>
                <w:sz w:val="24"/>
                <w:szCs w:val="24"/>
              </w:rPr>
            </w:pPr>
          </w:p>
        </w:tc>
        <w:tc>
          <w:tcPr>
            <w:tcW w:w="1843" w:type="dxa"/>
            <w:tcPrChange w:id="4537" w:author="2" w:date="2021-08-31T10:55:00Z">
              <w:tcPr>
                <w:tcW w:w="1843" w:type="dxa"/>
              </w:tcPr>
            </w:tcPrChange>
          </w:tcPr>
          <w:p w14:paraId="34CEAA80" w14:textId="77777777" w:rsidR="0013389B" w:rsidRPr="00450F2B" w:rsidRDefault="0013389B" w:rsidP="00450F2B">
            <w:pPr>
              <w:spacing w:after="120"/>
              <w:rPr>
                <w:rFonts w:ascii="Times New Roman" w:hAnsi="Times New Roman" w:cs="Times New Roman"/>
                <w:sz w:val="24"/>
                <w:szCs w:val="24"/>
              </w:rPr>
            </w:pPr>
          </w:p>
        </w:tc>
        <w:tc>
          <w:tcPr>
            <w:tcW w:w="425" w:type="dxa"/>
            <w:tcPrChange w:id="4538" w:author="2" w:date="2021-08-31T10:55:00Z">
              <w:tcPr>
                <w:tcW w:w="425" w:type="dxa"/>
              </w:tcPr>
            </w:tcPrChange>
          </w:tcPr>
          <w:p w14:paraId="776FB8F4" w14:textId="77777777" w:rsidR="0013389B" w:rsidRPr="00450F2B" w:rsidRDefault="0013389B" w:rsidP="00450F2B">
            <w:pPr>
              <w:spacing w:after="120"/>
              <w:rPr>
                <w:rFonts w:ascii="Times New Roman" w:hAnsi="Times New Roman" w:cs="Times New Roman"/>
                <w:sz w:val="24"/>
                <w:szCs w:val="24"/>
              </w:rPr>
            </w:pPr>
          </w:p>
        </w:tc>
        <w:tc>
          <w:tcPr>
            <w:tcW w:w="392" w:type="dxa"/>
            <w:tcPrChange w:id="4539" w:author="2" w:date="2021-08-31T10:55:00Z">
              <w:tcPr>
                <w:tcW w:w="392" w:type="dxa"/>
              </w:tcPr>
            </w:tcPrChange>
          </w:tcPr>
          <w:p w14:paraId="14175B49" w14:textId="77777777" w:rsidR="0013389B" w:rsidRPr="00450F2B" w:rsidRDefault="0013389B" w:rsidP="00450F2B">
            <w:pPr>
              <w:spacing w:after="120"/>
              <w:rPr>
                <w:rFonts w:ascii="Times New Roman" w:hAnsi="Times New Roman" w:cs="Times New Roman"/>
                <w:sz w:val="24"/>
                <w:szCs w:val="24"/>
              </w:rPr>
            </w:pPr>
          </w:p>
        </w:tc>
        <w:tc>
          <w:tcPr>
            <w:tcW w:w="553" w:type="dxa"/>
            <w:tcPrChange w:id="4540" w:author="2" w:date="2021-08-31T10:55:00Z">
              <w:tcPr>
                <w:tcW w:w="553" w:type="dxa"/>
              </w:tcPr>
            </w:tcPrChange>
          </w:tcPr>
          <w:p w14:paraId="5F15AFB2" w14:textId="233D8DB5" w:rsidR="0013389B" w:rsidRDefault="00C24018" w:rsidP="00450F2B">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4541" w:author="2" w:date="2021-08-31T10:55:00Z">
              <w:tcPr>
                <w:tcW w:w="6001" w:type="dxa"/>
              </w:tcPr>
            </w:tcPrChange>
          </w:tcPr>
          <w:p w14:paraId="5E0237FF" w14:textId="4B4AB7A5" w:rsidR="0013389B" w:rsidRPr="00D12C4D" w:rsidRDefault="0013389B" w:rsidP="0013389B">
            <w:pPr>
              <w:pStyle w:val="6"/>
              <w:shd w:val="clear" w:color="auto" w:fill="auto"/>
              <w:tabs>
                <w:tab w:val="left" w:pos="322"/>
              </w:tabs>
              <w:spacing w:before="0" w:after="193" w:line="216" w:lineRule="exact"/>
              <w:ind w:right="20" w:firstLine="0"/>
              <w:rPr>
                <w:rFonts w:ascii="Times New Roman" w:eastAsia="Times New Roman" w:hAnsi="Times New Roman" w:cs="Times New Roman"/>
                <w:color w:val="000000"/>
                <w:sz w:val="20"/>
                <w:szCs w:val="20"/>
                <w:lang w:eastAsia="ru-RU"/>
              </w:rPr>
            </w:pPr>
            <w:r w:rsidRPr="00D12C4D">
              <w:rPr>
                <w:rStyle w:val="1"/>
                <w:rFonts w:ascii="Times New Roman" w:hAnsi="Times New Roman" w:cs="Times New Roman"/>
                <w:sz w:val="20"/>
                <w:szCs w:val="20"/>
              </w:rPr>
              <w:t>В некоторую точку пространства приходят когерентные лучи с оптической разностью хода 2 мкм. Определить, усилится или ослабнет свет в этой точке, если в нее приходят фиолетовые лу</w:t>
            </w:r>
            <w:r w:rsidRPr="00D12C4D">
              <w:rPr>
                <w:rStyle w:val="1"/>
                <w:rFonts w:ascii="Times New Roman" w:hAnsi="Times New Roman" w:cs="Times New Roman"/>
                <w:sz w:val="20"/>
                <w:szCs w:val="20"/>
              </w:rPr>
              <w:softHyphen/>
              <w:t>чи с длиной волны 400 нм.</w:t>
            </w:r>
          </w:p>
        </w:tc>
        <w:tc>
          <w:tcPr>
            <w:tcW w:w="4961" w:type="dxa"/>
            <w:gridSpan w:val="2"/>
            <w:tcPrChange w:id="4542" w:author="2" w:date="2021-08-31T10:55:00Z">
              <w:tcPr>
                <w:tcW w:w="4839" w:type="dxa"/>
              </w:tcPr>
            </w:tcPrChange>
          </w:tcPr>
          <w:p w14:paraId="5AFEA001" w14:textId="77777777" w:rsidR="00D50669" w:rsidRPr="006F33AA" w:rsidRDefault="00D50669" w:rsidP="00D50669">
            <w:pPr>
              <w:pStyle w:val="a4"/>
              <w:numPr>
                <w:ilvl w:val="0"/>
                <w:numId w:val="216"/>
              </w:numPr>
              <w:spacing w:after="0" w:line="273" w:lineRule="exact"/>
              <w:ind w:right="20"/>
              <w:rPr>
                <w:ins w:id="4543" w:author="2" w:date="2021-08-31T10:55:00Z"/>
                <w:rFonts w:ascii="Times New Roman" w:eastAsia="Century Schoolbook" w:hAnsi="Times New Roman" w:cs="Times New Roman"/>
                <w:color w:val="000000"/>
                <w:sz w:val="20"/>
                <w:szCs w:val="20"/>
                <w:lang w:eastAsia="ru-RU"/>
              </w:rPr>
            </w:pPr>
            <w:ins w:id="4544"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=10 ослабление</w:t>
              </w:r>
            </w:ins>
          </w:p>
          <w:p w14:paraId="754D2944" w14:textId="77777777" w:rsidR="00D50669" w:rsidRPr="006F33AA" w:rsidRDefault="00D50669" w:rsidP="00D50669">
            <w:pPr>
              <w:pStyle w:val="a4"/>
              <w:numPr>
                <w:ilvl w:val="0"/>
                <w:numId w:val="216"/>
              </w:numPr>
              <w:spacing w:after="0" w:line="273" w:lineRule="exact"/>
              <w:ind w:right="20"/>
              <w:rPr>
                <w:ins w:id="4545" w:author="2" w:date="2021-08-31T10:55:00Z"/>
                <w:rFonts w:ascii="Times New Roman" w:eastAsia="Century Schoolbook" w:hAnsi="Times New Roman" w:cs="Times New Roman"/>
                <w:color w:val="000000"/>
                <w:sz w:val="20"/>
                <w:szCs w:val="20"/>
                <w:lang w:eastAsia="ru-RU"/>
              </w:rPr>
            </w:pPr>
            <w:ins w:id="4546"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=5 ослабление</w:t>
              </w:r>
            </w:ins>
          </w:p>
          <w:p w14:paraId="2C350CEA" w14:textId="77777777" w:rsidR="00D50669" w:rsidRPr="006F33AA" w:rsidRDefault="00D50669" w:rsidP="00D50669">
            <w:pPr>
              <w:pStyle w:val="a4"/>
              <w:numPr>
                <w:ilvl w:val="0"/>
                <w:numId w:val="216"/>
              </w:numPr>
              <w:spacing w:after="0" w:line="273" w:lineRule="exact"/>
              <w:ind w:right="20"/>
              <w:rPr>
                <w:ins w:id="4547" w:author="2" w:date="2021-08-31T10:55:00Z"/>
                <w:rFonts w:ascii="Times New Roman" w:eastAsia="Century Schoolbook" w:hAnsi="Times New Roman" w:cs="Times New Roman"/>
                <w:color w:val="000000"/>
                <w:sz w:val="20"/>
                <w:szCs w:val="20"/>
                <w:lang w:eastAsia="ru-RU"/>
              </w:rPr>
            </w:pPr>
            <w:ins w:id="4548"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 10 усиление</w:t>
              </w:r>
            </w:ins>
          </w:p>
          <w:p w14:paraId="0A3D468D" w14:textId="77777777" w:rsidR="00D50669" w:rsidRPr="006F33AA" w:rsidRDefault="00D50669" w:rsidP="00741B7D">
            <w:pPr>
              <w:pStyle w:val="a4"/>
              <w:numPr>
                <w:ilvl w:val="0"/>
                <w:numId w:val="216"/>
              </w:numPr>
              <w:spacing w:after="0" w:line="273" w:lineRule="exact"/>
              <w:ind w:right="20"/>
              <w:rPr>
                <w:ins w:id="4549" w:author="2" w:date="2021-08-31T10:55:00Z"/>
                <w:rFonts w:ascii="Times New Roman" w:eastAsia="Century Schoolbook" w:hAnsi="Times New Roman" w:cs="Times New Roman"/>
                <w:color w:val="000000"/>
                <w:sz w:val="20"/>
                <w:szCs w:val="20"/>
                <w:lang w:eastAsia="ru-RU"/>
              </w:rPr>
            </w:pPr>
            <w:ins w:id="4550" w:author="2" w:date="2021-08-31T10:55:00Z">
              <w:r w:rsidRPr="006F33AA">
                <w:rPr>
                  <w:rFonts w:ascii="Times New Roman" w:eastAsia="Century Schoolbook" w:hAnsi="Times New Roman" w:cs="Times New Roman"/>
                  <w:color w:val="000000"/>
                  <w:sz w:val="20"/>
                  <w:szCs w:val="20"/>
                  <w:lang w:val="en-US" w:eastAsia="ru-RU"/>
                </w:rPr>
                <w:t>k</w:t>
              </w:r>
              <w:r w:rsidRPr="006F33AA">
                <w:rPr>
                  <w:rFonts w:ascii="Times New Roman" w:eastAsia="Century Schoolbook" w:hAnsi="Times New Roman" w:cs="Times New Roman"/>
                  <w:color w:val="000000"/>
                  <w:sz w:val="20"/>
                  <w:szCs w:val="20"/>
                  <w:lang w:eastAsia="ru-RU"/>
                </w:rPr>
                <w:t>=5 усиление</w:t>
              </w:r>
            </w:ins>
          </w:p>
          <w:p w14:paraId="162B26E7" w14:textId="77777777" w:rsidR="0013389B" w:rsidRPr="006F33AA" w:rsidRDefault="0013389B" w:rsidP="00450F2B">
            <w:pPr>
              <w:pStyle w:val="a4"/>
              <w:spacing w:after="0" w:line="273" w:lineRule="exact"/>
              <w:ind w:left="346" w:right="20" w:firstLine="142"/>
              <w:rPr>
                <w:rFonts w:ascii="Times New Roman" w:hAnsi="Times New Roman"/>
                <w:color w:val="000000"/>
                <w:sz w:val="20"/>
                <w:rPrChange w:id="4551"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4552" w:author="2" w:date="2021-08-31T10:55:00Z">
              <w:tcPr>
                <w:tcW w:w="547" w:type="dxa"/>
              </w:tcPr>
            </w:tcPrChange>
          </w:tcPr>
          <w:p w14:paraId="108029A9" w14:textId="77777777" w:rsidR="0013389B" w:rsidRPr="00450F2B" w:rsidRDefault="0013389B" w:rsidP="00450F2B">
            <w:pPr>
              <w:tabs>
                <w:tab w:val="left" w:pos="600"/>
                <w:tab w:val="left" w:pos="851"/>
              </w:tabs>
              <w:ind w:right="34" w:firstLine="142"/>
              <w:rPr>
                <w:rFonts w:ascii="Times New Roman" w:hAnsi="Times New Roman" w:cs="Times New Roman"/>
                <w:sz w:val="24"/>
                <w:szCs w:val="24"/>
              </w:rPr>
            </w:pPr>
          </w:p>
        </w:tc>
      </w:tr>
      <w:tr w:rsidR="0013389B" w:rsidRPr="00450F2B" w14:paraId="5737F029" w14:textId="77777777" w:rsidTr="00911EF6">
        <w:tc>
          <w:tcPr>
            <w:tcW w:w="846" w:type="dxa"/>
            <w:tcPrChange w:id="4553" w:author="2" w:date="2021-08-31T10:55:00Z">
              <w:tcPr>
                <w:tcW w:w="846" w:type="dxa"/>
              </w:tcPr>
            </w:tcPrChange>
          </w:tcPr>
          <w:p w14:paraId="17084C83" w14:textId="77777777" w:rsidR="0013389B" w:rsidRPr="00450F2B" w:rsidRDefault="0013389B" w:rsidP="00450F2B">
            <w:pPr>
              <w:spacing w:after="120"/>
              <w:rPr>
                <w:rFonts w:ascii="Times New Roman" w:hAnsi="Times New Roman" w:cs="Times New Roman"/>
                <w:sz w:val="24"/>
                <w:szCs w:val="24"/>
              </w:rPr>
            </w:pPr>
          </w:p>
        </w:tc>
        <w:tc>
          <w:tcPr>
            <w:tcW w:w="1843" w:type="dxa"/>
            <w:tcPrChange w:id="4554" w:author="2" w:date="2021-08-31T10:55:00Z">
              <w:tcPr>
                <w:tcW w:w="1843" w:type="dxa"/>
              </w:tcPr>
            </w:tcPrChange>
          </w:tcPr>
          <w:p w14:paraId="346BFF27" w14:textId="77777777" w:rsidR="0013389B" w:rsidRPr="00450F2B" w:rsidRDefault="0013389B" w:rsidP="00450F2B">
            <w:pPr>
              <w:spacing w:after="120"/>
              <w:rPr>
                <w:rFonts w:ascii="Times New Roman" w:hAnsi="Times New Roman" w:cs="Times New Roman"/>
                <w:sz w:val="24"/>
                <w:szCs w:val="24"/>
              </w:rPr>
            </w:pPr>
          </w:p>
        </w:tc>
        <w:tc>
          <w:tcPr>
            <w:tcW w:w="425" w:type="dxa"/>
            <w:tcPrChange w:id="4555" w:author="2" w:date="2021-08-31T10:55:00Z">
              <w:tcPr>
                <w:tcW w:w="425" w:type="dxa"/>
              </w:tcPr>
            </w:tcPrChange>
          </w:tcPr>
          <w:p w14:paraId="2E285289" w14:textId="77777777" w:rsidR="0013389B" w:rsidRPr="00450F2B" w:rsidRDefault="0013389B" w:rsidP="00450F2B">
            <w:pPr>
              <w:spacing w:after="120"/>
              <w:rPr>
                <w:rFonts w:ascii="Times New Roman" w:hAnsi="Times New Roman" w:cs="Times New Roman"/>
                <w:sz w:val="24"/>
                <w:szCs w:val="24"/>
              </w:rPr>
            </w:pPr>
          </w:p>
        </w:tc>
        <w:tc>
          <w:tcPr>
            <w:tcW w:w="392" w:type="dxa"/>
            <w:tcPrChange w:id="4556" w:author="2" w:date="2021-08-31T10:55:00Z">
              <w:tcPr>
                <w:tcW w:w="392" w:type="dxa"/>
              </w:tcPr>
            </w:tcPrChange>
          </w:tcPr>
          <w:p w14:paraId="5BF323AA" w14:textId="77777777" w:rsidR="0013389B" w:rsidRPr="00450F2B" w:rsidRDefault="0013389B" w:rsidP="00450F2B">
            <w:pPr>
              <w:spacing w:after="120"/>
              <w:rPr>
                <w:rFonts w:ascii="Times New Roman" w:hAnsi="Times New Roman" w:cs="Times New Roman"/>
                <w:sz w:val="24"/>
                <w:szCs w:val="24"/>
              </w:rPr>
            </w:pPr>
          </w:p>
        </w:tc>
        <w:tc>
          <w:tcPr>
            <w:tcW w:w="553" w:type="dxa"/>
            <w:tcPrChange w:id="4557" w:author="2" w:date="2021-08-31T10:55:00Z">
              <w:tcPr>
                <w:tcW w:w="553" w:type="dxa"/>
              </w:tcPr>
            </w:tcPrChange>
          </w:tcPr>
          <w:p w14:paraId="19AC1F0E" w14:textId="0B7217B2" w:rsidR="0013389B" w:rsidRDefault="00C24018" w:rsidP="00450F2B">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4558" w:author="2" w:date="2021-08-31T10:55:00Z">
              <w:tcPr>
                <w:tcW w:w="6001" w:type="dxa"/>
              </w:tcPr>
            </w:tcPrChange>
          </w:tcPr>
          <w:p w14:paraId="7B301DF2" w14:textId="68F29C59" w:rsidR="0013389B" w:rsidRPr="00D12C4D" w:rsidRDefault="00C24018" w:rsidP="00C24018">
            <w:pPr>
              <w:jc w:val="both"/>
              <w:rPr>
                <w:rFonts w:ascii="Times New Roman" w:eastAsia="Times New Roman" w:hAnsi="Times New Roman" w:cs="Times New Roman"/>
                <w:color w:val="000000"/>
                <w:sz w:val="20"/>
                <w:szCs w:val="20"/>
                <w:lang w:eastAsia="ru-RU"/>
              </w:rPr>
            </w:pPr>
            <w:r w:rsidRPr="00D12C4D">
              <w:rPr>
                <w:rStyle w:val="1"/>
                <w:rFonts w:ascii="Times New Roman" w:hAnsi="Times New Roman" w:cs="Times New Roman"/>
                <w:sz w:val="20"/>
                <w:szCs w:val="20"/>
              </w:rPr>
              <w:t>Два когерентных источника света посылают на экран свет дли</w:t>
            </w:r>
            <w:r w:rsidRPr="00D12C4D">
              <w:rPr>
                <w:rStyle w:val="1"/>
                <w:rFonts w:ascii="Times New Roman" w:hAnsi="Times New Roman" w:cs="Times New Roman"/>
                <w:sz w:val="20"/>
                <w:szCs w:val="20"/>
              </w:rPr>
              <w:softHyphen/>
              <w:t>ной волны 550 нм, дающий на экране интерференционную картину. Источники удалены один от другого на 2,2 мм, а от экрана — на 2,2 м. Определить, что будет наблюдаться на экране в точке падения — гашение или усиление света?</w:t>
            </w:r>
          </w:p>
        </w:tc>
        <w:tc>
          <w:tcPr>
            <w:tcW w:w="4961" w:type="dxa"/>
            <w:gridSpan w:val="2"/>
            <w:tcPrChange w:id="4559" w:author="2" w:date="2021-08-31T10:55:00Z">
              <w:tcPr>
                <w:tcW w:w="4839" w:type="dxa"/>
              </w:tcPr>
            </w:tcPrChange>
          </w:tcPr>
          <w:p w14:paraId="6BC84505" w14:textId="77777777" w:rsidR="0013389B" w:rsidRPr="006F33AA" w:rsidRDefault="00741B7D" w:rsidP="00741B7D">
            <w:pPr>
              <w:pStyle w:val="a4"/>
              <w:numPr>
                <w:ilvl w:val="0"/>
                <w:numId w:val="217"/>
              </w:numPr>
              <w:spacing w:after="0" w:line="273" w:lineRule="exact"/>
              <w:ind w:right="20"/>
              <w:rPr>
                <w:ins w:id="4560" w:author="2" w:date="2021-08-31T10:55:00Z"/>
                <w:rFonts w:ascii="Times New Roman" w:eastAsia="Century Schoolbook" w:hAnsi="Times New Roman" w:cs="Times New Roman"/>
                <w:color w:val="000000"/>
                <w:sz w:val="20"/>
                <w:szCs w:val="20"/>
                <w:lang w:eastAsia="ru-RU"/>
              </w:rPr>
            </w:pPr>
            <w:ins w:id="4561" w:author="2" w:date="2021-08-31T10:55:00Z">
              <w:r w:rsidRPr="006F33AA">
                <w:rPr>
                  <w:rFonts w:ascii="Times New Roman" w:eastAsia="Century Schoolbook" w:hAnsi="Times New Roman" w:cs="Times New Roman"/>
                  <w:color w:val="000000"/>
                  <w:sz w:val="20"/>
                  <w:szCs w:val="20"/>
                  <w:lang w:eastAsia="ru-RU"/>
                </w:rPr>
                <w:t>ослабление света</w:t>
              </w:r>
            </w:ins>
          </w:p>
          <w:p w14:paraId="7D0CBAB0" w14:textId="77777777" w:rsidR="00741B7D" w:rsidRPr="006F33AA" w:rsidRDefault="00741B7D" w:rsidP="00741B7D">
            <w:pPr>
              <w:pStyle w:val="a4"/>
              <w:numPr>
                <w:ilvl w:val="0"/>
                <w:numId w:val="217"/>
              </w:numPr>
              <w:spacing w:after="0" w:line="273" w:lineRule="exact"/>
              <w:ind w:right="20"/>
              <w:rPr>
                <w:ins w:id="4562" w:author="2" w:date="2021-08-31T10:55:00Z"/>
                <w:rFonts w:ascii="Times New Roman" w:eastAsia="Century Schoolbook" w:hAnsi="Times New Roman" w:cs="Times New Roman"/>
                <w:color w:val="000000"/>
                <w:sz w:val="20"/>
                <w:szCs w:val="20"/>
                <w:lang w:eastAsia="ru-RU"/>
              </w:rPr>
            </w:pPr>
            <w:ins w:id="4563" w:author="2" w:date="2021-08-31T10:55:00Z">
              <w:r w:rsidRPr="006F33AA">
                <w:rPr>
                  <w:rFonts w:ascii="Times New Roman" w:eastAsia="Century Schoolbook" w:hAnsi="Times New Roman" w:cs="Times New Roman"/>
                  <w:color w:val="000000"/>
                  <w:sz w:val="20"/>
                  <w:szCs w:val="20"/>
                  <w:lang w:eastAsia="ru-RU"/>
                </w:rPr>
                <w:t>усиление   света</w:t>
              </w:r>
            </w:ins>
          </w:p>
          <w:p w14:paraId="6C62E51A" w14:textId="77777777" w:rsidR="00741B7D" w:rsidRPr="006F33AA" w:rsidRDefault="00741B7D" w:rsidP="00741B7D">
            <w:pPr>
              <w:pStyle w:val="a4"/>
              <w:numPr>
                <w:ilvl w:val="0"/>
                <w:numId w:val="217"/>
              </w:numPr>
              <w:spacing w:after="0" w:line="273" w:lineRule="exact"/>
              <w:ind w:right="20"/>
              <w:rPr>
                <w:ins w:id="4564" w:author="2" w:date="2021-08-31T10:55:00Z"/>
                <w:rFonts w:ascii="Times New Roman" w:eastAsia="Century Schoolbook" w:hAnsi="Times New Roman" w:cs="Times New Roman"/>
                <w:color w:val="000000"/>
                <w:sz w:val="20"/>
                <w:szCs w:val="20"/>
                <w:lang w:eastAsia="ru-RU"/>
              </w:rPr>
            </w:pPr>
            <w:ins w:id="4565" w:author="2" w:date="2021-08-31T10:55:00Z">
              <w:r w:rsidRPr="006F33AA">
                <w:rPr>
                  <w:rFonts w:ascii="Times New Roman" w:eastAsia="Century Schoolbook" w:hAnsi="Times New Roman" w:cs="Times New Roman"/>
                  <w:color w:val="000000"/>
                  <w:sz w:val="20"/>
                  <w:szCs w:val="20"/>
                  <w:lang w:eastAsia="ru-RU"/>
                </w:rPr>
                <w:t>интенсивность света не изменится</w:t>
              </w:r>
            </w:ins>
          </w:p>
          <w:p w14:paraId="7FF9C026" w14:textId="28FBF754" w:rsidR="0013389B" w:rsidRPr="006F33AA" w:rsidRDefault="00741B7D" w:rsidP="00741B7D">
            <w:pPr>
              <w:pStyle w:val="a4"/>
              <w:numPr>
                <w:ilvl w:val="0"/>
                <w:numId w:val="217"/>
              </w:numPr>
              <w:spacing w:after="0" w:line="273" w:lineRule="exact"/>
              <w:ind w:right="20"/>
              <w:rPr>
                <w:rFonts w:ascii="Times New Roman" w:hAnsi="Times New Roman"/>
                <w:color w:val="000000"/>
                <w:sz w:val="20"/>
                <w:rPrChange w:id="4566" w:author="2" w:date="2021-08-31T10:55:00Z">
                  <w:rPr>
                    <w:rFonts w:ascii="Times New Roman" w:eastAsia="Century Schoolbook" w:hAnsi="Times New Roman" w:cs="Times New Roman"/>
                    <w:color w:val="000000"/>
                    <w:sz w:val="24"/>
                    <w:szCs w:val="24"/>
                    <w:lang w:eastAsia="ru-RU"/>
                  </w:rPr>
                </w:rPrChange>
              </w:rPr>
              <w:pPrChange w:id="4567" w:author="2" w:date="2021-08-31T10:55:00Z">
                <w:pPr>
                  <w:pStyle w:val="a4"/>
                  <w:framePr w:hSpace="180" w:wrap="around" w:hAnchor="margin" w:y="665"/>
                  <w:spacing w:after="0" w:line="273" w:lineRule="exact"/>
                  <w:ind w:left="346" w:right="20" w:firstLine="142"/>
                </w:pPr>
              </w:pPrChange>
            </w:pPr>
            <w:ins w:id="4568" w:author="2" w:date="2021-08-31T10:55:00Z">
              <w:r w:rsidRPr="006F33AA">
                <w:rPr>
                  <w:rFonts w:ascii="Times New Roman" w:eastAsia="Century Schoolbook" w:hAnsi="Times New Roman" w:cs="Times New Roman"/>
                  <w:color w:val="000000"/>
                  <w:sz w:val="20"/>
                  <w:szCs w:val="20"/>
                  <w:lang w:eastAsia="ru-RU"/>
                </w:rPr>
                <w:t>для точного ответа не хватает данных</w:t>
              </w:r>
            </w:ins>
          </w:p>
        </w:tc>
        <w:tc>
          <w:tcPr>
            <w:tcW w:w="567" w:type="dxa"/>
            <w:gridSpan w:val="2"/>
            <w:tcPrChange w:id="4569" w:author="2" w:date="2021-08-31T10:55:00Z">
              <w:tcPr>
                <w:tcW w:w="547" w:type="dxa"/>
              </w:tcPr>
            </w:tcPrChange>
          </w:tcPr>
          <w:p w14:paraId="2B4D8018" w14:textId="654C261C" w:rsidR="0013389B" w:rsidRPr="00450F2B" w:rsidRDefault="00741B7D" w:rsidP="00450F2B">
            <w:pPr>
              <w:tabs>
                <w:tab w:val="left" w:pos="600"/>
                <w:tab w:val="left" w:pos="851"/>
              </w:tabs>
              <w:ind w:right="34" w:firstLine="142"/>
              <w:rPr>
                <w:rFonts w:ascii="Times New Roman" w:hAnsi="Times New Roman" w:cs="Times New Roman"/>
                <w:sz w:val="24"/>
                <w:szCs w:val="24"/>
              </w:rPr>
            </w:pPr>
            <w:ins w:id="4570" w:author="2" w:date="2021-08-31T10:55:00Z">
              <w:r>
                <w:rPr>
                  <w:rFonts w:ascii="Times New Roman" w:hAnsi="Times New Roman" w:cs="Times New Roman"/>
                  <w:sz w:val="24"/>
                  <w:szCs w:val="24"/>
                </w:rPr>
                <w:t>2</w:t>
              </w:r>
            </w:ins>
          </w:p>
        </w:tc>
      </w:tr>
      <w:tr w:rsidR="0013389B" w:rsidRPr="00450F2B" w14:paraId="17304967" w14:textId="77777777" w:rsidTr="00911EF6">
        <w:tc>
          <w:tcPr>
            <w:tcW w:w="846" w:type="dxa"/>
            <w:tcPrChange w:id="4571" w:author="2" w:date="2021-08-31T10:55:00Z">
              <w:tcPr>
                <w:tcW w:w="846" w:type="dxa"/>
              </w:tcPr>
            </w:tcPrChange>
          </w:tcPr>
          <w:p w14:paraId="3600F4A9" w14:textId="77777777" w:rsidR="0013389B" w:rsidRPr="00450F2B" w:rsidRDefault="0013389B" w:rsidP="00450F2B">
            <w:pPr>
              <w:spacing w:after="120"/>
              <w:rPr>
                <w:rFonts w:ascii="Times New Roman" w:hAnsi="Times New Roman" w:cs="Times New Roman"/>
                <w:sz w:val="24"/>
                <w:szCs w:val="24"/>
              </w:rPr>
            </w:pPr>
          </w:p>
        </w:tc>
        <w:tc>
          <w:tcPr>
            <w:tcW w:w="1843" w:type="dxa"/>
            <w:tcPrChange w:id="4572" w:author="2" w:date="2021-08-31T10:55:00Z">
              <w:tcPr>
                <w:tcW w:w="1843" w:type="dxa"/>
              </w:tcPr>
            </w:tcPrChange>
          </w:tcPr>
          <w:p w14:paraId="5DB6B591" w14:textId="77777777" w:rsidR="0013389B" w:rsidRPr="00450F2B" w:rsidRDefault="0013389B" w:rsidP="00450F2B">
            <w:pPr>
              <w:spacing w:after="120"/>
              <w:rPr>
                <w:rFonts w:ascii="Times New Roman" w:hAnsi="Times New Roman" w:cs="Times New Roman"/>
                <w:sz w:val="24"/>
                <w:szCs w:val="24"/>
              </w:rPr>
            </w:pPr>
          </w:p>
        </w:tc>
        <w:tc>
          <w:tcPr>
            <w:tcW w:w="425" w:type="dxa"/>
            <w:tcPrChange w:id="4573" w:author="2" w:date="2021-08-31T10:55:00Z">
              <w:tcPr>
                <w:tcW w:w="425" w:type="dxa"/>
              </w:tcPr>
            </w:tcPrChange>
          </w:tcPr>
          <w:p w14:paraId="4560543E" w14:textId="77777777" w:rsidR="0013389B" w:rsidRPr="00450F2B" w:rsidRDefault="0013389B" w:rsidP="00450F2B">
            <w:pPr>
              <w:spacing w:after="120"/>
              <w:rPr>
                <w:rFonts w:ascii="Times New Roman" w:hAnsi="Times New Roman" w:cs="Times New Roman"/>
                <w:sz w:val="24"/>
                <w:szCs w:val="24"/>
              </w:rPr>
            </w:pPr>
          </w:p>
        </w:tc>
        <w:tc>
          <w:tcPr>
            <w:tcW w:w="392" w:type="dxa"/>
            <w:tcPrChange w:id="4574" w:author="2" w:date="2021-08-31T10:55:00Z">
              <w:tcPr>
                <w:tcW w:w="392" w:type="dxa"/>
              </w:tcPr>
            </w:tcPrChange>
          </w:tcPr>
          <w:p w14:paraId="1B8C9CD3" w14:textId="77777777" w:rsidR="0013389B" w:rsidRPr="00450F2B" w:rsidRDefault="0013389B" w:rsidP="00450F2B">
            <w:pPr>
              <w:spacing w:after="120"/>
              <w:rPr>
                <w:rFonts w:ascii="Times New Roman" w:hAnsi="Times New Roman" w:cs="Times New Roman"/>
                <w:sz w:val="24"/>
                <w:szCs w:val="24"/>
              </w:rPr>
            </w:pPr>
          </w:p>
        </w:tc>
        <w:tc>
          <w:tcPr>
            <w:tcW w:w="553" w:type="dxa"/>
            <w:tcPrChange w:id="4575" w:author="2" w:date="2021-08-31T10:55:00Z">
              <w:tcPr>
                <w:tcW w:w="553" w:type="dxa"/>
              </w:tcPr>
            </w:tcPrChange>
          </w:tcPr>
          <w:p w14:paraId="7C691D5F" w14:textId="3303D152" w:rsidR="0013389B" w:rsidRDefault="00C24018" w:rsidP="00450F2B">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4576" w:author="2" w:date="2021-08-31T10:55:00Z">
              <w:tcPr>
                <w:tcW w:w="6001" w:type="dxa"/>
              </w:tcPr>
            </w:tcPrChange>
          </w:tcPr>
          <w:p w14:paraId="6798B3BB" w14:textId="5C8C0F48" w:rsidR="0013389B" w:rsidRPr="00D12C4D" w:rsidRDefault="00C24018" w:rsidP="00C24018">
            <w:pPr>
              <w:pStyle w:val="6"/>
              <w:shd w:val="clear" w:color="auto" w:fill="auto"/>
              <w:spacing w:before="0" w:line="211" w:lineRule="exact"/>
              <w:ind w:right="20" w:firstLine="0"/>
              <w:rPr>
                <w:rFonts w:ascii="Times New Roman" w:hAnsi="Times New Roman" w:cs="Times New Roman"/>
                <w:sz w:val="20"/>
                <w:szCs w:val="20"/>
              </w:rPr>
            </w:pPr>
            <w:r w:rsidRPr="00D12C4D">
              <w:rPr>
                <w:rStyle w:val="1"/>
                <w:rFonts w:ascii="Times New Roman" w:hAnsi="Times New Roman" w:cs="Times New Roman"/>
                <w:sz w:val="20"/>
                <w:szCs w:val="20"/>
              </w:rPr>
              <w:t>Белый свет, падающий нормально на мыльную плёнку (п = = 1,33) и отраженный от неё, даёт в видимом спектре интерфе</w:t>
            </w:r>
            <w:r w:rsidRPr="00D12C4D">
              <w:rPr>
                <w:rStyle w:val="1"/>
                <w:rFonts w:ascii="Times New Roman" w:hAnsi="Times New Roman" w:cs="Times New Roman"/>
                <w:sz w:val="20"/>
                <w:szCs w:val="20"/>
              </w:rPr>
              <w:softHyphen/>
              <w:t>ренционный максимум на волне 630 нм и ближайший к нему минимум на волне 450 нм. Какова толщина плёнки, если счи</w:t>
            </w:r>
            <w:r w:rsidRPr="00D12C4D">
              <w:rPr>
                <w:rStyle w:val="1"/>
                <w:rFonts w:ascii="Times New Roman" w:hAnsi="Times New Roman" w:cs="Times New Roman"/>
                <w:sz w:val="20"/>
                <w:szCs w:val="20"/>
              </w:rPr>
              <w:softHyphen/>
              <w:t>тать её постоянной?</w:t>
            </w:r>
          </w:p>
        </w:tc>
        <w:tc>
          <w:tcPr>
            <w:tcW w:w="4961" w:type="dxa"/>
            <w:gridSpan w:val="2"/>
            <w:tcPrChange w:id="4577" w:author="2" w:date="2021-08-31T10:55:00Z">
              <w:tcPr>
                <w:tcW w:w="4839" w:type="dxa"/>
              </w:tcPr>
            </w:tcPrChange>
          </w:tcPr>
          <w:p w14:paraId="355EDCC9" w14:textId="77777777" w:rsidR="00263C90" w:rsidRPr="006F33AA" w:rsidRDefault="00263C90" w:rsidP="00263C90">
            <w:pPr>
              <w:pStyle w:val="a4"/>
              <w:numPr>
                <w:ilvl w:val="0"/>
                <w:numId w:val="218"/>
              </w:numPr>
              <w:spacing w:after="0" w:line="273" w:lineRule="exact"/>
              <w:ind w:right="20"/>
              <w:rPr>
                <w:ins w:id="4578" w:author="2" w:date="2021-08-31T10:55:00Z"/>
                <w:rFonts w:ascii="Times New Roman" w:eastAsia="Century Schoolbook" w:hAnsi="Times New Roman" w:cs="Times New Roman"/>
                <w:color w:val="000000"/>
                <w:sz w:val="20"/>
                <w:szCs w:val="20"/>
                <w:lang w:eastAsia="ru-RU"/>
              </w:rPr>
            </w:pPr>
            <w:ins w:id="4579" w:author="2" w:date="2021-08-31T10:55:00Z">
              <w:r w:rsidRPr="006F33AA">
                <w:rPr>
                  <w:rFonts w:ascii="Times New Roman" w:eastAsia="Century Schoolbook" w:hAnsi="Times New Roman" w:cs="Times New Roman"/>
                  <w:color w:val="000000"/>
                  <w:sz w:val="20"/>
                  <w:szCs w:val="20"/>
                  <w:lang w:eastAsia="ru-RU"/>
                </w:rPr>
                <w:t>356 нм</w:t>
              </w:r>
            </w:ins>
          </w:p>
          <w:p w14:paraId="1348D1FB" w14:textId="77777777" w:rsidR="0013389B" w:rsidRPr="006F33AA" w:rsidRDefault="00263C90" w:rsidP="00263C90">
            <w:pPr>
              <w:pStyle w:val="a4"/>
              <w:numPr>
                <w:ilvl w:val="0"/>
                <w:numId w:val="218"/>
              </w:numPr>
              <w:spacing w:after="0" w:line="273" w:lineRule="exact"/>
              <w:ind w:right="20"/>
              <w:rPr>
                <w:ins w:id="4580" w:author="2" w:date="2021-08-31T10:55:00Z"/>
                <w:rFonts w:ascii="Times New Roman" w:eastAsia="Century Schoolbook" w:hAnsi="Times New Roman" w:cs="Times New Roman"/>
                <w:color w:val="000000"/>
                <w:sz w:val="20"/>
                <w:szCs w:val="20"/>
                <w:lang w:eastAsia="ru-RU"/>
              </w:rPr>
            </w:pPr>
            <w:ins w:id="4581" w:author="2" w:date="2021-08-31T10:55:00Z">
              <w:r w:rsidRPr="006F33AA">
                <w:rPr>
                  <w:rFonts w:ascii="Times New Roman" w:eastAsia="Century Schoolbook" w:hAnsi="Times New Roman" w:cs="Times New Roman"/>
                  <w:color w:val="000000"/>
                  <w:sz w:val="20"/>
                  <w:szCs w:val="20"/>
                  <w:lang w:eastAsia="ru-RU"/>
                </w:rPr>
                <w:t>296нм</w:t>
              </w:r>
            </w:ins>
          </w:p>
          <w:p w14:paraId="6BAC3E2E" w14:textId="77777777" w:rsidR="00263C90" w:rsidRPr="006F33AA" w:rsidRDefault="00263C90" w:rsidP="00263C90">
            <w:pPr>
              <w:pStyle w:val="a4"/>
              <w:numPr>
                <w:ilvl w:val="0"/>
                <w:numId w:val="218"/>
              </w:numPr>
              <w:spacing w:after="0" w:line="273" w:lineRule="exact"/>
              <w:ind w:right="20"/>
              <w:rPr>
                <w:ins w:id="4582" w:author="2" w:date="2021-08-31T10:55:00Z"/>
                <w:rFonts w:ascii="Times New Roman" w:eastAsia="Century Schoolbook" w:hAnsi="Times New Roman" w:cs="Times New Roman"/>
                <w:color w:val="000000"/>
                <w:sz w:val="20"/>
                <w:szCs w:val="20"/>
                <w:lang w:eastAsia="ru-RU"/>
              </w:rPr>
            </w:pPr>
            <w:ins w:id="4583" w:author="2" w:date="2021-08-31T10:55:00Z">
              <w:r w:rsidRPr="006F33AA">
                <w:rPr>
                  <w:rFonts w:ascii="Times New Roman" w:eastAsia="Century Schoolbook" w:hAnsi="Times New Roman" w:cs="Times New Roman"/>
                  <w:color w:val="000000"/>
                  <w:sz w:val="20"/>
                  <w:szCs w:val="20"/>
                  <w:lang w:eastAsia="ru-RU"/>
                </w:rPr>
                <w:t xml:space="preserve"> 180нм</w:t>
              </w:r>
            </w:ins>
          </w:p>
          <w:p w14:paraId="6833EE43" w14:textId="49DA6D29" w:rsidR="0013389B" w:rsidRPr="006F33AA" w:rsidRDefault="0007210A" w:rsidP="00263C90">
            <w:pPr>
              <w:pStyle w:val="a4"/>
              <w:numPr>
                <w:ilvl w:val="0"/>
                <w:numId w:val="218"/>
              </w:numPr>
              <w:spacing w:after="0" w:line="273" w:lineRule="exact"/>
              <w:ind w:right="20"/>
              <w:rPr>
                <w:rFonts w:ascii="Times New Roman" w:hAnsi="Times New Roman"/>
                <w:color w:val="000000"/>
                <w:sz w:val="20"/>
                <w:rPrChange w:id="4584" w:author="2" w:date="2021-08-31T10:55:00Z">
                  <w:rPr>
                    <w:rFonts w:ascii="Times New Roman" w:eastAsia="Century Schoolbook" w:hAnsi="Times New Roman" w:cs="Times New Roman"/>
                    <w:color w:val="000000"/>
                    <w:sz w:val="24"/>
                    <w:szCs w:val="24"/>
                    <w:lang w:eastAsia="ru-RU"/>
                  </w:rPr>
                </w:rPrChange>
              </w:rPr>
              <w:pPrChange w:id="4585" w:author="2" w:date="2021-08-31T10:55:00Z">
                <w:pPr>
                  <w:pStyle w:val="a4"/>
                  <w:framePr w:hSpace="180" w:wrap="around" w:hAnchor="margin" w:y="665"/>
                  <w:spacing w:after="0" w:line="273" w:lineRule="exact"/>
                  <w:ind w:left="346" w:right="20" w:firstLine="142"/>
                </w:pPr>
              </w:pPrChange>
            </w:pPr>
            <w:ins w:id="4586" w:author="2" w:date="2021-08-31T10:55:00Z">
              <w:r w:rsidRPr="006F33AA">
                <w:rPr>
                  <w:rFonts w:ascii="Times New Roman" w:eastAsia="Century Schoolbook" w:hAnsi="Times New Roman" w:cs="Times New Roman"/>
                  <w:color w:val="000000"/>
                  <w:sz w:val="20"/>
                  <w:szCs w:val="20"/>
                  <w:lang w:eastAsia="ru-RU"/>
                </w:rPr>
                <w:t>480 нм</w:t>
              </w:r>
            </w:ins>
          </w:p>
        </w:tc>
        <w:tc>
          <w:tcPr>
            <w:tcW w:w="567" w:type="dxa"/>
            <w:gridSpan w:val="2"/>
            <w:tcPrChange w:id="4587" w:author="2" w:date="2021-08-31T10:55:00Z">
              <w:tcPr>
                <w:tcW w:w="547" w:type="dxa"/>
              </w:tcPr>
            </w:tcPrChange>
          </w:tcPr>
          <w:p w14:paraId="2B487EAC" w14:textId="5B9AA0E0" w:rsidR="0013389B" w:rsidRPr="00450F2B" w:rsidRDefault="0007210A" w:rsidP="00450F2B">
            <w:pPr>
              <w:tabs>
                <w:tab w:val="left" w:pos="600"/>
                <w:tab w:val="left" w:pos="851"/>
              </w:tabs>
              <w:ind w:right="34" w:firstLine="142"/>
              <w:rPr>
                <w:rFonts w:ascii="Times New Roman" w:hAnsi="Times New Roman" w:cs="Times New Roman"/>
                <w:sz w:val="24"/>
                <w:szCs w:val="24"/>
              </w:rPr>
            </w:pPr>
            <w:ins w:id="4588" w:author="2" w:date="2021-08-31T10:55:00Z">
              <w:r>
                <w:rPr>
                  <w:rFonts w:ascii="Times New Roman" w:hAnsi="Times New Roman" w:cs="Times New Roman"/>
                  <w:sz w:val="24"/>
                  <w:szCs w:val="24"/>
                </w:rPr>
                <w:t>2</w:t>
              </w:r>
            </w:ins>
          </w:p>
        </w:tc>
      </w:tr>
      <w:tr w:rsidR="0013389B" w:rsidRPr="00450F2B" w14:paraId="332871E8" w14:textId="77777777" w:rsidTr="00911EF6">
        <w:tc>
          <w:tcPr>
            <w:tcW w:w="846" w:type="dxa"/>
            <w:tcPrChange w:id="4589" w:author="2" w:date="2021-08-31T10:55:00Z">
              <w:tcPr>
                <w:tcW w:w="846" w:type="dxa"/>
              </w:tcPr>
            </w:tcPrChange>
          </w:tcPr>
          <w:p w14:paraId="5BB4C995" w14:textId="77777777" w:rsidR="0013389B" w:rsidRPr="00450F2B" w:rsidRDefault="0013389B" w:rsidP="00450F2B">
            <w:pPr>
              <w:spacing w:after="120"/>
              <w:rPr>
                <w:rFonts w:ascii="Times New Roman" w:hAnsi="Times New Roman" w:cs="Times New Roman"/>
                <w:sz w:val="24"/>
                <w:szCs w:val="24"/>
              </w:rPr>
            </w:pPr>
          </w:p>
        </w:tc>
        <w:tc>
          <w:tcPr>
            <w:tcW w:w="1843" w:type="dxa"/>
            <w:tcPrChange w:id="4590" w:author="2" w:date="2021-08-31T10:55:00Z">
              <w:tcPr>
                <w:tcW w:w="1843" w:type="dxa"/>
              </w:tcPr>
            </w:tcPrChange>
          </w:tcPr>
          <w:p w14:paraId="41A637B0" w14:textId="77777777" w:rsidR="0013389B" w:rsidRPr="00450F2B" w:rsidRDefault="0013389B" w:rsidP="00450F2B">
            <w:pPr>
              <w:spacing w:after="120"/>
              <w:rPr>
                <w:rFonts w:ascii="Times New Roman" w:hAnsi="Times New Roman" w:cs="Times New Roman"/>
                <w:sz w:val="24"/>
                <w:szCs w:val="24"/>
              </w:rPr>
            </w:pPr>
          </w:p>
        </w:tc>
        <w:tc>
          <w:tcPr>
            <w:tcW w:w="425" w:type="dxa"/>
            <w:tcPrChange w:id="4591" w:author="2" w:date="2021-08-31T10:55:00Z">
              <w:tcPr>
                <w:tcW w:w="425" w:type="dxa"/>
              </w:tcPr>
            </w:tcPrChange>
          </w:tcPr>
          <w:p w14:paraId="20B33D9F" w14:textId="77777777" w:rsidR="0013389B" w:rsidRPr="00450F2B" w:rsidRDefault="0013389B" w:rsidP="00450F2B">
            <w:pPr>
              <w:spacing w:after="120"/>
              <w:rPr>
                <w:rFonts w:ascii="Times New Roman" w:hAnsi="Times New Roman" w:cs="Times New Roman"/>
                <w:sz w:val="24"/>
                <w:szCs w:val="24"/>
              </w:rPr>
            </w:pPr>
          </w:p>
        </w:tc>
        <w:tc>
          <w:tcPr>
            <w:tcW w:w="392" w:type="dxa"/>
            <w:tcPrChange w:id="4592" w:author="2" w:date="2021-08-31T10:55:00Z">
              <w:tcPr>
                <w:tcW w:w="392" w:type="dxa"/>
              </w:tcPr>
            </w:tcPrChange>
          </w:tcPr>
          <w:p w14:paraId="174FB8B5" w14:textId="77777777" w:rsidR="0013389B" w:rsidRPr="00450F2B" w:rsidRDefault="0013389B" w:rsidP="00450F2B">
            <w:pPr>
              <w:spacing w:after="120"/>
              <w:rPr>
                <w:rFonts w:ascii="Times New Roman" w:hAnsi="Times New Roman" w:cs="Times New Roman"/>
                <w:sz w:val="24"/>
                <w:szCs w:val="24"/>
              </w:rPr>
            </w:pPr>
          </w:p>
        </w:tc>
        <w:tc>
          <w:tcPr>
            <w:tcW w:w="553" w:type="dxa"/>
            <w:tcPrChange w:id="4593" w:author="2" w:date="2021-08-31T10:55:00Z">
              <w:tcPr>
                <w:tcW w:w="553" w:type="dxa"/>
              </w:tcPr>
            </w:tcPrChange>
          </w:tcPr>
          <w:p w14:paraId="686DB737" w14:textId="3481FF78" w:rsidR="0013389B" w:rsidRDefault="00C24018" w:rsidP="00450F2B">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4594" w:author="2" w:date="2021-08-31T10:55:00Z">
              <w:tcPr>
                <w:tcW w:w="6001" w:type="dxa"/>
              </w:tcPr>
            </w:tcPrChange>
          </w:tcPr>
          <w:p w14:paraId="541AB36A" w14:textId="4C1E91A0" w:rsidR="0013389B" w:rsidRPr="00D12C4D" w:rsidRDefault="00C24018" w:rsidP="00C24018">
            <w:pPr>
              <w:pStyle w:val="28"/>
              <w:shd w:val="clear" w:color="auto" w:fill="auto"/>
              <w:tabs>
                <w:tab w:val="left" w:pos="529"/>
              </w:tabs>
              <w:spacing w:before="0" w:line="226" w:lineRule="exact"/>
              <w:ind w:left="20" w:right="20" w:firstLine="0"/>
              <w:rPr>
                <w:rFonts w:ascii="Times New Roman" w:hAnsi="Times New Roman" w:cs="Times New Roman"/>
                <w:sz w:val="20"/>
                <w:szCs w:val="20"/>
              </w:rPr>
            </w:pPr>
            <w:r w:rsidRPr="00D12C4D">
              <w:rPr>
                <w:rStyle w:val="1"/>
                <w:rFonts w:ascii="Times New Roman" w:hAnsi="Times New Roman" w:cs="Times New Roman"/>
                <w:sz w:val="20"/>
                <w:szCs w:val="20"/>
              </w:rPr>
              <w:t>Чему равна длина когерентных световых волн, если минимальная разность хода</w:t>
            </w:r>
            <w:r w:rsidRPr="00D12C4D">
              <w:rPr>
                <w:rStyle w:val="23"/>
                <w:rFonts w:ascii="Times New Roman" w:hAnsi="Times New Roman" w:cs="Times New Roman"/>
                <w:sz w:val="20"/>
                <w:szCs w:val="20"/>
              </w:rPr>
              <w:t xml:space="preserve"> </w:t>
            </w:r>
            <w:r w:rsidRPr="00D12C4D">
              <w:rPr>
                <w:rStyle w:val="1"/>
                <w:rFonts w:ascii="Times New Roman" w:hAnsi="Times New Roman" w:cs="Times New Roman"/>
                <w:sz w:val="20"/>
                <w:szCs w:val="20"/>
              </w:rPr>
              <w:t>этих волн, при которой они ослабляют друг друга, равна 250 нм?</w:t>
            </w:r>
          </w:p>
        </w:tc>
        <w:tc>
          <w:tcPr>
            <w:tcW w:w="4961" w:type="dxa"/>
            <w:gridSpan w:val="2"/>
            <w:tcPrChange w:id="4595" w:author="2" w:date="2021-08-31T10:55:00Z">
              <w:tcPr>
                <w:tcW w:w="4839" w:type="dxa"/>
              </w:tcPr>
            </w:tcPrChange>
          </w:tcPr>
          <w:p w14:paraId="561A8931" w14:textId="77777777" w:rsidR="0013389B" w:rsidRPr="006F33AA" w:rsidRDefault="0007210A" w:rsidP="0007210A">
            <w:pPr>
              <w:pStyle w:val="a4"/>
              <w:numPr>
                <w:ilvl w:val="0"/>
                <w:numId w:val="219"/>
              </w:numPr>
              <w:spacing w:after="0" w:line="273" w:lineRule="exact"/>
              <w:ind w:right="20"/>
              <w:rPr>
                <w:ins w:id="4596" w:author="2" w:date="2021-08-31T10:55:00Z"/>
                <w:rFonts w:ascii="Times New Roman" w:eastAsia="Century Schoolbook" w:hAnsi="Times New Roman" w:cs="Times New Roman"/>
                <w:color w:val="000000"/>
                <w:sz w:val="20"/>
                <w:szCs w:val="20"/>
                <w:lang w:eastAsia="ru-RU"/>
              </w:rPr>
            </w:pPr>
            <w:ins w:id="4597" w:author="2" w:date="2021-08-31T10:55:00Z">
              <w:r w:rsidRPr="006F33AA">
                <w:rPr>
                  <w:rFonts w:ascii="Times New Roman" w:eastAsia="Century Schoolbook" w:hAnsi="Times New Roman" w:cs="Times New Roman"/>
                  <w:color w:val="000000"/>
                  <w:sz w:val="20"/>
                  <w:szCs w:val="20"/>
                  <w:lang w:eastAsia="ru-RU"/>
                </w:rPr>
                <w:t>500нм</w:t>
              </w:r>
            </w:ins>
          </w:p>
          <w:p w14:paraId="530DF225" w14:textId="77777777" w:rsidR="0007210A" w:rsidRPr="006F33AA" w:rsidRDefault="0007210A" w:rsidP="0007210A">
            <w:pPr>
              <w:pStyle w:val="a4"/>
              <w:numPr>
                <w:ilvl w:val="0"/>
                <w:numId w:val="219"/>
              </w:numPr>
              <w:spacing w:after="0" w:line="273" w:lineRule="exact"/>
              <w:ind w:right="20"/>
              <w:rPr>
                <w:ins w:id="4598" w:author="2" w:date="2021-08-31T10:55:00Z"/>
                <w:rFonts w:ascii="Times New Roman" w:eastAsia="Century Schoolbook" w:hAnsi="Times New Roman" w:cs="Times New Roman"/>
                <w:color w:val="000000"/>
                <w:sz w:val="20"/>
                <w:szCs w:val="20"/>
                <w:lang w:eastAsia="ru-RU"/>
              </w:rPr>
            </w:pPr>
            <w:ins w:id="4599" w:author="2" w:date="2021-08-31T10:55:00Z">
              <w:r w:rsidRPr="006F33AA">
                <w:rPr>
                  <w:rFonts w:ascii="Times New Roman" w:eastAsia="Century Schoolbook" w:hAnsi="Times New Roman" w:cs="Times New Roman"/>
                  <w:color w:val="000000"/>
                  <w:sz w:val="20"/>
                  <w:szCs w:val="20"/>
                  <w:lang w:eastAsia="ru-RU"/>
                </w:rPr>
                <w:t>250 нм</w:t>
              </w:r>
            </w:ins>
          </w:p>
          <w:p w14:paraId="590F4B02" w14:textId="77777777" w:rsidR="0007210A" w:rsidRPr="006F33AA" w:rsidRDefault="0007210A" w:rsidP="0007210A">
            <w:pPr>
              <w:pStyle w:val="a4"/>
              <w:numPr>
                <w:ilvl w:val="0"/>
                <w:numId w:val="219"/>
              </w:numPr>
              <w:spacing w:after="0" w:line="273" w:lineRule="exact"/>
              <w:ind w:right="20"/>
              <w:rPr>
                <w:ins w:id="4600" w:author="2" w:date="2021-08-31T10:55:00Z"/>
                <w:rFonts w:ascii="Times New Roman" w:eastAsia="Century Schoolbook" w:hAnsi="Times New Roman" w:cs="Times New Roman"/>
                <w:color w:val="000000"/>
                <w:sz w:val="20"/>
                <w:szCs w:val="20"/>
                <w:lang w:eastAsia="ru-RU"/>
              </w:rPr>
            </w:pPr>
            <w:ins w:id="4601" w:author="2" w:date="2021-08-31T10:55:00Z">
              <w:r w:rsidRPr="006F33AA">
                <w:rPr>
                  <w:rFonts w:ascii="Times New Roman" w:eastAsia="Century Schoolbook" w:hAnsi="Times New Roman" w:cs="Times New Roman"/>
                  <w:color w:val="000000"/>
                  <w:sz w:val="20"/>
                  <w:szCs w:val="20"/>
                  <w:lang w:eastAsia="ru-RU"/>
                </w:rPr>
                <w:t>125нм</w:t>
              </w:r>
            </w:ins>
          </w:p>
          <w:p w14:paraId="1F61BBB5" w14:textId="3ABD7633" w:rsidR="0013389B" w:rsidRPr="006F33AA" w:rsidRDefault="0007210A" w:rsidP="0007210A">
            <w:pPr>
              <w:pStyle w:val="a4"/>
              <w:numPr>
                <w:ilvl w:val="0"/>
                <w:numId w:val="219"/>
              </w:numPr>
              <w:spacing w:after="0" w:line="273" w:lineRule="exact"/>
              <w:ind w:right="20"/>
              <w:rPr>
                <w:rFonts w:ascii="Times New Roman" w:hAnsi="Times New Roman"/>
                <w:color w:val="000000"/>
                <w:sz w:val="20"/>
                <w:rPrChange w:id="4602" w:author="2" w:date="2021-08-31T10:55:00Z">
                  <w:rPr>
                    <w:rFonts w:ascii="Times New Roman" w:eastAsia="Century Schoolbook" w:hAnsi="Times New Roman" w:cs="Times New Roman"/>
                    <w:color w:val="000000"/>
                    <w:sz w:val="24"/>
                    <w:szCs w:val="24"/>
                    <w:lang w:eastAsia="ru-RU"/>
                  </w:rPr>
                </w:rPrChange>
              </w:rPr>
              <w:pPrChange w:id="4603" w:author="2" w:date="2021-08-31T10:55:00Z">
                <w:pPr>
                  <w:pStyle w:val="a4"/>
                  <w:framePr w:hSpace="180" w:wrap="around" w:hAnchor="margin" w:y="665"/>
                  <w:spacing w:after="0" w:line="273" w:lineRule="exact"/>
                  <w:ind w:left="346" w:right="20" w:firstLine="142"/>
                </w:pPr>
              </w:pPrChange>
            </w:pPr>
            <w:ins w:id="4604" w:author="2" w:date="2021-08-31T10:55:00Z">
              <w:r w:rsidRPr="006F33AA">
                <w:rPr>
                  <w:rFonts w:ascii="Times New Roman" w:eastAsia="Century Schoolbook" w:hAnsi="Times New Roman" w:cs="Times New Roman"/>
                  <w:color w:val="000000"/>
                  <w:sz w:val="20"/>
                  <w:szCs w:val="20"/>
                  <w:lang w:eastAsia="ru-RU"/>
                </w:rPr>
                <w:t>750нм</w:t>
              </w:r>
            </w:ins>
          </w:p>
        </w:tc>
        <w:tc>
          <w:tcPr>
            <w:tcW w:w="567" w:type="dxa"/>
            <w:gridSpan w:val="2"/>
            <w:tcPrChange w:id="4605" w:author="2" w:date="2021-08-31T10:55:00Z">
              <w:tcPr>
                <w:tcW w:w="547" w:type="dxa"/>
              </w:tcPr>
            </w:tcPrChange>
          </w:tcPr>
          <w:p w14:paraId="036ACC33" w14:textId="116C60A4" w:rsidR="0013389B" w:rsidRPr="00450F2B" w:rsidRDefault="0007210A" w:rsidP="00450F2B">
            <w:pPr>
              <w:tabs>
                <w:tab w:val="left" w:pos="600"/>
                <w:tab w:val="left" w:pos="851"/>
              </w:tabs>
              <w:ind w:right="34" w:firstLine="142"/>
              <w:rPr>
                <w:rFonts w:ascii="Times New Roman" w:hAnsi="Times New Roman" w:cs="Times New Roman"/>
                <w:sz w:val="24"/>
                <w:szCs w:val="24"/>
              </w:rPr>
            </w:pPr>
            <w:ins w:id="4606" w:author="2" w:date="2021-08-31T10:55:00Z">
              <w:r>
                <w:rPr>
                  <w:rFonts w:ascii="Times New Roman" w:hAnsi="Times New Roman" w:cs="Times New Roman"/>
                  <w:sz w:val="24"/>
                  <w:szCs w:val="24"/>
                </w:rPr>
                <w:t>1</w:t>
              </w:r>
            </w:ins>
          </w:p>
        </w:tc>
      </w:tr>
      <w:tr w:rsidR="0013389B" w:rsidRPr="00450F2B" w14:paraId="7FE92B39" w14:textId="77777777" w:rsidTr="00911EF6">
        <w:tc>
          <w:tcPr>
            <w:tcW w:w="846" w:type="dxa"/>
            <w:tcPrChange w:id="4607" w:author="2" w:date="2021-08-31T10:55:00Z">
              <w:tcPr>
                <w:tcW w:w="846" w:type="dxa"/>
              </w:tcPr>
            </w:tcPrChange>
          </w:tcPr>
          <w:p w14:paraId="778033ED" w14:textId="77777777" w:rsidR="0013389B" w:rsidRPr="00450F2B" w:rsidRDefault="0013389B" w:rsidP="00450F2B">
            <w:pPr>
              <w:spacing w:after="120"/>
              <w:rPr>
                <w:rFonts w:ascii="Times New Roman" w:hAnsi="Times New Roman" w:cs="Times New Roman"/>
                <w:sz w:val="24"/>
                <w:szCs w:val="24"/>
              </w:rPr>
            </w:pPr>
          </w:p>
        </w:tc>
        <w:tc>
          <w:tcPr>
            <w:tcW w:w="1843" w:type="dxa"/>
            <w:tcPrChange w:id="4608" w:author="2" w:date="2021-08-31T10:55:00Z">
              <w:tcPr>
                <w:tcW w:w="1843" w:type="dxa"/>
              </w:tcPr>
            </w:tcPrChange>
          </w:tcPr>
          <w:p w14:paraId="0C54F5F3" w14:textId="77777777" w:rsidR="0013389B" w:rsidRPr="00450F2B" w:rsidRDefault="0013389B" w:rsidP="00450F2B">
            <w:pPr>
              <w:spacing w:after="120"/>
              <w:rPr>
                <w:rFonts w:ascii="Times New Roman" w:hAnsi="Times New Roman" w:cs="Times New Roman"/>
                <w:sz w:val="24"/>
                <w:szCs w:val="24"/>
              </w:rPr>
            </w:pPr>
          </w:p>
        </w:tc>
        <w:tc>
          <w:tcPr>
            <w:tcW w:w="425" w:type="dxa"/>
            <w:tcPrChange w:id="4609" w:author="2" w:date="2021-08-31T10:55:00Z">
              <w:tcPr>
                <w:tcW w:w="425" w:type="dxa"/>
              </w:tcPr>
            </w:tcPrChange>
          </w:tcPr>
          <w:p w14:paraId="326C1FA7" w14:textId="77777777" w:rsidR="0013389B" w:rsidRPr="00450F2B" w:rsidRDefault="0013389B" w:rsidP="00450F2B">
            <w:pPr>
              <w:spacing w:after="120"/>
              <w:rPr>
                <w:rFonts w:ascii="Times New Roman" w:hAnsi="Times New Roman" w:cs="Times New Roman"/>
                <w:sz w:val="24"/>
                <w:szCs w:val="24"/>
              </w:rPr>
            </w:pPr>
          </w:p>
        </w:tc>
        <w:tc>
          <w:tcPr>
            <w:tcW w:w="392" w:type="dxa"/>
            <w:tcPrChange w:id="4610" w:author="2" w:date="2021-08-31T10:55:00Z">
              <w:tcPr>
                <w:tcW w:w="392" w:type="dxa"/>
              </w:tcPr>
            </w:tcPrChange>
          </w:tcPr>
          <w:p w14:paraId="7907223B" w14:textId="77777777" w:rsidR="0013389B" w:rsidRPr="00450F2B" w:rsidRDefault="0013389B" w:rsidP="00450F2B">
            <w:pPr>
              <w:spacing w:after="120"/>
              <w:rPr>
                <w:rFonts w:ascii="Times New Roman" w:hAnsi="Times New Roman" w:cs="Times New Roman"/>
                <w:sz w:val="24"/>
                <w:szCs w:val="24"/>
              </w:rPr>
            </w:pPr>
          </w:p>
        </w:tc>
        <w:tc>
          <w:tcPr>
            <w:tcW w:w="553" w:type="dxa"/>
            <w:tcPrChange w:id="4611" w:author="2" w:date="2021-08-31T10:55:00Z">
              <w:tcPr>
                <w:tcW w:w="553" w:type="dxa"/>
              </w:tcPr>
            </w:tcPrChange>
          </w:tcPr>
          <w:p w14:paraId="21B92619" w14:textId="7A327FC6" w:rsidR="0013389B" w:rsidRDefault="00C24018" w:rsidP="00450F2B">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4612" w:author="2" w:date="2021-08-31T10:55:00Z">
              <w:tcPr>
                <w:tcW w:w="6001" w:type="dxa"/>
              </w:tcPr>
            </w:tcPrChange>
          </w:tcPr>
          <w:p w14:paraId="56F75FE0" w14:textId="05C42C74" w:rsidR="0013389B" w:rsidRPr="00D12C4D" w:rsidRDefault="0007210A" w:rsidP="00C24018">
            <w:pPr>
              <w:jc w:val="both"/>
              <w:rPr>
                <w:rFonts w:ascii="Times New Roman" w:eastAsia="Times New Roman" w:hAnsi="Times New Roman" w:cs="Times New Roman"/>
                <w:color w:val="000000"/>
                <w:sz w:val="20"/>
                <w:szCs w:val="20"/>
                <w:lang w:eastAsia="ru-RU"/>
              </w:rPr>
            </w:pPr>
            <w:ins w:id="4613" w:author="2" w:date="2021-08-31T10:55:00Z">
              <w:r>
                <w:rPr>
                  <w:rFonts w:ascii="Times New Roman" w:eastAsia="Times New Roman" w:hAnsi="Times New Roman" w:cs="Times New Roman"/>
                  <w:color w:val="000000"/>
                  <w:sz w:val="20"/>
                  <w:szCs w:val="20"/>
                  <w:lang w:eastAsia="ru-RU"/>
                </w:rPr>
                <w:t>Длина волны 0,72мкм, какой должна быть толщина пленки с показателем преломления 1,5 чтобы происходило полное гашение волн.</w:t>
              </w:r>
            </w:ins>
            <w:del w:id="4614" w:author="2" w:date="2021-08-31T10:55:00Z">
              <w:r w:rsidR="00C24018" w:rsidRPr="00D12C4D">
                <w:rPr>
                  <w:rFonts w:ascii="Times New Roman" w:hAnsi="Times New Roman" w:cs="Times New Roman"/>
                  <w:color w:val="000000"/>
                  <w:sz w:val="20"/>
                  <w:szCs w:val="20"/>
                </w:rPr>
                <w:delText>Одна сторона толстой стеклянной пластины имеет ступенчатую поверхность, как показано на рисунке. На пластину перпендикулярно ее поверхности падает световой пучок. Который после отражения от пластины собирается линзой. Длина падающей световой волны </w:delText>
              </w:r>
              <m:oMath>
                <m:r>
                  <w:rPr>
                    <w:rFonts w:ascii="Cambria Math" w:hAnsi="Cambria Math" w:cs="Times New Roman"/>
                    <w:color w:val="000000"/>
                    <w:sz w:val="20"/>
                    <w:szCs w:val="20"/>
                  </w:rPr>
                  <m:t>λ</m:t>
                </m:r>
              </m:oMath>
              <w:r w:rsidR="00C24018" w:rsidRPr="00D12C4D">
                <w:rPr>
                  <w:rFonts w:ascii="Times New Roman" w:hAnsi="Times New Roman" w:cs="Times New Roman"/>
                  <w:color w:val="000000"/>
                  <w:sz w:val="20"/>
                  <w:szCs w:val="20"/>
                </w:rPr>
                <w:delText>  При каком из указанных значений высоты ступеньки </w:delText>
              </w:r>
              <w:r w:rsidR="00C24018" w:rsidRPr="00D12C4D">
                <w:rPr>
                  <w:rFonts w:ascii="Times New Roman" w:hAnsi="Times New Roman" w:cs="Times New Roman"/>
                  <w:i/>
                  <w:iCs/>
                  <w:color w:val="000000"/>
                  <w:sz w:val="20"/>
                  <w:szCs w:val="20"/>
                </w:rPr>
                <w:delText>d</w:delText>
              </w:r>
              <w:r w:rsidR="00C24018" w:rsidRPr="00D12C4D">
                <w:rPr>
                  <w:rFonts w:ascii="Times New Roman" w:hAnsi="Times New Roman" w:cs="Times New Roman"/>
                  <w:color w:val="000000"/>
                  <w:sz w:val="20"/>
                  <w:szCs w:val="20"/>
                </w:rPr>
                <w:delText> интенсивность света в фокусе линзы будет минимальной</w:delText>
              </w:r>
            </w:del>
          </w:p>
        </w:tc>
        <w:tc>
          <w:tcPr>
            <w:tcW w:w="4961" w:type="dxa"/>
            <w:gridSpan w:val="2"/>
            <w:tcPrChange w:id="4615" w:author="2" w:date="2021-08-31T10:55:00Z">
              <w:tcPr>
                <w:tcW w:w="4839" w:type="dxa"/>
              </w:tcPr>
            </w:tcPrChange>
          </w:tcPr>
          <w:p w14:paraId="51EA0C72" w14:textId="77777777" w:rsidR="0007210A" w:rsidRPr="006F33AA" w:rsidRDefault="0007210A" w:rsidP="0007210A">
            <w:pPr>
              <w:pStyle w:val="a4"/>
              <w:numPr>
                <w:ilvl w:val="0"/>
                <w:numId w:val="220"/>
              </w:numPr>
              <w:spacing w:after="0" w:line="273" w:lineRule="exact"/>
              <w:ind w:right="20"/>
              <w:rPr>
                <w:ins w:id="4616" w:author="2" w:date="2021-08-31T10:55:00Z"/>
                <w:rFonts w:ascii="Times New Roman" w:eastAsia="Century Schoolbook" w:hAnsi="Times New Roman" w:cs="Times New Roman"/>
                <w:color w:val="000000"/>
                <w:sz w:val="20"/>
                <w:szCs w:val="20"/>
                <w:lang w:eastAsia="ru-RU"/>
              </w:rPr>
            </w:pPr>
            <w:ins w:id="4617" w:author="2" w:date="2021-08-31T10:55:00Z">
              <w:r w:rsidRPr="006F33AA">
                <w:rPr>
                  <w:rFonts w:ascii="Times New Roman" w:eastAsia="Century Schoolbook" w:hAnsi="Times New Roman" w:cs="Times New Roman"/>
                  <w:color w:val="000000"/>
                  <w:sz w:val="20"/>
                  <w:szCs w:val="20"/>
                  <w:lang w:eastAsia="ru-RU"/>
                </w:rPr>
                <w:t>0,24мкм</w:t>
              </w:r>
            </w:ins>
          </w:p>
          <w:p w14:paraId="1AEC54FF" w14:textId="77777777" w:rsidR="0013389B" w:rsidRPr="006F33AA" w:rsidRDefault="0007210A" w:rsidP="0007210A">
            <w:pPr>
              <w:pStyle w:val="a4"/>
              <w:numPr>
                <w:ilvl w:val="0"/>
                <w:numId w:val="220"/>
              </w:numPr>
              <w:spacing w:after="0" w:line="273" w:lineRule="exact"/>
              <w:ind w:right="20"/>
              <w:rPr>
                <w:ins w:id="4618" w:author="2" w:date="2021-08-31T10:55:00Z"/>
                <w:rFonts w:ascii="Times New Roman" w:eastAsia="Century Schoolbook" w:hAnsi="Times New Roman" w:cs="Times New Roman"/>
                <w:color w:val="000000"/>
                <w:sz w:val="20"/>
                <w:szCs w:val="20"/>
                <w:lang w:eastAsia="ru-RU"/>
              </w:rPr>
            </w:pPr>
            <w:ins w:id="4619" w:author="2" w:date="2021-08-31T10:55:00Z">
              <w:r w:rsidRPr="006F33AA">
                <w:rPr>
                  <w:rFonts w:ascii="Times New Roman" w:eastAsia="Century Schoolbook" w:hAnsi="Times New Roman" w:cs="Times New Roman"/>
                  <w:color w:val="000000"/>
                  <w:sz w:val="20"/>
                  <w:szCs w:val="20"/>
                  <w:lang w:eastAsia="ru-RU"/>
                </w:rPr>
                <w:t>0,12мкм</w:t>
              </w:r>
            </w:ins>
          </w:p>
          <w:p w14:paraId="77857D78" w14:textId="77777777" w:rsidR="0007210A" w:rsidRPr="006F33AA" w:rsidRDefault="00DB3C4B" w:rsidP="0007210A">
            <w:pPr>
              <w:pStyle w:val="a4"/>
              <w:numPr>
                <w:ilvl w:val="0"/>
                <w:numId w:val="220"/>
              </w:numPr>
              <w:spacing w:after="0" w:line="273" w:lineRule="exact"/>
              <w:ind w:right="20"/>
              <w:rPr>
                <w:ins w:id="4620" w:author="2" w:date="2021-08-31T10:55:00Z"/>
                <w:rFonts w:ascii="Times New Roman" w:eastAsia="Century Schoolbook" w:hAnsi="Times New Roman" w:cs="Times New Roman"/>
                <w:color w:val="000000"/>
                <w:sz w:val="20"/>
                <w:szCs w:val="20"/>
                <w:lang w:eastAsia="ru-RU"/>
              </w:rPr>
            </w:pPr>
            <w:ins w:id="4621" w:author="2" w:date="2021-08-31T10:55:00Z">
              <w:r w:rsidRPr="006F33AA">
                <w:rPr>
                  <w:rFonts w:ascii="Times New Roman" w:eastAsia="Century Schoolbook" w:hAnsi="Times New Roman" w:cs="Times New Roman"/>
                  <w:color w:val="000000"/>
                  <w:sz w:val="20"/>
                  <w:szCs w:val="20"/>
                  <w:lang w:eastAsia="ru-RU"/>
                </w:rPr>
                <w:t>0,48мкм</w:t>
              </w:r>
            </w:ins>
          </w:p>
          <w:p w14:paraId="6B26098F" w14:textId="572B65B2" w:rsidR="0013389B" w:rsidRPr="006F33AA" w:rsidRDefault="00DB3C4B" w:rsidP="0007210A">
            <w:pPr>
              <w:pStyle w:val="a4"/>
              <w:numPr>
                <w:ilvl w:val="0"/>
                <w:numId w:val="220"/>
              </w:numPr>
              <w:spacing w:after="0" w:line="273" w:lineRule="exact"/>
              <w:ind w:right="20"/>
              <w:rPr>
                <w:rFonts w:ascii="Times New Roman" w:hAnsi="Times New Roman"/>
                <w:color w:val="000000"/>
                <w:sz w:val="20"/>
                <w:rPrChange w:id="4622" w:author="2" w:date="2021-08-31T10:55:00Z">
                  <w:rPr>
                    <w:rFonts w:ascii="Times New Roman" w:eastAsia="Century Schoolbook" w:hAnsi="Times New Roman" w:cs="Times New Roman"/>
                    <w:color w:val="000000"/>
                    <w:sz w:val="24"/>
                    <w:szCs w:val="24"/>
                    <w:lang w:eastAsia="ru-RU"/>
                  </w:rPr>
                </w:rPrChange>
              </w:rPr>
              <w:pPrChange w:id="4623" w:author="2" w:date="2021-08-31T10:55:00Z">
                <w:pPr>
                  <w:pStyle w:val="a4"/>
                  <w:framePr w:hSpace="180" w:wrap="around" w:hAnchor="margin" w:y="665"/>
                  <w:spacing w:after="0" w:line="273" w:lineRule="exact"/>
                  <w:ind w:left="346" w:right="20" w:firstLine="142"/>
                </w:pPr>
              </w:pPrChange>
            </w:pPr>
            <w:ins w:id="4624" w:author="2" w:date="2021-08-31T10:55:00Z">
              <w:r w:rsidRPr="006F33AA">
                <w:rPr>
                  <w:rFonts w:ascii="Times New Roman" w:eastAsia="Century Schoolbook" w:hAnsi="Times New Roman" w:cs="Times New Roman"/>
                  <w:color w:val="000000"/>
                  <w:sz w:val="20"/>
                  <w:szCs w:val="20"/>
                  <w:lang w:eastAsia="ru-RU"/>
                </w:rPr>
                <w:t>1,08мкм</w:t>
              </w:r>
            </w:ins>
          </w:p>
        </w:tc>
        <w:tc>
          <w:tcPr>
            <w:tcW w:w="567" w:type="dxa"/>
            <w:gridSpan w:val="2"/>
            <w:tcPrChange w:id="4625" w:author="2" w:date="2021-08-31T10:55:00Z">
              <w:tcPr>
                <w:tcW w:w="547" w:type="dxa"/>
              </w:tcPr>
            </w:tcPrChange>
          </w:tcPr>
          <w:p w14:paraId="2D49B673" w14:textId="36E9364E" w:rsidR="0013389B" w:rsidRPr="00450F2B" w:rsidRDefault="00DB3C4B" w:rsidP="00450F2B">
            <w:pPr>
              <w:tabs>
                <w:tab w:val="left" w:pos="600"/>
                <w:tab w:val="left" w:pos="851"/>
              </w:tabs>
              <w:ind w:right="34" w:firstLine="142"/>
              <w:rPr>
                <w:rFonts w:ascii="Times New Roman" w:hAnsi="Times New Roman" w:cs="Times New Roman"/>
                <w:sz w:val="24"/>
                <w:szCs w:val="24"/>
              </w:rPr>
            </w:pPr>
            <w:ins w:id="4626" w:author="2" w:date="2021-08-31T10:55:00Z">
              <w:r>
                <w:rPr>
                  <w:rFonts w:ascii="Times New Roman" w:hAnsi="Times New Roman" w:cs="Times New Roman"/>
                  <w:sz w:val="24"/>
                  <w:szCs w:val="24"/>
                </w:rPr>
                <w:t>2</w:t>
              </w:r>
            </w:ins>
          </w:p>
        </w:tc>
      </w:tr>
      <w:tr w:rsidR="0013389B" w:rsidRPr="00450F2B" w14:paraId="7030CFD1" w14:textId="77777777" w:rsidTr="00911EF6">
        <w:tc>
          <w:tcPr>
            <w:tcW w:w="846" w:type="dxa"/>
            <w:tcPrChange w:id="4627" w:author="2" w:date="2021-08-31T10:55:00Z">
              <w:tcPr>
                <w:tcW w:w="846" w:type="dxa"/>
              </w:tcPr>
            </w:tcPrChange>
          </w:tcPr>
          <w:p w14:paraId="1BE23D6D" w14:textId="77777777" w:rsidR="0013389B" w:rsidRPr="00450F2B" w:rsidRDefault="0013389B" w:rsidP="00450F2B">
            <w:pPr>
              <w:spacing w:after="120"/>
              <w:rPr>
                <w:rFonts w:ascii="Times New Roman" w:hAnsi="Times New Roman" w:cs="Times New Roman"/>
                <w:sz w:val="24"/>
                <w:szCs w:val="24"/>
              </w:rPr>
            </w:pPr>
          </w:p>
        </w:tc>
        <w:tc>
          <w:tcPr>
            <w:tcW w:w="1843" w:type="dxa"/>
            <w:tcPrChange w:id="4628" w:author="2" w:date="2021-08-31T10:55:00Z">
              <w:tcPr>
                <w:tcW w:w="1843" w:type="dxa"/>
              </w:tcPr>
            </w:tcPrChange>
          </w:tcPr>
          <w:p w14:paraId="515B4B8C" w14:textId="1266AAE9" w:rsidR="0013389B" w:rsidRPr="00C24018" w:rsidRDefault="00C24018" w:rsidP="00450F2B">
            <w:pPr>
              <w:spacing w:after="120"/>
              <w:rPr>
                <w:rFonts w:ascii="Times New Roman" w:hAnsi="Times New Roman" w:cs="Times New Roman"/>
                <w:b/>
                <w:sz w:val="20"/>
                <w:szCs w:val="20"/>
              </w:rPr>
            </w:pPr>
            <w:r w:rsidRPr="00C24018">
              <w:rPr>
                <w:rFonts w:ascii="Times New Roman" w:hAnsi="Times New Roman" w:cs="Times New Roman"/>
                <w:b/>
                <w:sz w:val="20"/>
                <w:szCs w:val="20"/>
              </w:rPr>
              <w:t>Дифракционная решетка</w:t>
            </w:r>
          </w:p>
        </w:tc>
        <w:tc>
          <w:tcPr>
            <w:tcW w:w="425" w:type="dxa"/>
            <w:tcPrChange w:id="4629" w:author="2" w:date="2021-08-31T10:55:00Z">
              <w:tcPr>
                <w:tcW w:w="425" w:type="dxa"/>
              </w:tcPr>
            </w:tcPrChange>
          </w:tcPr>
          <w:p w14:paraId="366E289B" w14:textId="199DA10E" w:rsidR="0013389B" w:rsidRPr="00450F2B" w:rsidRDefault="00013783" w:rsidP="00450F2B">
            <w:pPr>
              <w:spacing w:after="120"/>
              <w:rPr>
                <w:rFonts w:ascii="Times New Roman" w:hAnsi="Times New Roman" w:cs="Times New Roman"/>
                <w:sz w:val="24"/>
                <w:szCs w:val="24"/>
              </w:rPr>
            </w:pPr>
            <w:r>
              <w:rPr>
                <w:rFonts w:ascii="Times New Roman" w:hAnsi="Times New Roman" w:cs="Times New Roman"/>
                <w:sz w:val="24"/>
                <w:szCs w:val="24"/>
              </w:rPr>
              <w:t>7</w:t>
            </w:r>
          </w:p>
        </w:tc>
        <w:tc>
          <w:tcPr>
            <w:tcW w:w="392" w:type="dxa"/>
            <w:tcPrChange w:id="4630" w:author="2" w:date="2021-08-31T10:55:00Z">
              <w:tcPr>
                <w:tcW w:w="392" w:type="dxa"/>
              </w:tcPr>
            </w:tcPrChange>
          </w:tcPr>
          <w:p w14:paraId="3B18879E" w14:textId="77777777" w:rsidR="0013389B" w:rsidRPr="00450F2B" w:rsidRDefault="0013389B" w:rsidP="00450F2B">
            <w:pPr>
              <w:spacing w:after="120"/>
              <w:rPr>
                <w:rFonts w:ascii="Times New Roman" w:hAnsi="Times New Roman" w:cs="Times New Roman"/>
                <w:sz w:val="24"/>
                <w:szCs w:val="24"/>
              </w:rPr>
            </w:pPr>
          </w:p>
        </w:tc>
        <w:tc>
          <w:tcPr>
            <w:tcW w:w="553" w:type="dxa"/>
            <w:tcPrChange w:id="4631" w:author="2" w:date="2021-08-31T10:55:00Z">
              <w:tcPr>
                <w:tcW w:w="553" w:type="dxa"/>
              </w:tcPr>
            </w:tcPrChange>
          </w:tcPr>
          <w:p w14:paraId="371792EA" w14:textId="2006EC7F" w:rsidR="0013389B" w:rsidRDefault="00C24018" w:rsidP="00450F2B">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4632" w:author="2" w:date="2021-08-31T10:55:00Z">
              <w:tcPr>
                <w:tcW w:w="6001" w:type="dxa"/>
              </w:tcPr>
            </w:tcPrChange>
          </w:tcPr>
          <w:p w14:paraId="1E6BDEAC" w14:textId="59CC06CB" w:rsidR="0013389B" w:rsidRPr="00D12C4D" w:rsidRDefault="00D12C4D" w:rsidP="00D12C4D">
            <w:pPr>
              <w:pStyle w:val="6"/>
              <w:shd w:val="clear" w:color="auto" w:fill="auto"/>
              <w:tabs>
                <w:tab w:val="left" w:pos="308"/>
              </w:tabs>
              <w:spacing w:before="0" w:line="216" w:lineRule="exact"/>
              <w:ind w:right="40" w:firstLine="0"/>
              <w:rPr>
                <w:rFonts w:ascii="Times New Roman" w:eastAsia="Times New Roman" w:hAnsi="Times New Roman" w:cs="Times New Roman"/>
                <w:color w:val="000000"/>
                <w:sz w:val="20"/>
                <w:szCs w:val="20"/>
                <w:lang w:eastAsia="ru-RU"/>
              </w:rPr>
            </w:pPr>
            <w:r w:rsidRPr="00D12C4D">
              <w:rPr>
                <w:rStyle w:val="1"/>
                <w:rFonts w:ascii="Times New Roman" w:hAnsi="Times New Roman" w:cs="Times New Roman"/>
                <w:sz w:val="20"/>
                <w:szCs w:val="20"/>
              </w:rPr>
              <w:t>Найдите наибольший порядок спектра красной линии лития с длиной волны 671 нм, если период дифракционной решётки 0,01 мм.</w:t>
            </w:r>
          </w:p>
        </w:tc>
        <w:tc>
          <w:tcPr>
            <w:tcW w:w="4961" w:type="dxa"/>
            <w:gridSpan w:val="2"/>
            <w:tcPrChange w:id="4633" w:author="2" w:date="2021-08-31T10:55:00Z">
              <w:tcPr>
                <w:tcW w:w="4839" w:type="dxa"/>
              </w:tcPr>
            </w:tcPrChange>
          </w:tcPr>
          <w:p w14:paraId="2B1DE1D3" w14:textId="77777777" w:rsidR="0013389B" w:rsidRPr="003873B3" w:rsidRDefault="003873B3" w:rsidP="003873B3">
            <w:pPr>
              <w:pStyle w:val="a4"/>
              <w:numPr>
                <w:ilvl w:val="6"/>
                <w:numId w:val="103"/>
              </w:numPr>
              <w:spacing w:after="0" w:line="273" w:lineRule="exact"/>
              <w:ind w:left="346" w:right="20" w:firstLine="142"/>
              <w:rPr>
                <w:rFonts w:ascii="Times New Roman" w:eastAsia="Century Schoolbook" w:hAnsi="Times New Roman" w:cs="Times New Roman"/>
                <w:color w:val="000000"/>
                <w:sz w:val="20"/>
                <w:szCs w:val="20"/>
                <w:lang w:eastAsia="ru-RU"/>
              </w:rPr>
            </w:pPr>
            <w:r w:rsidRPr="003873B3">
              <w:rPr>
                <w:rFonts w:ascii="Times New Roman" w:eastAsia="Century Schoolbook" w:hAnsi="Times New Roman" w:cs="Times New Roman"/>
                <w:color w:val="000000"/>
                <w:sz w:val="20"/>
                <w:szCs w:val="20"/>
                <w:lang w:eastAsia="ru-RU"/>
              </w:rPr>
              <w:t>31</w:t>
            </w:r>
          </w:p>
          <w:p w14:paraId="59CA158D" w14:textId="77777777" w:rsidR="003873B3" w:rsidRPr="003873B3" w:rsidRDefault="003873B3" w:rsidP="003873B3">
            <w:pPr>
              <w:pStyle w:val="a4"/>
              <w:numPr>
                <w:ilvl w:val="6"/>
                <w:numId w:val="103"/>
              </w:numPr>
              <w:spacing w:after="0" w:line="273" w:lineRule="exact"/>
              <w:ind w:left="346" w:right="20" w:firstLine="142"/>
              <w:rPr>
                <w:rFonts w:ascii="Times New Roman" w:eastAsia="Century Schoolbook" w:hAnsi="Times New Roman" w:cs="Times New Roman"/>
                <w:color w:val="000000"/>
                <w:sz w:val="20"/>
                <w:szCs w:val="20"/>
                <w:lang w:eastAsia="ru-RU"/>
              </w:rPr>
            </w:pPr>
            <w:r w:rsidRPr="003873B3">
              <w:rPr>
                <w:rFonts w:ascii="Times New Roman" w:eastAsia="Century Schoolbook" w:hAnsi="Times New Roman" w:cs="Times New Roman"/>
                <w:color w:val="000000"/>
                <w:sz w:val="20"/>
                <w:szCs w:val="20"/>
                <w:lang w:eastAsia="ru-RU"/>
              </w:rPr>
              <w:t>16</w:t>
            </w:r>
          </w:p>
          <w:p w14:paraId="60A38327" w14:textId="77777777" w:rsidR="003873B3" w:rsidRPr="003873B3" w:rsidRDefault="003873B3" w:rsidP="003873B3">
            <w:pPr>
              <w:pStyle w:val="a4"/>
              <w:numPr>
                <w:ilvl w:val="6"/>
                <w:numId w:val="103"/>
              </w:numPr>
              <w:spacing w:after="0" w:line="273" w:lineRule="exact"/>
              <w:ind w:left="346" w:right="20" w:firstLine="142"/>
              <w:rPr>
                <w:rFonts w:ascii="Times New Roman" w:eastAsia="Century Schoolbook" w:hAnsi="Times New Roman" w:cs="Times New Roman"/>
                <w:color w:val="000000"/>
                <w:sz w:val="20"/>
                <w:szCs w:val="20"/>
                <w:lang w:eastAsia="ru-RU"/>
              </w:rPr>
            </w:pPr>
            <w:r w:rsidRPr="003873B3">
              <w:rPr>
                <w:rFonts w:ascii="Times New Roman" w:eastAsia="Century Schoolbook" w:hAnsi="Times New Roman" w:cs="Times New Roman"/>
                <w:color w:val="000000"/>
                <w:sz w:val="20"/>
                <w:szCs w:val="20"/>
                <w:lang w:eastAsia="ru-RU"/>
              </w:rPr>
              <w:t>15</w:t>
            </w:r>
          </w:p>
          <w:p w14:paraId="2B4A20C9" w14:textId="0D201A9C" w:rsidR="003873B3" w:rsidRPr="006F33AA" w:rsidRDefault="003873B3" w:rsidP="003873B3">
            <w:pPr>
              <w:pStyle w:val="a4"/>
              <w:numPr>
                <w:ilvl w:val="6"/>
                <w:numId w:val="103"/>
              </w:numPr>
              <w:spacing w:after="0" w:line="273" w:lineRule="exact"/>
              <w:ind w:left="346" w:right="20" w:firstLine="142"/>
              <w:rPr>
                <w:rFonts w:ascii="Times New Roman" w:hAnsi="Times New Roman"/>
                <w:color w:val="000000"/>
                <w:sz w:val="20"/>
                <w:rPrChange w:id="4634" w:author="2" w:date="2021-08-31T10:55:00Z">
                  <w:rPr>
                    <w:rFonts w:ascii="Times New Roman" w:eastAsia="Century Schoolbook" w:hAnsi="Times New Roman" w:cs="Times New Roman"/>
                    <w:color w:val="000000"/>
                    <w:sz w:val="24"/>
                    <w:szCs w:val="24"/>
                    <w:lang w:eastAsia="ru-RU"/>
                  </w:rPr>
                </w:rPrChange>
              </w:rPr>
            </w:pPr>
            <w:r w:rsidRPr="003873B3">
              <w:rPr>
                <w:rFonts w:ascii="Times New Roman" w:eastAsia="Century Schoolbook" w:hAnsi="Times New Roman" w:cs="Times New Roman"/>
                <w:color w:val="000000"/>
                <w:sz w:val="20"/>
                <w:szCs w:val="20"/>
                <w:lang w:eastAsia="ru-RU"/>
              </w:rPr>
              <w:t>30</w:t>
            </w:r>
          </w:p>
        </w:tc>
        <w:tc>
          <w:tcPr>
            <w:tcW w:w="567" w:type="dxa"/>
            <w:gridSpan w:val="2"/>
            <w:tcPrChange w:id="4635" w:author="2" w:date="2021-08-31T10:55:00Z">
              <w:tcPr>
                <w:tcW w:w="547" w:type="dxa"/>
              </w:tcPr>
            </w:tcPrChange>
          </w:tcPr>
          <w:p w14:paraId="55D8909E" w14:textId="35ED82AF" w:rsidR="0013389B" w:rsidRPr="00450F2B" w:rsidRDefault="003873B3" w:rsidP="00450F2B">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3</w:t>
            </w:r>
          </w:p>
        </w:tc>
      </w:tr>
      <w:tr w:rsidR="0013389B" w:rsidRPr="00450F2B" w14:paraId="71FE0A54" w14:textId="77777777" w:rsidTr="00911EF6">
        <w:trPr>
          <w:trHeight w:val="871"/>
          <w:trPrChange w:id="4636" w:author="2" w:date="2021-08-31T10:55:00Z">
            <w:trPr>
              <w:trHeight w:val="871"/>
            </w:trPr>
          </w:trPrChange>
        </w:trPr>
        <w:tc>
          <w:tcPr>
            <w:tcW w:w="846" w:type="dxa"/>
            <w:tcPrChange w:id="4637" w:author="2" w:date="2021-08-31T10:55:00Z">
              <w:tcPr>
                <w:tcW w:w="846" w:type="dxa"/>
              </w:tcPr>
            </w:tcPrChange>
          </w:tcPr>
          <w:p w14:paraId="25323F52" w14:textId="7BEB4E19" w:rsidR="0013389B" w:rsidRPr="00450F2B" w:rsidRDefault="0013389B" w:rsidP="00450F2B">
            <w:pPr>
              <w:spacing w:after="120"/>
              <w:rPr>
                <w:rFonts w:ascii="Times New Roman" w:hAnsi="Times New Roman" w:cs="Times New Roman"/>
                <w:sz w:val="24"/>
                <w:szCs w:val="24"/>
              </w:rPr>
            </w:pPr>
          </w:p>
        </w:tc>
        <w:tc>
          <w:tcPr>
            <w:tcW w:w="1843" w:type="dxa"/>
            <w:tcPrChange w:id="4638" w:author="2" w:date="2021-08-31T10:55:00Z">
              <w:tcPr>
                <w:tcW w:w="1843" w:type="dxa"/>
              </w:tcPr>
            </w:tcPrChange>
          </w:tcPr>
          <w:p w14:paraId="13B3F40D" w14:textId="77777777" w:rsidR="0013389B" w:rsidRPr="00450F2B" w:rsidRDefault="0013389B" w:rsidP="00450F2B">
            <w:pPr>
              <w:spacing w:after="120"/>
              <w:rPr>
                <w:rFonts w:ascii="Times New Roman" w:hAnsi="Times New Roman" w:cs="Times New Roman"/>
                <w:sz w:val="24"/>
                <w:szCs w:val="24"/>
              </w:rPr>
            </w:pPr>
          </w:p>
        </w:tc>
        <w:tc>
          <w:tcPr>
            <w:tcW w:w="425" w:type="dxa"/>
            <w:tcPrChange w:id="4639" w:author="2" w:date="2021-08-31T10:55:00Z">
              <w:tcPr>
                <w:tcW w:w="425" w:type="dxa"/>
              </w:tcPr>
            </w:tcPrChange>
          </w:tcPr>
          <w:p w14:paraId="79A6403B" w14:textId="77777777" w:rsidR="0013389B" w:rsidRPr="00450F2B" w:rsidRDefault="0013389B" w:rsidP="00450F2B">
            <w:pPr>
              <w:spacing w:after="120"/>
              <w:rPr>
                <w:rFonts w:ascii="Times New Roman" w:hAnsi="Times New Roman" w:cs="Times New Roman"/>
                <w:sz w:val="24"/>
                <w:szCs w:val="24"/>
              </w:rPr>
            </w:pPr>
          </w:p>
        </w:tc>
        <w:tc>
          <w:tcPr>
            <w:tcW w:w="392" w:type="dxa"/>
            <w:tcPrChange w:id="4640" w:author="2" w:date="2021-08-31T10:55:00Z">
              <w:tcPr>
                <w:tcW w:w="392" w:type="dxa"/>
              </w:tcPr>
            </w:tcPrChange>
          </w:tcPr>
          <w:p w14:paraId="79FB0965" w14:textId="77777777" w:rsidR="0013389B" w:rsidRPr="00450F2B" w:rsidRDefault="0013389B" w:rsidP="00450F2B">
            <w:pPr>
              <w:spacing w:after="120"/>
              <w:rPr>
                <w:rFonts w:ascii="Times New Roman" w:hAnsi="Times New Roman" w:cs="Times New Roman"/>
                <w:sz w:val="24"/>
                <w:szCs w:val="24"/>
              </w:rPr>
            </w:pPr>
          </w:p>
        </w:tc>
        <w:tc>
          <w:tcPr>
            <w:tcW w:w="553" w:type="dxa"/>
            <w:tcPrChange w:id="4641" w:author="2" w:date="2021-08-31T10:55:00Z">
              <w:tcPr>
                <w:tcW w:w="553" w:type="dxa"/>
              </w:tcPr>
            </w:tcPrChange>
          </w:tcPr>
          <w:p w14:paraId="2EA47289" w14:textId="44AB980E" w:rsidR="0013389B" w:rsidRDefault="00C24018" w:rsidP="00450F2B">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4642" w:author="2" w:date="2021-08-31T10:55:00Z">
              <w:tcPr>
                <w:tcW w:w="6001" w:type="dxa"/>
              </w:tcPr>
            </w:tcPrChange>
          </w:tcPr>
          <w:p w14:paraId="2EA54D74" w14:textId="77777777" w:rsidR="00D12C4D" w:rsidRPr="00D12C4D" w:rsidRDefault="00D12C4D" w:rsidP="00D12C4D">
            <w:pPr>
              <w:pStyle w:val="6"/>
              <w:shd w:val="clear" w:color="auto" w:fill="auto"/>
              <w:tabs>
                <w:tab w:val="left" w:pos="318"/>
              </w:tabs>
              <w:spacing w:before="0" w:line="216" w:lineRule="exact"/>
              <w:ind w:right="40" w:firstLine="0"/>
              <w:rPr>
                <w:rFonts w:ascii="Times New Roman" w:hAnsi="Times New Roman" w:cs="Times New Roman"/>
                <w:sz w:val="20"/>
                <w:szCs w:val="20"/>
              </w:rPr>
            </w:pPr>
            <w:r w:rsidRPr="00D12C4D">
              <w:rPr>
                <w:rStyle w:val="1"/>
                <w:rFonts w:ascii="Times New Roman" w:hAnsi="Times New Roman" w:cs="Times New Roman"/>
                <w:sz w:val="20"/>
                <w:szCs w:val="20"/>
              </w:rPr>
              <w:t>При помощи дифракционной решётки с периодом 0,02 мм полу</w:t>
            </w:r>
            <w:r w:rsidRPr="00D12C4D">
              <w:rPr>
                <w:rStyle w:val="1"/>
                <w:rFonts w:ascii="Times New Roman" w:hAnsi="Times New Roman" w:cs="Times New Roman"/>
                <w:sz w:val="20"/>
                <w:szCs w:val="20"/>
              </w:rPr>
              <w:softHyphen/>
              <w:t>чено первое дифракционное изображение на расстоянии 3,6 см от центрального и на расстоянии 1,8 м от решетки. Найдите длину световой волны.</w:t>
            </w:r>
          </w:p>
          <w:p w14:paraId="75CABB92" w14:textId="77777777" w:rsidR="0013389B" w:rsidRPr="00D12C4D" w:rsidRDefault="0013389B" w:rsidP="00450F2B">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4643" w:author="2" w:date="2021-08-31T10:55:00Z">
              <w:tcPr>
                <w:tcW w:w="4839" w:type="dxa"/>
              </w:tcPr>
            </w:tcPrChange>
          </w:tcPr>
          <w:p w14:paraId="5671D4E6" w14:textId="77777777" w:rsidR="0013389B" w:rsidRPr="006717FB" w:rsidRDefault="003873B3" w:rsidP="003873B3">
            <w:pPr>
              <w:pStyle w:val="a4"/>
              <w:numPr>
                <w:ilvl w:val="8"/>
                <w:numId w:val="103"/>
              </w:numPr>
              <w:spacing w:after="0" w:line="273" w:lineRule="exact"/>
              <w:ind w:left="346" w:right="20" w:firstLine="142"/>
              <w:rPr>
                <w:rFonts w:ascii="Times New Roman" w:eastAsia="Century Schoolbook" w:hAnsi="Times New Roman" w:cs="Times New Roman"/>
                <w:color w:val="000000"/>
                <w:sz w:val="20"/>
                <w:szCs w:val="20"/>
                <w:lang w:eastAsia="ru-RU"/>
              </w:rPr>
            </w:pPr>
            <w:r w:rsidRPr="006717FB">
              <w:rPr>
                <w:rFonts w:ascii="Times New Roman" w:eastAsia="Century Schoolbook" w:hAnsi="Times New Roman" w:cs="Times New Roman"/>
                <w:color w:val="000000"/>
                <w:sz w:val="20"/>
                <w:szCs w:val="20"/>
                <w:lang w:eastAsia="ru-RU"/>
              </w:rPr>
              <w:t>400нм</w:t>
            </w:r>
          </w:p>
          <w:p w14:paraId="1A96E2EE" w14:textId="77777777" w:rsidR="003873B3" w:rsidRPr="006717FB" w:rsidRDefault="003873B3" w:rsidP="003873B3">
            <w:pPr>
              <w:pStyle w:val="a4"/>
              <w:numPr>
                <w:ilvl w:val="8"/>
                <w:numId w:val="103"/>
              </w:numPr>
              <w:spacing w:after="0" w:line="273" w:lineRule="exact"/>
              <w:ind w:left="346" w:right="20" w:firstLine="142"/>
              <w:rPr>
                <w:rFonts w:ascii="Times New Roman" w:eastAsia="Century Schoolbook" w:hAnsi="Times New Roman" w:cs="Times New Roman"/>
                <w:color w:val="000000"/>
                <w:sz w:val="20"/>
                <w:szCs w:val="20"/>
                <w:lang w:eastAsia="ru-RU"/>
              </w:rPr>
            </w:pPr>
            <w:r w:rsidRPr="006717FB">
              <w:rPr>
                <w:rFonts w:ascii="Times New Roman" w:eastAsia="Century Schoolbook" w:hAnsi="Times New Roman" w:cs="Times New Roman"/>
                <w:color w:val="000000"/>
                <w:sz w:val="20"/>
                <w:szCs w:val="20"/>
                <w:lang w:eastAsia="ru-RU"/>
              </w:rPr>
              <w:t>200нм</w:t>
            </w:r>
          </w:p>
          <w:p w14:paraId="0D6BFDA8" w14:textId="1CBE1D06" w:rsidR="003873B3" w:rsidRPr="006717FB" w:rsidRDefault="003873B3" w:rsidP="003873B3">
            <w:pPr>
              <w:pStyle w:val="a4"/>
              <w:numPr>
                <w:ilvl w:val="8"/>
                <w:numId w:val="103"/>
              </w:numPr>
              <w:spacing w:after="0" w:line="273" w:lineRule="exact"/>
              <w:ind w:left="346" w:right="20" w:firstLine="142"/>
              <w:rPr>
                <w:rFonts w:ascii="Times New Roman" w:eastAsia="Century Schoolbook" w:hAnsi="Times New Roman" w:cs="Times New Roman"/>
                <w:color w:val="000000"/>
                <w:sz w:val="20"/>
                <w:szCs w:val="20"/>
                <w:lang w:eastAsia="ru-RU"/>
              </w:rPr>
            </w:pPr>
            <w:r w:rsidRPr="006717FB">
              <w:rPr>
                <w:rFonts w:ascii="Times New Roman" w:eastAsia="Century Schoolbook" w:hAnsi="Times New Roman" w:cs="Times New Roman"/>
                <w:color w:val="000000"/>
                <w:sz w:val="20"/>
                <w:szCs w:val="20"/>
                <w:lang w:eastAsia="ru-RU"/>
              </w:rPr>
              <w:t>640нм</w:t>
            </w:r>
          </w:p>
          <w:p w14:paraId="7D8ACD04" w14:textId="446C2B59" w:rsidR="003873B3" w:rsidRPr="006F33AA" w:rsidRDefault="003873B3" w:rsidP="003873B3">
            <w:pPr>
              <w:pStyle w:val="a4"/>
              <w:numPr>
                <w:ilvl w:val="8"/>
                <w:numId w:val="103"/>
              </w:numPr>
              <w:spacing w:after="0" w:line="273" w:lineRule="exact"/>
              <w:ind w:left="346" w:right="20" w:firstLine="142"/>
              <w:rPr>
                <w:rFonts w:ascii="Times New Roman" w:hAnsi="Times New Roman"/>
                <w:color w:val="000000"/>
                <w:sz w:val="20"/>
                <w:rPrChange w:id="4644" w:author="2" w:date="2021-08-31T10:55:00Z">
                  <w:rPr>
                    <w:rFonts w:ascii="Times New Roman" w:eastAsia="Century Schoolbook" w:hAnsi="Times New Roman" w:cs="Times New Roman"/>
                    <w:color w:val="000000"/>
                    <w:sz w:val="24"/>
                    <w:szCs w:val="24"/>
                    <w:lang w:eastAsia="ru-RU"/>
                  </w:rPr>
                </w:rPrChange>
              </w:rPr>
            </w:pPr>
            <w:r w:rsidRPr="006717FB">
              <w:rPr>
                <w:rFonts w:ascii="Times New Roman" w:eastAsia="Century Schoolbook" w:hAnsi="Times New Roman" w:cs="Times New Roman"/>
                <w:color w:val="000000"/>
                <w:sz w:val="20"/>
                <w:szCs w:val="20"/>
                <w:lang w:eastAsia="ru-RU"/>
              </w:rPr>
              <w:t>1296нм</w:t>
            </w:r>
          </w:p>
        </w:tc>
        <w:tc>
          <w:tcPr>
            <w:tcW w:w="567" w:type="dxa"/>
            <w:gridSpan w:val="2"/>
            <w:tcPrChange w:id="4645" w:author="2" w:date="2021-08-31T10:55:00Z">
              <w:tcPr>
                <w:tcW w:w="547" w:type="dxa"/>
              </w:tcPr>
            </w:tcPrChange>
          </w:tcPr>
          <w:p w14:paraId="50E811C1" w14:textId="04C7E0B5" w:rsidR="0013389B" w:rsidRPr="00450F2B" w:rsidRDefault="003873B3" w:rsidP="00450F2B">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13389B" w:rsidRPr="00450F2B" w14:paraId="69A39CBF" w14:textId="77777777" w:rsidTr="00911EF6">
        <w:trPr>
          <w:trHeight w:val="901"/>
          <w:trPrChange w:id="4646" w:author="2" w:date="2021-08-31T10:55:00Z">
            <w:trPr>
              <w:trHeight w:val="901"/>
            </w:trPr>
          </w:trPrChange>
        </w:trPr>
        <w:tc>
          <w:tcPr>
            <w:tcW w:w="846" w:type="dxa"/>
            <w:tcPrChange w:id="4647" w:author="2" w:date="2021-08-31T10:55:00Z">
              <w:tcPr>
                <w:tcW w:w="846" w:type="dxa"/>
              </w:tcPr>
            </w:tcPrChange>
          </w:tcPr>
          <w:p w14:paraId="64DB63FD" w14:textId="02EEC311" w:rsidR="0013389B" w:rsidRPr="00450F2B" w:rsidRDefault="0013389B" w:rsidP="00450F2B">
            <w:pPr>
              <w:spacing w:after="120"/>
              <w:rPr>
                <w:rFonts w:ascii="Times New Roman" w:hAnsi="Times New Roman" w:cs="Times New Roman"/>
                <w:sz w:val="24"/>
                <w:szCs w:val="24"/>
              </w:rPr>
            </w:pPr>
          </w:p>
        </w:tc>
        <w:tc>
          <w:tcPr>
            <w:tcW w:w="1843" w:type="dxa"/>
            <w:tcPrChange w:id="4648" w:author="2" w:date="2021-08-31T10:55:00Z">
              <w:tcPr>
                <w:tcW w:w="1843" w:type="dxa"/>
              </w:tcPr>
            </w:tcPrChange>
          </w:tcPr>
          <w:p w14:paraId="4F97D26D" w14:textId="77777777" w:rsidR="0013389B" w:rsidRPr="00450F2B" w:rsidRDefault="0013389B" w:rsidP="00450F2B">
            <w:pPr>
              <w:spacing w:after="120"/>
              <w:rPr>
                <w:rFonts w:ascii="Times New Roman" w:hAnsi="Times New Roman" w:cs="Times New Roman"/>
                <w:sz w:val="24"/>
                <w:szCs w:val="24"/>
              </w:rPr>
            </w:pPr>
          </w:p>
        </w:tc>
        <w:tc>
          <w:tcPr>
            <w:tcW w:w="425" w:type="dxa"/>
            <w:tcPrChange w:id="4649" w:author="2" w:date="2021-08-31T10:55:00Z">
              <w:tcPr>
                <w:tcW w:w="425" w:type="dxa"/>
              </w:tcPr>
            </w:tcPrChange>
          </w:tcPr>
          <w:p w14:paraId="0E70808F" w14:textId="77777777" w:rsidR="0013389B" w:rsidRPr="00450F2B" w:rsidRDefault="0013389B" w:rsidP="00450F2B">
            <w:pPr>
              <w:spacing w:after="120"/>
              <w:rPr>
                <w:rFonts w:ascii="Times New Roman" w:hAnsi="Times New Roman" w:cs="Times New Roman"/>
                <w:sz w:val="24"/>
                <w:szCs w:val="24"/>
              </w:rPr>
            </w:pPr>
          </w:p>
        </w:tc>
        <w:tc>
          <w:tcPr>
            <w:tcW w:w="392" w:type="dxa"/>
            <w:tcPrChange w:id="4650" w:author="2" w:date="2021-08-31T10:55:00Z">
              <w:tcPr>
                <w:tcW w:w="392" w:type="dxa"/>
              </w:tcPr>
            </w:tcPrChange>
          </w:tcPr>
          <w:p w14:paraId="0D00A314" w14:textId="77777777" w:rsidR="0013389B" w:rsidRPr="00450F2B" w:rsidRDefault="0013389B" w:rsidP="00450F2B">
            <w:pPr>
              <w:spacing w:after="120"/>
              <w:rPr>
                <w:rFonts w:ascii="Times New Roman" w:hAnsi="Times New Roman" w:cs="Times New Roman"/>
                <w:sz w:val="24"/>
                <w:szCs w:val="24"/>
              </w:rPr>
            </w:pPr>
          </w:p>
        </w:tc>
        <w:tc>
          <w:tcPr>
            <w:tcW w:w="553" w:type="dxa"/>
            <w:tcPrChange w:id="4651" w:author="2" w:date="2021-08-31T10:55:00Z">
              <w:tcPr>
                <w:tcW w:w="553" w:type="dxa"/>
              </w:tcPr>
            </w:tcPrChange>
          </w:tcPr>
          <w:p w14:paraId="6C7CE16C" w14:textId="05F53BB6" w:rsidR="0013389B" w:rsidRDefault="00C24018" w:rsidP="00450F2B">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4652" w:author="2" w:date="2021-08-31T10:55:00Z">
              <w:tcPr>
                <w:tcW w:w="6001" w:type="dxa"/>
              </w:tcPr>
            </w:tcPrChange>
          </w:tcPr>
          <w:p w14:paraId="6EC2D4F1" w14:textId="1716D0AE" w:rsidR="00D12C4D" w:rsidRPr="00D12C4D" w:rsidRDefault="00D12C4D" w:rsidP="00D12C4D">
            <w:pPr>
              <w:pStyle w:val="6"/>
              <w:shd w:val="clear" w:color="auto" w:fill="auto"/>
              <w:tabs>
                <w:tab w:val="left" w:pos="318"/>
              </w:tabs>
              <w:spacing w:before="0" w:line="216" w:lineRule="exact"/>
              <w:ind w:right="40" w:firstLine="0"/>
              <w:rPr>
                <w:rFonts w:ascii="Times New Roman" w:hAnsi="Times New Roman" w:cs="Times New Roman"/>
                <w:sz w:val="20"/>
                <w:szCs w:val="20"/>
              </w:rPr>
            </w:pPr>
            <w:r w:rsidRPr="00D12C4D">
              <w:rPr>
                <w:rStyle w:val="1"/>
                <w:rFonts w:ascii="Times New Roman" w:hAnsi="Times New Roman" w:cs="Times New Roman"/>
                <w:sz w:val="20"/>
                <w:szCs w:val="20"/>
              </w:rPr>
              <w:t>Дифракционная решётка имеет 50 штрихов на ми</w:t>
            </w:r>
            <w:r w:rsidR="00AC7F7D">
              <w:rPr>
                <w:rStyle w:val="1"/>
                <w:rFonts w:ascii="Times New Roman" w:hAnsi="Times New Roman" w:cs="Times New Roman"/>
                <w:sz w:val="20"/>
                <w:szCs w:val="20"/>
              </w:rPr>
              <w:t xml:space="preserve">ллиметр. Под какими углами виден максимум </w:t>
            </w:r>
            <w:r w:rsidRPr="00D12C4D">
              <w:rPr>
                <w:rStyle w:val="1"/>
                <w:rFonts w:ascii="Times New Roman" w:hAnsi="Times New Roman" w:cs="Times New Roman"/>
                <w:sz w:val="20"/>
                <w:szCs w:val="20"/>
              </w:rPr>
              <w:t>второго порядков монохроматического излучения с длиной волны 400 нм?</w:t>
            </w:r>
          </w:p>
          <w:p w14:paraId="0DE0DE0E" w14:textId="77777777" w:rsidR="0013389B" w:rsidRPr="00D12C4D" w:rsidRDefault="0013389B" w:rsidP="00450F2B">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4653" w:author="2" w:date="2021-08-31T10:55:00Z">
              <w:tcPr>
                <w:tcW w:w="4839" w:type="dxa"/>
              </w:tcPr>
            </w:tcPrChange>
          </w:tcPr>
          <w:p w14:paraId="2ADB35BE" w14:textId="204FF157" w:rsidR="0013389B" w:rsidRPr="00AC7F7D" w:rsidRDefault="00AC7F7D" w:rsidP="00C207C3">
            <w:pPr>
              <w:pStyle w:val="a4"/>
              <w:numPr>
                <w:ilvl w:val="0"/>
                <w:numId w:val="151"/>
              </w:numPr>
              <w:spacing w:after="0" w:line="273" w:lineRule="exact"/>
              <w:ind w:right="20"/>
              <w:rPr>
                <w:rFonts w:ascii="Times New Roman" w:eastAsia="Century Schoolbook" w:hAnsi="Times New Roman" w:cs="Times New Roman"/>
                <w:color w:val="000000"/>
                <w:sz w:val="20"/>
                <w:szCs w:val="20"/>
                <w:lang w:eastAsia="ru-RU"/>
              </w:rPr>
            </w:pPr>
            <w:r w:rsidRPr="00AC7F7D">
              <w:rPr>
                <w:rFonts w:ascii="Times New Roman" w:eastAsia="Century Schoolbook" w:hAnsi="Times New Roman" w:cs="Times New Roman"/>
                <w:color w:val="000000"/>
                <w:sz w:val="20"/>
                <w:szCs w:val="20"/>
                <w:lang w:eastAsia="ru-RU"/>
              </w:rPr>
              <w:t xml:space="preserve"> 2°</w:t>
            </w:r>
          </w:p>
          <w:p w14:paraId="553851D9" w14:textId="77777777" w:rsidR="00AC7F7D" w:rsidRPr="00AC7F7D" w:rsidRDefault="00AC7F7D" w:rsidP="00C207C3">
            <w:pPr>
              <w:pStyle w:val="a4"/>
              <w:numPr>
                <w:ilvl w:val="0"/>
                <w:numId w:val="151"/>
              </w:numPr>
              <w:spacing w:after="0" w:line="273" w:lineRule="exact"/>
              <w:ind w:right="20"/>
              <w:rPr>
                <w:rFonts w:ascii="Times New Roman" w:eastAsia="Century Schoolbook" w:hAnsi="Times New Roman" w:cs="Times New Roman"/>
                <w:color w:val="000000"/>
                <w:sz w:val="20"/>
                <w:szCs w:val="20"/>
                <w:lang w:eastAsia="ru-RU"/>
              </w:rPr>
            </w:pPr>
            <w:r w:rsidRPr="00AC7F7D">
              <w:rPr>
                <w:rFonts w:ascii="Times New Roman" w:eastAsia="Century Schoolbook" w:hAnsi="Times New Roman" w:cs="Times New Roman"/>
                <w:color w:val="000000"/>
                <w:sz w:val="20"/>
                <w:szCs w:val="20"/>
                <w:lang w:eastAsia="ru-RU"/>
              </w:rPr>
              <w:t>1°</w:t>
            </w:r>
          </w:p>
          <w:p w14:paraId="1BC31F44" w14:textId="77777777" w:rsidR="00AC7F7D" w:rsidRPr="00AC7F7D" w:rsidRDefault="00AC7F7D" w:rsidP="00C207C3">
            <w:pPr>
              <w:pStyle w:val="a4"/>
              <w:numPr>
                <w:ilvl w:val="0"/>
                <w:numId w:val="151"/>
              </w:numPr>
              <w:spacing w:after="0" w:line="273" w:lineRule="exact"/>
              <w:ind w:right="20"/>
              <w:rPr>
                <w:rFonts w:ascii="Times New Roman" w:eastAsia="Century Schoolbook" w:hAnsi="Times New Roman" w:cs="Times New Roman"/>
                <w:color w:val="000000"/>
                <w:sz w:val="20"/>
                <w:szCs w:val="20"/>
                <w:lang w:eastAsia="ru-RU"/>
              </w:rPr>
            </w:pPr>
            <w:r w:rsidRPr="00AC7F7D">
              <w:rPr>
                <w:rFonts w:ascii="Times New Roman" w:eastAsia="Century Schoolbook" w:hAnsi="Times New Roman" w:cs="Times New Roman"/>
                <w:color w:val="000000"/>
                <w:sz w:val="20"/>
                <w:szCs w:val="20"/>
                <w:lang w:eastAsia="ru-RU"/>
              </w:rPr>
              <w:t>3°</w:t>
            </w:r>
          </w:p>
          <w:p w14:paraId="06B36F45" w14:textId="48296B76" w:rsidR="00AC7F7D" w:rsidRPr="00AC7F7D" w:rsidRDefault="00AC7F7D" w:rsidP="00C207C3">
            <w:pPr>
              <w:pStyle w:val="a4"/>
              <w:numPr>
                <w:ilvl w:val="0"/>
                <w:numId w:val="151"/>
              </w:numPr>
              <w:spacing w:after="0" w:line="273" w:lineRule="exact"/>
              <w:ind w:right="20"/>
              <w:rPr>
                <w:rFonts w:ascii="Times New Roman" w:eastAsia="Century Schoolbook" w:hAnsi="Times New Roman" w:cs="Times New Roman"/>
                <w:color w:val="000000"/>
                <w:sz w:val="20"/>
                <w:szCs w:val="20"/>
                <w:lang w:eastAsia="ru-RU"/>
              </w:rPr>
            </w:pPr>
            <w:r w:rsidRPr="00AC7F7D">
              <w:rPr>
                <w:rFonts w:ascii="Times New Roman" w:eastAsia="Century Schoolbook" w:hAnsi="Times New Roman" w:cs="Times New Roman"/>
                <w:color w:val="000000"/>
                <w:sz w:val="20"/>
                <w:szCs w:val="20"/>
                <w:lang w:eastAsia="ru-RU"/>
              </w:rPr>
              <w:t>0,5°</w:t>
            </w:r>
          </w:p>
        </w:tc>
        <w:tc>
          <w:tcPr>
            <w:tcW w:w="567" w:type="dxa"/>
            <w:gridSpan w:val="2"/>
            <w:tcPrChange w:id="4654" w:author="2" w:date="2021-08-31T10:55:00Z">
              <w:tcPr>
                <w:tcW w:w="547" w:type="dxa"/>
              </w:tcPr>
            </w:tcPrChange>
          </w:tcPr>
          <w:p w14:paraId="2CC055AD" w14:textId="780C7005" w:rsidR="0013389B" w:rsidRPr="00450F2B" w:rsidRDefault="00AC7F7D" w:rsidP="00450F2B">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13389B" w:rsidRPr="00450F2B" w14:paraId="12CCD287" w14:textId="77777777" w:rsidTr="00911EF6">
        <w:trPr>
          <w:trHeight w:val="821"/>
          <w:trPrChange w:id="4655" w:author="2" w:date="2021-08-31T10:55:00Z">
            <w:trPr>
              <w:trHeight w:val="821"/>
            </w:trPr>
          </w:trPrChange>
        </w:trPr>
        <w:tc>
          <w:tcPr>
            <w:tcW w:w="846" w:type="dxa"/>
            <w:tcPrChange w:id="4656" w:author="2" w:date="2021-08-31T10:55:00Z">
              <w:tcPr>
                <w:tcW w:w="846" w:type="dxa"/>
              </w:tcPr>
            </w:tcPrChange>
          </w:tcPr>
          <w:p w14:paraId="23CD1835" w14:textId="36A98494" w:rsidR="0013389B" w:rsidRPr="00450F2B" w:rsidRDefault="0013389B" w:rsidP="00450F2B">
            <w:pPr>
              <w:spacing w:after="120"/>
              <w:rPr>
                <w:rFonts w:ascii="Times New Roman" w:hAnsi="Times New Roman" w:cs="Times New Roman"/>
                <w:sz w:val="24"/>
                <w:szCs w:val="24"/>
              </w:rPr>
            </w:pPr>
          </w:p>
        </w:tc>
        <w:tc>
          <w:tcPr>
            <w:tcW w:w="1843" w:type="dxa"/>
            <w:tcPrChange w:id="4657" w:author="2" w:date="2021-08-31T10:55:00Z">
              <w:tcPr>
                <w:tcW w:w="1843" w:type="dxa"/>
              </w:tcPr>
            </w:tcPrChange>
          </w:tcPr>
          <w:p w14:paraId="0E265F21" w14:textId="77777777" w:rsidR="0013389B" w:rsidRPr="00450F2B" w:rsidRDefault="0013389B" w:rsidP="00450F2B">
            <w:pPr>
              <w:spacing w:after="120"/>
              <w:rPr>
                <w:rFonts w:ascii="Times New Roman" w:hAnsi="Times New Roman" w:cs="Times New Roman"/>
                <w:sz w:val="24"/>
                <w:szCs w:val="24"/>
              </w:rPr>
            </w:pPr>
          </w:p>
        </w:tc>
        <w:tc>
          <w:tcPr>
            <w:tcW w:w="425" w:type="dxa"/>
            <w:tcPrChange w:id="4658" w:author="2" w:date="2021-08-31T10:55:00Z">
              <w:tcPr>
                <w:tcW w:w="425" w:type="dxa"/>
              </w:tcPr>
            </w:tcPrChange>
          </w:tcPr>
          <w:p w14:paraId="711C3F77" w14:textId="77777777" w:rsidR="0013389B" w:rsidRPr="00450F2B" w:rsidRDefault="0013389B" w:rsidP="00450F2B">
            <w:pPr>
              <w:spacing w:after="120"/>
              <w:rPr>
                <w:rFonts w:ascii="Times New Roman" w:hAnsi="Times New Roman" w:cs="Times New Roman"/>
                <w:sz w:val="24"/>
                <w:szCs w:val="24"/>
              </w:rPr>
            </w:pPr>
          </w:p>
        </w:tc>
        <w:tc>
          <w:tcPr>
            <w:tcW w:w="392" w:type="dxa"/>
            <w:tcPrChange w:id="4659" w:author="2" w:date="2021-08-31T10:55:00Z">
              <w:tcPr>
                <w:tcW w:w="392" w:type="dxa"/>
              </w:tcPr>
            </w:tcPrChange>
          </w:tcPr>
          <w:p w14:paraId="63BBA733" w14:textId="77777777" w:rsidR="0013389B" w:rsidRPr="00450F2B" w:rsidRDefault="0013389B" w:rsidP="00450F2B">
            <w:pPr>
              <w:spacing w:after="120"/>
              <w:rPr>
                <w:rFonts w:ascii="Times New Roman" w:hAnsi="Times New Roman" w:cs="Times New Roman"/>
                <w:sz w:val="24"/>
                <w:szCs w:val="24"/>
              </w:rPr>
            </w:pPr>
          </w:p>
        </w:tc>
        <w:tc>
          <w:tcPr>
            <w:tcW w:w="553" w:type="dxa"/>
            <w:tcPrChange w:id="4660" w:author="2" w:date="2021-08-31T10:55:00Z">
              <w:tcPr>
                <w:tcW w:w="553" w:type="dxa"/>
              </w:tcPr>
            </w:tcPrChange>
          </w:tcPr>
          <w:p w14:paraId="310A29D1" w14:textId="2C007ACD" w:rsidR="0013389B" w:rsidRDefault="00C24018" w:rsidP="00450F2B">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4661" w:author="2" w:date="2021-08-31T10:55:00Z">
              <w:tcPr>
                <w:tcW w:w="6001" w:type="dxa"/>
              </w:tcPr>
            </w:tcPrChange>
          </w:tcPr>
          <w:p w14:paraId="6ADA1CA1" w14:textId="77777777" w:rsidR="00D12C4D" w:rsidRPr="00D12C4D" w:rsidRDefault="00D12C4D" w:rsidP="00D12C4D">
            <w:pPr>
              <w:pStyle w:val="6"/>
              <w:shd w:val="clear" w:color="auto" w:fill="auto"/>
              <w:tabs>
                <w:tab w:val="left" w:pos="318"/>
              </w:tabs>
              <w:spacing w:before="0" w:line="216" w:lineRule="exact"/>
              <w:ind w:right="40" w:firstLine="0"/>
              <w:rPr>
                <w:rFonts w:ascii="Times New Roman" w:hAnsi="Times New Roman" w:cs="Times New Roman"/>
                <w:sz w:val="20"/>
                <w:szCs w:val="20"/>
              </w:rPr>
            </w:pPr>
            <w:r w:rsidRPr="00D12C4D">
              <w:rPr>
                <w:rStyle w:val="1"/>
                <w:rFonts w:ascii="Times New Roman" w:hAnsi="Times New Roman" w:cs="Times New Roman"/>
                <w:sz w:val="20"/>
                <w:szCs w:val="20"/>
              </w:rPr>
              <w:t>Определить длину волны для линии в дифракционном спектре второго порядка, совпадающей с изображением линии спектра третьего порядка, у которой длина волны 400 нм.</w:t>
            </w:r>
          </w:p>
          <w:p w14:paraId="6DF30C0B" w14:textId="77777777" w:rsidR="0013389B" w:rsidRPr="00D12C4D" w:rsidRDefault="0013389B" w:rsidP="00450F2B">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4662" w:author="2" w:date="2021-08-31T10:55:00Z">
              <w:tcPr>
                <w:tcW w:w="4839" w:type="dxa"/>
              </w:tcPr>
            </w:tcPrChange>
          </w:tcPr>
          <w:p w14:paraId="78EE0F82" w14:textId="77777777" w:rsidR="0013389B" w:rsidRPr="00AC7F7D" w:rsidRDefault="00AC7F7D" w:rsidP="00C207C3">
            <w:pPr>
              <w:pStyle w:val="a4"/>
              <w:numPr>
                <w:ilvl w:val="0"/>
                <w:numId w:val="152"/>
              </w:numPr>
              <w:spacing w:after="0" w:line="273" w:lineRule="exact"/>
              <w:ind w:right="20"/>
              <w:rPr>
                <w:rFonts w:ascii="Times New Roman" w:eastAsia="Century Schoolbook" w:hAnsi="Times New Roman" w:cs="Times New Roman"/>
                <w:color w:val="000000"/>
                <w:sz w:val="20"/>
                <w:szCs w:val="20"/>
                <w:lang w:eastAsia="ru-RU"/>
              </w:rPr>
            </w:pPr>
            <w:r w:rsidRPr="00AC7F7D">
              <w:rPr>
                <w:rFonts w:ascii="Times New Roman" w:eastAsia="Century Schoolbook" w:hAnsi="Times New Roman" w:cs="Times New Roman"/>
                <w:color w:val="000000"/>
                <w:sz w:val="20"/>
                <w:szCs w:val="20"/>
                <w:lang w:eastAsia="ru-RU"/>
              </w:rPr>
              <w:t>600нм</w:t>
            </w:r>
          </w:p>
          <w:p w14:paraId="2A31E5DA" w14:textId="77777777" w:rsidR="00AC7F7D" w:rsidRPr="00AC7F7D" w:rsidRDefault="00AC7F7D" w:rsidP="00C207C3">
            <w:pPr>
              <w:pStyle w:val="a4"/>
              <w:numPr>
                <w:ilvl w:val="0"/>
                <w:numId w:val="152"/>
              </w:numPr>
              <w:spacing w:after="0" w:line="273" w:lineRule="exact"/>
              <w:ind w:right="20"/>
              <w:rPr>
                <w:rFonts w:ascii="Times New Roman" w:eastAsia="Century Schoolbook" w:hAnsi="Times New Roman" w:cs="Times New Roman"/>
                <w:color w:val="000000"/>
                <w:sz w:val="20"/>
                <w:szCs w:val="20"/>
                <w:lang w:eastAsia="ru-RU"/>
              </w:rPr>
            </w:pPr>
            <w:r w:rsidRPr="00AC7F7D">
              <w:rPr>
                <w:rFonts w:ascii="Times New Roman" w:eastAsia="Century Schoolbook" w:hAnsi="Times New Roman" w:cs="Times New Roman"/>
                <w:color w:val="000000"/>
                <w:sz w:val="20"/>
                <w:szCs w:val="20"/>
                <w:lang w:eastAsia="ru-RU"/>
              </w:rPr>
              <w:t>450нм</w:t>
            </w:r>
          </w:p>
          <w:p w14:paraId="0BDE881D" w14:textId="77777777" w:rsidR="00AC7F7D" w:rsidRPr="00AC7F7D" w:rsidRDefault="00AC7F7D" w:rsidP="00C207C3">
            <w:pPr>
              <w:pStyle w:val="a4"/>
              <w:numPr>
                <w:ilvl w:val="0"/>
                <w:numId w:val="152"/>
              </w:numPr>
              <w:spacing w:after="0" w:line="273" w:lineRule="exact"/>
              <w:ind w:right="20"/>
              <w:rPr>
                <w:rFonts w:ascii="Times New Roman" w:eastAsia="Century Schoolbook" w:hAnsi="Times New Roman" w:cs="Times New Roman"/>
                <w:color w:val="000000"/>
                <w:sz w:val="20"/>
                <w:szCs w:val="20"/>
                <w:lang w:eastAsia="ru-RU"/>
              </w:rPr>
            </w:pPr>
            <w:r w:rsidRPr="00AC7F7D">
              <w:rPr>
                <w:rFonts w:ascii="Times New Roman" w:eastAsia="Century Schoolbook" w:hAnsi="Times New Roman" w:cs="Times New Roman"/>
                <w:color w:val="000000"/>
                <w:sz w:val="20"/>
                <w:szCs w:val="20"/>
                <w:lang w:eastAsia="ru-RU"/>
              </w:rPr>
              <w:t>200нм</w:t>
            </w:r>
          </w:p>
          <w:p w14:paraId="2021E906" w14:textId="0B7250EA" w:rsidR="00AC7F7D" w:rsidRPr="00AC7F7D" w:rsidRDefault="00AC7F7D" w:rsidP="00C207C3">
            <w:pPr>
              <w:pStyle w:val="a4"/>
              <w:numPr>
                <w:ilvl w:val="0"/>
                <w:numId w:val="152"/>
              </w:numPr>
              <w:spacing w:after="0" w:line="273" w:lineRule="exact"/>
              <w:ind w:right="20"/>
              <w:rPr>
                <w:rFonts w:ascii="Times New Roman" w:eastAsia="Century Schoolbook" w:hAnsi="Times New Roman" w:cs="Times New Roman"/>
                <w:color w:val="000000"/>
                <w:sz w:val="20"/>
                <w:szCs w:val="20"/>
                <w:lang w:eastAsia="ru-RU"/>
              </w:rPr>
            </w:pPr>
            <w:r w:rsidRPr="00AC7F7D">
              <w:rPr>
                <w:rFonts w:ascii="Times New Roman" w:eastAsia="Century Schoolbook" w:hAnsi="Times New Roman" w:cs="Times New Roman"/>
                <w:color w:val="000000"/>
                <w:sz w:val="20"/>
                <w:szCs w:val="20"/>
                <w:lang w:eastAsia="ru-RU"/>
              </w:rPr>
              <w:t>800нм</w:t>
            </w:r>
          </w:p>
        </w:tc>
        <w:tc>
          <w:tcPr>
            <w:tcW w:w="567" w:type="dxa"/>
            <w:gridSpan w:val="2"/>
            <w:tcPrChange w:id="4663" w:author="2" w:date="2021-08-31T10:55:00Z">
              <w:tcPr>
                <w:tcW w:w="547" w:type="dxa"/>
              </w:tcPr>
            </w:tcPrChange>
          </w:tcPr>
          <w:p w14:paraId="4FF55BBA" w14:textId="3B96CB31" w:rsidR="0013389B" w:rsidRPr="00450F2B" w:rsidRDefault="00AC7F7D" w:rsidP="00450F2B">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13389B" w:rsidRPr="00450F2B" w14:paraId="23AA05CB" w14:textId="77777777" w:rsidTr="00911EF6">
        <w:trPr>
          <w:trHeight w:val="1077"/>
          <w:trPrChange w:id="4664" w:author="2" w:date="2021-08-31T10:55:00Z">
            <w:trPr>
              <w:trHeight w:val="1077"/>
            </w:trPr>
          </w:trPrChange>
        </w:trPr>
        <w:tc>
          <w:tcPr>
            <w:tcW w:w="846" w:type="dxa"/>
            <w:tcPrChange w:id="4665" w:author="2" w:date="2021-08-31T10:55:00Z">
              <w:tcPr>
                <w:tcW w:w="846" w:type="dxa"/>
              </w:tcPr>
            </w:tcPrChange>
          </w:tcPr>
          <w:p w14:paraId="4FB089D1" w14:textId="73186F4A" w:rsidR="0013389B" w:rsidRPr="00450F2B" w:rsidRDefault="0013389B" w:rsidP="00450F2B">
            <w:pPr>
              <w:spacing w:after="120"/>
              <w:rPr>
                <w:rFonts w:ascii="Times New Roman" w:hAnsi="Times New Roman" w:cs="Times New Roman"/>
                <w:sz w:val="24"/>
                <w:szCs w:val="24"/>
              </w:rPr>
            </w:pPr>
          </w:p>
        </w:tc>
        <w:tc>
          <w:tcPr>
            <w:tcW w:w="1843" w:type="dxa"/>
            <w:tcPrChange w:id="4666" w:author="2" w:date="2021-08-31T10:55:00Z">
              <w:tcPr>
                <w:tcW w:w="1843" w:type="dxa"/>
              </w:tcPr>
            </w:tcPrChange>
          </w:tcPr>
          <w:p w14:paraId="42A3EA9F" w14:textId="77777777" w:rsidR="0013389B" w:rsidRPr="00450F2B" w:rsidRDefault="0013389B" w:rsidP="00450F2B">
            <w:pPr>
              <w:spacing w:after="120"/>
              <w:rPr>
                <w:rFonts w:ascii="Times New Roman" w:hAnsi="Times New Roman" w:cs="Times New Roman"/>
                <w:sz w:val="24"/>
                <w:szCs w:val="24"/>
              </w:rPr>
            </w:pPr>
          </w:p>
        </w:tc>
        <w:tc>
          <w:tcPr>
            <w:tcW w:w="425" w:type="dxa"/>
            <w:tcPrChange w:id="4667" w:author="2" w:date="2021-08-31T10:55:00Z">
              <w:tcPr>
                <w:tcW w:w="425" w:type="dxa"/>
              </w:tcPr>
            </w:tcPrChange>
          </w:tcPr>
          <w:p w14:paraId="256CAB7B" w14:textId="77777777" w:rsidR="0013389B" w:rsidRPr="00450F2B" w:rsidRDefault="0013389B" w:rsidP="00450F2B">
            <w:pPr>
              <w:spacing w:after="120"/>
              <w:rPr>
                <w:rFonts w:ascii="Times New Roman" w:hAnsi="Times New Roman" w:cs="Times New Roman"/>
                <w:sz w:val="24"/>
                <w:szCs w:val="24"/>
              </w:rPr>
            </w:pPr>
          </w:p>
        </w:tc>
        <w:tc>
          <w:tcPr>
            <w:tcW w:w="392" w:type="dxa"/>
            <w:tcPrChange w:id="4668" w:author="2" w:date="2021-08-31T10:55:00Z">
              <w:tcPr>
                <w:tcW w:w="392" w:type="dxa"/>
              </w:tcPr>
            </w:tcPrChange>
          </w:tcPr>
          <w:p w14:paraId="54FB5FBB" w14:textId="77777777" w:rsidR="0013389B" w:rsidRPr="00450F2B" w:rsidRDefault="0013389B" w:rsidP="00450F2B">
            <w:pPr>
              <w:spacing w:after="120"/>
              <w:rPr>
                <w:rFonts w:ascii="Times New Roman" w:hAnsi="Times New Roman" w:cs="Times New Roman"/>
                <w:sz w:val="24"/>
                <w:szCs w:val="24"/>
              </w:rPr>
            </w:pPr>
          </w:p>
        </w:tc>
        <w:tc>
          <w:tcPr>
            <w:tcW w:w="553" w:type="dxa"/>
            <w:tcPrChange w:id="4669" w:author="2" w:date="2021-08-31T10:55:00Z">
              <w:tcPr>
                <w:tcW w:w="553" w:type="dxa"/>
              </w:tcPr>
            </w:tcPrChange>
          </w:tcPr>
          <w:p w14:paraId="4A945ECD" w14:textId="2973E177" w:rsidR="0013389B" w:rsidRDefault="00C24018" w:rsidP="00450F2B">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4670" w:author="2" w:date="2021-08-31T10:55:00Z">
              <w:tcPr>
                <w:tcW w:w="6001" w:type="dxa"/>
              </w:tcPr>
            </w:tcPrChange>
          </w:tcPr>
          <w:p w14:paraId="449D44E3" w14:textId="77777777" w:rsidR="00D12C4D" w:rsidRPr="00D12C4D" w:rsidRDefault="00D12C4D" w:rsidP="00D12C4D">
            <w:pPr>
              <w:pStyle w:val="6"/>
              <w:shd w:val="clear" w:color="auto" w:fill="auto"/>
              <w:tabs>
                <w:tab w:val="left" w:pos="318"/>
              </w:tabs>
              <w:spacing w:before="0" w:line="216" w:lineRule="exact"/>
              <w:ind w:right="40" w:firstLine="0"/>
              <w:rPr>
                <w:rFonts w:ascii="Times New Roman" w:hAnsi="Times New Roman" w:cs="Times New Roman"/>
                <w:sz w:val="20"/>
                <w:szCs w:val="20"/>
              </w:rPr>
            </w:pPr>
            <w:r w:rsidRPr="00D12C4D">
              <w:rPr>
                <w:rStyle w:val="1"/>
                <w:rFonts w:ascii="Times New Roman" w:hAnsi="Times New Roman" w:cs="Times New Roman"/>
                <w:sz w:val="20"/>
                <w:szCs w:val="20"/>
              </w:rPr>
              <w:t>Спектр получен с помощью дифракционной решётки с периодом 0,005 мм. Второе дифракционное изображение получено на рас</w:t>
            </w:r>
            <w:r w:rsidRPr="00D12C4D">
              <w:rPr>
                <w:rStyle w:val="1"/>
                <w:rFonts w:ascii="Times New Roman" w:hAnsi="Times New Roman" w:cs="Times New Roman"/>
                <w:sz w:val="20"/>
                <w:szCs w:val="20"/>
              </w:rPr>
              <w:softHyphen/>
              <w:t>стоянии 7,3 см от центрального и на расстоянии 113 см от ре</w:t>
            </w:r>
            <w:r w:rsidRPr="00D12C4D">
              <w:rPr>
                <w:rStyle w:val="1"/>
                <w:rFonts w:ascii="Times New Roman" w:hAnsi="Times New Roman" w:cs="Times New Roman"/>
                <w:sz w:val="20"/>
                <w:szCs w:val="20"/>
              </w:rPr>
              <w:softHyphen/>
              <w:t>шётки. Определите длину световой волны.</w:t>
            </w:r>
          </w:p>
          <w:p w14:paraId="3905BE75" w14:textId="77777777" w:rsidR="0013389B" w:rsidRPr="00D12C4D" w:rsidRDefault="0013389B" w:rsidP="00450F2B">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4671" w:author="2" w:date="2021-08-31T10:55:00Z">
              <w:tcPr>
                <w:tcW w:w="4839" w:type="dxa"/>
              </w:tcPr>
            </w:tcPrChange>
          </w:tcPr>
          <w:p w14:paraId="64CA0C5A" w14:textId="77777777" w:rsidR="0013389B" w:rsidRPr="00AC7F7D" w:rsidRDefault="00AC7F7D" w:rsidP="00C207C3">
            <w:pPr>
              <w:pStyle w:val="a4"/>
              <w:numPr>
                <w:ilvl w:val="0"/>
                <w:numId w:val="153"/>
              </w:numPr>
              <w:spacing w:after="0" w:line="273" w:lineRule="exact"/>
              <w:ind w:right="20"/>
              <w:rPr>
                <w:rFonts w:ascii="Times New Roman" w:eastAsia="Century Schoolbook" w:hAnsi="Times New Roman" w:cs="Times New Roman"/>
                <w:color w:val="000000"/>
                <w:sz w:val="20"/>
                <w:szCs w:val="20"/>
                <w:lang w:eastAsia="ru-RU"/>
              </w:rPr>
            </w:pPr>
            <w:r w:rsidRPr="00AC7F7D">
              <w:rPr>
                <w:rFonts w:ascii="Times New Roman" w:eastAsia="Century Schoolbook" w:hAnsi="Times New Roman" w:cs="Times New Roman"/>
                <w:color w:val="000000"/>
                <w:sz w:val="20"/>
                <w:szCs w:val="20"/>
                <w:lang w:eastAsia="ru-RU"/>
              </w:rPr>
              <w:t>162нм</w:t>
            </w:r>
          </w:p>
          <w:p w14:paraId="084AAB4E" w14:textId="77777777" w:rsidR="00AC7F7D" w:rsidRPr="00AC7F7D" w:rsidRDefault="00AC7F7D" w:rsidP="00C207C3">
            <w:pPr>
              <w:pStyle w:val="a4"/>
              <w:numPr>
                <w:ilvl w:val="0"/>
                <w:numId w:val="153"/>
              </w:numPr>
              <w:spacing w:after="0" w:line="273" w:lineRule="exact"/>
              <w:ind w:right="20"/>
              <w:rPr>
                <w:rFonts w:ascii="Times New Roman" w:eastAsia="Century Schoolbook" w:hAnsi="Times New Roman" w:cs="Times New Roman"/>
                <w:color w:val="000000"/>
                <w:sz w:val="20"/>
                <w:szCs w:val="20"/>
                <w:lang w:eastAsia="ru-RU"/>
              </w:rPr>
            </w:pPr>
            <w:r w:rsidRPr="00AC7F7D">
              <w:rPr>
                <w:rFonts w:ascii="Times New Roman" w:eastAsia="Century Schoolbook" w:hAnsi="Times New Roman" w:cs="Times New Roman"/>
                <w:color w:val="000000"/>
                <w:sz w:val="20"/>
                <w:szCs w:val="20"/>
                <w:lang w:eastAsia="ru-RU"/>
              </w:rPr>
              <w:t>226нм</w:t>
            </w:r>
          </w:p>
          <w:p w14:paraId="47B08D38" w14:textId="77777777" w:rsidR="00AC7F7D" w:rsidRPr="00AC7F7D" w:rsidRDefault="00AC7F7D" w:rsidP="00C207C3">
            <w:pPr>
              <w:pStyle w:val="a4"/>
              <w:numPr>
                <w:ilvl w:val="0"/>
                <w:numId w:val="153"/>
              </w:numPr>
              <w:spacing w:after="0" w:line="273" w:lineRule="exact"/>
              <w:ind w:right="20"/>
              <w:rPr>
                <w:rFonts w:ascii="Times New Roman" w:eastAsia="Century Schoolbook" w:hAnsi="Times New Roman" w:cs="Times New Roman"/>
                <w:color w:val="000000"/>
                <w:sz w:val="20"/>
                <w:szCs w:val="20"/>
                <w:lang w:eastAsia="ru-RU"/>
              </w:rPr>
            </w:pPr>
            <w:r w:rsidRPr="00AC7F7D">
              <w:rPr>
                <w:rFonts w:ascii="Times New Roman" w:eastAsia="Century Schoolbook" w:hAnsi="Times New Roman" w:cs="Times New Roman"/>
                <w:color w:val="000000"/>
                <w:sz w:val="20"/>
                <w:szCs w:val="20"/>
                <w:lang w:eastAsia="ru-RU"/>
              </w:rPr>
              <w:t>120нм</w:t>
            </w:r>
          </w:p>
          <w:p w14:paraId="2C685C22" w14:textId="6F270731" w:rsidR="00AC7F7D" w:rsidRPr="00AC7F7D" w:rsidRDefault="00AC7F7D" w:rsidP="00C207C3">
            <w:pPr>
              <w:pStyle w:val="a4"/>
              <w:numPr>
                <w:ilvl w:val="0"/>
                <w:numId w:val="153"/>
              </w:numPr>
              <w:spacing w:after="0" w:line="273" w:lineRule="exact"/>
              <w:ind w:right="20"/>
              <w:rPr>
                <w:rFonts w:ascii="Times New Roman" w:eastAsia="Century Schoolbook" w:hAnsi="Times New Roman" w:cs="Times New Roman"/>
                <w:color w:val="000000"/>
                <w:sz w:val="20"/>
                <w:szCs w:val="20"/>
                <w:lang w:eastAsia="ru-RU"/>
              </w:rPr>
            </w:pPr>
            <w:r w:rsidRPr="00AC7F7D">
              <w:rPr>
                <w:rFonts w:ascii="Times New Roman" w:eastAsia="Century Schoolbook" w:hAnsi="Times New Roman" w:cs="Times New Roman"/>
                <w:color w:val="000000"/>
                <w:sz w:val="20"/>
                <w:szCs w:val="20"/>
                <w:lang w:eastAsia="ru-RU"/>
              </w:rPr>
              <w:t>168нм</w:t>
            </w:r>
          </w:p>
        </w:tc>
        <w:tc>
          <w:tcPr>
            <w:tcW w:w="567" w:type="dxa"/>
            <w:gridSpan w:val="2"/>
            <w:tcPrChange w:id="4672" w:author="2" w:date="2021-08-31T10:55:00Z">
              <w:tcPr>
                <w:tcW w:w="547" w:type="dxa"/>
              </w:tcPr>
            </w:tcPrChange>
          </w:tcPr>
          <w:p w14:paraId="3AA33EB9" w14:textId="474BC5C8" w:rsidR="0013389B" w:rsidRPr="00450F2B" w:rsidRDefault="00AC7F7D" w:rsidP="00450F2B">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13389B" w:rsidRPr="00450F2B" w14:paraId="2AC62C66" w14:textId="77777777" w:rsidTr="00911EF6">
        <w:trPr>
          <w:trHeight w:val="703"/>
          <w:trPrChange w:id="4673" w:author="2" w:date="2021-08-31T10:55:00Z">
            <w:trPr>
              <w:trHeight w:val="703"/>
            </w:trPr>
          </w:trPrChange>
        </w:trPr>
        <w:tc>
          <w:tcPr>
            <w:tcW w:w="846" w:type="dxa"/>
            <w:tcPrChange w:id="4674" w:author="2" w:date="2021-08-31T10:55:00Z">
              <w:tcPr>
                <w:tcW w:w="846" w:type="dxa"/>
              </w:tcPr>
            </w:tcPrChange>
          </w:tcPr>
          <w:p w14:paraId="1FE7695B" w14:textId="5B2680C6" w:rsidR="0013389B" w:rsidRPr="00450F2B" w:rsidRDefault="0013389B" w:rsidP="00450F2B">
            <w:pPr>
              <w:spacing w:after="120"/>
              <w:rPr>
                <w:rFonts w:ascii="Times New Roman" w:hAnsi="Times New Roman" w:cs="Times New Roman"/>
                <w:sz w:val="24"/>
                <w:szCs w:val="24"/>
              </w:rPr>
            </w:pPr>
          </w:p>
        </w:tc>
        <w:tc>
          <w:tcPr>
            <w:tcW w:w="1843" w:type="dxa"/>
            <w:tcPrChange w:id="4675" w:author="2" w:date="2021-08-31T10:55:00Z">
              <w:tcPr>
                <w:tcW w:w="1843" w:type="dxa"/>
              </w:tcPr>
            </w:tcPrChange>
          </w:tcPr>
          <w:p w14:paraId="0BC19A2F" w14:textId="77777777" w:rsidR="0013389B" w:rsidRPr="00450F2B" w:rsidRDefault="0013389B" w:rsidP="00450F2B">
            <w:pPr>
              <w:spacing w:after="120"/>
              <w:rPr>
                <w:rFonts w:ascii="Times New Roman" w:hAnsi="Times New Roman" w:cs="Times New Roman"/>
                <w:sz w:val="24"/>
                <w:szCs w:val="24"/>
              </w:rPr>
            </w:pPr>
          </w:p>
        </w:tc>
        <w:tc>
          <w:tcPr>
            <w:tcW w:w="425" w:type="dxa"/>
            <w:tcPrChange w:id="4676" w:author="2" w:date="2021-08-31T10:55:00Z">
              <w:tcPr>
                <w:tcW w:w="425" w:type="dxa"/>
              </w:tcPr>
            </w:tcPrChange>
          </w:tcPr>
          <w:p w14:paraId="1D44B38D" w14:textId="77777777" w:rsidR="0013389B" w:rsidRPr="00450F2B" w:rsidRDefault="0013389B" w:rsidP="00450F2B">
            <w:pPr>
              <w:spacing w:after="120"/>
              <w:rPr>
                <w:rFonts w:ascii="Times New Roman" w:hAnsi="Times New Roman" w:cs="Times New Roman"/>
                <w:sz w:val="24"/>
                <w:szCs w:val="24"/>
              </w:rPr>
            </w:pPr>
          </w:p>
        </w:tc>
        <w:tc>
          <w:tcPr>
            <w:tcW w:w="392" w:type="dxa"/>
            <w:tcPrChange w:id="4677" w:author="2" w:date="2021-08-31T10:55:00Z">
              <w:tcPr>
                <w:tcW w:w="392" w:type="dxa"/>
              </w:tcPr>
            </w:tcPrChange>
          </w:tcPr>
          <w:p w14:paraId="6FA8DDB8" w14:textId="77777777" w:rsidR="0013389B" w:rsidRPr="00450F2B" w:rsidRDefault="0013389B" w:rsidP="00450F2B">
            <w:pPr>
              <w:spacing w:after="120"/>
              <w:rPr>
                <w:rFonts w:ascii="Times New Roman" w:hAnsi="Times New Roman" w:cs="Times New Roman"/>
                <w:sz w:val="24"/>
                <w:szCs w:val="24"/>
              </w:rPr>
            </w:pPr>
          </w:p>
        </w:tc>
        <w:tc>
          <w:tcPr>
            <w:tcW w:w="553" w:type="dxa"/>
            <w:tcPrChange w:id="4678" w:author="2" w:date="2021-08-31T10:55:00Z">
              <w:tcPr>
                <w:tcW w:w="553" w:type="dxa"/>
              </w:tcPr>
            </w:tcPrChange>
          </w:tcPr>
          <w:p w14:paraId="3C4ED035" w14:textId="5D9D67A6" w:rsidR="0013389B" w:rsidRDefault="00C24018" w:rsidP="00450F2B">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4679" w:author="2" w:date="2021-08-31T10:55:00Z">
              <w:tcPr>
                <w:tcW w:w="6001" w:type="dxa"/>
              </w:tcPr>
            </w:tcPrChange>
          </w:tcPr>
          <w:p w14:paraId="36965E8A" w14:textId="4957D129" w:rsidR="0013389B" w:rsidRPr="00CC5456" w:rsidRDefault="00D12C4D" w:rsidP="00CC5456">
            <w:pPr>
              <w:pStyle w:val="6"/>
              <w:shd w:val="clear" w:color="auto" w:fill="auto"/>
              <w:tabs>
                <w:tab w:val="left" w:pos="322"/>
              </w:tabs>
              <w:spacing w:before="0" w:after="253" w:line="240" w:lineRule="auto"/>
              <w:ind w:right="40" w:firstLine="0"/>
              <w:rPr>
                <w:rFonts w:ascii="Times New Roman" w:hAnsi="Times New Roman" w:cs="Times New Roman"/>
                <w:sz w:val="20"/>
                <w:szCs w:val="20"/>
              </w:rPr>
            </w:pPr>
            <w:r w:rsidRPr="00D12C4D">
              <w:rPr>
                <w:rStyle w:val="1"/>
                <w:rFonts w:ascii="Times New Roman" w:hAnsi="Times New Roman" w:cs="Times New Roman"/>
                <w:sz w:val="20"/>
                <w:szCs w:val="20"/>
              </w:rPr>
              <w:t>Определить длину световой волны, если в дифракционном спектре максимум второго порядка возникает при оптической разности хода волн 1,15 мкм</w:t>
            </w:r>
            <w:r w:rsidR="00CC5456">
              <w:rPr>
                <w:rStyle w:val="1"/>
                <w:rFonts w:ascii="Times New Roman" w:hAnsi="Times New Roman" w:cs="Times New Roman"/>
                <w:sz w:val="20"/>
                <w:szCs w:val="20"/>
              </w:rPr>
              <w:t>?</w:t>
            </w:r>
          </w:p>
        </w:tc>
        <w:tc>
          <w:tcPr>
            <w:tcW w:w="4961" w:type="dxa"/>
            <w:gridSpan w:val="2"/>
            <w:tcPrChange w:id="4680" w:author="2" w:date="2021-08-31T10:55:00Z">
              <w:tcPr>
                <w:tcW w:w="4839" w:type="dxa"/>
              </w:tcPr>
            </w:tcPrChange>
          </w:tcPr>
          <w:p w14:paraId="06EE36B2" w14:textId="77777777" w:rsidR="0013389B" w:rsidRPr="00CC5456" w:rsidRDefault="00AC7F7D" w:rsidP="00C207C3">
            <w:pPr>
              <w:pStyle w:val="a4"/>
              <w:numPr>
                <w:ilvl w:val="0"/>
                <w:numId w:val="154"/>
              </w:numPr>
              <w:spacing w:after="0" w:line="273" w:lineRule="exact"/>
              <w:ind w:right="20"/>
              <w:rPr>
                <w:rFonts w:ascii="Times New Roman" w:eastAsia="Century Schoolbook" w:hAnsi="Times New Roman" w:cs="Times New Roman"/>
                <w:color w:val="000000"/>
                <w:sz w:val="20"/>
                <w:szCs w:val="20"/>
                <w:lang w:eastAsia="ru-RU"/>
              </w:rPr>
            </w:pPr>
            <w:r w:rsidRPr="00CC5456">
              <w:rPr>
                <w:rFonts w:ascii="Times New Roman" w:eastAsia="Century Schoolbook" w:hAnsi="Times New Roman" w:cs="Times New Roman"/>
                <w:color w:val="000000"/>
                <w:sz w:val="20"/>
                <w:szCs w:val="20"/>
                <w:lang w:eastAsia="ru-RU"/>
              </w:rPr>
              <w:t>575нм</w:t>
            </w:r>
          </w:p>
          <w:p w14:paraId="69D9D8FF" w14:textId="2A3A6EC3" w:rsidR="00AC7F7D" w:rsidRPr="00CC5456" w:rsidRDefault="00CC5456" w:rsidP="00C207C3">
            <w:pPr>
              <w:pStyle w:val="a4"/>
              <w:numPr>
                <w:ilvl w:val="0"/>
                <w:numId w:val="154"/>
              </w:numPr>
              <w:spacing w:after="0" w:line="273" w:lineRule="exact"/>
              <w:ind w:right="20"/>
              <w:rPr>
                <w:rFonts w:ascii="Times New Roman" w:eastAsia="Century Schoolbook" w:hAnsi="Times New Roman" w:cs="Times New Roman"/>
                <w:color w:val="000000"/>
                <w:sz w:val="20"/>
                <w:szCs w:val="20"/>
                <w:lang w:eastAsia="ru-RU"/>
              </w:rPr>
            </w:pPr>
            <w:r w:rsidRPr="00CC5456">
              <w:rPr>
                <w:rFonts w:ascii="Times New Roman" w:eastAsia="Century Schoolbook" w:hAnsi="Times New Roman" w:cs="Times New Roman"/>
                <w:color w:val="000000"/>
                <w:sz w:val="20"/>
                <w:szCs w:val="20"/>
                <w:lang w:eastAsia="ru-RU"/>
              </w:rPr>
              <w:t xml:space="preserve">256 </w:t>
            </w:r>
            <w:r w:rsidR="00AC7F7D" w:rsidRPr="00CC5456">
              <w:rPr>
                <w:rFonts w:ascii="Times New Roman" w:eastAsia="Century Schoolbook" w:hAnsi="Times New Roman" w:cs="Times New Roman"/>
                <w:color w:val="000000"/>
                <w:sz w:val="20"/>
                <w:szCs w:val="20"/>
                <w:lang w:eastAsia="ru-RU"/>
              </w:rPr>
              <w:t>нм</w:t>
            </w:r>
          </w:p>
          <w:p w14:paraId="1EB809F4" w14:textId="77777777" w:rsidR="00AC7F7D" w:rsidRPr="00CC5456" w:rsidRDefault="00CC5456" w:rsidP="00C207C3">
            <w:pPr>
              <w:pStyle w:val="a4"/>
              <w:numPr>
                <w:ilvl w:val="0"/>
                <w:numId w:val="154"/>
              </w:numPr>
              <w:spacing w:after="0" w:line="273" w:lineRule="exact"/>
              <w:ind w:right="20"/>
              <w:rPr>
                <w:rFonts w:ascii="Times New Roman" w:eastAsia="Century Schoolbook" w:hAnsi="Times New Roman" w:cs="Times New Roman"/>
                <w:color w:val="000000"/>
                <w:sz w:val="20"/>
                <w:szCs w:val="20"/>
                <w:lang w:eastAsia="ru-RU"/>
              </w:rPr>
            </w:pPr>
            <w:r w:rsidRPr="00CC5456">
              <w:rPr>
                <w:rFonts w:ascii="Times New Roman" w:eastAsia="Century Schoolbook" w:hAnsi="Times New Roman" w:cs="Times New Roman"/>
                <w:color w:val="000000"/>
                <w:sz w:val="20"/>
                <w:szCs w:val="20"/>
                <w:lang w:eastAsia="ru-RU"/>
              </w:rPr>
              <w:t>890нм</w:t>
            </w:r>
          </w:p>
          <w:p w14:paraId="1562AAB0" w14:textId="77777777" w:rsidR="00CC5456" w:rsidRPr="00CC5456" w:rsidRDefault="00CC5456" w:rsidP="00C207C3">
            <w:pPr>
              <w:pStyle w:val="a4"/>
              <w:numPr>
                <w:ilvl w:val="0"/>
                <w:numId w:val="154"/>
              </w:numPr>
              <w:spacing w:after="0" w:line="273" w:lineRule="exact"/>
              <w:ind w:right="20"/>
              <w:rPr>
                <w:rFonts w:ascii="Times New Roman" w:eastAsia="Century Schoolbook" w:hAnsi="Times New Roman" w:cs="Times New Roman"/>
                <w:color w:val="000000"/>
                <w:sz w:val="20"/>
                <w:szCs w:val="20"/>
                <w:lang w:eastAsia="ru-RU"/>
              </w:rPr>
            </w:pPr>
            <w:r w:rsidRPr="00CC5456">
              <w:rPr>
                <w:rFonts w:ascii="Times New Roman" w:eastAsia="Century Schoolbook" w:hAnsi="Times New Roman" w:cs="Times New Roman"/>
                <w:color w:val="000000"/>
                <w:sz w:val="20"/>
                <w:szCs w:val="20"/>
                <w:lang w:eastAsia="ru-RU"/>
              </w:rPr>
              <w:t>624 нм</w:t>
            </w:r>
          </w:p>
          <w:p w14:paraId="41B5B371" w14:textId="762C22CC" w:rsidR="00CC5456" w:rsidRPr="00CC5456" w:rsidRDefault="00CC5456" w:rsidP="00CC5456">
            <w:pPr>
              <w:pStyle w:val="a4"/>
              <w:spacing w:after="0" w:line="273" w:lineRule="exact"/>
              <w:ind w:left="848" w:right="20"/>
              <w:rPr>
                <w:rFonts w:ascii="Times New Roman" w:eastAsia="Century Schoolbook" w:hAnsi="Times New Roman" w:cs="Times New Roman"/>
                <w:color w:val="000000"/>
                <w:sz w:val="20"/>
                <w:szCs w:val="20"/>
                <w:lang w:eastAsia="ru-RU"/>
              </w:rPr>
            </w:pPr>
          </w:p>
        </w:tc>
        <w:tc>
          <w:tcPr>
            <w:tcW w:w="567" w:type="dxa"/>
            <w:gridSpan w:val="2"/>
            <w:tcPrChange w:id="4681" w:author="2" w:date="2021-08-31T10:55:00Z">
              <w:tcPr>
                <w:tcW w:w="547" w:type="dxa"/>
              </w:tcPr>
            </w:tcPrChange>
          </w:tcPr>
          <w:p w14:paraId="72B1D1AF" w14:textId="3E08AA72" w:rsidR="0013389B" w:rsidRPr="00450F2B" w:rsidRDefault="00CC5456" w:rsidP="00450F2B">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13389B" w:rsidRPr="00450F2B" w14:paraId="7FABB7C1" w14:textId="77777777" w:rsidTr="00911EF6">
        <w:tc>
          <w:tcPr>
            <w:tcW w:w="846" w:type="dxa"/>
            <w:tcPrChange w:id="4682" w:author="2" w:date="2021-08-31T10:55:00Z">
              <w:tcPr>
                <w:tcW w:w="846" w:type="dxa"/>
              </w:tcPr>
            </w:tcPrChange>
          </w:tcPr>
          <w:p w14:paraId="78D11F18" w14:textId="053ADBA3" w:rsidR="0013389B" w:rsidRPr="00450F2B" w:rsidRDefault="0013389B" w:rsidP="00450F2B">
            <w:pPr>
              <w:spacing w:after="120"/>
              <w:rPr>
                <w:rFonts w:ascii="Times New Roman" w:hAnsi="Times New Roman" w:cs="Times New Roman"/>
                <w:sz w:val="24"/>
                <w:szCs w:val="24"/>
              </w:rPr>
            </w:pPr>
          </w:p>
        </w:tc>
        <w:tc>
          <w:tcPr>
            <w:tcW w:w="1843" w:type="dxa"/>
            <w:tcPrChange w:id="4683" w:author="2" w:date="2021-08-31T10:55:00Z">
              <w:tcPr>
                <w:tcW w:w="1843" w:type="dxa"/>
              </w:tcPr>
            </w:tcPrChange>
          </w:tcPr>
          <w:p w14:paraId="09A2C3DF" w14:textId="77777777" w:rsidR="0013389B" w:rsidRPr="00450F2B" w:rsidRDefault="0013389B" w:rsidP="00450F2B">
            <w:pPr>
              <w:spacing w:after="120"/>
              <w:rPr>
                <w:rFonts w:ascii="Times New Roman" w:hAnsi="Times New Roman" w:cs="Times New Roman"/>
                <w:sz w:val="24"/>
                <w:szCs w:val="24"/>
              </w:rPr>
            </w:pPr>
          </w:p>
        </w:tc>
        <w:tc>
          <w:tcPr>
            <w:tcW w:w="425" w:type="dxa"/>
            <w:tcPrChange w:id="4684" w:author="2" w:date="2021-08-31T10:55:00Z">
              <w:tcPr>
                <w:tcW w:w="425" w:type="dxa"/>
              </w:tcPr>
            </w:tcPrChange>
          </w:tcPr>
          <w:p w14:paraId="44410812" w14:textId="77777777" w:rsidR="0013389B" w:rsidRPr="00450F2B" w:rsidRDefault="0013389B" w:rsidP="00450F2B">
            <w:pPr>
              <w:spacing w:after="120"/>
              <w:rPr>
                <w:rFonts w:ascii="Times New Roman" w:hAnsi="Times New Roman" w:cs="Times New Roman"/>
                <w:sz w:val="24"/>
                <w:szCs w:val="24"/>
              </w:rPr>
            </w:pPr>
          </w:p>
        </w:tc>
        <w:tc>
          <w:tcPr>
            <w:tcW w:w="392" w:type="dxa"/>
            <w:tcPrChange w:id="4685" w:author="2" w:date="2021-08-31T10:55:00Z">
              <w:tcPr>
                <w:tcW w:w="392" w:type="dxa"/>
              </w:tcPr>
            </w:tcPrChange>
          </w:tcPr>
          <w:p w14:paraId="0DDF6E03" w14:textId="77777777" w:rsidR="0013389B" w:rsidRPr="00450F2B" w:rsidRDefault="0013389B" w:rsidP="00450F2B">
            <w:pPr>
              <w:spacing w:after="120"/>
              <w:rPr>
                <w:rFonts w:ascii="Times New Roman" w:hAnsi="Times New Roman" w:cs="Times New Roman"/>
                <w:sz w:val="24"/>
                <w:szCs w:val="24"/>
              </w:rPr>
            </w:pPr>
          </w:p>
        </w:tc>
        <w:tc>
          <w:tcPr>
            <w:tcW w:w="553" w:type="dxa"/>
            <w:tcPrChange w:id="4686" w:author="2" w:date="2021-08-31T10:55:00Z">
              <w:tcPr>
                <w:tcW w:w="553" w:type="dxa"/>
              </w:tcPr>
            </w:tcPrChange>
          </w:tcPr>
          <w:p w14:paraId="4F8C29E7" w14:textId="7A9E27D6" w:rsidR="0013389B" w:rsidRDefault="00C24018" w:rsidP="00450F2B">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4687" w:author="2" w:date="2021-08-31T10:55:00Z">
              <w:tcPr>
                <w:tcW w:w="6001" w:type="dxa"/>
              </w:tcPr>
            </w:tcPrChange>
          </w:tcPr>
          <w:p w14:paraId="47696F55" w14:textId="77777777" w:rsidR="00CC5456" w:rsidRDefault="00D12C4D" w:rsidP="00D12C4D">
            <w:pPr>
              <w:pStyle w:val="28"/>
              <w:shd w:val="clear" w:color="auto" w:fill="auto"/>
              <w:tabs>
                <w:tab w:val="left" w:pos="534"/>
              </w:tabs>
              <w:spacing w:before="0"/>
              <w:ind w:left="20" w:right="20" w:firstLine="0"/>
              <w:rPr>
                <w:rStyle w:val="1"/>
                <w:rFonts w:ascii="Times New Roman" w:hAnsi="Times New Roman" w:cs="Times New Roman"/>
                <w:sz w:val="20"/>
                <w:szCs w:val="20"/>
              </w:rPr>
            </w:pPr>
            <w:r w:rsidRPr="00D12C4D">
              <w:rPr>
                <w:rStyle w:val="1"/>
                <w:rFonts w:ascii="Times New Roman" w:hAnsi="Times New Roman" w:cs="Times New Roman"/>
                <w:sz w:val="20"/>
                <w:szCs w:val="20"/>
              </w:rPr>
              <w:t>Пучок оранжевого света с длиной волны 0,6 мкм падает на дифракционную решёт</w:t>
            </w:r>
            <w:r w:rsidRPr="00D12C4D">
              <w:rPr>
                <w:rStyle w:val="1"/>
                <w:rFonts w:ascii="Times New Roman" w:hAnsi="Times New Roman" w:cs="Times New Roman"/>
                <w:sz w:val="20"/>
                <w:szCs w:val="20"/>
              </w:rPr>
              <w:softHyphen/>
              <w:t>ку с периодом 1 мкм, помещённую перед собирающей линзой с фокусным расстоянием</w:t>
            </w:r>
            <w:r w:rsidRPr="00D12C4D">
              <w:rPr>
                <w:rStyle w:val="22"/>
                <w:rFonts w:ascii="Times New Roman" w:hAnsi="Times New Roman" w:cs="Times New Roman"/>
                <w:sz w:val="20"/>
                <w:szCs w:val="20"/>
              </w:rPr>
              <w:t xml:space="preserve"> </w:t>
            </w:r>
            <w:r w:rsidRPr="00D12C4D">
              <w:rPr>
                <w:rStyle w:val="1"/>
                <w:rFonts w:ascii="Times New Roman" w:hAnsi="Times New Roman" w:cs="Times New Roman"/>
                <w:sz w:val="20"/>
                <w:szCs w:val="20"/>
              </w:rPr>
              <w:t xml:space="preserve">10 см. </w:t>
            </w:r>
          </w:p>
          <w:p w14:paraId="55A41FD7" w14:textId="32E0F4BC" w:rsidR="00D12C4D" w:rsidRPr="00D12C4D" w:rsidRDefault="00D12C4D" w:rsidP="00D12C4D">
            <w:pPr>
              <w:pStyle w:val="28"/>
              <w:shd w:val="clear" w:color="auto" w:fill="auto"/>
              <w:tabs>
                <w:tab w:val="left" w:pos="534"/>
              </w:tabs>
              <w:spacing w:before="0"/>
              <w:ind w:left="20" w:right="20" w:firstLine="0"/>
              <w:rPr>
                <w:rFonts w:ascii="Times New Roman" w:hAnsi="Times New Roman" w:cs="Times New Roman"/>
                <w:sz w:val="20"/>
                <w:szCs w:val="20"/>
              </w:rPr>
            </w:pPr>
            <w:r w:rsidRPr="00D12C4D">
              <w:rPr>
                <w:rStyle w:val="1"/>
                <w:rFonts w:ascii="Times New Roman" w:hAnsi="Times New Roman" w:cs="Times New Roman"/>
                <w:sz w:val="20"/>
                <w:szCs w:val="20"/>
              </w:rPr>
              <w:t>Экран находится в фокальной плоскости линзы.</w:t>
            </w:r>
          </w:p>
          <w:p w14:paraId="4F306154" w14:textId="1FAFB446" w:rsidR="0013389B" w:rsidRPr="00CC5456" w:rsidRDefault="00D12C4D" w:rsidP="00CC5456">
            <w:pPr>
              <w:pStyle w:val="28"/>
              <w:shd w:val="clear" w:color="auto" w:fill="auto"/>
              <w:tabs>
                <w:tab w:val="left" w:pos="588"/>
              </w:tabs>
              <w:spacing w:before="0"/>
              <w:ind w:firstLine="0"/>
              <w:rPr>
                <w:rFonts w:ascii="Times New Roman" w:hAnsi="Times New Roman" w:cs="Times New Roman"/>
                <w:sz w:val="20"/>
                <w:szCs w:val="20"/>
              </w:rPr>
            </w:pPr>
            <w:r w:rsidRPr="00D12C4D">
              <w:rPr>
                <w:rStyle w:val="1"/>
                <w:rFonts w:ascii="Times New Roman" w:hAnsi="Times New Roman" w:cs="Times New Roman"/>
                <w:sz w:val="20"/>
                <w:szCs w:val="20"/>
              </w:rPr>
              <w:t>Под каким углом наблюдается первый интерференционный максимум?</w:t>
            </w:r>
          </w:p>
        </w:tc>
        <w:tc>
          <w:tcPr>
            <w:tcW w:w="4961" w:type="dxa"/>
            <w:gridSpan w:val="2"/>
            <w:tcPrChange w:id="4688" w:author="2" w:date="2021-08-31T10:55:00Z">
              <w:tcPr>
                <w:tcW w:w="4839" w:type="dxa"/>
              </w:tcPr>
            </w:tcPrChange>
          </w:tcPr>
          <w:p w14:paraId="4BD3A642" w14:textId="77777777" w:rsidR="00CC5456" w:rsidRDefault="005F6B70" w:rsidP="00CE3555">
            <w:pPr>
              <w:pStyle w:val="a4"/>
              <w:numPr>
                <w:ilvl w:val="1"/>
                <w:numId w:val="95"/>
              </w:numPr>
              <w:spacing w:after="0" w:line="273" w:lineRule="exact"/>
              <w:ind w:left="459" w:right="20" w:firstLine="0"/>
              <w:rPr>
                <w:rFonts w:ascii="Times New Roman" w:eastAsia="Century Schoolbook" w:hAnsi="Times New Roman" w:cs="Times New Roman"/>
                <w:color w:val="000000"/>
                <w:sz w:val="20"/>
                <w:szCs w:val="20"/>
                <w:lang w:eastAsia="ru-RU"/>
              </w:rPr>
              <w:pPrChange w:id="4689" w:author="2" w:date="2021-08-31T10:55:00Z">
                <w:pPr>
                  <w:pStyle w:val="a4"/>
                  <w:framePr w:hSpace="180" w:wrap="around" w:hAnchor="margin" w:y="665"/>
                  <w:numPr>
                    <w:ilvl w:val="1"/>
                    <w:numId w:val="95"/>
                  </w:numPr>
                  <w:spacing w:after="0" w:line="273" w:lineRule="exact"/>
                  <w:ind w:left="1440" w:right="20" w:hanging="360"/>
                </w:pPr>
              </w:pPrChange>
            </w:pPr>
            <w:r>
              <w:rPr>
                <w:rFonts w:ascii="Times New Roman" w:eastAsia="Century Schoolbook" w:hAnsi="Times New Roman" w:cs="Times New Roman"/>
                <w:color w:val="000000"/>
                <w:sz w:val="20"/>
                <w:szCs w:val="20"/>
                <w:lang w:eastAsia="ru-RU"/>
              </w:rPr>
              <w:t>36,87°</w:t>
            </w:r>
          </w:p>
          <w:p w14:paraId="758D5124" w14:textId="77777777" w:rsidR="005F6B70" w:rsidRDefault="005F6B70" w:rsidP="00CE3555">
            <w:pPr>
              <w:pStyle w:val="a4"/>
              <w:numPr>
                <w:ilvl w:val="1"/>
                <w:numId w:val="95"/>
              </w:numPr>
              <w:spacing w:after="0" w:line="273" w:lineRule="exact"/>
              <w:ind w:left="459" w:right="20" w:firstLine="0"/>
              <w:rPr>
                <w:rFonts w:ascii="Times New Roman" w:eastAsia="Century Schoolbook" w:hAnsi="Times New Roman" w:cs="Times New Roman"/>
                <w:color w:val="000000"/>
                <w:sz w:val="20"/>
                <w:szCs w:val="20"/>
                <w:lang w:eastAsia="ru-RU"/>
              </w:rPr>
              <w:pPrChange w:id="4690" w:author="2" w:date="2021-08-31T10:55:00Z">
                <w:pPr>
                  <w:pStyle w:val="a4"/>
                  <w:framePr w:hSpace="180" w:wrap="around" w:hAnchor="margin" w:y="665"/>
                  <w:numPr>
                    <w:ilvl w:val="1"/>
                    <w:numId w:val="95"/>
                  </w:numPr>
                  <w:spacing w:after="0" w:line="273" w:lineRule="exact"/>
                  <w:ind w:left="1440" w:right="20" w:hanging="360"/>
                </w:pPr>
              </w:pPrChange>
            </w:pPr>
            <w:r>
              <w:rPr>
                <w:rFonts w:ascii="Times New Roman" w:eastAsia="Century Schoolbook" w:hAnsi="Times New Roman" w:cs="Times New Roman"/>
                <w:color w:val="000000"/>
                <w:sz w:val="20"/>
                <w:szCs w:val="20"/>
                <w:lang w:eastAsia="ru-RU"/>
              </w:rPr>
              <w:t>17,46°</w:t>
            </w:r>
          </w:p>
          <w:p w14:paraId="6867BDE5" w14:textId="77777777" w:rsidR="005F6B70" w:rsidRDefault="005F6B70" w:rsidP="00CE3555">
            <w:pPr>
              <w:pStyle w:val="a4"/>
              <w:numPr>
                <w:ilvl w:val="1"/>
                <w:numId w:val="95"/>
              </w:numPr>
              <w:spacing w:after="0" w:line="273" w:lineRule="exact"/>
              <w:ind w:left="459" w:right="20" w:firstLine="0"/>
              <w:rPr>
                <w:rFonts w:ascii="Times New Roman" w:eastAsia="Century Schoolbook" w:hAnsi="Times New Roman" w:cs="Times New Roman"/>
                <w:color w:val="000000"/>
                <w:sz w:val="20"/>
                <w:szCs w:val="20"/>
                <w:lang w:eastAsia="ru-RU"/>
              </w:rPr>
              <w:pPrChange w:id="4691" w:author="2" w:date="2021-08-31T10:55:00Z">
                <w:pPr>
                  <w:pStyle w:val="a4"/>
                  <w:framePr w:hSpace="180" w:wrap="around" w:hAnchor="margin" w:y="665"/>
                  <w:numPr>
                    <w:ilvl w:val="1"/>
                    <w:numId w:val="95"/>
                  </w:numPr>
                  <w:spacing w:after="0" w:line="273" w:lineRule="exact"/>
                  <w:ind w:left="1440" w:right="20" w:hanging="360"/>
                </w:pPr>
              </w:pPrChange>
            </w:pPr>
            <w:r>
              <w:rPr>
                <w:rFonts w:ascii="Times New Roman" w:eastAsia="Century Schoolbook" w:hAnsi="Times New Roman" w:cs="Times New Roman"/>
                <w:color w:val="000000"/>
                <w:sz w:val="20"/>
                <w:szCs w:val="20"/>
                <w:lang w:eastAsia="ru-RU"/>
              </w:rPr>
              <w:t>24,75°</w:t>
            </w:r>
          </w:p>
          <w:p w14:paraId="0E12A843" w14:textId="51B79BA5" w:rsidR="005F6B70" w:rsidRPr="00CC5456" w:rsidRDefault="005F6B70" w:rsidP="00CE3555">
            <w:pPr>
              <w:pStyle w:val="a4"/>
              <w:numPr>
                <w:ilvl w:val="1"/>
                <w:numId w:val="95"/>
              </w:numPr>
              <w:spacing w:after="0" w:line="273" w:lineRule="exact"/>
              <w:ind w:left="459" w:right="20" w:firstLine="0"/>
              <w:rPr>
                <w:rFonts w:ascii="Times New Roman" w:eastAsia="Century Schoolbook" w:hAnsi="Times New Roman" w:cs="Times New Roman"/>
                <w:color w:val="000000"/>
                <w:sz w:val="20"/>
                <w:szCs w:val="20"/>
                <w:lang w:eastAsia="ru-RU"/>
              </w:rPr>
              <w:pPrChange w:id="4692" w:author="2" w:date="2021-08-31T10:55:00Z">
                <w:pPr>
                  <w:pStyle w:val="a4"/>
                  <w:framePr w:hSpace="180" w:wrap="around" w:hAnchor="margin" w:y="665"/>
                  <w:numPr>
                    <w:ilvl w:val="1"/>
                    <w:numId w:val="95"/>
                  </w:numPr>
                  <w:spacing w:after="0" w:line="273" w:lineRule="exact"/>
                  <w:ind w:left="1440" w:right="20" w:hanging="360"/>
                </w:pPr>
              </w:pPrChange>
            </w:pPr>
            <w:r>
              <w:rPr>
                <w:rFonts w:ascii="Times New Roman" w:eastAsia="Century Schoolbook" w:hAnsi="Times New Roman" w:cs="Times New Roman"/>
                <w:color w:val="000000"/>
                <w:sz w:val="20"/>
                <w:szCs w:val="20"/>
                <w:lang w:eastAsia="ru-RU"/>
              </w:rPr>
              <w:t>21,34°</w:t>
            </w:r>
          </w:p>
        </w:tc>
        <w:tc>
          <w:tcPr>
            <w:tcW w:w="567" w:type="dxa"/>
            <w:gridSpan w:val="2"/>
            <w:tcPrChange w:id="4693" w:author="2" w:date="2021-08-31T10:55:00Z">
              <w:tcPr>
                <w:tcW w:w="547" w:type="dxa"/>
              </w:tcPr>
            </w:tcPrChange>
          </w:tcPr>
          <w:p w14:paraId="7CCDD685" w14:textId="68AC4651" w:rsidR="0013389B" w:rsidRPr="00450F2B" w:rsidRDefault="00CC5456" w:rsidP="00450F2B">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13389B" w:rsidRPr="00450F2B" w14:paraId="15EF52D4" w14:textId="77777777" w:rsidTr="00911EF6">
        <w:tc>
          <w:tcPr>
            <w:tcW w:w="846" w:type="dxa"/>
            <w:tcPrChange w:id="4694" w:author="2" w:date="2021-08-31T10:55:00Z">
              <w:tcPr>
                <w:tcW w:w="846" w:type="dxa"/>
              </w:tcPr>
            </w:tcPrChange>
          </w:tcPr>
          <w:p w14:paraId="3F22ABCE" w14:textId="77777777" w:rsidR="0013389B" w:rsidRPr="00450F2B" w:rsidRDefault="0013389B" w:rsidP="00450F2B">
            <w:pPr>
              <w:spacing w:after="120"/>
              <w:rPr>
                <w:rFonts w:ascii="Times New Roman" w:hAnsi="Times New Roman" w:cs="Times New Roman"/>
                <w:sz w:val="24"/>
                <w:szCs w:val="24"/>
              </w:rPr>
            </w:pPr>
          </w:p>
        </w:tc>
        <w:tc>
          <w:tcPr>
            <w:tcW w:w="1843" w:type="dxa"/>
            <w:tcPrChange w:id="4695" w:author="2" w:date="2021-08-31T10:55:00Z">
              <w:tcPr>
                <w:tcW w:w="1843" w:type="dxa"/>
              </w:tcPr>
            </w:tcPrChange>
          </w:tcPr>
          <w:p w14:paraId="3025D295" w14:textId="77777777" w:rsidR="0013389B" w:rsidRPr="00450F2B" w:rsidRDefault="0013389B" w:rsidP="00450F2B">
            <w:pPr>
              <w:spacing w:after="120"/>
              <w:rPr>
                <w:rFonts w:ascii="Times New Roman" w:hAnsi="Times New Roman" w:cs="Times New Roman"/>
                <w:sz w:val="24"/>
                <w:szCs w:val="24"/>
              </w:rPr>
            </w:pPr>
          </w:p>
        </w:tc>
        <w:tc>
          <w:tcPr>
            <w:tcW w:w="425" w:type="dxa"/>
            <w:tcPrChange w:id="4696" w:author="2" w:date="2021-08-31T10:55:00Z">
              <w:tcPr>
                <w:tcW w:w="425" w:type="dxa"/>
              </w:tcPr>
            </w:tcPrChange>
          </w:tcPr>
          <w:p w14:paraId="360C6251" w14:textId="77777777" w:rsidR="0013389B" w:rsidRPr="00450F2B" w:rsidRDefault="0013389B" w:rsidP="00450F2B">
            <w:pPr>
              <w:spacing w:after="120"/>
              <w:rPr>
                <w:rFonts w:ascii="Times New Roman" w:hAnsi="Times New Roman" w:cs="Times New Roman"/>
                <w:sz w:val="24"/>
                <w:szCs w:val="24"/>
              </w:rPr>
            </w:pPr>
          </w:p>
        </w:tc>
        <w:tc>
          <w:tcPr>
            <w:tcW w:w="392" w:type="dxa"/>
            <w:tcPrChange w:id="4697" w:author="2" w:date="2021-08-31T10:55:00Z">
              <w:tcPr>
                <w:tcW w:w="392" w:type="dxa"/>
              </w:tcPr>
            </w:tcPrChange>
          </w:tcPr>
          <w:p w14:paraId="14247C25" w14:textId="77777777" w:rsidR="0013389B" w:rsidRPr="00450F2B" w:rsidRDefault="0013389B" w:rsidP="00450F2B">
            <w:pPr>
              <w:spacing w:after="120"/>
              <w:rPr>
                <w:rFonts w:ascii="Times New Roman" w:hAnsi="Times New Roman" w:cs="Times New Roman"/>
                <w:sz w:val="24"/>
                <w:szCs w:val="24"/>
              </w:rPr>
            </w:pPr>
          </w:p>
        </w:tc>
        <w:tc>
          <w:tcPr>
            <w:tcW w:w="553" w:type="dxa"/>
            <w:tcPrChange w:id="4698" w:author="2" w:date="2021-08-31T10:55:00Z">
              <w:tcPr>
                <w:tcW w:w="553" w:type="dxa"/>
              </w:tcPr>
            </w:tcPrChange>
          </w:tcPr>
          <w:p w14:paraId="56BB4C31" w14:textId="206B4976" w:rsidR="0013389B" w:rsidRDefault="00C24018" w:rsidP="00450F2B">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4699" w:author="2" w:date="2021-08-31T10:55:00Z">
              <w:tcPr>
                <w:tcW w:w="6001" w:type="dxa"/>
              </w:tcPr>
            </w:tcPrChange>
          </w:tcPr>
          <w:p w14:paraId="6A66C8D8" w14:textId="1171C758" w:rsidR="0013389B" w:rsidRPr="00D12C4D" w:rsidRDefault="00D12C4D" w:rsidP="00D12C4D">
            <w:pPr>
              <w:jc w:val="both"/>
              <w:rPr>
                <w:rFonts w:ascii="Times New Roman" w:eastAsia="Times New Roman" w:hAnsi="Times New Roman" w:cs="Times New Roman"/>
                <w:color w:val="000000"/>
                <w:sz w:val="20"/>
                <w:szCs w:val="20"/>
                <w:lang w:eastAsia="ru-RU"/>
              </w:rPr>
            </w:pPr>
            <w:r w:rsidRPr="00D12C4D">
              <w:rPr>
                <w:rStyle w:val="1"/>
                <w:rFonts w:ascii="Times New Roman" w:hAnsi="Times New Roman" w:cs="Times New Roman"/>
                <w:sz w:val="20"/>
                <w:szCs w:val="20"/>
              </w:rPr>
              <w:t>Пучок ора</w:t>
            </w:r>
            <w:r w:rsidR="005F6B70">
              <w:rPr>
                <w:rStyle w:val="1"/>
                <w:rFonts w:ascii="Times New Roman" w:hAnsi="Times New Roman" w:cs="Times New Roman"/>
                <w:sz w:val="20"/>
                <w:szCs w:val="20"/>
              </w:rPr>
              <w:t>нжевого света с длиной волны 0,6</w:t>
            </w:r>
            <w:r w:rsidRPr="00D12C4D">
              <w:rPr>
                <w:rStyle w:val="1"/>
                <w:rFonts w:ascii="Times New Roman" w:hAnsi="Times New Roman" w:cs="Times New Roman"/>
                <w:sz w:val="20"/>
                <w:szCs w:val="20"/>
              </w:rPr>
              <w:t xml:space="preserve"> мкм падает на дифракционную решёт</w:t>
            </w:r>
            <w:r w:rsidRPr="00D12C4D">
              <w:rPr>
                <w:rStyle w:val="1"/>
                <w:rFonts w:ascii="Times New Roman" w:hAnsi="Times New Roman" w:cs="Times New Roman"/>
                <w:sz w:val="20"/>
                <w:szCs w:val="20"/>
              </w:rPr>
              <w:softHyphen/>
              <w:t>ку с периодом 1 мкм, помещённую перед собирающей линзой с фокусным расстоянием</w:t>
            </w:r>
            <w:r w:rsidRPr="00D12C4D">
              <w:rPr>
                <w:rStyle w:val="22"/>
                <w:rFonts w:ascii="Times New Roman" w:hAnsi="Times New Roman" w:cs="Times New Roman"/>
                <w:sz w:val="20"/>
                <w:szCs w:val="20"/>
              </w:rPr>
              <w:t xml:space="preserve"> </w:t>
            </w:r>
            <w:r w:rsidRPr="00D12C4D">
              <w:rPr>
                <w:rStyle w:val="1"/>
                <w:rFonts w:ascii="Times New Roman" w:hAnsi="Times New Roman" w:cs="Times New Roman"/>
                <w:sz w:val="20"/>
                <w:szCs w:val="20"/>
              </w:rPr>
              <w:t>10 см. Экран находится в фокальной плоскости линзы.</w:t>
            </w:r>
            <w:r w:rsidRPr="00D12C4D">
              <w:rPr>
                <w:rStyle w:val="43pt"/>
                <w:rFonts w:ascii="Times New Roman" w:hAnsi="Times New Roman" w:cs="Times New Roman"/>
                <w:sz w:val="20"/>
                <w:szCs w:val="20"/>
              </w:rPr>
              <w:t xml:space="preserve"> </w:t>
            </w:r>
            <w:r w:rsidRPr="00D12C4D">
              <w:rPr>
                <w:rStyle w:val="1"/>
                <w:rFonts w:ascii="Times New Roman" w:hAnsi="Times New Roman" w:cs="Times New Roman"/>
                <w:sz w:val="20"/>
                <w:szCs w:val="20"/>
              </w:rPr>
              <w:t>На каком расстоянии от центрального максимума находится первый интерференци</w:t>
            </w:r>
            <w:r w:rsidRPr="00D12C4D">
              <w:rPr>
                <w:rStyle w:val="1"/>
                <w:rFonts w:ascii="Times New Roman" w:hAnsi="Times New Roman" w:cs="Times New Roman"/>
                <w:sz w:val="20"/>
                <w:szCs w:val="20"/>
              </w:rPr>
              <w:softHyphen/>
              <w:t>онный максимум?</w:t>
            </w:r>
          </w:p>
        </w:tc>
        <w:tc>
          <w:tcPr>
            <w:tcW w:w="4961" w:type="dxa"/>
            <w:gridSpan w:val="2"/>
            <w:tcPrChange w:id="4700" w:author="2" w:date="2021-08-31T10:55:00Z">
              <w:tcPr>
                <w:tcW w:w="4839" w:type="dxa"/>
              </w:tcPr>
            </w:tcPrChange>
          </w:tcPr>
          <w:p w14:paraId="26C97256" w14:textId="77777777" w:rsidR="0013389B" w:rsidRPr="006F33AA" w:rsidRDefault="005F6B70" w:rsidP="00C207C3">
            <w:pPr>
              <w:pStyle w:val="a4"/>
              <w:numPr>
                <w:ilvl w:val="0"/>
                <w:numId w:val="156"/>
              </w:numPr>
              <w:spacing w:after="0" w:line="273" w:lineRule="exact"/>
              <w:ind w:right="20"/>
              <w:rPr>
                <w:rFonts w:ascii="Times New Roman" w:hAnsi="Times New Roman"/>
                <w:color w:val="000000"/>
                <w:sz w:val="20"/>
                <w:rPrChange w:id="4701"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4702" w:author="2" w:date="2021-08-31T10:55:00Z">
                  <w:rPr>
                    <w:rFonts w:ascii="Times New Roman" w:eastAsia="Century Schoolbook" w:hAnsi="Times New Roman" w:cs="Times New Roman"/>
                    <w:color w:val="000000"/>
                    <w:sz w:val="24"/>
                    <w:szCs w:val="24"/>
                    <w:lang w:eastAsia="ru-RU"/>
                  </w:rPr>
                </w:rPrChange>
              </w:rPr>
              <w:t>6 см</w:t>
            </w:r>
          </w:p>
          <w:p w14:paraId="193401EB" w14:textId="77777777" w:rsidR="005F6B70" w:rsidRPr="006F33AA" w:rsidRDefault="005F6B70" w:rsidP="00C207C3">
            <w:pPr>
              <w:pStyle w:val="a4"/>
              <w:numPr>
                <w:ilvl w:val="0"/>
                <w:numId w:val="156"/>
              </w:numPr>
              <w:spacing w:after="0" w:line="273" w:lineRule="exact"/>
              <w:ind w:right="20"/>
              <w:rPr>
                <w:rFonts w:ascii="Times New Roman" w:hAnsi="Times New Roman"/>
                <w:color w:val="000000"/>
                <w:sz w:val="20"/>
                <w:rPrChange w:id="4703"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4704" w:author="2" w:date="2021-08-31T10:55:00Z">
                  <w:rPr>
                    <w:rFonts w:ascii="Times New Roman" w:eastAsia="Century Schoolbook" w:hAnsi="Times New Roman" w:cs="Times New Roman"/>
                    <w:color w:val="000000"/>
                    <w:sz w:val="24"/>
                    <w:szCs w:val="24"/>
                    <w:lang w:eastAsia="ru-RU"/>
                  </w:rPr>
                </w:rPrChange>
              </w:rPr>
              <w:t>3см</w:t>
            </w:r>
          </w:p>
          <w:p w14:paraId="09DF9399" w14:textId="77777777" w:rsidR="005F6B70" w:rsidRPr="006F33AA" w:rsidRDefault="005F6B70" w:rsidP="00C207C3">
            <w:pPr>
              <w:pStyle w:val="a4"/>
              <w:numPr>
                <w:ilvl w:val="0"/>
                <w:numId w:val="156"/>
              </w:numPr>
              <w:spacing w:after="0" w:line="273" w:lineRule="exact"/>
              <w:ind w:right="20"/>
              <w:rPr>
                <w:rFonts w:ascii="Times New Roman" w:hAnsi="Times New Roman"/>
                <w:color w:val="000000"/>
                <w:sz w:val="20"/>
                <w:rPrChange w:id="4705"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4706" w:author="2" w:date="2021-08-31T10:55:00Z">
                  <w:rPr>
                    <w:rFonts w:ascii="Times New Roman" w:eastAsia="Century Schoolbook" w:hAnsi="Times New Roman" w:cs="Times New Roman"/>
                    <w:color w:val="000000"/>
                    <w:sz w:val="24"/>
                    <w:szCs w:val="24"/>
                    <w:lang w:eastAsia="ru-RU"/>
                  </w:rPr>
                </w:rPrChange>
              </w:rPr>
              <w:t>4см</w:t>
            </w:r>
          </w:p>
          <w:p w14:paraId="0433E688" w14:textId="3D2342B1" w:rsidR="005F6B70" w:rsidRPr="006F33AA" w:rsidRDefault="005F6B70" w:rsidP="00C207C3">
            <w:pPr>
              <w:pStyle w:val="a4"/>
              <w:numPr>
                <w:ilvl w:val="0"/>
                <w:numId w:val="156"/>
              </w:numPr>
              <w:spacing w:after="0" w:line="273" w:lineRule="exact"/>
              <w:ind w:right="20"/>
              <w:rPr>
                <w:rFonts w:ascii="Times New Roman" w:hAnsi="Times New Roman"/>
                <w:color w:val="000000"/>
                <w:sz w:val="20"/>
                <w:rPrChange w:id="4707"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4708" w:author="2" w:date="2021-08-31T10:55:00Z">
                  <w:rPr>
                    <w:rFonts w:ascii="Times New Roman" w:eastAsia="Century Schoolbook" w:hAnsi="Times New Roman" w:cs="Times New Roman"/>
                    <w:color w:val="000000"/>
                    <w:sz w:val="24"/>
                    <w:szCs w:val="24"/>
                    <w:lang w:eastAsia="ru-RU"/>
                  </w:rPr>
                </w:rPrChange>
              </w:rPr>
              <w:t>10см</w:t>
            </w:r>
          </w:p>
        </w:tc>
        <w:tc>
          <w:tcPr>
            <w:tcW w:w="567" w:type="dxa"/>
            <w:gridSpan w:val="2"/>
            <w:tcPrChange w:id="4709" w:author="2" w:date="2021-08-31T10:55:00Z">
              <w:tcPr>
                <w:tcW w:w="547" w:type="dxa"/>
              </w:tcPr>
            </w:tcPrChange>
          </w:tcPr>
          <w:p w14:paraId="561F9DA3" w14:textId="2BD5239B" w:rsidR="0013389B" w:rsidRPr="00450F2B" w:rsidRDefault="00C82A85" w:rsidP="00450F2B">
            <w:pPr>
              <w:tabs>
                <w:tab w:val="left" w:pos="600"/>
                <w:tab w:val="left" w:pos="851"/>
              </w:tabs>
              <w:ind w:right="34" w:firstLine="142"/>
              <w:rPr>
                <w:rFonts w:ascii="Times New Roman" w:hAnsi="Times New Roman" w:cs="Times New Roman"/>
                <w:sz w:val="24"/>
                <w:szCs w:val="24"/>
              </w:rPr>
            </w:pPr>
            <w:ins w:id="4710" w:author="2" w:date="2021-08-31T10:55:00Z">
              <w:r>
                <w:rPr>
                  <w:rFonts w:ascii="Times New Roman" w:hAnsi="Times New Roman" w:cs="Times New Roman"/>
                  <w:sz w:val="24"/>
                  <w:szCs w:val="24"/>
                </w:rPr>
                <w:t>1</w:t>
              </w:r>
            </w:ins>
          </w:p>
        </w:tc>
      </w:tr>
      <w:tr w:rsidR="00FC7A68" w:rsidRPr="00450F2B" w14:paraId="003D0DC9" w14:textId="77777777" w:rsidTr="00911EF6">
        <w:tc>
          <w:tcPr>
            <w:tcW w:w="846" w:type="dxa"/>
            <w:tcPrChange w:id="4711" w:author="2" w:date="2021-08-31T10:55:00Z">
              <w:tcPr>
                <w:tcW w:w="846" w:type="dxa"/>
              </w:tcPr>
            </w:tcPrChange>
          </w:tcPr>
          <w:p w14:paraId="435F491A" w14:textId="612E0283" w:rsidR="00FC7A68" w:rsidRPr="00450F2B" w:rsidRDefault="00FC7A68" w:rsidP="00FC7A68">
            <w:pPr>
              <w:spacing w:after="120"/>
              <w:rPr>
                <w:rFonts w:ascii="Times New Roman" w:hAnsi="Times New Roman" w:cs="Times New Roman"/>
                <w:sz w:val="24"/>
                <w:szCs w:val="24"/>
              </w:rPr>
            </w:pPr>
          </w:p>
        </w:tc>
        <w:tc>
          <w:tcPr>
            <w:tcW w:w="1843" w:type="dxa"/>
            <w:tcPrChange w:id="4712" w:author="2" w:date="2021-08-31T10:55:00Z">
              <w:tcPr>
                <w:tcW w:w="1843" w:type="dxa"/>
              </w:tcPr>
            </w:tcPrChange>
          </w:tcPr>
          <w:p w14:paraId="398447CF" w14:textId="77777777" w:rsidR="00FC7A68" w:rsidRPr="00450F2B" w:rsidRDefault="00FC7A68" w:rsidP="00FC7A68">
            <w:pPr>
              <w:spacing w:after="120"/>
              <w:rPr>
                <w:rFonts w:ascii="Times New Roman" w:hAnsi="Times New Roman" w:cs="Times New Roman"/>
                <w:sz w:val="24"/>
                <w:szCs w:val="24"/>
              </w:rPr>
            </w:pPr>
          </w:p>
        </w:tc>
        <w:tc>
          <w:tcPr>
            <w:tcW w:w="425" w:type="dxa"/>
            <w:tcPrChange w:id="4713" w:author="2" w:date="2021-08-31T10:55:00Z">
              <w:tcPr>
                <w:tcW w:w="425" w:type="dxa"/>
              </w:tcPr>
            </w:tcPrChange>
          </w:tcPr>
          <w:p w14:paraId="22C3901D" w14:textId="77777777" w:rsidR="00FC7A68" w:rsidRPr="00450F2B" w:rsidRDefault="00FC7A68" w:rsidP="00FC7A68">
            <w:pPr>
              <w:spacing w:after="120"/>
              <w:rPr>
                <w:rFonts w:ascii="Times New Roman" w:hAnsi="Times New Roman" w:cs="Times New Roman"/>
                <w:sz w:val="24"/>
                <w:szCs w:val="24"/>
              </w:rPr>
            </w:pPr>
          </w:p>
        </w:tc>
        <w:tc>
          <w:tcPr>
            <w:tcW w:w="392" w:type="dxa"/>
            <w:tcPrChange w:id="4714" w:author="2" w:date="2021-08-31T10:55:00Z">
              <w:tcPr>
                <w:tcW w:w="392" w:type="dxa"/>
              </w:tcPr>
            </w:tcPrChange>
          </w:tcPr>
          <w:p w14:paraId="437C800D" w14:textId="77777777" w:rsidR="00FC7A68" w:rsidRPr="00450F2B" w:rsidRDefault="00FC7A68" w:rsidP="00FC7A68">
            <w:pPr>
              <w:spacing w:after="120"/>
              <w:rPr>
                <w:rFonts w:ascii="Times New Roman" w:hAnsi="Times New Roman" w:cs="Times New Roman"/>
                <w:sz w:val="24"/>
                <w:szCs w:val="24"/>
              </w:rPr>
            </w:pPr>
          </w:p>
        </w:tc>
        <w:tc>
          <w:tcPr>
            <w:tcW w:w="553" w:type="dxa"/>
            <w:tcPrChange w:id="4715" w:author="2" w:date="2021-08-31T10:55:00Z">
              <w:tcPr>
                <w:tcW w:w="553" w:type="dxa"/>
              </w:tcPr>
            </w:tcPrChange>
          </w:tcPr>
          <w:p w14:paraId="1A49528F" w14:textId="4EEDEC23"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4716" w:author="2" w:date="2021-08-31T10:55:00Z">
              <w:tcPr>
                <w:tcW w:w="6001" w:type="dxa"/>
              </w:tcPr>
            </w:tcPrChange>
          </w:tcPr>
          <w:p w14:paraId="0D69311B" w14:textId="77777777" w:rsidR="00FC7A68" w:rsidRPr="00D12C4D" w:rsidRDefault="00FC7A68" w:rsidP="00FC7A68">
            <w:pPr>
              <w:pStyle w:val="28"/>
              <w:shd w:val="clear" w:color="auto" w:fill="auto"/>
              <w:tabs>
                <w:tab w:val="left" w:pos="534"/>
              </w:tabs>
              <w:spacing w:before="0" w:after="56" w:line="226" w:lineRule="exact"/>
              <w:ind w:right="20" w:firstLine="0"/>
              <w:rPr>
                <w:rFonts w:ascii="Times New Roman" w:hAnsi="Times New Roman" w:cs="Times New Roman"/>
                <w:sz w:val="20"/>
                <w:szCs w:val="20"/>
              </w:rPr>
            </w:pPr>
            <w:r w:rsidRPr="00D12C4D">
              <w:rPr>
                <w:rStyle w:val="1"/>
                <w:rFonts w:ascii="Times New Roman" w:hAnsi="Times New Roman" w:cs="Times New Roman"/>
                <w:sz w:val="20"/>
                <w:szCs w:val="20"/>
              </w:rPr>
              <w:t>Дифракционная решётка содержит 100 штрихов на 1 мм длины. Перпендикулярно</w:t>
            </w:r>
            <w:r w:rsidRPr="00D12C4D">
              <w:rPr>
                <w:rStyle w:val="22"/>
                <w:rFonts w:ascii="Times New Roman" w:hAnsi="Times New Roman" w:cs="Times New Roman"/>
                <w:sz w:val="20"/>
                <w:szCs w:val="20"/>
              </w:rPr>
              <w:t xml:space="preserve"> </w:t>
            </w:r>
            <w:r w:rsidRPr="00D12C4D">
              <w:rPr>
                <w:rStyle w:val="1"/>
                <w:rFonts w:ascii="Times New Roman" w:hAnsi="Times New Roman" w:cs="Times New Roman"/>
                <w:sz w:val="20"/>
                <w:szCs w:val="20"/>
              </w:rPr>
              <w:t>решётке на неё падает свет с длиной волны 600 нм. Под каким углом наблюдается ин</w:t>
            </w:r>
            <w:r w:rsidRPr="00D12C4D">
              <w:rPr>
                <w:rStyle w:val="1"/>
                <w:rFonts w:ascii="Times New Roman" w:hAnsi="Times New Roman" w:cs="Times New Roman"/>
                <w:sz w:val="20"/>
                <w:szCs w:val="20"/>
              </w:rPr>
              <w:softHyphen/>
              <w:t>терференционный максимум третьего порядка?</w:t>
            </w:r>
          </w:p>
          <w:p w14:paraId="09F0F7A4" w14:textId="77777777" w:rsidR="00FC7A68" w:rsidRPr="00D12C4D"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4717" w:author="2" w:date="2021-08-31T10:55:00Z">
              <w:tcPr>
                <w:tcW w:w="4839" w:type="dxa"/>
              </w:tcPr>
            </w:tcPrChange>
          </w:tcPr>
          <w:p w14:paraId="6C40CA7C" w14:textId="77777777" w:rsidR="00FC7A68" w:rsidRPr="00FC7A68" w:rsidRDefault="00FC7A68" w:rsidP="00C207C3">
            <w:pPr>
              <w:pStyle w:val="a4"/>
              <w:numPr>
                <w:ilvl w:val="0"/>
                <w:numId w:val="155"/>
              </w:numPr>
              <w:spacing w:after="0" w:line="273" w:lineRule="exact"/>
              <w:ind w:right="20"/>
              <w:rPr>
                <w:rFonts w:ascii="Times New Roman" w:eastAsia="Century Schoolbook" w:hAnsi="Times New Roman" w:cs="Times New Roman"/>
                <w:color w:val="000000"/>
                <w:sz w:val="20"/>
                <w:szCs w:val="20"/>
                <w:lang w:eastAsia="ru-RU"/>
              </w:rPr>
            </w:pPr>
            <w:r w:rsidRPr="00FC7A68">
              <w:rPr>
                <w:rFonts w:ascii="Times New Roman" w:eastAsia="Century Schoolbook" w:hAnsi="Times New Roman" w:cs="Times New Roman"/>
                <w:color w:val="000000"/>
                <w:sz w:val="20"/>
                <w:szCs w:val="20"/>
                <w:lang w:eastAsia="ru-RU"/>
              </w:rPr>
              <w:t>10,37°</w:t>
            </w:r>
          </w:p>
          <w:p w14:paraId="0CA4DE27" w14:textId="77777777" w:rsidR="00FC7A68" w:rsidRPr="00FC7A68" w:rsidRDefault="00FC7A68" w:rsidP="00C207C3">
            <w:pPr>
              <w:pStyle w:val="a4"/>
              <w:numPr>
                <w:ilvl w:val="0"/>
                <w:numId w:val="155"/>
              </w:numPr>
              <w:spacing w:after="0" w:line="273" w:lineRule="exact"/>
              <w:ind w:right="20"/>
              <w:rPr>
                <w:rFonts w:ascii="Times New Roman" w:eastAsia="Century Schoolbook" w:hAnsi="Times New Roman" w:cs="Times New Roman"/>
                <w:color w:val="000000"/>
                <w:sz w:val="20"/>
                <w:szCs w:val="20"/>
                <w:lang w:eastAsia="ru-RU"/>
              </w:rPr>
            </w:pPr>
            <w:r w:rsidRPr="00FC7A68">
              <w:rPr>
                <w:rFonts w:ascii="Times New Roman" w:eastAsia="Century Schoolbook" w:hAnsi="Times New Roman" w:cs="Times New Roman"/>
                <w:color w:val="000000"/>
                <w:sz w:val="20"/>
                <w:szCs w:val="20"/>
                <w:lang w:eastAsia="ru-RU"/>
              </w:rPr>
              <w:t>8,54°</w:t>
            </w:r>
          </w:p>
          <w:p w14:paraId="2BEB2F3F" w14:textId="77777777" w:rsidR="00FC7A68" w:rsidRPr="00FC7A68" w:rsidRDefault="00FC7A68" w:rsidP="00C207C3">
            <w:pPr>
              <w:pStyle w:val="a4"/>
              <w:numPr>
                <w:ilvl w:val="0"/>
                <w:numId w:val="155"/>
              </w:numPr>
              <w:spacing w:after="0" w:line="273" w:lineRule="exact"/>
              <w:ind w:right="20"/>
              <w:rPr>
                <w:rFonts w:ascii="Times New Roman" w:eastAsia="Century Schoolbook" w:hAnsi="Times New Roman" w:cs="Times New Roman"/>
                <w:color w:val="000000"/>
                <w:sz w:val="20"/>
                <w:szCs w:val="20"/>
                <w:lang w:eastAsia="ru-RU"/>
              </w:rPr>
            </w:pPr>
            <w:r w:rsidRPr="00FC7A68">
              <w:rPr>
                <w:rFonts w:ascii="Times New Roman" w:eastAsia="Century Schoolbook" w:hAnsi="Times New Roman" w:cs="Times New Roman"/>
                <w:color w:val="000000"/>
                <w:sz w:val="20"/>
                <w:szCs w:val="20"/>
                <w:lang w:eastAsia="ru-RU"/>
              </w:rPr>
              <w:t>12,42°</w:t>
            </w:r>
          </w:p>
          <w:p w14:paraId="7C591130" w14:textId="43350384" w:rsidR="00FC7A68" w:rsidRPr="00FC7A68" w:rsidRDefault="00FC7A68" w:rsidP="00C207C3">
            <w:pPr>
              <w:pStyle w:val="a4"/>
              <w:numPr>
                <w:ilvl w:val="0"/>
                <w:numId w:val="155"/>
              </w:numPr>
              <w:spacing w:after="0" w:line="273" w:lineRule="exact"/>
              <w:ind w:right="20"/>
              <w:rPr>
                <w:rFonts w:ascii="Times New Roman" w:eastAsia="Century Schoolbook" w:hAnsi="Times New Roman" w:cs="Times New Roman"/>
                <w:color w:val="000000"/>
                <w:sz w:val="20"/>
                <w:szCs w:val="20"/>
                <w:lang w:eastAsia="ru-RU"/>
              </w:rPr>
            </w:pPr>
            <w:r w:rsidRPr="00FC7A68">
              <w:rPr>
                <w:rFonts w:ascii="Times New Roman" w:eastAsia="Century Schoolbook" w:hAnsi="Times New Roman" w:cs="Times New Roman"/>
                <w:color w:val="000000"/>
                <w:sz w:val="20"/>
                <w:szCs w:val="20"/>
                <w:lang w:eastAsia="ru-RU"/>
              </w:rPr>
              <w:t>15,56°</w:t>
            </w:r>
          </w:p>
        </w:tc>
        <w:tc>
          <w:tcPr>
            <w:tcW w:w="567" w:type="dxa"/>
            <w:gridSpan w:val="2"/>
            <w:tcPrChange w:id="4718" w:author="2" w:date="2021-08-31T10:55:00Z">
              <w:tcPr>
                <w:tcW w:w="547" w:type="dxa"/>
              </w:tcPr>
            </w:tcPrChange>
          </w:tcPr>
          <w:p w14:paraId="7FF54AA1" w14:textId="63D4A682"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637BD3D6" w14:textId="77777777" w:rsidTr="00911EF6">
        <w:tc>
          <w:tcPr>
            <w:tcW w:w="846" w:type="dxa"/>
            <w:tcPrChange w:id="4719" w:author="2" w:date="2021-08-31T10:55:00Z">
              <w:tcPr>
                <w:tcW w:w="846" w:type="dxa"/>
              </w:tcPr>
            </w:tcPrChange>
          </w:tcPr>
          <w:p w14:paraId="3728471F" w14:textId="77777777" w:rsidR="00FC7A68" w:rsidRPr="00450F2B" w:rsidRDefault="00FC7A68" w:rsidP="00FC7A68">
            <w:pPr>
              <w:spacing w:after="120"/>
              <w:rPr>
                <w:rFonts w:ascii="Times New Roman" w:hAnsi="Times New Roman" w:cs="Times New Roman"/>
                <w:sz w:val="24"/>
                <w:szCs w:val="24"/>
              </w:rPr>
            </w:pPr>
          </w:p>
        </w:tc>
        <w:tc>
          <w:tcPr>
            <w:tcW w:w="1843" w:type="dxa"/>
            <w:tcPrChange w:id="4720" w:author="2" w:date="2021-08-31T10:55:00Z">
              <w:tcPr>
                <w:tcW w:w="1843" w:type="dxa"/>
              </w:tcPr>
            </w:tcPrChange>
          </w:tcPr>
          <w:p w14:paraId="1F3D326D" w14:textId="77777777" w:rsidR="00FC7A68" w:rsidRPr="00450F2B" w:rsidRDefault="00FC7A68" w:rsidP="00FC7A68">
            <w:pPr>
              <w:spacing w:after="120"/>
              <w:rPr>
                <w:rFonts w:ascii="Times New Roman" w:hAnsi="Times New Roman" w:cs="Times New Roman"/>
                <w:sz w:val="24"/>
                <w:szCs w:val="24"/>
              </w:rPr>
            </w:pPr>
          </w:p>
        </w:tc>
        <w:tc>
          <w:tcPr>
            <w:tcW w:w="425" w:type="dxa"/>
            <w:tcPrChange w:id="4721" w:author="2" w:date="2021-08-31T10:55:00Z">
              <w:tcPr>
                <w:tcW w:w="425" w:type="dxa"/>
              </w:tcPr>
            </w:tcPrChange>
          </w:tcPr>
          <w:p w14:paraId="09C441FD" w14:textId="77777777" w:rsidR="00FC7A68" w:rsidRPr="00450F2B" w:rsidRDefault="00FC7A68" w:rsidP="00FC7A68">
            <w:pPr>
              <w:spacing w:after="120"/>
              <w:rPr>
                <w:rFonts w:ascii="Times New Roman" w:hAnsi="Times New Roman" w:cs="Times New Roman"/>
                <w:sz w:val="24"/>
                <w:szCs w:val="24"/>
              </w:rPr>
            </w:pPr>
          </w:p>
        </w:tc>
        <w:tc>
          <w:tcPr>
            <w:tcW w:w="392" w:type="dxa"/>
            <w:tcPrChange w:id="4722" w:author="2" w:date="2021-08-31T10:55:00Z">
              <w:tcPr>
                <w:tcW w:w="392" w:type="dxa"/>
              </w:tcPr>
            </w:tcPrChange>
          </w:tcPr>
          <w:p w14:paraId="492437D7" w14:textId="77777777" w:rsidR="00FC7A68" w:rsidRPr="00450F2B" w:rsidRDefault="00FC7A68" w:rsidP="00FC7A68">
            <w:pPr>
              <w:spacing w:after="120"/>
              <w:rPr>
                <w:rFonts w:ascii="Times New Roman" w:hAnsi="Times New Roman" w:cs="Times New Roman"/>
                <w:sz w:val="24"/>
                <w:szCs w:val="24"/>
              </w:rPr>
            </w:pPr>
          </w:p>
        </w:tc>
        <w:tc>
          <w:tcPr>
            <w:tcW w:w="553" w:type="dxa"/>
            <w:tcPrChange w:id="4723" w:author="2" w:date="2021-08-31T10:55:00Z">
              <w:tcPr>
                <w:tcW w:w="553" w:type="dxa"/>
              </w:tcPr>
            </w:tcPrChange>
          </w:tcPr>
          <w:p w14:paraId="0D7EFE0A" w14:textId="1888E45E"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4724" w:author="2" w:date="2021-08-31T10:55:00Z">
              <w:tcPr>
                <w:tcW w:w="6001" w:type="dxa"/>
              </w:tcPr>
            </w:tcPrChange>
          </w:tcPr>
          <w:p w14:paraId="765981D1" w14:textId="77777777" w:rsidR="00FC7A68" w:rsidRPr="00D12C4D" w:rsidRDefault="00FC7A68" w:rsidP="00FC7A68">
            <w:pPr>
              <w:pStyle w:val="28"/>
              <w:shd w:val="clear" w:color="auto" w:fill="auto"/>
              <w:tabs>
                <w:tab w:val="left" w:pos="529"/>
              </w:tabs>
              <w:spacing w:before="0" w:line="226" w:lineRule="exact"/>
              <w:ind w:left="20" w:right="20" w:firstLine="0"/>
              <w:rPr>
                <w:rFonts w:ascii="Times New Roman" w:hAnsi="Times New Roman" w:cs="Times New Roman"/>
                <w:sz w:val="20"/>
                <w:szCs w:val="20"/>
              </w:rPr>
            </w:pPr>
            <w:r w:rsidRPr="00D12C4D">
              <w:rPr>
                <w:rStyle w:val="1"/>
                <w:rFonts w:ascii="Times New Roman" w:hAnsi="Times New Roman" w:cs="Times New Roman"/>
                <w:sz w:val="20"/>
                <w:szCs w:val="20"/>
              </w:rPr>
              <w:t>На дифракционную решётку, содержащую 200 штрихов на 1 мм, перпендикулярно</w:t>
            </w:r>
            <w:r w:rsidRPr="00D12C4D">
              <w:rPr>
                <w:rStyle w:val="21"/>
                <w:rFonts w:ascii="Times New Roman" w:hAnsi="Times New Roman" w:cs="Times New Roman"/>
                <w:sz w:val="20"/>
                <w:szCs w:val="20"/>
              </w:rPr>
              <w:t xml:space="preserve"> </w:t>
            </w:r>
            <w:r w:rsidRPr="00D12C4D">
              <w:rPr>
                <w:rStyle w:val="1"/>
                <w:rFonts w:ascii="Times New Roman" w:hAnsi="Times New Roman" w:cs="Times New Roman"/>
                <w:sz w:val="20"/>
                <w:szCs w:val="20"/>
              </w:rPr>
              <w:t>ей падает пучок белого света. На каком расстоянии от решётки находится экран, если</w:t>
            </w:r>
            <w:r w:rsidRPr="00D12C4D">
              <w:rPr>
                <w:rStyle w:val="21"/>
                <w:rFonts w:ascii="Times New Roman" w:hAnsi="Times New Roman" w:cs="Times New Roman"/>
                <w:sz w:val="20"/>
                <w:szCs w:val="20"/>
              </w:rPr>
              <w:t xml:space="preserve"> </w:t>
            </w:r>
            <w:r w:rsidRPr="00D12C4D">
              <w:rPr>
                <w:rStyle w:val="1"/>
                <w:rFonts w:ascii="Times New Roman" w:hAnsi="Times New Roman" w:cs="Times New Roman"/>
                <w:sz w:val="20"/>
                <w:szCs w:val="20"/>
              </w:rPr>
              <w:t>ближайшие первые</w:t>
            </w:r>
            <w:r w:rsidRPr="00D12C4D">
              <w:rPr>
                <w:rStyle w:val="85pt"/>
                <w:rFonts w:ascii="Times New Roman" w:hAnsi="Times New Roman" w:cs="Times New Roman"/>
                <w:sz w:val="20"/>
                <w:szCs w:val="20"/>
              </w:rPr>
              <w:t xml:space="preserve"> </w:t>
            </w:r>
            <w:r w:rsidRPr="00D12C4D">
              <w:rPr>
                <w:rStyle w:val="85pt"/>
                <w:rFonts w:ascii="Times New Roman" w:hAnsi="Times New Roman" w:cs="Times New Roman"/>
                <w:b w:val="0"/>
                <w:sz w:val="20"/>
                <w:szCs w:val="20"/>
              </w:rPr>
              <w:t>интерференционные</w:t>
            </w:r>
            <w:r w:rsidRPr="00D12C4D">
              <w:rPr>
                <w:rStyle w:val="1"/>
                <w:rFonts w:ascii="Times New Roman" w:hAnsi="Times New Roman" w:cs="Times New Roman"/>
                <w:sz w:val="20"/>
                <w:szCs w:val="20"/>
              </w:rPr>
              <w:t xml:space="preserve"> максимумы, соответствующие красному и синему</w:t>
            </w:r>
            <w:r w:rsidRPr="00D12C4D">
              <w:rPr>
                <w:rStyle w:val="21"/>
                <w:rFonts w:ascii="Times New Roman" w:hAnsi="Times New Roman" w:cs="Times New Roman"/>
                <w:sz w:val="20"/>
                <w:szCs w:val="20"/>
              </w:rPr>
              <w:t xml:space="preserve"> </w:t>
            </w:r>
            <w:r w:rsidRPr="00D12C4D">
              <w:rPr>
                <w:rStyle w:val="1"/>
                <w:rFonts w:ascii="Times New Roman" w:hAnsi="Times New Roman" w:cs="Times New Roman"/>
                <w:sz w:val="20"/>
                <w:szCs w:val="20"/>
              </w:rPr>
              <w:t>цветам, находятся на расстоянии 6 см друг от друга? При расчёте примите, что красно</w:t>
            </w:r>
            <w:r w:rsidRPr="00D12C4D">
              <w:rPr>
                <w:rStyle w:val="1"/>
                <w:rFonts w:ascii="Times New Roman" w:hAnsi="Times New Roman" w:cs="Times New Roman"/>
                <w:sz w:val="20"/>
                <w:szCs w:val="20"/>
              </w:rPr>
              <w:softHyphen/>
              <w:t>му цвету соответствует длина волны 740 нм, а синему — 440 нм.</w:t>
            </w:r>
          </w:p>
          <w:p w14:paraId="5BE46B52" w14:textId="77777777" w:rsidR="00FC7A68" w:rsidRPr="00D12C4D"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4725" w:author="2" w:date="2021-08-31T10:55:00Z">
              <w:tcPr>
                <w:tcW w:w="4839" w:type="dxa"/>
              </w:tcPr>
            </w:tcPrChange>
          </w:tcPr>
          <w:p w14:paraId="2AC3BFE9" w14:textId="77777777" w:rsidR="00C82A85" w:rsidRPr="006F33AA" w:rsidRDefault="00C82A85" w:rsidP="00C82A85">
            <w:pPr>
              <w:pStyle w:val="a4"/>
              <w:numPr>
                <w:ilvl w:val="0"/>
                <w:numId w:val="211"/>
              </w:numPr>
              <w:spacing w:after="0" w:line="273" w:lineRule="exact"/>
              <w:ind w:right="20"/>
              <w:rPr>
                <w:ins w:id="4726" w:author="2" w:date="2021-08-31T10:55:00Z"/>
                <w:rFonts w:ascii="Times New Roman" w:eastAsia="Century Schoolbook" w:hAnsi="Times New Roman" w:cs="Times New Roman"/>
                <w:color w:val="000000"/>
                <w:sz w:val="20"/>
                <w:szCs w:val="20"/>
                <w:lang w:eastAsia="ru-RU"/>
              </w:rPr>
            </w:pPr>
            <w:ins w:id="4727" w:author="2" w:date="2021-08-31T10:55:00Z">
              <w:r w:rsidRPr="006F33AA">
                <w:rPr>
                  <w:rFonts w:ascii="Times New Roman" w:eastAsia="Century Schoolbook" w:hAnsi="Times New Roman" w:cs="Times New Roman"/>
                  <w:color w:val="000000"/>
                  <w:sz w:val="20"/>
                  <w:szCs w:val="20"/>
                  <w:lang w:eastAsia="ru-RU"/>
                </w:rPr>
                <w:t>0,68м</w:t>
              </w:r>
            </w:ins>
          </w:p>
          <w:p w14:paraId="32A615E0" w14:textId="77777777" w:rsidR="00C82A85" w:rsidRPr="006F33AA" w:rsidRDefault="00C82A85" w:rsidP="00C82A85">
            <w:pPr>
              <w:pStyle w:val="a4"/>
              <w:numPr>
                <w:ilvl w:val="0"/>
                <w:numId w:val="211"/>
              </w:numPr>
              <w:spacing w:after="0" w:line="273" w:lineRule="exact"/>
              <w:ind w:right="20"/>
              <w:rPr>
                <w:ins w:id="4728" w:author="2" w:date="2021-08-31T10:55:00Z"/>
                <w:rFonts w:ascii="Times New Roman" w:eastAsia="Century Schoolbook" w:hAnsi="Times New Roman" w:cs="Times New Roman"/>
                <w:color w:val="000000"/>
                <w:sz w:val="20"/>
                <w:szCs w:val="20"/>
                <w:lang w:eastAsia="ru-RU"/>
              </w:rPr>
            </w:pPr>
            <w:ins w:id="4729" w:author="2" w:date="2021-08-31T10:55:00Z">
              <w:r w:rsidRPr="006F33AA">
                <w:rPr>
                  <w:rFonts w:ascii="Times New Roman" w:eastAsia="Century Schoolbook" w:hAnsi="Times New Roman" w:cs="Times New Roman"/>
                  <w:color w:val="000000"/>
                  <w:sz w:val="20"/>
                  <w:szCs w:val="20"/>
                  <w:lang w:eastAsia="ru-RU"/>
                </w:rPr>
                <w:t>0</w:t>
              </w:r>
              <w:r w:rsidR="00CE3555" w:rsidRPr="006F33AA">
                <w:rPr>
                  <w:rFonts w:ascii="Times New Roman" w:eastAsia="Century Schoolbook" w:hAnsi="Times New Roman" w:cs="Times New Roman"/>
                  <w:color w:val="000000"/>
                  <w:sz w:val="20"/>
                  <w:szCs w:val="20"/>
                  <w:lang w:eastAsia="ru-RU"/>
                </w:rPr>
                <w:t>.32м</w:t>
              </w:r>
            </w:ins>
          </w:p>
          <w:p w14:paraId="28A2101D" w14:textId="77777777" w:rsidR="00C82A85" w:rsidRPr="006F33AA" w:rsidRDefault="00CE3555" w:rsidP="00C82A85">
            <w:pPr>
              <w:pStyle w:val="a4"/>
              <w:numPr>
                <w:ilvl w:val="0"/>
                <w:numId w:val="211"/>
              </w:numPr>
              <w:spacing w:after="0" w:line="273" w:lineRule="exact"/>
              <w:ind w:right="20"/>
              <w:rPr>
                <w:ins w:id="4730" w:author="2" w:date="2021-08-31T10:55:00Z"/>
                <w:rFonts w:ascii="Times New Roman" w:eastAsia="Century Schoolbook" w:hAnsi="Times New Roman" w:cs="Times New Roman"/>
                <w:color w:val="000000"/>
                <w:sz w:val="20"/>
                <w:szCs w:val="20"/>
                <w:lang w:eastAsia="ru-RU"/>
              </w:rPr>
            </w:pPr>
            <w:ins w:id="4731" w:author="2" w:date="2021-08-31T10:55:00Z">
              <w:r w:rsidRPr="006F33AA">
                <w:rPr>
                  <w:rFonts w:ascii="Times New Roman" w:eastAsia="Century Schoolbook" w:hAnsi="Times New Roman" w:cs="Times New Roman"/>
                  <w:color w:val="000000"/>
                  <w:sz w:val="20"/>
                  <w:szCs w:val="20"/>
                  <w:lang w:eastAsia="ru-RU"/>
                </w:rPr>
                <w:t>1,24м</w:t>
              </w:r>
            </w:ins>
          </w:p>
          <w:p w14:paraId="64F610A3" w14:textId="6C50E4ED" w:rsidR="00FC7A68" w:rsidRPr="006F33AA" w:rsidRDefault="00C82A85" w:rsidP="00C82A85">
            <w:pPr>
              <w:pStyle w:val="a4"/>
              <w:numPr>
                <w:ilvl w:val="0"/>
                <w:numId w:val="211"/>
              </w:numPr>
              <w:spacing w:after="0" w:line="273" w:lineRule="exact"/>
              <w:ind w:right="20"/>
              <w:rPr>
                <w:rFonts w:ascii="Times New Roman" w:hAnsi="Times New Roman"/>
                <w:color w:val="000000"/>
                <w:sz w:val="20"/>
                <w:rPrChange w:id="4732" w:author="2" w:date="2021-08-31T10:55:00Z">
                  <w:rPr>
                    <w:rFonts w:ascii="Times New Roman" w:eastAsia="Century Schoolbook" w:hAnsi="Times New Roman" w:cs="Times New Roman"/>
                    <w:color w:val="000000"/>
                    <w:sz w:val="24"/>
                    <w:szCs w:val="24"/>
                    <w:lang w:eastAsia="ru-RU"/>
                  </w:rPr>
                </w:rPrChange>
              </w:rPr>
              <w:pPrChange w:id="4733" w:author="2" w:date="2021-08-31T10:55:00Z">
                <w:pPr>
                  <w:pStyle w:val="a4"/>
                  <w:framePr w:hSpace="180" w:wrap="around" w:hAnchor="margin" w:y="665"/>
                  <w:spacing w:after="0" w:line="273" w:lineRule="exact"/>
                  <w:ind w:left="346" w:right="20" w:firstLine="142"/>
                </w:pPr>
              </w:pPrChange>
            </w:pPr>
            <w:ins w:id="4734" w:author="2" w:date="2021-08-31T10:55:00Z">
              <w:r w:rsidRPr="006F33AA">
                <w:rPr>
                  <w:rFonts w:ascii="Times New Roman" w:eastAsia="Century Schoolbook" w:hAnsi="Times New Roman" w:cs="Times New Roman"/>
                  <w:color w:val="000000"/>
                  <w:sz w:val="20"/>
                  <w:szCs w:val="20"/>
                  <w:lang w:eastAsia="ru-RU"/>
                </w:rPr>
                <w:t>1м</w:t>
              </w:r>
            </w:ins>
          </w:p>
        </w:tc>
        <w:tc>
          <w:tcPr>
            <w:tcW w:w="567" w:type="dxa"/>
            <w:gridSpan w:val="2"/>
            <w:tcPrChange w:id="4735" w:author="2" w:date="2021-08-31T10:55:00Z">
              <w:tcPr>
                <w:tcW w:w="547" w:type="dxa"/>
              </w:tcPr>
            </w:tcPrChange>
          </w:tcPr>
          <w:p w14:paraId="4EE933FA" w14:textId="766B415E" w:rsidR="00FC7A68" w:rsidRPr="00450F2B" w:rsidRDefault="00CE3555" w:rsidP="00FC7A68">
            <w:pPr>
              <w:tabs>
                <w:tab w:val="left" w:pos="600"/>
                <w:tab w:val="left" w:pos="851"/>
              </w:tabs>
              <w:ind w:right="34" w:firstLine="142"/>
              <w:rPr>
                <w:rFonts w:ascii="Times New Roman" w:hAnsi="Times New Roman" w:cs="Times New Roman"/>
                <w:sz w:val="24"/>
                <w:szCs w:val="24"/>
              </w:rPr>
            </w:pPr>
            <w:ins w:id="4736" w:author="2" w:date="2021-08-31T10:55:00Z">
              <w:r>
                <w:rPr>
                  <w:rFonts w:ascii="Times New Roman" w:hAnsi="Times New Roman" w:cs="Times New Roman"/>
                  <w:sz w:val="24"/>
                  <w:szCs w:val="24"/>
                </w:rPr>
                <w:t>4</w:t>
              </w:r>
            </w:ins>
          </w:p>
        </w:tc>
      </w:tr>
      <w:tr w:rsidR="00FC7A68" w:rsidRPr="00450F2B" w14:paraId="597B856C" w14:textId="77777777" w:rsidTr="00911EF6">
        <w:tc>
          <w:tcPr>
            <w:tcW w:w="846" w:type="dxa"/>
            <w:tcPrChange w:id="4737" w:author="2" w:date="2021-08-31T10:55:00Z">
              <w:tcPr>
                <w:tcW w:w="846" w:type="dxa"/>
              </w:tcPr>
            </w:tcPrChange>
          </w:tcPr>
          <w:p w14:paraId="3A6EF80B" w14:textId="77777777" w:rsidR="00FC7A68" w:rsidRPr="00450F2B" w:rsidRDefault="00FC7A68" w:rsidP="00FC7A68">
            <w:pPr>
              <w:spacing w:after="120"/>
              <w:rPr>
                <w:rFonts w:ascii="Times New Roman" w:hAnsi="Times New Roman" w:cs="Times New Roman"/>
                <w:sz w:val="24"/>
                <w:szCs w:val="24"/>
              </w:rPr>
            </w:pPr>
          </w:p>
        </w:tc>
        <w:tc>
          <w:tcPr>
            <w:tcW w:w="1843" w:type="dxa"/>
            <w:tcPrChange w:id="4738" w:author="2" w:date="2021-08-31T10:55:00Z">
              <w:tcPr>
                <w:tcW w:w="1843" w:type="dxa"/>
              </w:tcPr>
            </w:tcPrChange>
          </w:tcPr>
          <w:p w14:paraId="4E2E9669" w14:textId="7D2C8974" w:rsidR="00FC7A68" w:rsidRPr="000950B0" w:rsidRDefault="00FC7A68" w:rsidP="00FC7A68">
            <w:pPr>
              <w:spacing w:after="120"/>
              <w:rPr>
                <w:rFonts w:ascii="Times New Roman" w:hAnsi="Times New Roman" w:cs="Times New Roman"/>
                <w:b/>
                <w:sz w:val="20"/>
                <w:szCs w:val="20"/>
              </w:rPr>
            </w:pPr>
            <w:r w:rsidRPr="000950B0">
              <w:rPr>
                <w:rFonts w:ascii="Times New Roman" w:hAnsi="Times New Roman" w:cs="Times New Roman"/>
                <w:b/>
                <w:sz w:val="20"/>
                <w:szCs w:val="20"/>
              </w:rPr>
              <w:t xml:space="preserve">Анализ процессов </w:t>
            </w:r>
            <w:r>
              <w:rPr>
                <w:rFonts w:ascii="Times New Roman" w:hAnsi="Times New Roman" w:cs="Times New Roman"/>
                <w:b/>
                <w:sz w:val="20"/>
                <w:szCs w:val="20"/>
              </w:rPr>
              <w:t>(</w:t>
            </w:r>
            <w:r w:rsidRPr="000950B0">
              <w:rPr>
                <w:rFonts w:ascii="Times New Roman" w:hAnsi="Times New Roman" w:cs="Times New Roman"/>
                <w:b/>
                <w:sz w:val="20"/>
                <w:szCs w:val="20"/>
              </w:rPr>
              <w:t>интерференция</w:t>
            </w:r>
            <w:r>
              <w:rPr>
                <w:rFonts w:ascii="Times New Roman" w:hAnsi="Times New Roman" w:cs="Times New Roman"/>
                <w:b/>
                <w:sz w:val="20"/>
                <w:szCs w:val="20"/>
              </w:rPr>
              <w:t>)</w:t>
            </w:r>
          </w:p>
        </w:tc>
        <w:tc>
          <w:tcPr>
            <w:tcW w:w="425" w:type="dxa"/>
            <w:tcPrChange w:id="4739" w:author="2" w:date="2021-08-31T10:55:00Z">
              <w:tcPr>
                <w:tcW w:w="425" w:type="dxa"/>
              </w:tcPr>
            </w:tcPrChange>
          </w:tcPr>
          <w:p w14:paraId="6C4D2C55" w14:textId="7F0DCE23" w:rsidR="00FC7A68" w:rsidRPr="000950B0" w:rsidRDefault="00013783" w:rsidP="00FC7A68">
            <w:pPr>
              <w:spacing w:after="120"/>
              <w:rPr>
                <w:rFonts w:ascii="Times New Roman" w:hAnsi="Times New Roman" w:cs="Times New Roman"/>
                <w:sz w:val="20"/>
                <w:szCs w:val="20"/>
              </w:rPr>
            </w:pPr>
            <w:r>
              <w:rPr>
                <w:rFonts w:ascii="Times New Roman" w:hAnsi="Times New Roman" w:cs="Times New Roman"/>
                <w:sz w:val="20"/>
                <w:szCs w:val="20"/>
              </w:rPr>
              <w:t>8</w:t>
            </w:r>
          </w:p>
        </w:tc>
        <w:tc>
          <w:tcPr>
            <w:tcW w:w="392" w:type="dxa"/>
            <w:tcPrChange w:id="4740" w:author="2" w:date="2021-08-31T10:55:00Z">
              <w:tcPr>
                <w:tcW w:w="392" w:type="dxa"/>
              </w:tcPr>
            </w:tcPrChange>
          </w:tcPr>
          <w:p w14:paraId="67AAB230" w14:textId="77777777" w:rsidR="00FC7A68" w:rsidRPr="00450F2B" w:rsidRDefault="00FC7A68" w:rsidP="00FC7A68">
            <w:pPr>
              <w:spacing w:after="120"/>
              <w:rPr>
                <w:rFonts w:ascii="Times New Roman" w:hAnsi="Times New Roman" w:cs="Times New Roman"/>
                <w:sz w:val="24"/>
                <w:szCs w:val="24"/>
              </w:rPr>
            </w:pPr>
          </w:p>
        </w:tc>
        <w:tc>
          <w:tcPr>
            <w:tcW w:w="553" w:type="dxa"/>
            <w:tcPrChange w:id="4741" w:author="2" w:date="2021-08-31T10:55:00Z">
              <w:tcPr>
                <w:tcW w:w="553" w:type="dxa"/>
              </w:tcPr>
            </w:tcPrChange>
          </w:tcPr>
          <w:p w14:paraId="1A82B847" w14:textId="1E76A7A6"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4742" w:author="2" w:date="2021-08-31T10:55:00Z">
              <w:tcPr>
                <w:tcW w:w="6001" w:type="dxa"/>
              </w:tcPr>
            </w:tcPrChange>
          </w:tcPr>
          <w:p w14:paraId="6654760E" w14:textId="30672634" w:rsidR="00FC7A68" w:rsidRPr="002C740F" w:rsidRDefault="00FC7A68" w:rsidP="00FC7A68">
            <w:pPr>
              <w:rPr>
                <w:rFonts w:ascii="Times New Roman" w:eastAsia="Times New Roman" w:hAnsi="Times New Roman" w:cs="Times New Roman"/>
                <w:color w:val="000000"/>
                <w:sz w:val="20"/>
                <w:szCs w:val="20"/>
                <w:lang w:eastAsia="ru-RU"/>
              </w:rPr>
            </w:pPr>
            <w:r>
              <w:rPr>
                <w:noProof/>
                <w:lang w:eastAsia="ru-RU"/>
              </w:rPr>
              <w:drawing>
                <wp:anchor distT="0" distB="0" distL="114300" distR="114300" simplePos="0" relativeHeight="252172288" behindDoc="1" locked="0" layoutInCell="1" allowOverlap="1" wp14:anchorId="4C2A7429" wp14:editId="0C5AB704">
                  <wp:simplePos x="0" y="0"/>
                  <wp:positionH relativeFrom="column">
                    <wp:posOffset>2043430</wp:posOffset>
                  </wp:positionH>
                  <wp:positionV relativeFrom="paragraph">
                    <wp:posOffset>55880</wp:posOffset>
                  </wp:positionV>
                  <wp:extent cx="1609090" cy="1609090"/>
                  <wp:effectExtent l="0" t="0" r="0" b="0"/>
                  <wp:wrapTight wrapText="bothSides">
                    <wp:wrapPolygon edited="0">
                      <wp:start x="0" y="0"/>
                      <wp:lineTo x="0" y="21225"/>
                      <wp:lineTo x="21225" y="21225"/>
                      <wp:lineTo x="21225" y="0"/>
                      <wp:lineTo x="0" y="0"/>
                    </wp:wrapPolygon>
                  </wp:wrapTight>
                  <wp:docPr id="276" name="Рисунок 276" descr="https://phys-ege.sdamgia.ru/get_file?id=8216&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hys-ege.sdamgia.ru/get_file?id=8216&amp;png=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609090" cy="16090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740F">
              <w:rPr>
                <w:rFonts w:ascii="Times New Roman" w:eastAsia="Times New Roman" w:hAnsi="Times New Roman" w:cs="Times New Roman"/>
                <w:color w:val="000000"/>
                <w:sz w:val="20"/>
                <w:szCs w:val="20"/>
                <w:lang w:eastAsia="ru-RU"/>
              </w:rPr>
              <w:t>В классическом опыте Юнга по дифракции пучок света, прошедший через узкое отверстие А, освещает отверстия В и С, за которыми на экране возникает интерференционная картина (см. рисунок).</w:t>
            </w:r>
          </w:p>
          <w:p w14:paraId="67884848" w14:textId="11637AB5" w:rsidR="00FC7A68" w:rsidRPr="002C740F" w:rsidRDefault="00FC7A68" w:rsidP="00FC7A68">
            <w:pPr>
              <w:rPr>
                <w:rFonts w:ascii="Times New Roman" w:eastAsia="Times New Roman" w:hAnsi="Times New Roman" w:cs="Times New Roman"/>
                <w:color w:val="000000"/>
                <w:sz w:val="20"/>
                <w:szCs w:val="20"/>
                <w:lang w:eastAsia="ru-RU"/>
              </w:rPr>
            </w:pPr>
            <w:r w:rsidRPr="002C740F">
              <w:rPr>
                <w:rFonts w:ascii="Times New Roman" w:eastAsia="Times New Roman" w:hAnsi="Times New Roman" w:cs="Times New Roman"/>
                <w:color w:val="000000"/>
                <w:sz w:val="20"/>
                <w:szCs w:val="20"/>
                <w:lang w:eastAsia="ru-RU"/>
              </w:rPr>
              <w:t> Если уменьшить расстояние </w:t>
            </w:r>
            <w:r w:rsidRPr="002C740F">
              <w:rPr>
                <w:rFonts w:ascii="Times New Roman" w:eastAsia="Times New Roman" w:hAnsi="Times New Roman" w:cs="Times New Roman"/>
                <w:i/>
                <w:iCs/>
                <w:color w:val="000000"/>
                <w:sz w:val="20"/>
                <w:szCs w:val="20"/>
                <w:lang w:eastAsia="ru-RU"/>
              </w:rPr>
              <w:t>d</w:t>
            </w:r>
            <w:r w:rsidRPr="002C740F">
              <w:rPr>
                <w:rFonts w:ascii="Times New Roman" w:eastAsia="Times New Roman" w:hAnsi="Times New Roman" w:cs="Times New Roman"/>
                <w:color w:val="000000"/>
                <w:sz w:val="20"/>
                <w:szCs w:val="20"/>
                <w:lang w:eastAsia="ru-RU"/>
              </w:rPr>
              <w:t> вдвое, то</w:t>
            </w:r>
            <w:r>
              <w:rPr>
                <w:noProof/>
                <w:lang w:eastAsia="ru-RU"/>
              </w:rPr>
              <w:t xml:space="preserve"> </w:t>
            </w:r>
          </w:p>
          <w:p w14:paraId="23E4314B" w14:textId="77777777" w:rsidR="00FC7A68" w:rsidRPr="00C24018"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4743" w:author="2" w:date="2021-08-31T10:55:00Z">
              <w:tcPr>
                <w:tcW w:w="4839" w:type="dxa"/>
              </w:tcPr>
            </w:tcPrChange>
          </w:tcPr>
          <w:p w14:paraId="663675EC" w14:textId="0BB7BB4C" w:rsidR="00FC7A68" w:rsidRPr="006F33AA" w:rsidRDefault="00FC7A68" w:rsidP="00FC7A68">
            <w:pPr>
              <w:ind w:firstLine="375"/>
              <w:jc w:val="both"/>
              <w:rPr>
                <w:rFonts w:ascii="Times New Roman" w:hAnsi="Times New Roman"/>
                <w:color w:val="000000"/>
                <w:sz w:val="20"/>
                <w:rPrChange w:id="4744"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745" w:author="2" w:date="2021-08-31T10:55:00Z">
                  <w:rPr>
                    <w:rFonts w:ascii="Times New Roman" w:eastAsia="Times New Roman" w:hAnsi="Times New Roman" w:cs="Times New Roman"/>
                    <w:color w:val="000000"/>
                    <w:lang w:eastAsia="ru-RU"/>
                  </w:rPr>
                </w:rPrChange>
              </w:rPr>
              <w:t>1</w:t>
            </w:r>
            <w:ins w:id="4746" w:author="2" w:date="2021-08-31T10:55:00Z">
              <w:r w:rsidR="00C82A85" w:rsidRPr="006F33AA">
                <w:rPr>
                  <w:rFonts w:ascii="Times New Roman" w:eastAsia="Times New Roman" w:hAnsi="Times New Roman" w:cs="Times New Roman"/>
                  <w:color w:val="000000"/>
                  <w:sz w:val="20"/>
                  <w:szCs w:val="20"/>
                  <w:lang w:eastAsia="ru-RU"/>
                </w:rPr>
                <w:t>.</w:t>
              </w:r>
            </w:ins>
            <w:del w:id="4747"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748" w:author="2" w:date="2021-08-31T10:55:00Z">
                  <w:rPr>
                    <w:rFonts w:ascii="Times New Roman" w:eastAsia="Times New Roman" w:hAnsi="Times New Roman" w:cs="Times New Roman"/>
                    <w:color w:val="000000"/>
                    <w:lang w:eastAsia="ru-RU"/>
                  </w:rPr>
                </w:rPrChange>
              </w:rPr>
              <w:t xml:space="preserve"> интерференционная картина сместится по экрану вправо, сохранив свой вид</w:t>
            </w:r>
          </w:p>
          <w:p w14:paraId="5256C9BB" w14:textId="229907BC" w:rsidR="00FC7A68" w:rsidRPr="006F33AA" w:rsidRDefault="00FC7A68" w:rsidP="00FC7A68">
            <w:pPr>
              <w:ind w:firstLine="375"/>
              <w:jc w:val="both"/>
              <w:rPr>
                <w:rFonts w:ascii="Times New Roman" w:hAnsi="Times New Roman"/>
                <w:color w:val="000000"/>
                <w:sz w:val="20"/>
                <w:rPrChange w:id="4749"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750" w:author="2" w:date="2021-08-31T10:55:00Z">
                  <w:rPr>
                    <w:rFonts w:ascii="Times New Roman" w:eastAsia="Times New Roman" w:hAnsi="Times New Roman" w:cs="Times New Roman"/>
                    <w:color w:val="000000"/>
                    <w:lang w:eastAsia="ru-RU"/>
                  </w:rPr>
                </w:rPrChange>
              </w:rPr>
              <w:t>2</w:t>
            </w:r>
            <w:ins w:id="4751" w:author="2" w:date="2021-08-31T10:55:00Z">
              <w:r w:rsidR="00C82A85" w:rsidRPr="006F33AA">
                <w:rPr>
                  <w:rFonts w:ascii="Times New Roman" w:eastAsia="Times New Roman" w:hAnsi="Times New Roman" w:cs="Times New Roman"/>
                  <w:color w:val="000000"/>
                  <w:sz w:val="20"/>
                  <w:szCs w:val="20"/>
                  <w:lang w:eastAsia="ru-RU"/>
                </w:rPr>
                <w:t>.</w:t>
              </w:r>
            </w:ins>
            <w:del w:id="4752"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753" w:author="2" w:date="2021-08-31T10:55:00Z">
                  <w:rPr>
                    <w:rFonts w:ascii="Times New Roman" w:eastAsia="Times New Roman" w:hAnsi="Times New Roman" w:cs="Times New Roman"/>
                    <w:color w:val="000000"/>
                    <w:lang w:eastAsia="ru-RU"/>
                  </w:rPr>
                </w:rPrChange>
              </w:rPr>
              <w:t xml:space="preserve"> интерференционная картина не изменится</w:t>
            </w:r>
          </w:p>
          <w:p w14:paraId="6685F375" w14:textId="63CA88D1" w:rsidR="00FC7A68" w:rsidRPr="006F33AA" w:rsidRDefault="00FC7A68" w:rsidP="00FC7A68">
            <w:pPr>
              <w:ind w:firstLine="375"/>
              <w:jc w:val="both"/>
              <w:rPr>
                <w:rFonts w:ascii="Times New Roman" w:hAnsi="Times New Roman"/>
                <w:color w:val="000000"/>
                <w:sz w:val="20"/>
                <w:rPrChange w:id="4754"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755" w:author="2" w:date="2021-08-31T10:55:00Z">
                  <w:rPr>
                    <w:rFonts w:ascii="Times New Roman" w:eastAsia="Times New Roman" w:hAnsi="Times New Roman" w:cs="Times New Roman"/>
                    <w:color w:val="000000"/>
                    <w:lang w:eastAsia="ru-RU"/>
                  </w:rPr>
                </w:rPrChange>
              </w:rPr>
              <w:t>3</w:t>
            </w:r>
            <w:ins w:id="4756" w:author="2" w:date="2021-08-31T10:55:00Z">
              <w:r w:rsidR="00C82A85" w:rsidRPr="006F33AA">
                <w:rPr>
                  <w:rFonts w:ascii="Times New Roman" w:eastAsia="Times New Roman" w:hAnsi="Times New Roman" w:cs="Times New Roman"/>
                  <w:color w:val="000000"/>
                  <w:sz w:val="20"/>
                  <w:szCs w:val="20"/>
                  <w:lang w:eastAsia="ru-RU"/>
                </w:rPr>
                <w:t>.</w:t>
              </w:r>
            </w:ins>
            <w:del w:id="4757"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758" w:author="2" w:date="2021-08-31T10:55:00Z">
                  <w:rPr>
                    <w:rFonts w:ascii="Times New Roman" w:eastAsia="Times New Roman" w:hAnsi="Times New Roman" w:cs="Times New Roman"/>
                    <w:color w:val="000000"/>
                    <w:lang w:eastAsia="ru-RU"/>
                  </w:rPr>
                </w:rPrChange>
              </w:rPr>
              <w:t xml:space="preserve"> расстояние между интерференционными полосами увеличится</w:t>
            </w:r>
          </w:p>
          <w:p w14:paraId="3BD9B841" w14:textId="6BEFABBD" w:rsidR="00FC7A68" w:rsidRPr="006F33AA" w:rsidRDefault="00FC7A68" w:rsidP="00FC7A68">
            <w:pPr>
              <w:ind w:firstLine="375"/>
              <w:jc w:val="both"/>
              <w:rPr>
                <w:rFonts w:ascii="Times New Roman" w:hAnsi="Times New Roman"/>
                <w:color w:val="000000"/>
                <w:sz w:val="20"/>
                <w:rPrChange w:id="4759"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760" w:author="2" w:date="2021-08-31T10:55:00Z">
                  <w:rPr>
                    <w:rFonts w:ascii="Times New Roman" w:eastAsia="Times New Roman" w:hAnsi="Times New Roman" w:cs="Times New Roman"/>
                    <w:color w:val="000000"/>
                    <w:lang w:eastAsia="ru-RU"/>
                  </w:rPr>
                </w:rPrChange>
              </w:rPr>
              <w:t>4</w:t>
            </w:r>
            <w:ins w:id="4761" w:author="2" w:date="2021-08-31T10:55:00Z">
              <w:r w:rsidR="00C82A85" w:rsidRPr="006F33AA">
                <w:rPr>
                  <w:rFonts w:ascii="Times New Roman" w:eastAsia="Times New Roman" w:hAnsi="Times New Roman" w:cs="Times New Roman"/>
                  <w:color w:val="000000"/>
                  <w:sz w:val="20"/>
                  <w:szCs w:val="20"/>
                  <w:lang w:eastAsia="ru-RU"/>
                </w:rPr>
                <w:t>.</w:t>
              </w:r>
            </w:ins>
            <w:del w:id="4762"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763" w:author="2" w:date="2021-08-31T10:55:00Z">
                  <w:rPr>
                    <w:rFonts w:ascii="Times New Roman" w:eastAsia="Times New Roman" w:hAnsi="Times New Roman" w:cs="Times New Roman"/>
                    <w:color w:val="000000"/>
                    <w:lang w:eastAsia="ru-RU"/>
                  </w:rPr>
                </w:rPrChange>
              </w:rPr>
              <w:t xml:space="preserve"> расстояние между интерференционными полосами уменьшится</w:t>
            </w:r>
          </w:p>
          <w:p w14:paraId="0443D840" w14:textId="77777777" w:rsidR="00FC7A68" w:rsidRPr="006F33AA" w:rsidRDefault="00FC7A68" w:rsidP="00FC7A68">
            <w:pPr>
              <w:pStyle w:val="a4"/>
              <w:spacing w:after="0" w:line="273" w:lineRule="exact"/>
              <w:ind w:left="346" w:right="20" w:firstLine="142"/>
              <w:rPr>
                <w:rFonts w:ascii="Times New Roman" w:hAnsi="Times New Roman"/>
                <w:color w:val="000000"/>
                <w:sz w:val="20"/>
                <w:rPrChange w:id="4764"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4765" w:author="2" w:date="2021-08-31T10:55:00Z">
              <w:tcPr>
                <w:tcW w:w="547" w:type="dxa"/>
              </w:tcPr>
            </w:tcPrChange>
          </w:tcPr>
          <w:p w14:paraId="39CBC619" w14:textId="2A7E6CE8"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3</w:t>
            </w:r>
          </w:p>
        </w:tc>
      </w:tr>
      <w:tr w:rsidR="00FC7A68" w:rsidRPr="00450F2B" w14:paraId="77B136F3" w14:textId="77777777" w:rsidTr="00911EF6">
        <w:tc>
          <w:tcPr>
            <w:tcW w:w="846" w:type="dxa"/>
            <w:tcPrChange w:id="4766" w:author="2" w:date="2021-08-31T10:55:00Z">
              <w:tcPr>
                <w:tcW w:w="846" w:type="dxa"/>
              </w:tcPr>
            </w:tcPrChange>
          </w:tcPr>
          <w:p w14:paraId="36FE5F77" w14:textId="77777777" w:rsidR="00FC7A68" w:rsidRPr="00450F2B" w:rsidRDefault="00FC7A68" w:rsidP="00FC7A68">
            <w:pPr>
              <w:spacing w:after="120"/>
              <w:rPr>
                <w:rFonts w:ascii="Times New Roman" w:hAnsi="Times New Roman" w:cs="Times New Roman"/>
                <w:sz w:val="24"/>
                <w:szCs w:val="24"/>
              </w:rPr>
            </w:pPr>
          </w:p>
        </w:tc>
        <w:tc>
          <w:tcPr>
            <w:tcW w:w="1843" w:type="dxa"/>
            <w:tcPrChange w:id="4767" w:author="2" w:date="2021-08-31T10:55:00Z">
              <w:tcPr>
                <w:tcW w:w="1843" w:type="dxa"/>
              </w:tcPr>
            </w:tcPrChange>
          </w:tcPr>
          <w:p w14:paraId="57A11E96" w14:textId="77777777" w:rsidR="00FC7A68" w:rsidRPr="00450F2B" w:rsidRDefault="00FC7A68" w:rsidP="00FC7A68">
            <w:pPr>
              <w:spacing w:after="120"/>
              <w:rPr>
                <w:rFonts w:ascii="Times New Roman" w:hAnsi="Times New Roman" w:cs="Times New Roman"/>
                <w:sz w:val="24"/>
                <w:szCs w:val="24"/>
              </w:rPr>
            </w:pPr>
          </w:p>
        </w:tc>
        <w:tc>
          <w:tcPr>
            <w:tcW w:w="425" w:type="dxa"/>
            <w:tcPrChange w:id="4768" w:author="2" w:date="2021-08-31T10:55:00Z">
              <w:tcPr>
                <w:tcW w:w="425" w:type="dxa"/>
              </w:tcPr>
            </w:tcPrChange>
          </w:tcPr>
          <w:p w14:paraId="5B1F4FD6" w14:textId="77777777" w:rsidR="00FC7A68" w:rsidRPr="00450F2B" w:rsidRDefault="00FC7A68" w:rsidP="00FC7A68">
            <w:pPr>
              <w:spacing w:after="120"/>
              <w:rPr>
                <w:rFonts w:ascii="Times New Roman" w:hAnsi="Times New Roman" w:cs="Times New Roman"/>
                <w:sz w:val="24"/>
                <w:szCs w:val="24"/>
              </w:rPr>
            </w:pPr>
          </w:p>
        </w:tc>
        <w:tc>
          <w:tcPr>
            <w:tcW w:w="392" w:type="dxa"/>
            <w:tcPrChange w:id="4769" w:author="2" w:date="2021-08-31T10:55:00Z">
              <w:tcPr>
                <w:tcW w:w="392" w:type="dxa"/>
              </w:tcPr>
            </w:tcPrChange>
          </w:tcPr>
          <w:p w14:paraId="5B469B6F" w14:textId="77777777" w:rsidR="00FC7A68" w:rsidRPr="00450F2B" w:rsidRDefault="00FC7A68" w:rsidP="00FC7A68">
            <w:pPr>
              <w:spacing w:after="120"/>
              <w:rPr>
                <w:rFonts w:ascii="Times New Roman" w:hAnsi="Times New Roman" w:cs="Times New Roman"/>
                <w:sz w:val="24"/>
                <w:szCs w:val="24"/>
              </w:rPr>
            </w:pPr>
          </w:p>
        </w:tc>
        <w:tc>
          <w:tcPr>
            <w:tcW w:w="553" w:type="dxa"/>
            <w:tcPrChange w:id="4770" w:author="2" w:date="2021-08-31T10:55:00Z">
              <w:tcPr>
                <w:tcW w:w="553" w:type="dxa"/>
              </w:tcPr>
            </w:tcPrChange>
          </w:tcPr>
          <w:p w14:paraId="3EC5D13C" w14:textId="490A54F5"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4771" w:author="2" w:date="2021-08-31T10:55:00Z">
              <w:tcPr>
                <w:tcW w:w="6001" w:type="dxa"/>
              </w:tcPr>
            </w:tcPrChange>
          </w:tcPr>
          <w:p w14:paraId="0049FE69" w14:textId="64F66D74" w:rsidR="00FC7A68" w:rsidRPr="002C740F" w:rsidRDefault="00FC7A68" w:rsidP="00FC7A68">
            <w:pPr>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noProof/>
                <w:color w:val="000000"/>
                <w:sz w:val="20"/>
                <w:szCs w:val="20"/>
                <w:lang w:eastAsia="ru-RU"/>
              </w:rPr>
              <w:drawing>
                <wp:anchor distT="0" distB="0" distL="114300" distR="114300" simplePos="0" relativeHeight="252173312" behindDoc="1" locked="0" layoutInCell="1" allowOverlap="1" wp14:anchorId="761B5965" wp14:editId="6D4796D9">
                  <wp:simplePos x="0" y="0"/>
                  <wp:positionH relativeFrom="column">
                    <wp:posOffset>2043430</wp:posOffset>
                  </wp:positionH>
                  <wp:positionV relativeFrom="paragraph">
                    <wp:posOffset>94615</wp:posOffset>
                  </wp:positionV>
                  <wp:extent cx="1477645" cy="1477645"/>
                  <wp:effectExtent l="0" t="0" r="8255" b="8255"/>
                  <wp:wrapTight wrapText="bothSides">
                    <wp:wrapPolygon edited="0">
                      <wp:start x="0" y="0"/>
                      <wp:lineTo x="0" y="21442"/>
                      <wp:lineTo x="21442" y="21442"/>
                      <wp:lineTo x="21442" y="0"/>
                      <wp:lineTo x="0" y="0"/>
                    </wp:wrapPolygon>
                  </wp:wrapTight>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77645" cy="1477645"/>
                          </a:xfrm>
                          <a:prstGeom prst="rect">
                            <a:avLst/>
                          </a:prstGeom>
                          <a:noFill/>
                        </pic:spPr>
                      </pic:pic>
                    </a:graphicData>
                  </a:graphic>
                  <wp14:sizeRelH relativeFrom="page">
                    <wp14:pctWidth>0</wp14:pctWidth>
                  </wp14:sizeRelH>
                  <wp14:sizeRelV relativeFrom="page">
                    <wp14:pctHeight>0</wp14:pctHeight>
                  </wp14:sizeRelV>
                </wp:anchor>
              </w:drawing>
            </w:r>
            <w:r w:rsidRPr="002C740F">
              <w:rPr>
                <w:rFonts w:ascii="Times New Roman" w:eastAsia="Times New Roman" w:hAnsi="Times New Roman" w:cs="Times New Roman"/>
                <w:color w:val="000000"/>
                <w:sz w:val="20"/>
                <w:szCs w:val="20"/>
                <w:lang w:eastAsia="ru-RU"/>
              </w:rPr>
              <w:t>В классическом опыте Юнга по дифракции пучок света, прошедший через узкое отверстие А, освещает отверстия В и С, за которыми на экране возникает интерференционная картина (см. рисунок)</w:t>
            </w:r>
          </w:p>
          <w:p w14:paraId="31B1A091" w14:textId="1B60A068" w:rsidR="00FC7A68" w:rsidRPr="002C740F" w:rsidRDefault="00FC7A68" w:rsidP="00FC7A68">
            <w:pPr>
              <w:ind w:firstLine="375"/>
              <w:jc w:val="both"/>
              <w:rPr>
                <w:rFonts w:ascii="Times New Roman" w:eastAsia="Times New Roman" w:hAnsi="Times New Roman" w:cs="Times New Roman"/>
                <w:color w:val="000000"/>
                <w:sz w:val="20"/>
                <w:szCs w:val="20"/>
                <w:lang w:eastAsia="ru-RU"/>
              </w:rPr>
            </w:pPr>
            <w:r w:rsidRPr="002C740F">
              <w:rPr>
                <w:rFonts w:ascii="Times New Roman" w:eastAsia="Times New Roman" w:hAnsi="Times New Roman" w:cs="Times New Roman"/>
                <w:color w:val="000000"/>
                <w:sz w:val="20"/>
                <w:szCs w:val="20"/>
                <w:lang w:eastAsia="ru-RU"/>
              </w:rPr>
              <w:t>Если увеличить расстояние </w:t>
            </w:r>
            <w:r w:rsidRPr="002C740F">
              <w:rPr>
                <w:rFonts w:ascii="Times New Roman" w:eastAsia="Times New Roman" w:hAnsi="Times New Roman" w:cs="Times New Roman"/>
                <w:i/>
                <w:iCs/>
                <w:color w:val="000000"/>
                <w:sz w:val="20"/>
                <w:szCs w:val="20"/>
                <w:lang w:eastAsia="ru-RU"/>
              </w:rPr>
              <w:t>d</w:t>
            </w:r>
            <w:r w:rsidRPr="002C740F">
              <w:rPr>
                <w:rFonts w:ascii="Times New Roman" w:eastAsia="Times New Roman" w:hAnsi="Times New Roman" w:cs="Times New Roman"/>
                <w:color w:val="000000"/>
                <w:sz w:val="20"/>
                <w:szCs w:val="20"/>
                <w:lang w:eastAsia="ru-RU"/>
              </w:rPr>
              <w:t> вдвое, то</w:t>
            </w:r>
          </w:p>
          <w:p w14:paraId="45F8B174" w14:textId="77777777" w:rsidR="00FC7A68" w:rsidRPr="00C24018"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4772" w:author="2" w:date="2021-08-31T10:55:00Z">
              <w:tcPr>
                <w:tcW w:w="4839" w:type="dxa"/>
              </w:tcPr>
            </w:tcPrChange>
          </w:tcPr>
          <w:p w14:paraId="464D1B98" w14:textId="649C6E7D" w:rsidR="00FC7A68" w:rsidRPr="006F33AA" w:rsidRDefault="00FC7A68" w:rsidP="00FC7A68">
            <w:pPr>
              <w:ind w:firstLine="375"/>
              <w:jc w:val="both"/>
              <w:rPr>
                <w:rFonts w:ascii="Times New Roman" w:hAnsi="Times New Roman"/>
                <w:color w:val="000000"/>
                <w:sz w:val="20"/>
                <w:rPrChange w:id="4773"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774" w:author="2" w:date="2021-08-31T10:55:00Z">
                  <w:rPr>
                    <w:rFonts w:ascii="Times New Roman" w:eastAsia="Times New Roman" w:hAnsi="Times New Roman" w:cs="Times New Roman"/>
                    <w:color w:val="000000"/>
                    <w:lang w:eastAsia="ru-RU"/>
                  </w:rPr>
                </w:rPrChange>
              </w:rPr>
              <w:t>1</w:t>
            </w:r>
            <w:ins w:id="4775" w:author="2" w:date="2021-08-31T10:55:00Z">
              <w:r w:rsidR="00C82A85" w:rsidRPr="006F33AA">
                <w:rPr>
                  <w:rFonts w:ascii="Times New Roman" w:eastAsia="Times New Roman" w:hAnsi="Times New Roman" w:cs="Times New Roman"/>
                  <w:color w:val="000000"/>
                  <w:sz w:val="20"/>
                  <w:szCs w:val="20"/>
                  <w:lang w:eastAsia="ru-RU"/>
                </w:rPr>
                <w:t>.</w:t>
              </w:r>
            </w:ins>
            <w:del w:id="4776"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777" w:author="2" w:date="2021-08-31T10:55:00Z">
                  <w:rPr>
                    <w:rFonts w:ascii="Times New Roman" w:eastAsia="Times New Roman" w:hAnsi="Times New Roman" w:cs="Times New Roman"/>
                    <w:color w:val="000000"/>
                    <w:lang w:eastAsia="ru-RU"/>
                  </w:rPr>
                </w:rPrChange>
              </w:rPr>
              <w:t xml:space="preserve"> расстояние между интерференционными полосами увеличится</w:t>
            </w:r>
          </w:p>
          <w:p w14:paraId="17286C2A" w14:textId="6047A2ED" w:rsidR="00FC7A68" w:rsidRPr="006F33AA" w:rsidRDefault="00FC7A68" w:rsidP="00FC7A68">
            <w:pPr>
              <w:ind w:firstLine="375"/>
              <w:jc w:val="both"/>
              <w:rPr>
                <w:rFonts w:ascii="Times New Roman" w:hAnsi="Times New Roman"/>
                <w:color w:val="000000"/>
                <w:sz w:val="20"/>
                <w:rPrChange w:id="4778"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779" w:author="2" w:date="2021-08-31T10:55:00Z">
                  <w:rPr>
                    <w:rFonts w:ascii="Times New Roman" w:eastAsia="Times New Roman" w:hAnsi="Times New Roman" w:cs="Times New Roman"/>
                    <w:color w:val="000000"/>
                    <w:lang w:eastAsia="ru-RU"/>
                  </w:rPr>
                </w:rPrChange>
              </w:rPr>
              <w:t>2</w:t>
            </w:r>
            <w:ins w:id="4780" w:author="2" w:date="2021-08-31T10:55:00Z">
              <w:r w:rsidR="00C82A85" w:rsidRPr="006F33AA">
                <w:rPr>
                  <w:rFonts w:ascii="Times New Roman" w:eastAsia="Times New Roman" w:hAnsi="Times New Roman" w:cs="Times New Roman"/>
                  <w:color w:val="000000"/>
                  <w:sz w:val="20"/>
                  <w:szCs w:val="20"/>
                  <w:lang w:eastAsia="ru-RU"/>
                </w:rPr>
                <w:t>.</w:t>
              </w:r>
            </w:ins>
            <w:del w:id="4781"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782" w:author="2" w:date="2021-08-31T10:55:00Z">
                  <w:rPr>
                    <w:rFonts w:ascii="Times New Roman" w:eastAsia="Times New Roman" w:hAnsi="Times New Roman" w:cs="Times New Roman"/>
                    <w:color w:val="000000"/>
                    <w:lang w:eastAsia="ru-RU"/>
                  </w:rPr>
                </w:rPrChange>
              </w:rPr>
              <w:t xml:space="preserve"> расстояние между интерференционными полосами уменьшится</w:t>
            </w:r>
          </w:p>
          <w:p w14:paraId="04CA47DA" w14:textId="37423F0E" w:rsidR="00FC7A68" w:rsidRPr="006F33AA" w:rsidRDefault="00FC7A68" w:rsidP="00FC7A68">
            <w:pPr>
              <w:ind w:firstLine="375"/>
              <w:jc w:val="both"/>
              <w:rPr>
                <w:rFonts w:ascii="Times New Roman" w:hAnsi="Times New Roman"/>
                <w:color w:val="000000"/>
                <w:sz w:val="20"/>
                <w:rPrChange w:id="4783"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784" w:author="2" w:date="2021-08-31T10:55:00Z">
                  <w:rPr>
                    <w:rFonts w:ascii="Times New Roman" w:eastAsia="Times New Roman" w:hAnsi="Times New Roman" w:cs="Times New Roman"/>
                    <w:color w:val="000000"/>
                    <w:lang w:eastAsia="ru-RU"/>
                  </w:rPr>
                </w:rPrChange>
              </w:rPr>
              <w:t>3</w:t>
            </w:r>
            <w:ins w:id="4785" w:author="2" w:date="2021-08-31T10:55:00Z">
              <w:r w:rsidR="00C82A85" w:rsidRPr="006F33AA">
                <w:rPr>
                  <w:rFonts w:ascii="Times New Roman" w:eastAsia="Times New Roman" w:hAnsi="Times New Roman" w:cs="Times New Roman"/>
                  <w:color w:val="000000"/>
                  <w:sz w:val="20"/>
                  <w:szCs w:val="20"/>
                  <w:lang w:eastAsia="ru-RU"/>
                </w:rPr>
                <w:t>.</w:t>
              </w:r>
            </w:ins>
            <w:del w:id="4786"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787" w:author="2" w:date="2021-08-31T10:55:00Z">
                  <w:rPr>
                    <w:rFonts w:ascii="Times New Roman" w:eastAsia="Times New Roman" w:hAnsi="Times New Roman" w:cs="Times New Roman"/>
                    <w:color w:val="000000"/>
                    <w:lang w:eastAsia="ru-RU"/>
                  </w:rPr>
                </w:rPrChange>
              </w:rPr>
              <w:t xml:space="preserve"> интерференционная картина не изменится</w:t>
            </w:r>
          </w:p>
          <w:p w14:paraId="5F331956" w14:textId="0379D794" w:rsidR="00FC7A68" w:rsidRPr="006F33AA" w:rsidRDefault="00FC7A68" w:rsidP="00FC7A68">
            <w:pPr>
              <w:ind w:firstLine="375"/>
              <w:jc w:val="both"/>
              <w:rPr>
                <w:rFonts w:ascii="Times New Roman" w:hAnsi="Times New Roman"/>
                <w:color w:val="000000"/>
                <w:sz w:val="20"/>
                <w:rPrChange w:id="4788"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789" w:author="2" w:date="2021-08-31T10:55:00Z">
                  <w:rPr>
                    <w:rFonts w:ascii="Times New Roman" w:eastAsia="Times New Roman" w:hAnsi="Times New Roman" w:cs="Times New Roman"/>
                    <w:color w:val="000000"/>
                    <w:lang w:eastAsia="ru-RU"/>
                  </w:rPr>
                </w:rPrChange>
              </w:rPr>
              <w:t>4</w:t>
            </w:r>
            <w:ins w:id="4790" w:author="2" w:date="2021-08-31T10:55:00Z">
              <w:r w:rsidR="00C82A85" w:rsidRPr="006F33AA">
                <w:rPr>
                  <w:rFonts w:ascii="Times New Roman" w:eastAsia="Times New Roman" w:hAnsi="Times New Roman" w:cs="Times New Roman"/>
                  <w:color w:val="000000"/>
                  <w:sz w:val="20"/>
                  <w:szCs w:val="20"/>
                  <w:lang w:eastAsia="ru-RU"/>
                </w:rPr>
                <w:t>.</w:t>
              </w:r>
            </w:ins>
            <w:del w:id="4791"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792" w:author="2" w:date="2021-08-31T10:55:00Z">
                  <w:rPr>
                    <w:rFonts w:ascii="Times New Roman" w:eastAsia="Times New Roman" w:hAnsi="Times New Roman" w:cs="Times New Roman"/>
                    <w:color w:val="000000"/>
                    <w:lang w:eastAsia="ru-RU"/>
                  </w:rPr>
                </w:rPrChange>
              </w:rPr>
              <w:t xml:space="preserve"> интерференционная картина сместится по экрану влево, сохранив свой вид</w:t>
            </w:r>
          </w:p>
          <w:p w14:paraId="70BC93FE" w14:textId="77777777" w:rsidR="00FC7A68" w:rsidRPr="006F33AA" w:rsidRDefault="00FC7A68" w:rsidP="00FC7A68">
            <w:pPr>
              <w:pStyle w:val="a4"/>
              <w:spacing w:after="0" w:line="273" w:lineRule="exact"/>
              <w:ind w:left="346" w:right="20" w:firstLine="142"/>
              <w:rPr>
                <w:rFonts w:ascii="Times New Roman" w:hAnsi="Times New Roman"/>
                <w:color w:val="000000"/>
                <w:sz w:val="20"/>
                <w:rPrChange w:id="4793"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4794" w:author="2" w:date="2021-08-31T10:55:00Z">
              <w:tcPr>
                <w:tcW w:w="547" w:type="dxa"/>
              </w:tcPr>
            </w:tcPrChange>
          </w:tcPr>
          <w:p w14:paraId="0D8663D9" w14:textId="465FD959"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FC7A68" w:rsidRPr="00450F2B" w14:paraId="428D81F9" w14:textId="77777777" w:rsidTr="00911EF6">
        <w:tc>
          <w:tcPr>
            <w:tcW w:w="846" w:type="dxa"/>
            <w:tcPrChange w:id="4795" w:author="2" w:date="2021-08-31T10:55:00Z">
              <w:tcPr>
                <w:tcW w:w="846" w:type="dxa"/>
              </w:tcPr>
            </w:tcPrChange>
          </w:tcPr>
          <w:p w14:paraId="37F1CEBE" w14:textId="77777777" w:rsidR="00FC7A68" w:rsidRPr="00450F2B" w:rsidRDefault="00FC7A68" w:rsidP="00FC7A68">
            <w:pPr>
              <w:spacing w:after="120"/>
              <w:rPr>
                <w:rFonts w:ascii="Times New Roman" w:hAnsi="Times New Roman" w:cs="Times New Roman"/>
                <w:sz w:val="24"/>
                <w:szCs w:val="24"/>
              </w:rPr>
            </w:pPr>
          </w:p>
        </w:tc>
        <w:tc>
          <w:tcPr>
            <w:tcW w:w="1843" w:type="dxa"/>
            <w:tcPrChange w:id="4796" w:author="2" w:date="2021-08-31T10:55:00Z">
              <w:tcPr>
                <w:tcW w:w="1843" w:type="dxa"/>
              </w:tcPr>
            </w:tcPrChange>
          </w:tcPr>
          <w:p w14:paraId="529525DD" w14:textId="77777777" w:rsidR="00FC7A68" w:rsidRPr="00450F2B" w:rsidRDefault="00FC7A68" w:rsidP="00FC7A68">
            <w:pPr>
              <w:spacing w:after="120"/>
              <w:rPr>
                <w:rFonts w:ascii="Times New Roman" w:hAnsi="Times New Roman" w:cs="Times New Roman"/>
                <w:sz w:val="24"/>
                <w:szCs w:val="24"/>
              </w:rPr>
            </w:pPr>
          </w:p>
        </w:tc>
        <w:tc>
          <w:tcPr>
            <w:tcW w:w="425" w:type="dxa"/>
            <w:tcPrChange w:id="4797" w:author="2" w:date="2021-08-31T10:55:00Z">
              <w:tcPr>
                <w:tcW w:w="425" w:type="dxa"/>
              </w:tcPr>
            </w:tcPrChange>
          </w:tcPr>
          <w:p w14:paraId="3EDA7D21" w14:textId="77777777" w:rsidR="00FC7A68" w:rsidRPr="00450F2B" w:rsidRDefault="00FC7A68" w:rsidP="00FC7A68">
            <w:pPr>
              <w:spacing w:after="120"/>
              <w:rPr>
                <w:rFonts w:ascii="Times New Roman" w:hAnsi="Times New Roman" w:cs="Times New Roman"/>
                <w:sz w:val="24"/>
                <w:szCs w:val="24"/>
              </w:rPr>
            </w:pPr>
          </w:p>
        </w:tc>
        <w:tc>
          <w:tcPr>
            <w:tcW w:w="392" w:type="dxa"/>
            <w:tcPrChange w:id="4798" w:author="2" w:date="2021-08-31T10:55:00Z">
              <w:tcPr>
                <w:tcW w:w="392" w:type="dxa"/>
              </w:tcPr>
            </w:tcPrChange>
          </w:tcPr>
          <w:p w14:paraId="5EFF3FC4" w14:textId="77777777" w:rsidR="00FC7A68" w:rsidRPr="00450F2B" w:rsidRDefault="00FC7A68" w:rsidP="00FC7A68">
            <w:pPr>
              <w:spacing w:after="120"/>
              <w:rPr>
                <w:rFonts w:ascii="Times New Roman" w:hAnsi="Times New Roman" w:cs="Times New Roman"/>
                <w:sz w:val="24"/>
                <w:szCs w:val="24"/>
              </w:rPr>
            </w:pPr>
          </w:p>
        </w:tc>
        <w:tc>
          <w:tcPr>
            <w:tcW w:w="553" w:type="dxa"/>
            <w:tcPrChange w:id="4799" w:author="2" w:date="2021-08-31T10:55:00Z">
              <w:tcPr>
                <w:tcW w:w="553" w:type="dxa"/>
              </w:tcPr>
            </w:tcPrChange>
          </w:tcPr>
          <w:p w14:paraId="013E27CF" w14:textId="2C6A2A0D"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4800" w:author="2" w:date="2021-08-31T10:55:00Z">
              <w:tcPr>
                <w:tcW w:w="6001" w:type="dxa"/>
              </w:tcPr>
            </w:tcPrChange>
          </w:tcPr>
          <w:p w14:paraId="4EDFBE73" w14:textId="3A8D2DD4" w:rsidR="00FC7A68" w:rsidRPr="002C740F" w:rsidRDefault="00FC7A68" w:rsidP="00FC7A68">
            <w:pP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noProof/>
                <w:color w:val="000000"/>
                <w:sz w:val="20"/>
                <w:szCs w:val="20"/>
                <w:lang w:eastAsia="ru-RU"/>
              </w:rPr>
              <w:drawing>
                <wp:anchor distT="0" distB="0" distL="114300" distR="114300" simplePos="0" relativeHeight="252174336" behindDoc="1" locked="0" layoutInCell="1" allowOverlap="1" wp14:anchorId="2F4A9475" wp14:editId="5E72AF0B">
                  <wp:simplePos x="0" y="0"/>
                  <wp:positionH relativeFrom="column">
                    <wp:posOffset>2130857</wp:posOffset>
                  </wp:positionH>
                  <wp:positionV relativeFrom="paragraph">
                    <wp:posOffset>7925</wp:posOffset>
                  </wp:positionV>
                  <wp:extent cx="1475105" cy="1475105"/>
                  <wp:effectExtent l="0" t="0" r="0" b="0"/>
                  <wp:wrapTight wrapText="bothSides">
                    <wp:wrapPolygon edited="0">
                      <wp:start x="0" y="0"/>
                      <wp:lineTo x="0" y="21200"/>
                      <wp:lineTo x="21200" y="21200"/>
                      <wp:lineTo x="21200" y="0"/>
                      <wp:lineTo x="0" y="0"/>
                    </wp:wrapPolygon>
                  </wp:wrapTight>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75105" cy="1475105"/>
                          </a:xfrm>
                          <a:prstGeom prst="rect">
                            <a:avLst/>
                          </a:prstGeom>
                          <a:noFill/>
                        </pic:spPr>
                      </pic:pic>
                    </a:graphicData>
                  </a:graphic>
                  <wp14:sizeRelH relativeFrom="page">
                    <wp14:pctWidth>0</wp14:pctWidth>
                  </wp14:sizeRelH>
                  <wp14:sizeRelV relativeFrom="page">
                    <wp14:pctHeight>0</wp14:pctHeight>
                  </wp14:sizeRelV>
                </wp:anchor>
              </w:drawing>
            </w:r>
            <w:r w:rsidRPr="002C740F">
              <w:rPr>
                <w:rFonts w:ascii="Times New Roman" w:eastAsia="Times New Roman" w:hAnsi="Times New Roman" w:cs="Times New Roman"/>
                <w:color w:val="000000"/>
                <w:sz w:val="20"/>
                <w:szCs w:val="20"/>
                <w:lang w:eastAsia="ru-RU"/>
              </w:rPr>
              <w:t>В классическом опыте Юнга по дифракции пучок света, прошедший через узкое отверстие А, освещает отверстия В и С, за которыми на экране возникает интерференционная картина (см. рисунок).</w:t>
            </w:r>
          </w:p>
          <w:p w14:paraId="4DDFAE84" w14:textId="7A2D6513" w:rsidR="00FC7A68" w:rsidRPr="002C740F" w:rsidRDefault="00FC7A68" w:rsidP="00FC7A68">
            <w:pPr>
              <w:rPr>
                <w:rFonts w:ascii="Times New Roman" w:eastAsia="Times New Roman" w:hAnsi="Times New Roman" w:cs="Times New Roman"/>
                <w:color w:val="000000"/>
                <w:sz w:val="20"/>
                <w:szCs w:val="20"/>
                <w:lang w:eastAsia="ru-RU"/>
              </w:rPr>
            </w:pPr>
            <w:r w:rsidRPr="002C740F">
              <w:rPr>
                <w:rFonts w:ascii="Times New Roman" w:eastAsia="Times New Roman" w:hAnsi="Times New Roman" w:cs="Times New Roman"/>
                <w:color w:val="000000"/>
                <w:sz w:val="20"/>
                <w:szCs w:val="20"/>
                <w:lang w:eastAsia="ru-RU"/>
              </w:rPr>
              <w:t> Если уменьшить расстояние </w:t>
            </w:r>
            <w:r w:rsidRPr="002C740F">
              <w:rPr>
                <w:rFonts w:ascii="Times New Roman" w:eastAsia="Times New Roman" w:hAnsi="Times New Roman" w:cs="Times New Roman"/>
                <w:i/>
                <w:iCs/>
                <w:color w:val="000000"/>
                <w:sz w:val="20"/>
                <w:szCs w:val="20"/>
                <w:lang w:eastAsia="ru-RU"/>
              </w:rPr>
              <w:t>l</w:t>
            </w:r>
            <w:r w:rsidRPr="002C740F">
              <w:rPr>
                <w:rFonts w:ascii="Times New Roman" w:eastAsia="Times New Roman" w:hAnsi="Times New Roman" w:cs="Times New Roman"/>
                <w:color w:val="000000"/>
                <w:sz w:val="20"/>
                <w:szCs w:val="20"/>
                <w:lang w:eastAsia="ru-RU"/>
              </w:rPr>
              <w:t> вдвое, то</w:t>
            </w:r>
          </w:p>
          <w:p w14:paraId="4889EF5D" w14:textId="2086AE4A" w:rsidR="00FC7A68" w:rsidRPr="00C24018"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4801" w:author="2" w:date="2021-08-31T10:55:00Z">
              <w:tcPr>
                <w:tcW w:w="4839" w:type="dxa"/>
              </w:tcPr>
            </w:tcPrChange>
          </w:tcPr>
          <w:p w14:paraId="518929D8" w14:textId="744FF3EC" w:rsidR="00FC7A68" w:rsidRPr="006F33AA" w:rsidRDefault="00FC7A68" w:rsidP="00FC7A68">
            <w:pPr>
              <w:ind w:firstLine="375"/>
              <w:jc w:val="both"/>
              <w:rPr>
                <w:rFonts w:ascii="Times New Roman" w:hAnsi="Times New Roman"/>
                <w:color w:val="000000"/>
                <w:sz w:val="20"/>
                <w:rPrChange w:id="4802"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803" w:author="2" w:date="2021-08-31T10:55:00Z">
                  <w:rPr>
                    <w:rFonts w:ascii="Times New Roman" w:eastAsia="Times New Roman" w:hAnsi="Times New Roman" w:cs="Times New Roman"/>
                    <w:color w:val="000000"/>
                    <w:lang w:eastAsia="ru-RU"/>
                  </w:rPr>
                </w:rPrChange>
              </w:rPr>
              <w:t>1</w:t>
            </w:r>
            <w:ins w:id="4804" w:author="2" w:date="2021-08-31T10:55:00Z">
              <w:r w:rsidR="00C82A85" w:rsidRPr="006F33AA">
                <w:rPr>
                  <w:rFonts w:ascii="Times New Roman" w:eastAsia="Times New Roman" w:hAnsi="Times New Roman" w:cs="Times New Roman"/>
                  <w:color w:val="000000"/>
                  <w:sz w:val="20"/>
                  <w:szCs w:val="20"/>
                  <w:lang w:eastAsia="ru-RU"/>
                </w:rPr>
                <w:t>.</w:t>
              </w:r>
            </w:ins>
            <w:del w:id="4805"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806" w:author="2" w:date="2021-08-31T10:55:00Z">
                  <w:rPr>
                    <w:rFonts w:ascii="Times New Roman" w:eastAsia="Times New Roman" w:hAnsi="Times New Roman" w:cs="Times New Roman"/>
                    <w:color w:val="000000"/>
                    <w:lang w:eastAsia="ru-RU"/>
                  </w:rPr>
                </w:rPrChange>
              </w:rPr>
              <w:t xml:space="preserve"> расстояние между интерференционными полосами уменьшится</w:t>
            </w:r>
          </w:p>
          <w:p w14:paraId="16171E96" w14:textId="3A4D968D" w:rsidR="00FC7A68" w:rsidRPr="006F33AA" w:rsidRDefault="00FC7A68" w:rsidP="00FC7A68">
            <w:pPr>
              <w:ind w:firstLine="375"/>
              <w:jc w:val="both"/>
              <w:rPr>
                <w:rFonts w:ascii="Times New Roman" w:hAnsi="Times New Roman"/>
                <w:color w:val="000000"/>
                <w:sz w:val="20"/>
                <w:rPrChange w:id="4807"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808" w:author="2" w:date="2021-08-31T10:55:00Z">
                  <w:rPr>
                    <w:rFonts w:ascii="Times New Roman" w:eastAsia="Times New Roman" w:hAnsi="Times New Roman" w:cs="Times New Roman"/>
                    <w:color w:val="000000"/>
                    <w:lang w:eastAsia="ru-RU"/>
                  </w:rPr>
                </w:rPrChange>
              </w:rPr>
              <w:t>2</w:t>
            </w:r>
            <w:ins w:id="4809" w:author="2" w:date="2021-08-31T10:55:00Z">
              <w:r w:rsidR="00C82A85" w:rsidRPr="006F33AA">
                <w:rPr>
                  <w:rFonts w:ascii="Times New Roman" w:eastAsia="Times New Roman" w:hAnsi="Times New Roman" w:cs="Times New Roman"/>
                  <w:color w:val="000000"/>
                  <w:sz w:val="20"/>
                  <w:szCs w:val="20"/>
                  <w:lang w:eastAsia="ru-RU"/>
                </w:rPr>
                <w:t>.</w:t>
              </w:r>
            </w:ins>
            <w:del w:id="4810"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811" w:author="2" w:date="2021-08-31T10:55:00Z">
                  <w:rPr>
                    <w:rFonts w:ascii="Times New Roman" w:eastAsia="Times New Roman" w:hAnsi="Times New Roman" w:cs="Times New Roman"/>
                    <w:color w:val="000000"/>
                    <w:lang w:eastAsia="ru-RU"/>
                  </w:rPr>
                </w:rPrChange>
              </w:rPr>
              <w:t xml:space="preserve"> расстояние между интерференционными полосами увеличится</w:t>
            </w:r>
          </w:p>
          <w:p w14:paraId="0FFD0F2D" w14:textId="4D9575C4" w:rsidR="00FC7A68" w:rsidRPr="006F33AA" w:rsidRDefault="00FC7A68" w:rsidP="00FC7A68">
            <w:pPr>
              <w:ind w:firstLine="375"/>
              <w:jc w:val="both"/>
              <w:rPr>
                <w:rFonts w:ascii="Times New Roman" w:hAnsi="Times New Roman"/>
                <w:color w:val="000000"/>
                <w:sz w:val="20"/>
                <w:rPrChange w:id="4812"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813" w:author="2" w:date="2021-08-31T10:55:00Z">
                  <w:rPr>
                    <w:rFonts w:ascii="Times New Roman" w:eastAsia="Times New Roman" w:hAnsi="Times New Roman" w:cs="Times New Roman"/>
                    <w:color w:val="000000"/>
                    <w:lang w:eastAsia="ru-RU"/>
                  </w:rPr>
                </w:rPrChange>
              </w:rPr>
              <w:t>3</w:t>
            </w:r>
            <w:ins w:id="4814" w:author="2" w:date="2021-08-31T10:55:00Z">
              <w:r w:rsidR="00C82A85" w:rsidRPr="006F33AA">
                <w:rPr>
                  <w:rFonts w:ascii="Times New Roman" w:eastAsia="Times New Roman" w:hAnsi="Times New Roman" w:cs="Times New Roman"/>
                  <w:color w:val="000000"/>
                  <w:sz w:val="20"/>
                  <w:szCs w:val="20"/>
                  <w:lang w:eastAsia="ru-RU"/>
                </w:rPr>
                <w:t>.</w:t>
              </w:r>
            </w:ins>
            <w:del w:id="4815"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816" w:author="2" w:date="2021-08-31T10:55:00Z">
                  <w:rPr>
                    <w:rFonts w:ascii="Times New Roman" w:eastAsia="Times New Roman" w:hAnsi="Times New Roman" w:cs="Times New Roman"/>
                    <w:color w:val="000000"/>
                    <w:lang w:eastAsia="ru-RU"/>
                  </w:rPr>
                </w:rPrChange>
              </w:rPr>
              <w:t xml:space="preserve"> интерференционная картина не изменится</w:t>
            </w:r>
          </w:p>
          <w:p w14:paraId="7A3BEB0A" w14:textId="79D3B22C" w:rsidR="00FC7A68" w:rsidRPr="006F33AA" w:rsidRDefault="00FC7A68" w:rsidP="00FC7A68">
            <w:pPr>
              <w:ind w:firstLine="375"/>
              <w:jc w:val="both"/>
              <w:rPr>
                <w:rFonts w:ascii="Times New Roman" w:hAnsi="Times New Roman"/>
                <w:color w:val="000000"/>
                <w:sz w:val="20"/>
                <w:rPrChange w:id="4817"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818" w:author="2" w:date="2021-08-31T10:55:00Z">
                  <w:rPr>
                    <w:rFonts w:ascii="Times New Roman" w:eastAsia="Times New Roman" w:hAnsi="Times New Roman" w:cs="Times New Roman"/>
                    <w:color w:val="000000"/>
                    <w:lang w:eastAsia="ru-RU"/>
                  </w:rPr>
                </w:rPrChange>
              </w:rPr>
              <w:t>4</w:t>
            </w:r>
            <w:ins w:id="4819" w:author="2" w:date="2021-08-31T10:55:00Z">
              <w:r w:rsidR="00C82A85" w:rsidRPr="006F33AA">
                <w:rPr>
                  <w:rFonts w:ascii="Times New Roman" w:eastAsia="Times New Roman" w:hAnsi="Times New Roman" w:cs="Times New Roman"/>
                  <w:color w:val="000000"/>
                  <w:sz w:val="20"/>
                  <w:szCs w:val="20"/>
                  <w:lang w:eastAsia="ru-RU"/>
                </w:rPr>
                <w:t>.</w:t>
              </w:r>
            </w:ins>
            <w:del w:id="4820"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821" w:author="2" w:date="2021-08-31T10:55:00Z">
                  <w:rPr>
                    <w:rFonts w:ascii="Times New Roman" w:eastAsia="Times New Roman" w:hAnsi="Times New Roman" w:cs="Times New Roman"/>
                    <w:color w:val="000000"/>
                    <w:lang w:eastAsia="ru-RU"/>
                  </w:rPr>
                </w:rPrChange>
              </w:rPr>
              <w:t xml:space="preserve"> интерференционная картина сместится по экрану вправо, сохранив свой вид</w:t>
            </w:r>
          </w:p>
          <w:p w14:paraId="6EB0A158" w14:textId="77777777" w:rsidR="00FC7A68" w:rsidRPr="006F33AA" w:rsidRDefault="00FC7A68" w:rsidP="00FC7A68">
            <w:pPr>
              <w:pStyle w:val="a4"/>
              <w:spacing w:after="0" w:line="273" w:lineRule="exact"/>
              <w:ind w:left="346" w:right="20" w:firstLine="142"/>
              <w:rPr>
                <w:rFonts w:ascii="Times New Roman" w:hAnsi="Times New Roman"/>
                <w:color w:val="000000"/>
                <w:sz w:val="20"/>
                <w:rPrChange w:id="4822"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4823" w:author="2" w:date="2021-08-31T10:55:00Z">
              <w:tcPr>
                <w:tcW w:w="547" w:type="dxa"/>
              </w:tcPr>
            </w:tcPrChange>
          </w:tcPr>
          <w:p w14:paraId="092A9B1E" w14:textId="0D0CEB2D"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110DB44D" w14:textId="77777777" w:rsidTr="00911EF6">
        <w:tc>
          <w:tcPr>
            <w:tcW w:w="846" w:type="dxa"/>
            <w:tcPrChange w:id="4824" w:author="2" w:date="2021-08-31T10:55:00Z">
              <w:tcPr>
                <w:tcW w:w="846" w:type="dxa"/>
              </w:tcPr>
            </w:tcPrChange>
          </w:tcPr>
          <w:p w14:paraId="403975D1" w14:textId="77777777" w:rsidR="00FC7A68" w:rsidRPr="00450F2B" w:rsidRDefault="00FC7A68" w:rsidP="00FC7A68">
            <w:pPr>
              <w:spacing w:after="120"/>
              <w:rPr>
                <w:rFonts w:ascii="Times New Roman" w:hAnsi="Times New Roman" w:cs="Times New Roman"/>
                <w:sz w:val="24"/>
                <w:szCs w:val="24"/>
              </w:rPr>
            </w:pPr>
          </w:p>
        </w:tc>
        <w:tc>
          <w:tcPr>
            <w:tcW w:w="1843" w:type="dxa"/>
            <w:tcPrChange w:id="4825" w:author="2" w:date="2021-08-31T10:55:00Z">
              <w:tcPr>
                <w:tcW w:w="1843" w:type="dxa"/>
              </w:tcPr>
            </w:tcPrChange>
          </w:tcPr>
          <w:p w14:paraId="7769ADD0" w14:textId="77777777" w:rsidR="00FC7A68" w:rsidRPr="00450F2B" w:rsidRDefault="00FC7A68" w:rsidP="00FC7A68">
            <w:pPr>
              <w:spacing w:after="120"/>
              <w:rPr>
                <w:rFonts w:ascii="Times New Roman" w:hAnsi="Times New Roman" w:cs="Times New Roman"/>
                <w:sz w:val="24"/>
                <w:szCs w:val="24"/>
              </w:rPr>
            </w:pPr>
          </w:p>
        </w:tc>
        <w:tc>
          <w:tcPr>
            <w:tcW w:w="425" w:type="dxa"/>
            <w:tcPrChange w:id="4826" w:author="2" w:date="2021-08-31T10:55:00Z">
              <w:tcPr>
                <w:tcW w:w="425" w:type="dxa"/>
              </w:tcPr>
            </w:tcPrChange>
          </w:tcPr>
          <w:p w14:paraId="2C3DEB11" w14:textId="77777777" w:rsidR="00FC7A68" w:rsidRPr="00450F2B" w:rsidRDefault="00FC7A68" w:rsidP="00FC7A68">
            <w:pPr>
              <w:spacing w:after="120"/>
              <w:rPr>
                <w:rFonts w:ascii="Times New Roman" w:hAnsi="Times New Roman" w:cs="Times New Roman"/>
                <w:sz w:val="24"/>
                <w:szCs w:val="24"/>
              </w:rPr>
            </w:pPr>
          </w:p>
        </w:tc>
        <w:tc>
          <w:tcPr>
            <w:tcW w:w="392" w:type="dxa"/>
            <w:tcPrChange w:id="4827" w:author="2" w:date="2021-08-31T10:55:00Z">
              <w:tcPr>
                <w:tcW w:w="392" w:type="dxa"/>
              </w:tcPr>
            </w:tcPrChange>
          </w:tcPr>
          <w:p w14:paraId="5E6FB13B" w14:textId="77777777" w:rsidR="00FC7A68" w:rsidRPr="00450F2B" w:rsidRDefault="00FC7A68" w:rsidP="00FC7A68">
            <w:pPr>
              <w:spacing w:after="120"/>
              <w:rPr>
                <w:rFonts w:ascii="Times New Roman" w:hAnsi="Times New Roman" w:cs="Times New Roman"/>
                <w:sz w:val="24"/>
                <w:szCs w:val="24"/>
              </w:rPr>
            </w:pPr>
          </w:p>
        </w:tc>
        <w:tc>
          <w:tcPr>
            <w:tcW w:w="553" w:type="dxa"/>
            <w:tcPrChange w:id="4828" w:author="2" w:date="2021-08-31T10:55:00Z">
              <w:tcPr>
                <w:tcW w:w="553" w:type="dxa"/>
              </w:tcPr>
            </w:tcPrChange>
          </w:tcPr>
          <w:p w14:paraId="7DEF1E43" w14:textId="7FDBEF8A"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4829" w:author="2" w:date="2021-08-31T10:55:00Z">
              <w:tcPr>
                <w:tcW w:w="6001" w:type="dxa"/>
              </w:tcPr>
            </w:tcPrChange>
          </w:tcPr>
          <w:p w14:paraId="0C55C464" w14:textId="77777777" w:rsidR="00FC7A68" w:rsidRPr="002C740F" w:rsidRDefault="00FC7A68" w:rsidP="00FC7A68">
            <w:pP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noProof/>
                <w:color w:val="000000"/>
                <w:sz w:val="20"/>
                <w:szCs w:val="20"/>
                <w:lang w:eastAsia="ru-RU"/>
              </w:rPr>
              <w:drawing>
                <wp:anchor distT="0" distB="0" distL="114300" distR="114300" simplePos="0" relativeHeight="252176384" behindDoc="1" locked="0" layoutInCell="1" allowOverlap="1" wp14:anchorId="4FC0362B" wp14:editId="1BEAF96C">
                  <wp:simplePos x="0" y="0"/>
                  <wp:positionH relativeFrom="column">
                    <wp:posOffset>2130857</wp:posOffset>
                  </wp:positionH>
                  <wp:positionV relativeFrom="paragraph">
                    <wp:posOffset>7925</wp:posOffset>
                  </wp:positionV>
                  <wp:extent cx="1475105" cy="1475105"/>
                  <wp:effectExtent l="0" t="0" r="0" b="0"/>
                  <wp:wrapTight wrapText="bothSides">
                    <wp:wrapPolygon edited="0">
                      <wp:start x="0" y="0"/>
                      <wp:lineTo x="0" y="21200"/>
                      <wp:lineTo x="21200" y="21200"/>
                      <wp:lineTo x="21200"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75105" cy="1475105"/>
                          </a:xfrm>
                          <a:prstGeom prst="rect">
                            <a:avLst/>
                          </a:prstGeom>
                          <a:noFill/>
                        </pic:spPr>
                      </pic:pic>
                    </a:graphicData>
                  </a:graphic>
                  <wp14:sizeRelH relativeFrom="page">
                    <wp14:pctWidth>0</wp14:pctWidth>
                  </wp14:sizeRelH>
                  <wp14:sizeRelV relativeFrom="page">
                    <wp14:pctHeight>0</wp14:pctHeight>
                  </wp14:sizeRelV>
                </wp:anchor>
              </w:drawing>
            </w:r>
            <w:r w:rsidRPr="002C740F">
              <w:rPr>
                <w:rFonts w:ascii="Times New Roman" w:eastAsia="Times New Roman" w:hAnsi="Times New Roman" w:cs="Times New Roman"/>
                <w:color w:val="000000"/>
                <w:sz w:val="20"/>
                <w:szCs w:val="20"/>
                <w:lang w:eastAsia="ru-RU"/>
              </w:rPr>
              <w:t>В классическом опыте Юнга по дифракции пучок света, прошедший через узкое отверстие А, освещает отверстия В и С, за которыми на экране возникает интерференционная картина (см. рисунок).</w:t>
            </w:r>
          </w:p>
          <w:p w14:paraId="515BF483" w14:textId="1AE8B619" w:rsidR="00FC7A68" w:rsidRPr="002C740F" w:rsidRDefault="00FC7A68" w:rsidP="00FC7A68">
            <w:pPr>
              <w:rPr>
                <w:rFonts w:ascii="Times New Roman" w:eastAsia="Times New Roman" w:hAnsi="Times New Roman" w:cs="Times New Roman"/>
                <w:color w:val="000000"/>
                <w:sz w:val="20"/>
                <w:szCs w:val="20"/>
                <w:lang w:eastAsia="ru-RU"/>
              </w:rPr>
            </w:pPr>
            <w:r w:rsidRPr="002C740F">
              <w:rPr>
                <w:rFonts w:ascii="Times New Roman" w:eastAsia="Times New Roman" w:hAnsi="Times New Roman" w:cs="Times New Roman"/>
                <w:color w:val="000000"/>
                <w:sz w:val="20"/>
                <w:szCs w:val="20"/>
                <w:lang w:eastAsia="ru-RU"/>
              </w:rPr>
              <w:t> </w:t>
            </w:r>
            <w:r>
              <w:rPr>
                <w:rFonts w:ascii="Times New Roman" w:eastAsia="Times New Roman" w:hAnsi="Times New Roman" w:cs="Times New Roman"/>
                <w:color w:val="000000"/>
                <w:sz w:val="20"/>
                <w:szCs w:val="20"/>
                <w:lang w:eastAsia="ru-RU"/>
              </w:rPr>
              <w:t>Если увеличить</w:t>
            </w:r>
            <w:r w:rsidRPr="002C740F">
              <w:rPr>
                <w:rFonts w:ascii="Times New Roman" w:eastAsia="Times New Roman" w:hAnsi="Times New Roman" w:cs="Times New Roman"/>
                <w:color w:val="000000"/>
                <w:sz w:val="20"/>
                <w:szCs w:val="20"/>
                <w:lang w:eastAsia="ru-RU"/>
              </w:rPr>
              <w:t xml:space="preserve"> расстояние </w:t>
            </w:r>
            <w:r w:rsidRPr="002C740F">
              <w:rPr>
                <w:rFonts w:ascii="Times New Roman" w:eastAsia="Times New Roman" w:hAnsi="Times New Roman" w:cs="Times New Roman"/>
                <w:i/>
                <w:iCs/>
                <w:color w:val="000000"/>
                <w:sz w:val="20"/>
                <w:szCs w:val="20"/>
                <w:lang w:eastAsia="ru-RU"/>
              </w:rPr>
              <w:t>l</w:t>
            </w:r>
            <w:r w:rsidRPr="002C740F">
              <w:rPr>
                <w:rFonts w:ascii="Times New Roman" w:eastAsia="Times New Roman" w:hAnsi="Times New Roman" w:cs="Times New Roman"/>
                <w:color w:val="000000"/>
                <w:sz w:val="20"/>
                <w:szCs w:val="20"/>
                <w:lang w:eastAsia="ru-RU"/>
              </w:rPr>
              <w:t> вдвое, то</w:t>
            </w:r>
          </w:p>
          <w:p w14:paraId="5968FDE1" w14:textId="206F69FF" w:rsidR="00FC7A68" w:rsidRPr="00C24018"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4830" w:author="2" w:date="2021-08-31T10:55:00Z">
              <w:tcPr>
                <w:tcW w:w="4839" w:type="dxa"/>
              </w:tcPr>
            </w:tcPrChange>
          </w:tcPr>
          <w:p w14:paraId="53C0CFB3" w14:textId="4967373F" w:rsidR="00FC7A68" w:rsidRPr="006F33AA" w:rsidRDefault="00FC7A68" w:rsidP="00FC7A68">
            <w:pPr>
              <w:ind w:firstLine="375"/>
              <w:jc w:val="both"/>
              <w:rPr>
                <w:rFonts w:ascii="Times New Roman" w:hAnsi="Times New Roman"/>
                <w:color w:val="000000"/>
                <w:sz w:val="20"/>
                <w:rPrChange w:id="4831"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832" w:author="2" w:date="2021-08-31T10:55:00Z">
                  <w:rPr>
                    <w:rFonts w:ascii="Times New Roman" w:eastAsia="Times New Roman" w:hAnsi="Times New Roman" w:cs="Times New Roman"/>
                    <w:color w:val="000000"/>
                    <w:lang w:eastAsia="ru-RU"/>
                  </w:rPr>
                </w:rPrChange>
              </w:rPr>
              <w:t>1</w:t>
            </w:r>
            <w:ins w:id="4833" w:author="2" w:date="2021-08-31T10:55:00Z">
              <w:r w:rsidR="00C82A85" w:rsidRPr="006F33AA">
                <w:rPr>
                  <w:rFonts w:ascii="Times New Roman" w:eastAsia="Times New Roman" w:hAnsi="Times New Roman" w:cs="Times New Roman"/>
                  <w:color w:val="000000"/>
                  <w:sz w:val="20"/>
                  <w:szCs w:val="20"/>
                  <w:lang w:eastAsia="ru-RU"/>
                </w:rPr>
                <w:t>.</w:t>
              </w:r>
            </w:ins>
            <w:del w:id="4834"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835" w:author="2" w:date="2021-08-31T10:55:00Z">
                  <w:rPr>
                    <w:rFonts w:ascii="Times New Roman" w:eastAsia="Times New Roman" w:hAnsi="Times New Roman" w:cs="Times New Roman"/>
                    <w:color w:val="000000"/>
                    <w:lang w:eastAsia="ru-RU"/>
                  </w:rPr>
                </w:rPrChange>
              </w:rPr>
              <w:t xml:space="preserve"> расстояние между интерференционными полосами уменьшится</w:t>
            </w:r>
          </w:p>
          <w:p w14:paraId="26ECF3A6" w14:textId="17BF5012" w:rsidR="00FC7A68" w:rsidRPr="006F33AA" w:rsidRDefault="00FC7A68" w:rsidP="00FC7A68">
            <w:pPr>
              <w:ind w:firstLine="375"/>
              <w:jc w:val="both"/>
              <w:rPr>
                <w:rFonts w:ascii="Times New Roman" w:hAnsi="Times New Roman"/>
                <w:color w:val="000000"/>
                <w:sz w:val="20"/>
                <w:rPrChange w:id="4836"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837" w:author="2" w:date="2021-08-31T10:55:00Z">
                  <w:rPr>
                    <w:rFonts w:ascii="Times New Roman" w:eastAsia="Times New Roman" w:hAnsi="Times New Roman" w:cs="Times New Roman"/>
                    <w:color w:val="000000"/>
                    <w:lang w:eastAsia="ru-RU"/>
                  </w:rPr>
                </w:rPrChange>
              </w:rPr>
              <w:t>2</w:t>
            </w:r>
            <w:ins w:id="4838" w:author="2" w:date="2021-08-31T10:55:00Z">
              <w:r w:rsidR="00C82A85" w:rsidRPr="006F33AA">
                <w:rPr>
                  <w:rFonts w:ascii="Times New Roman" w:eastAsia="Times New Roman" w:hAnsi="Times New Roman" w:cs="Times New Roman"/>
                  <w:color w:val="000000"/>
                  <w:sz w:val="20"/>
                  <w:szCs w:val="20"/>
                  <w:lang w:eastAsia="ru-RU"/>
                </w:rPr>
                <w:t>.</w:t>
              </w:r>
            </w:ins>
            <w:del w:id="4839"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840" w:author="2" w:date="2021-08-31T10:55:00Z">
                  <w:rPr>
                    <w:rFonts w:ascii="Times New Roman" w:eastAsia="Times New Roman" w:hAnsi="Times New Roman" w:cs="Times New Roman"/>
                    <w:color w:val="000000"/>
                    <w:lang w:eastAsia="ru-RU"/>
                  </w:rPr>
                </w:rPrChange>
              </w:rPr>
              <w:t xml:space="preserve"> расстояние между интерференционными полосами увеличится</w:t>
            </w:r>
          </w:p>
          <w:p w14:paraId="6B4BF72D" w14:textId="216F7066" w:rsidR="00FC7A68" w:rsidRPr="006F33AA" w:rsidRDefault="00FC7A68" w:rsidP="00FC7A68">
            <w:pPr>
              <w:ind w:firstLine="375"/>
              <w:jc w:val="both"/>
              <w:rPr>
                <w:rFonts w:ascii="Times New Roman" w:hAnsi="Times New Roman"/>
                <w:color w:val="000000"/>
                <w:sz w:val="20"/>
                <w:rPrChange w:id="4841"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842" w:author="2" w:date="2021-08-31T10:55:00Z">
                  <w:rPr>
                    <w:rFonts w:ascii="Times New Roman" w:eastAsia="Times New Roman" w:hAnsi="Times New Roman" w:cs="Times New Roman"/>
                    <w:color w:val="000000"/>
                    <w:lang w:eastAsia="ru-RU"/>
                  </w:rPr>
                </w:rPrChange>
              </w:rPr>
              <w:t>3</w:t>
            </w:r>
            <w:ins w:id="4843" w:author="2" w:date="2021-08-31T10:55:00Z">
              <w:r w:rsidR="00C82A85" w:rsidRPr="006F33AA">
                <w:rPr>
                  <w:rFonts w:ascii="Times New Roman" w:eastAsia="Times New Roman" w:hAnsi="Times New Roman" w:cs="Times New Roman"/>
                  <w:color w:val="000000"/>
                  <w:sz w:val="20"/>
                  <w:szCs w:val="20"/>
                  <w:lang w:eastAsia="ru-RU"/>
                </w:rPr>
                <w:t>.</w:t>
              </w:r>
            </w:ins>
            <w:del w:id="4844"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845" w:author="2" w:date="2021-08-31T10:55:00Z">
                  <w:rPr>
                    <w:rFonts w:ascii="Times New Roman" w:eastAsia="Times New Roman" w:hAnsi="Times New Roman" w:cs="Times New Roman"/>
                    <w:color w:val="000000"/>
                    <w:lang w:eastAsia="ru-RU"/>
                  </w:rPr>
                </w:rPrChange>
              </w:rPr>
              <w:t xml:space="preserve"> интерференционная картина не изменится</w:t>
            </w:r>
          </w:p>
          <w:p w14:paraId="5C566B50" w14:textId="4B37B2D3" w:rsidR="00FC7A68" w:rsidRPr="006F33AA" w:rsidRDefault="00FC7A68" w:rsidP="00FC7A68">
            <w:pPr>
              <w:ind w:firstLine="375"/>
              <w:jc w:val="both"/>
              <w:rPr>
                <w:rFonts w:ascii="Times New Roman" w:hAnsi="Times New Roman"/>
                <w:color w:val="000000"/>
                <w:sz w:val="20"/>
                <w:rPrChange w:id="4846"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847" w:author="2" w:date="2021-08-31T10:55:00Z">
                  <w:rPr>
                    <w:rFonts w:ascii="Times New Roman" w:eastAsia="Times New Roman" w:hAnsi="Times New Roman" w:cs="Times New Roman"/>
                    <w:color w:val="000000"/>
                    <w:lang w:eastAsia="ru-RU"/>
                  </w:rPr>
                </w:rPrChange>
              </w:rPr>
              <w:t>4</w:t>
            </w:r>
            <w:ins w:id="4848" w:author="2" w:date="2021-08-31T10:55:00Z">
              <w:r w:rsidR="00C82A85" w:rsidRPr="006F33AA">
                <w:rPr>
                  <w:rFonts w:ascii="Times New Roman" w:eastAsia="Times New Roman" w:hAnsi="Times New Roman" w:cs="Times New Roman"/>
                  <w:color w:val="000000"/>
                  <w:sz w:val="20"/>
                  <w:szCs w:val="20"/>
                  <w:lang w:eastAsia="ru-RU"/>
                </w:rPr>
                <w:t>.</w:t>
              </w:r>
            </w:ins>
            <w:del w:id="4849"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850" w:author="2" w:date="2021-08-31T10:55:00Z">
                  <w:rPr>
                    <w:rFonts w:ascii="Times New Roman" w:eastAsia="Times New Roman" w:hAnsi="Times New Roman" w:cs="Times New Roman"/>
                    <w:color w:val="000000"/>
                    <w:lang w:eastAsia="ru-RU"/>
                  </w:rPr>
                </w:rPrChange>
              </w:rPr>
              <w:t xml:space="preserve"> интерференционная картина сместится по экрану вправо, сохранив свой вид</w:t>
            </w:r>
          </w:p>
          <w:p w14:paraId="2BE07F39" w14:textId="77777777" w:rsidR="00FC7A68" w:rsidRPr="006F33AA" w:rsidRDefault="00FC7A68" w:rsidP="00FC7A68">
            <w:pPr>
              <w:pStyle w:val="a4"/>
              <w:spacing w:after="0" w:line="273" w:lineRule="exact"/>
              <w:ind w:left="346" w:right="20" w:firstLine="142"/>
              <w:rPr>
                <w:rFonts w:ascii="Times New Roman" w:hAnsi="Times New Roman"/>
                <w:color w:val="000000"/>
                <w:sz w:val="20"/>
                <w:rPrChange w:id="4851"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4852" w:author="2" w:date="2021-08-31T10:55:00Z">
              <w:tcPr>
                <w:tcW w:w="547" w:type="dxa"/>
              </w:tcPr>
            </w:tcPrChange>
          </w:tcPr>
          <w:p w14:paraId="5E7D896B" w14:textId="7A5FC08A"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FC7A68" w:rsidRPr="00450F2B" w14:paraId="4863165F" w14:textId="77777777" w:rsidTr="00911EF6">
        <w:tc>
          <w:tcPr>
            <w:tcW w:w="846" w:type="dxa"/>
            <w:tcPrChange w:id="4853" w:author="2" w:date="2021-08-31T10:55:00Z">
              <w:tcPr>
                <w:tcW w:w="846" w:type="dxa"/>
              </w:tcPr>
            </w:tcPrChange>
          </w:tcPr>
          <w:p w14:paraId="28ED786A" w14:textId="77777777" w:rsidR="00FC7A68" w:rsidRPr="00450F2B" w:rsidRDefault="00FC7A68" w:rsidP="00FC7A68">
            <w:pPr>
              <w:spacing w:after="120"/>
              <w:rPr>
                <w:rFonts w:ascii="Times New Roman" w:hAnsi="Times New Roman" w:cs="Times New Roman"/>
                <w:sz w:val="24"/>
                <w:szCs w:val="24"/>
              </w:rPr>
            </w:pPr>
          </w:p>
        </w:tc>
        <w:tc>
          <w:tcPr>
            <w:tcW w:w="1843" w:type="dxa"/>
            <w:tcPrChange w:id="4854" w:author="2" w:date="2021-08-31T10:55:00Z">
              <w:tcPr>
                <w:tcW w:w="1843" w:type="dxa"/>
              </w:tcPr>
            </w:tcPrChange>
          </w:tcPr>
          <w:p w14:paraId="39313F85" w14:textId="77777777" w:rsidR="00FC7A68" w:rsidRPr="00450F2B" w:rsidRDefault="00FC7A68" w:rsidP="00FC7A68">
            <w:pPr>
              <w:spacing w:after="120"/>
              <w:rPr>
                <w:rFonts w:ascii="Times New Roman" w:hAnsi="Times New Roman" w:cs="Times New Roman"/>
                <w:sz w:val="24"/>
                <w:szCs w:val="24"/>
              </w:rPr>
            </w:pPr>
          </w:p>
        </w:tc>
        <w:tc>
          <w:tcPr>
            <w:tcW w:w="425" w:type="dxa"/>
            <w:tcPrChange w:id="4855" w:author="2" w:date="2021-08-31T10:55:00Z">
              <w:tcPr>
                <w:tcW w:w="425" w:type="dxa"/>
              </w:tcPr>
            </w:tcPrChange>
          </w:tcPr>
          <w:p w14:paraId="315EA6F6" w14:textId="77777777" w:rsidR="00FC7A68" w:rsidRPr="00450F2B" w:rsidRDefault="00FC7A68" w:rsidP="00FC7A68">
            <w:pPr>
              <w:spacing w:after="120"/>
              <w:rPr>
                <w:rFonts w:ascii="Times New Roman" w:hAnsi="Times New Roman" w:cs="Times New Roman"/>
                <w:sz w:val="24"/>
                <w:szCs w:val="24"/>
              </w:rPr>
            </w:pPr>
          </w:p>
        </w:tc>
        <w:tc>
          <w:tcPr>
            <w:tcW w:w="392" w:type="dxa"/>
            <w:tcPrChange w:id="4856" w:author="2" w:date="2021-08-31T10:55:00Z">
              <w:tcPr>
                <w:tcW w:w="392" w:type="dxa"/>
              </w:tcPr>
            </w:tcPrChange>
          </w:tcPr>
          <w:p w14:paraId="1737F673" w14:textId="77777777" w:rsidR="00FC7A68" w:rsidRPr="00450F2B" w:rsidRDefault="00FC7A68" w:rsidP="00FC7A68">
            <w:pPr>
              <w:spacing w:after="120"/>
              <w:rPr>
                <w:rFonts w:ascii="Times New Roman" w:hAnsi="Times New Roman" w:cs="Times New Roman"/>
                <w:sz w:val="24"/>
                <w:szCs w:val="24"/>
              </w:rPr>
            </w:pPr>
          </w:p>
        </w:tc>
        <w:tc>
          <w:tcPr>
            <w:tcW w:w="553" w:type="dxa"/>
            <w:tcPrChange w:id="4857" w:author="2" w:date="2021-08-31T10:55:00Z">
              <w:tcPr>
                <w:tcW w:w="553" w:type="dxa"/>
              </w:tcPr>
            </w:tcPrChange>
          </w:tcPr>
          <w:p w14:paraId="58F64D67" w14:textId="33817187"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4858" w:author="2" w:date="2021-08-31T10:55:00Z">
              <w:tcPr>
                <w:tcW w:w="6001" w:type="dxa"/>
              </w:tcPr>
            </w:tcPrChange>
          </w:tcPr>
          <w:p w14:paraId="082C439A" w14:textId="4C9C753C" w:rsidR="00FC7A68" w:rsidRPr="002C740F" w:rsidRDefault="00FC7A68" w:rsidP="00FC7A68">
            <w:pPr>
              <w:jc w:val="both"/>
              <w:rPr>
                <w:rFonts w:ascii="Times New Roman" w:eastAsia="Times New Roman" w:hAnsi="Times New Roman" w:cs="Times New Roman"/>
                <w:color w:val="000000"/>
                <w:sz w:val="20"/>
                <w:szCs w:val="20"/>
                <w:lang w:eastAsia="ru-RU"/>
              </w:rPr>
            </w:pPr>
            <w:r w:rsidRPr="002C740F">
              <w:rPr>
                <w:rFonts w:ascii="Times New Roman" w:eastAsia="Times New Roman" w:hAnsi="Times New Roman" w:cs="Times New Roman"/>
                <w:noProof/>
                <w:color w:val="000000"/>
                <w:sz w:val="20"/>
                <w:szCs w:val="20"/>
                <w:lang w:eastAsia="ru-RU"/>
              </w:rPr>
              <w:drawing>
                <wp:anchor distT="0" distB="0" distL="114300" distR="114300" simplePos="0" relativeHeight="252175360" behindDoc="1" locked="0" layoutInCell="1" allowOverlap="1" wp14:anchorId="2E331C39" wp14:editId="1BB3042F">
                  <wp:simplePos x="0" y="0"/>
                  <wp:positionH relativeFrom="column">
                    <wp:posOffset>2379522</wp:posOffset>
                  </wp:positionH>
                  <wp:positionV relativeFrom="paragraph">
                    <wp:posOffset>119837</wp:posOffset>
                  </wp:positionV>
                  <wp:extent cx="1228725" cy="1228725"/>
                  <wp:effectExtent l="0" t="0" r="9525" b="9525"/>
                  <wp:wrapTight wrapText="bothSides">
                    <wp:wrapPolygon edited="0">
                      <wp:start x="0" y="0"/>
                      <wp:lineTo x="0" y="21433"/>
                      <wp:lineTo x="21433" y="21433"/>
                      <wp:lineTo x="21433" y="0"/>
                      <wp:lineTo x="0" y="0"/>
                    </wp:wrapPolygon>
                  </wp:wrapTight>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pic:spPr>
                      </pic:pic>
                    </a:graphicData>
                  </a:graphic>
                  <wp14:sizeRelH relativeFrom="page">
                    <wp14:pctWidth>0</wp14:pctWidth>
                  </wp14:sizeRelH>
                  <wp14:sizeRelV relativeFrom="page">
                    <wp14:pctHeight>0</wp14:pctHeight>
                  </wp14:sizeRelV>
                </wp:anchor>
              </w:drawing>
            </w:r>
            <w:r w:rsidRPr="002C740F">
              <w:rPr>
                <w:rFonts w:ascii="Times New Roman" w:eastAsia="Times New Roman" w:hAnsi="Times New Roman" w:cs="Times New Roman"/>
                <w:color w:val="000000"/>
                <w:sz w:val="20"/>
                <w:szCs w:val="20"/>
                <w:lang w:eastAsia="ru-RU"/>
              </w:rPr>
              <w:t>В классическом опыте Юнга по дифракции пучок света, прошедший через узкое отверстие А, освещает отверстия В и С, за которыми на экране возникает интерференционная картина (см. рисунок).</w:t>
            </w:r>
          </w:p>
          <w:p w14:paraId="5BBB6875" w14:textId="3DB4340D" w:rsidR="00FC7A68" w:rsidRPr="002C740F" w:rsidRDefault="00FC7A68" w:rsidP="00FC7A68">
            <w:pPr>
              <w:jc w:val="both"/>
              <w:rPr>
                <w:rFonts w:ascii="Times New Roman" w:eastAsia="Times New Roman" w:hAnsi="Times New Roman" w:cs="Times New Roman"/>
                <w:color w:val="000000"/>
                <w:sz w:val="20"/>
                <w:szCs w:val="20"/>
                <w:lang w:eastAsia="ru-RU"/>
              </w:rPr>
            </w:pPr>
            <w:r w:rsidRPr="002C740F">
              <w:rPr>
                <w:rFonts w:ascii="Times New Roman" w:eastAsia="Times New Roman" w:hAnsi="Times New Roman" w:cs="Times New Roman"/>
                <w:color w:val="000000"/>
                <w:sz w:val="20"/>
                <w:szCs w:val="20"/>
                <w:lang w:eastAsia="ru-RU"/>
              </w:rPr>
              <w:t> Если уменьшить </w:t>
            </w:r>
            <w:r w:rsidRPr="002C740F">
              <w:rPr>
                <w:rFonts w:ascii="Times New Roman" w:eastAsia="Times New Roman" w:hAnsi="Times New Roman" w:cs="Times New Roman"/>
                <w:i/>
                <w:iCs/>
                <w:color w:val="000000"/>
                <w:sz w:val="20"/>
                <w:szCs w:val="20"/>
                <w:lang w:eastAsia="ru-RU"/>
              </w:rPr>
              <w:t>L</w:t>
            </w:r>
            <w:r w:rsidRPr="002C740F">
              <w:rPr>
                <w:rFonts w:ascii="Times New Roman" w:eastAsia="Times New Roman" w:hAnsi="Times New Roman" w:cs="Times New Roman"/>
                <w:color w:val="000000"/>
                <w:sz w:val="20"/>
                <w:szCs w:val="20"/>
                <w:lang w:eastAsia="ru-RU"/>
              </w:rPr>
              <w:t> вдвое, то</w:t>
            </w:r>
          </w:p>
          <w:p w14:paraId="7C044806" w14:textId="77777777" w:rsidR="00FC7A68" w:rsidRPr="00C24018"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4859" w:author="2" w:date="2021-08-31T10:55:00Z">
              <w:tcPr>
                <w:tcW w:w="4839" w:type="dxa"/>
              </w:tcPr>
            </w:tcPrChange>
          </w:tcPr>
          <w:p w14:paraId="7A2BBFB5" w14:textId="32D42437" w:rsidR="00FC7A68" w:rsidRPr="006F33AA" w:rsidRDefault="00FC7A68" w:rsidP="00FC7A68">
            <w:pPr>
              <w:ind w:firstLine="375"/>
              <w:jc w:val="both"/>
              <w:rPr>
                <w:rFonts w:ascii="Times New Roman" w:hAnsi="Times New Roman"/>
                <w:color w:val="000000"/>
                <w:sz w:val="20"/>
                <w:rPrChange w:id="4860"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861" w:author="2" w:date="2021-08-31T10:55:00Z">
                  <w:rPr>
                    <w:rFonts w:ascii="Times New Roman" w:eastAsia="Times New Roman" w:hAnsi="Times New Roman" w:cs="Times New Roman"/>
                    <w:color w:val="000000"/>
                    <w:lang w:eastAsia="ru-RU"/>
                  </w:rPr>
                </w:rPrChange>
              </w:rPr>
              <w:t>1</w:t>
            </w:r>
            <w:ins w:id="4862" w:author="2" w:date="2021-08-31T10:55:00Z">
              <w:r w:rsidR="00C82A85" w:rsidRPr="006F33AA">
                <w:rPr>
                  <w:rFonts w:ascii="Times New Roman" w:eastAsia="Times New Roman" w:hAnsi="Times New Roman" w:cs="Times New Roman"/>
                  <w:color w:val="000000"/>
                  <w:sz w:val="20"/>
                  <w:szCs w:val="20"/>
                  <w:lang w:eastAsia="ru-RU"/>
                </w:rPr>
                <w:t>.</w:t>
              </w:r>
            </w:ins>
            <w:del w:id="4863"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864" w:author="2" w:date="2021-08-31T10:55:00Z">
                  <w:rPr>
                    <w:rFonts w:ascii="Times New Roman" w:eastAsia="Times New Roman" w:hAnsi="Times New Roman" w:cs="Times New Roman"/>
                    <w:color w:val="000000"/>
                    <w:lang w:eastAsia="ru-RU"/>
                  </w:rPr>
                </w:rPrChange>
              </w:rPr>
              <w:t xml:space="preserve"> интерференционная картина останется неизменной</w:t>
            </w:r>
          </w:p>
          <w:p w14:paraId="7B667AA3" w14:textId="0F7E2A79" w:rsidR="00FC7A68" w:rsidRPr="006F33AA" w:rsidRDefault="00FC7A68" w:rsidP="00FC7A68">
            <w:pPr>
              <w:ind w:firstLine="375"/>
              <w:jc w:val="both"/>
              <w:rPr>
                <w:rFonts w:ascii="Times New Roman" w:hAnsi="Times New Roman"/>
                <w:color w:val="000000"/>
                <w:sz w:val="20"/>
                <w:rPrChange w:id="4865"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866" w:author="2" w:date="2021-08-31T10:55:00Z">
                  <w:rPr>
                    <w:rFonts w:ascii="Times New Roman" w:eastAsia="Times New Roman" w:hAnsi="Times New Roman" w:cs="Times New Roman"/>
                    <w:color w:val="000000"/>
                    <w:lang w:eastAsia="ru-RU"/>
                  </w:rPr>
                </w:rPrChange>
              </w:rPr>
              <w:t>2</w:t>
            </w:r>
            <w:ins w:id="4867" w:author="2" w:date="2021-08-31T10:55:00Z">
              <w:r w:rsidR="00C82A85" w:rsidRPr="006F33AA">
                <w:rPr>
                  <w:rFonts w:ascii="Times New Roman" w:eastAsia="Times New Roman" w:hAnsi="Times New Roman" w:cs="Times New Roman"/>
                  <w:color w:val="000000"/>
                  <w:sz w:val="20"/>
                  <w:szCs w:val="20"/>
                  <w:lang w:eastAsia="ru-RU"/>
                </w:rPr>
                <w:t>.</w:t>
              </w:r>
            </w:ins>
            <w:del w:id="4868"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869" w:author="2" w:date="2021-08-31T10:55:00Z">
                  <w:rPr>
                    <w:rFonts w:ascii="Times New Roman" w:eastAsia="Times New Roman" w:hAnsi="Times New Roman" w:cs="Times New Roman"/>
                    <w:color w:val="000000"/>
                    <w:lang w:eastAsia="ru-RU"/>
                  </w:rPr>
                </w:rPrChange>
              </w:rPr>
              <w:t xml:space="preserve"> расстояние между интерференционными полосами уменьшится</w:t>
            </w:r>
          </w:p>
          <w:p w14:paraId="257BB108" w14:textId="76302B49" w:rsidR="00FC7A68" w:rsidRPr="006F33AA" w:rsidRDefault="00FC7A68" w:rsidP="00FC7A68">
            <w:pPr>
              <w:ind w:firstLine="375"/>
              <w:jc w:val="both"/>
              <w:rPr>
                <w:rFonts w:ascii="Times New Roman" w:hAnsi="Times New Roman"/>
                <w:color w:val="000000"/>
                <w:sz w:val="20"/>
                <w:rPrChange w:id="4870"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871" w:author="2" w:date="2021-08-31T10:55:00Z">
                  <w:rPr>
                    <w:rFonts w:ascii="Times New Roman" w:eastAsia="Times New Roman" w:hAnsi="Times New Roman" w:cs="Times New Roman"/>
                    <w:color w:val="000000"/>
                    <w:lang w:eastAsia="ru-RU"/>
                  </w:rPr>
                </w:rPrChange>
              </w:rPr>
              <w:t>3</w:t>
            </w:r>
            <w:ins w:id="4872" w:author="2" w:date="2021-08-31T10:55:00Z">
              <w:r w:rsidR="00C82A85" w:rsidRPr="006F33AA">
                <w:rPr>
                  <w:rFonts w:ascii="Times New Roman" w:eastAsia="Times New Roman" w:hAnsi="Times New Roman" w:cs="Times New Roman"/>
                  <w:color w:val="000000"/>
                  <w:sz w:val="20"/>
                  <w:szCs w:val="20"/>
                  <w:lang w:eastAsia="ru-RU"/>
                </w:rPr>
                <w:t>.</w:t>
              </w:r>
            </w:ins>
            <w:del w:id="4873"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874" w:author="2" w:date="2021-08-31T10:55:00Z">
                  <w:rPr>
                    <w:rFonts w:ascii="Times New Roman" w:eastAsia="Times New Roman" w:hAnsi="Times New Roman" w:cs="Times New Roman"/>
                    <w:color w:val="000000"/>
                    <w:lang w:eastAsia="ru-RU"/>
                  </w:rPr>
                </w:rPrChange>
              </w:rPr>
              <w:t xml:space="preserve"> интерференционная картина сместится по экрану, сохранив свой вид</w:t>
            </w:r>
          </w:p>
          <w:p w14:paraId="53584BBF" w14:textId="30F98CBA" w:rsidR="00FC7A68" w:rsidRPr="006F33AA" w:rsidRDefault="00FC7A68" w:rsidP="00FC7A68">
            <w:pPr>
              <w:ind w:firstLine="375"/>
              <w:jc w:val="both"/>
              <w:rPr>
                <w:rFonts w:ascii="Times New Roman" w:hAnsi="Times New Roman"/>
                <w:color w:val="000000"/>
                <w:sz w:val="20"/>
                <w:rPrChange w:id="4875"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876" w:author="2" w:date="2021-08-31T10:55:00Z">
                  <w:rPr>
                    <w:rFonts w:ascii="Times New Roman" w:eastAsia="Times New Roman" w:hAnsi="Times New Roman" w:cs="Times New Roman"/>
                    <w:color w:val="000000"/>
                    <w:lang w:eastAsia="ru-RU"/>
                  </w:rPr>
                </w:rPrChange>
              </w:rPr>
              <w:t>4</w:t>
            </w:r>
            <w:ins w:id="4877" w:author="2" w:date="2021-08-31T10:55:00Z">
              <w:r w:rsidR="00C82A85" w:rsidRPr="006F33AA">
                <w:rPr>
                  <w:rFonts w:ascii="Times New Roman" w:eastAsia="Times New Roman" w:hAnsi="Times New Roman" w:cs="Times New Roman"/>
                  <w:color w:val="000000"/>
                  <w:sz w:val="20"/>
                  <w:szCs w:val="20"/>
                  <w:lang w:eastAsia="ru-RU"/>
                </w:rPr>
                <w:t>.</w:t>
              </w:r>
            </w:ins>
            <w:del w:id="4878"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879" w:author="2" w:date="2021-08-31T10:55:00Z">
                  <w:rPr>
                    <w:rFonts w:ascii="Times New Roman" w:eastAsia="Times New Roman" w:hAnsi="Times New Roman" w:cs="Times New Roman"/>
                    <w:color w:val="000000"/>
                    <w:lang w:eastAsia="ru-RU"/>
                  </w:rPr>
                </w:rPrChange>
              </w:rPr>
              <w:t xml:space="preserve"> расстояние между интерференционными полосами увеличится</w:t>
            </w:r>
          </w:p>
          <w:p w14:paraId="4B4C05B1" w14:textId="77777777" w:rsidR="00FC7A68" w:rsidRPr="006F33AA" w:rsidRDefault="00FC7A68" w:rsidP="00FC7A68">
            <w:pPr>
              <w:pStyle w:val="a4"/>
              <w:spacing w:after="0" w:line="273" w:lineRule="exact"/>
              <w:ind w:left="346" w:right="20" w:firstLine="142"/>
              <w:rPr>
                <w:rFonts w:ascii="Times New Roman" w:hAnsi="Times New Roman"/>
                <w:color w:val="000000"/>
                <w:sz w:val="20"/>
                <w:rPrChange w:id="4880"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4881" w:author="2" w:date="2021-08-31T10:55:00Z">
              <w:tcPr>
                <w:tcW w:w="547" w:type="dxa"/>
              </w:tcPr>
            </w:tcPrChange>
          </w:tcPr>
          <w:p w14:paraId="3E83265A" w14:textId="71276865"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794B48D5" w14:textId="77777777" w:rsidTr="00911EF6">
        <w:tc>
          <w:tcPr>
            <w:tcW w:w="846" w:type="dxa"/>
            <w:tcPrChange w:id="4882" w:author="2" w:date="2021-08-31T10:55:00Z">
              <w:tcPr>
                <w:tcW w:w="846" w:type="dxa"/>
              </w:tcPr>
            </w:tcPrChange>
          </w:tcPr>
          <w:p w14:paraId="64958DB7" w14:textId="77777777" w:rsidR="00FC7A68" w:rsidRPr="00450F2B" w:rsidRDefault="00FC7A68" w:rsidP="00FC7A68">
            <w:pPr>
              <w:spacing w:after="120"/>
              <w:rPr>
                <w:rFonts w:ascii="Times New Roman" w:hAnsi="Times New Roman" w:cs="Times New Roman"/>
                <w:sz w:val="24"/>
                <w:szCs w:val="24"/>
              </w:rPr>
            </w:pPr>
          </w:p>
        </w:tc>
        <w:tc>
          <w:tcPr>
            <w:tcW w:w="1843" w:type="dxa"/>
            <w:tcPrChange w:id="4883" w:author="2" w:date="2021-08-31T10:55:00Z">
              <w:tcPr>
                <w:tcW w:w="1843" w:type="dxa"/>
              </w:tcPr>
            </w:tcPrChange>
          </w:tcPr>
          <w:p w14:paraId="586A9BDE" w14:textId="77777777" w:rsidR="00FC7A68" w:rsidRPr="00450F2B" w:rsidRDefault="00FC7A68" w:rsidP="00FC7A68">
            <w:pPr>
              <w:spacing w:after="120"/>
              <w:rPr>
                <w:rFonts w:ascii="Times New Roman" w:hAnsi="Times New Roman" w:cs="Times New Roman"/>
                <w:sz w:val="24"/>
                <w:szCs w:val="24"/>
              </w:rPr>
            </w:pPr>
          </w:p>
        </w:tc>
        <w:tc>
          <w:tcPr>
            <w:tcW w:w="425" w:type="dxa"/>
            <w:tcPrChange w:id="4884" w:author="2" w:date="2021-08-31T10:55:00Z">
              <w:tcPr>
                <w:tcW w:w="425" w:type="dxa"/>
              </w:tcPr>
            </w:tcPrChange>
          </w:tcPr>
          <w:p w14:paraId="0CEA6D31" w14:textId="77777777" w:rsidR="00FC7A68" w:rsidRPr="00450F2B" w:rsidRDefault="00FC7A68" w:rsidP="00FC7A68">
            <w:pPr>
              <w:spacing w:after="120"/>
              <w:rPr>
                <w:rFonts w:ascii="Times New Roman" w:hAnsi="Times New Roman" w:cs="Times New Roman"/>
                <w:sz w:val="24"/>
                <w:szCs w:val="24"/>
              </w:rPr>
            </w:pPr>
          </w:p>
        </w:tc>
        <w:tc>
          <w:tcPr>
            <w:tcW w:w="392" w:type="dxa"/>
            <w:tcPrChange w:id="4885" w:author="2" w:date="2021-08-31T10:55:00Z">
              <w:tcPr>
                <w:tcW w:w="392" w:type="dxa"/>
              </w:tcPr>
            </w:tcPrChange>
          </w:tcPr>
          <w:p w14:paraId="186BA69A" w14:textId="77777777" w:rsidR="00FC7A68" w:rsidRPr="00450F2B" w:rsidRDefault="00FC7A68" w:rsidP="00FC7A68">
            <w:pPr>
              <w:spacing w:after="120"/>
              <w:rPr>
                <w:rFonts w:ascii="Times New Roman" w:hAnsi="Times New Roman" w:cs="Times New Roman"/>
                <w:sz w:val="24"/>
                <w:szCs w:val="24"/>
              </w:rPr>
            </w:pPr>
          </w:p>
        </w:tc>
        <w:tc>
          <w:tcPr>
            <w:tcW w:w="553" w:type="dxa"/>
            <w:tcPrChange w:id="4886" w:author="2" w:date="2021-08-31T10:55:00Z">
              <w:tcPr>
                <w:tcW w:w="553" w:type="dxa"/>
              </w:tcPr>
            </w:tcPrChange>
          </w:tcPr>
          <w:p w14:paraId="74E32574" w14:textId="07ED0D35"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4887" w:author="2" w:date="2021-08-31T10:55:00Z">
              <w:tcPr>
                <w:tcW w:w="6001" w:type="dxa"/>
              </w:tcPr>
            </w:tcPrChange>
          </w:tcPr>
          <w:p w14:paraId="3E5C0AEA" w14:textId="77777777" w:rsidR="00FC7A68" w:rsidRPr="002C740F" w:rsidRDefault="00FC7A68" w:rsidP="00FC7A68">
            <w:pPr>
              <w:jc w:val="both"/>
              <w:rPr>
                <w:rFonts w:ascii="Times New Roman" w:eastAsia="Times New Roman" w:hAnsi="Times New Roman" w:cs="Times New Roman"/>
                <w:color w:val="000000"/>
                <w:sz w:val="20"/>
                <w:szCs w:val="20"/>
                <w:lang w:eastAsia="ru-RU"/>
              </w:rPr>
            </w:pPr>
            <w:r w:rsidRPr="002C740F">
              <w:rPr>
                <w:rFonts w:ascii="Times New Roman" w:eastAsia="Times New Roman" w:hAnsi="Times New Roman" w:cs="Times New Roman"/>
                <w:noProof/>
                <w:color w:val="000000"/>
                <w:sz w:val="20"/>
                <w:szCs w:val="20"/>
                <w:lang w:eastAsia="ru-RU"/>
              </w:rPr>
              <w:drawing>
                <wp:anchor distT="0" distB="0" distL="114300" distR="114300" simplePos="0" relativeHeight="252177408" behindDoc="1" locked="0" layoutInCell="1" allowOverlap="1" wp14:anchorId="77255BF1" wp14:editId="6F45264F">
                  <wp:simplePos x="0" y="0"/>
                  <wp:positionH relativeFrom="column">
                    <wp:posOffset>2379522</wp:posOffset>
                  </wp:positionH>
                  <wp:positionV relativeFrom="paragraph">
                    <wp:posOffset>119837</wp:posOffset>
                  </wp:positionV>
                  <wp:extent cx="1228725" cy="1228725"/>
                  <wp:effectExtent l="0" t="0" r="9525" b="9525"/>
                  <wp:wrapTight wrapText="bothSides">
                    <wp:wrapPolygon edited="0">
                      <wp:start x="0" y="0"/>
                      <wp:lineTo x="0" y="21433"/>
                      <wp:lineTo x="21433" y="21433"/>
                      <wp:lineTo x="21433"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pic:spPr>
                      </pic:pic>
                    </a:graphicData>
                  </a:graphic>
                  <wp14:sizeRelH relativeFrom="page">
                    <wp14:pctWidth>0</wp14:pctWidth>
                  </wp14:sizeRelH>
                  <wp14:sizeRelV relativeFrom="page">
                    <wp14:pctHeight>0</wp14:pctHeight>
                  </wp14:sizeRelV>
                </wp:anchor>
              </w:drawing>
            </w:r>
            <w:r w:rsidRPr="002C740F">
              <w:rPr>
                <w:rFonts w:ascii="Times New Roman" w:eastAsia="Times New Roman" w:hAnsi="Times New Roman" w:cs="Times New Roman"/>
                <w:color w:val="000000"/>
                <w:sz w:val="20"/>
                <w:szCs w:val="20"/>
                <w:lang w:eastAsia="ru-RU"/>
              </w:rPr>
              <w:t>В классическом опыте Юнга по дифракции пучок света, прошедший через узкое отверстие А, освещает отверстия В и С, за которыми на экране возникает интерференционная картина (см. рисунок).</w:t>
            </w:r>
          </w:p>
          <w:p w14:paraId="6C1B8760" w14:textId="4B56FC44" w:rsidR="00FC7A68" w:rsidRPr="002C740F" w:rsidRDefault="00FC7A68" w:rsidP="00FC7A68">
            <w:pPr>
              <w:jc w:val="both"/>
              <w:rPr>
                <w:rFonts w:ascii="Times New Roman" w:eastAsia="Times New Roman" w:hAnsi="Times New Roman" w:cs="Times New Roman"/>
                <w:color w:val="000000"/>
                <w:sz w:val="20"/>
                <w:szCs w:val="20"/>
                <w:lang w:eastAsia="ru-RU"/>
              </w:rPr>
            </w:pPr>
            <w:r w:rsidRPr="002C740F">
              <w:rPr>
                <w:rFonts w:ascii="Times New Roman" w:eastAsia="Times New Roman" w:hAnsi="Times New Roman" w:cs="Times New Roman"/>
                <w:color w:val="000000"/>
                <w:sz w:val="20"/>
                <w:szCs w:val="20"/>
                <w:lang w:eastAsia="ru-RU"/>
              </w:rPr>
              <w:t> </w:t>
            </w:r>
            <w:r>
              <w:rPr>
                <w:rFonts w:ascii="Times New Roman" w:eastAsia="Times New Roman" w:hAnsi="Times New Roman" w:cs="Times New Roman"/>
                <w:color w:val="000000"/>
                <w:sz w:val="20"/>
                <w:szCs w:val="20"/>
                <w:lang w:eastAsia="ru-RU"/>
              </w:rPr>
              <w:t xml:space="preserve">Если увеличить </w:t>
            </w:r>
            <w:r w:rsidRPr="002C740F">
              <w:rPr>
                <w:rFonts w:ascii="Times New Roman" w:eastAsia="Times New Roman" w:hAnsi="Times New Roman" w:cs="Times New Roman"/>
                <w:i/>
                <w:iCs/>
                <w:color w:val="000000"/>
                <w:sz w:val="20"/>
                <w:szCs w:val="20"/>
                <w:lang w:eastAsia="ru-RU"/>
              </w:rPr>
              <w:t>L</w:t>
            </w:r>
            <w:r>
              <w:rPr>
                <w:rFonts w:ascii="Times New Roman" w:eastAsia="Times New Roman" w:hAnsi="Times New Roman" w:cs="Times New Roman"/>
                <w:color w:val="000000"/>
                <w:sz w:val="20"/>
                <w:szCs w:val="20"/>
                <w:lang w:eastAsia="ru-RU"/>
              </w:rPr>
              <w:t> в втрое</w:t>
            </w:r>
            <w:r w:rsidRPr="002C740F">
              <w:rPr>
                <w:rFonts w:ascii="Times New Roman" w:eastAsia="Times New Roman" w:hAnsi="Times New Roman" w:cs="Times New Roman"/>
                <w:color w:val="000000"/>
                <w:sz w:val="20"/>
                <w:szCs w:val="20"/>
                <w:lang w:eastAsia="ru-RU"/>
              </w:rPr>
              <w:t>, то</w:t>
            </w:r>
          </w:p>
          <w:p w14:paraId="4920C63B" w14:textId="644DDC50" w:rsidR="00FC7A68" w:rsidRPr="00C24018"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4888" w:author="2" w:date="2021-08-31T10:55:00Z">
              <w:tcPr>
                <w:tcW w:w="4839" w:type="dxa"/>
              </w:tcPr>
            </w:tcPrChange>
          </w:tcPr>
          <w:p w14:paraId="3C6D352C" w14:textId="70988320" w:rsidR="00FC7A68" w:rsidRPr="006F33AA" w:rsidRDefault="00FC7A68" w:rsidP="00FC7A68">
            <w:pPr>
              <w:ind w:firstLine="375"/>
              <w:jc w:val="both"/>
              <w:rPr>
                <w:rFonts w:ascii="Times New Roman" w:hAnsi="Times New Roman"/>
                <w:color w:val="000000"/>
                <w:sz w:val="20"/>
                <w:rPrChange w:id="4889"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890" w:author="2" w:date="2021-08-31T10:55:00Z">
                  <w:rPr>
                    <w:rFonts w:ascii="Times New Roman" w:eastAsia="Times New Roman" w:hAnsi="Times New Roman" w:cs="Times New Roman"/>
                    <w:color w:val="000000"/>
                    <w:lang w:eastAsia="ru-RU"/>
                  </w:rPr>
                </w:rPrChange>
              </w:rPr>
              <w:t>1</w:t>
            </w:r>
            <w:ins w:id="4891" w:author="2" w:date="2021-08-31T10:55:00Z">
              <w:r w:rsidR="00C82A85" w:rsidRPr="006F33AA">
                <w:rPr>
                  <w:rFonts w:ascii="Times New Roman" w:eastAsia="Times New Roman" w:hAnsi="Times New Roman" w:cs="Times New Roman"/>
                  <w:color w:val="000000"/>
                  <w:sz w:val="20"/>
                  <w:szCs w:val="20"/>
                  <w:lang w:eastAsia="ru-RU"/>
                </w:rPr>
                <w:t>.</w:t>
              </w:r>
            </w:ins>
            <w:del w:id="4892"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893" w:author="2" w:date="2021-08-31T10:55:00Z">
                  <w:rPr>
                    <w:rFonts w:ascii="Times New Roman" w:eastAsia="Times New Roman" w:hAnsi="Times New Roman" w:cs="Times New Roman"/>
                    <w:color w:val="000000"/>
                    <w:lang w:eastAsia="ru-RU"/>
                  </w:rPr>
                </w:rPrChange>
              </w:rPr>
              <w:t xml:space="preserve"> расстояние между интерференционными полосами уменьшится</w:t>
            </w:r>
          </w:p>
          <w:p w14:paraId="449DA8A2" w14:textId="25EB4E60" w:rsidR="00FC7A68" w:rsidRPr="006F33AA" w:rsidRDefault="00FC7A68" w:rsidP="00FC7A68">
            <w:pPr>
              <w:ind w:firstLine="375"/>
              <w:jc w:val="both"/>
              <w:rPr>
                <w:rFonts w:ascii="Times New Roman" w:hAnsi="Times New Roman"/>
                <w:color w:val="000000"/>
                <w:sz w:val="20"/>
                <w:rPrChange w:id="4894"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895" w:author="2" w:date="2021-08-31T10:55:00Z">
                  <w:rPr>
                    <w:rFonts w:ascii="Times New Roman" w:eastAsia="Times New Roman" w:hAnsi="Times New Roman" w:cs="Times New Roman"/>
                    <w:color w:val="000000"/>
                    <w:lang w:eastAsia="ru-RU"/>
                  </w:rPr>
                </w:rPrChange>
              </w:rPr>
              <w:t>2</w:t>
            </w:r>
            <w:ins w:id="4896" w:author="2" w:date="2021-08-31T10:55:00Z">
              <w:r w:rsidR="00C82A85" w:rsidRPr="006F33AA">
                <w:rPr>
                  <w:rFonts w:ascii="Times New Roman" w:eastAsia="Times New Roman" w:hAnsi="Times New Roman" w:cs="Times New Roman"/>
                  <w:color w:val="000000"/>
                  <w:sz w:val="20"/>
                  <w:szCs w:val="20"/>
                  <w:lang w:eastAsia="ru-RU"/>
                </w:rPr>
                <w:t>.</w:t>
              </w:r>
            </w:ins>
            <w:del w:id="4897"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898" w:author="2" w:date="2021-08-31T10:55:00Z">
                  <w:rPr>
                    <w:rFonts w:ascii="Times New Roman" w:eastAsia="Times New Roman" w:hAnsi="Times New Roman" w:cs="Times New Roman"/>
                    <w:color w:val="000000"/>
                    <w:lang w:eastAsia="ru-RU"/>
                  </w:rPr>
                </w:rPrChange>
              </w:rPr>
              <w:t xml:space="preserve"> расстояние между интерференционными полосами увеличится</w:t>
            </w:r>
          </w:p>
          <w:p w14:paraId="6F5B2BE9" w14:textId="4F2A7425" w:rsidR="00FC7A68" w:rsidRPr="006F33AA" w:rsidRDefault="00FC7A68" w:rsidP="00FC7A68">
            <w:pPr>
              <w:ind w:firstLine="375"/>
              <w:jc w:val="both"/>
              <w:rPr>
                <w:rFonts w:ascii="Times New Roman" w:hAnsi="Times New Roman"/>
                <w:color w:val="000000"/>
                <w:sz w:val="20"/>
                <w:rPrChange w:id="4899"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900" w:author="2" w:date="2021-08-31T10:55:00Z">
                  <w:rPr>
                    <w:rFonts w:ascii="Times New Roman" w:eastAsia="Times New Roman" w:hAnsi="Times New Roman" w:cs="Times New Roman"/>
                    <w:color w:val="000000"/>
                    <w:lang w:eastAsia="ru-RU"/>
                  </w:rPr>
                </w:rPrChange>
              </w:rPr>
              <w:t>3</w:t>
            </w:r>
            <w:ins w:id="4901" w:author="2" w:date="2021-08-31T10:55:00Z">
              <w:r w:rsidR="00C82A85" w:rsidRPr="006F33AA">
                <w:rPr>
                  <w:rFonts w:ascii="Times New Roman" w:eastAsia="Times New Roman" w:hAnsi="Times New Roman" w:cs="Times New Roman"/>
                  <w:color w:val="000000"/>
                  <w:sz w:val="20"/>
                  <w:szCs w:val="20"/>
                  <w:lang w:eastAsia="ru-RU"/>
                </w:rPr>
                <w:t>.</w:t>
              </w:r>
            </w:ins>
            <w:del w:id="4902"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903" w:author="2" w:date="2021-08-31T10:55:00Z">
                  <w:rPr>
                    <w:rFonts w:ascii="Times New Roman" w:eastAsia="Times New Roman" w:hAnsi="Times New Roman" w:cs="Times New Roman"/>
                    <w:color w:val="000000"/>
                    <w:lang w:eastAsia="ru-RU"/>
                  </w:rPr>
                </w:rPrChange>
              </w:rPr>
              <w:t xml:space="preserve"> интерференционная картина не изменится</w:t>
            </w:r>
          </w:p>
          <w:p w14:paraId="17B07A6A" w14:textId="2AB67CEB" w:rsidR="00FC7A68" w:rsidRPr="006F33AA" w:rsidRDefault="00FC7A68" w:rsidP="00FC7A68">
            <w:pPr>
              <w:ind w:firstLine="375"/>
              <w:jc w:val="both"/>
              <w:rPr>
                <w:rFonts w:ascii="Times New Roman" w:hAnsi="Times New Roman"/>
                <w:color w:val="000000"/>
                <w:sz w:val="20"/>
                <w:rPrChange w:id="4904"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905" w:author="2" w:date="2021-08-31T10:55:00Z">
                  <w:rPr>
                    <w:rFonts w:ascii="Times New Roman" w:eastAsia="Times New Roman" w:hAnsi="Times New Roman" w:cs="Times New Roman"/>
                    <w:color w:val="000000"/>
                    <w:lang w:eastAsia="ru-RU"/>
                  </w:rPr>
                </w:rPrChange>
              </w:rPr>
              <w:t>4</w:t>
            </w:r>
            <w:ins w:id="4906" w:author="2" w:date="2021-08-31T10:55:00Z">
              <w:r w:rsidR="00C82A85" w:rsidRPr="006F33AA">
                <w:rPr>
                  <w:rFonts w:ascii="Times New Roman" w:eastAsia="Times New Roman" w:hAnsi="Times New Roman" w:cs="Times New Roman"/>
                  <w:color w:val="000000"/>
                  <w:sz w:val="20"/>
                  <w:szCs w:val="20"/>
                  <w:lang w:eastAsia="ru-RU"/>
                </w:rPr>
                <w:t>.</w:t>
              </w:r>
            </w:ins>
            <w:del w:id="4907" w:author="2" w:date="2021-08-31T10:55:00Z">
              <w:r w:rsidRPr="002C740F">
                <w:rPr>
                  <w:rFonts w:ascii="Times New Roman" w:eastAsia="Times New Roman" w:hAnsi="Times New Roman" w:cs="Times New Roman"/>
                  <w:color w:val="000000"/>
                  <w:lang w:eastAsia="ru-RU"/>
                </w:rPr>
                <w:delText>)</w:delText>
              </w:r>
            </w:del>
            <w:r w:rsidRPr="006F33AA">
              <w:rPr>
                <w:rFonts w:ascii="Times New Roman" w:hAnsi="Times New Roman"/>
                <w:color w:val="000000"/>
                <w:sz w:val="20"/>
                <w:rPrChange w:id="4908" w:author="2" w:date="2021-08-31T10:55:00Z">
                  <w:rPr>
                    <w:rFonts w:ascii="Times New Roman" w:eastAsia="Times New Roman" w:hAnsi="Times New Roman" w:cs="Times New Roman"/>
                    <w:color w:val="000000"/>
                    <w:lang w:eastAsia="ru-RU"/>
                  </w:rPr>
                </w:rPrChange>
              </w:rPr>
              <w:t xml:space="preserve"> интерференционная картина сместится по экрану вправо, сохранив свой вид</w:t>
            </w:r>
          </w:p>
          <w:p w14:paraId="09619F47" w14:textId="77777777" w:rsidR="00FC7A68" w:rsidRPr="006F33AA" w:rsidRDefault="00FC7A68" w:rsidP="00FC7A68">
            <w:pPr>
              <w:pStyle w:val="a4"/>
              <w:spacing w:after="0" w:line="273" w:lineRule="exact"/>
              <w:ind w:left="346" w:right="20" w:firstLine="142"/>
              <w:rPr>
                <w:rFonts w:ascii="Times New Roman" w:hAnsi="Times New Roman"/>
                <w:color w:val="000000"/>
                <w:sz w:val="20"/>
                <w:rPrChange w:id="4909"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4910" w:author="2" w:date="2021-08-31T10:55:00Z">
              <w:tcPr>
                <w:tcW w:w="547" w:type="dxa"/>
              </w:tcPr>
            </w:tcPrChange>
          </w:tcPr>
          <w:p w14:paraId="0128121B" w14:textId="6854F638"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3</w:t>
            </w:r>
          </w:p>
        </w:tc>
      </w:tr>
      <w:tr w:rsidR="00FC7A68" w:rsidRPr="00450F2B" w14:paraId="2E3CA642" w14:textId="77777777" w:rsidTr="00911EF6">
        <w:tc>
          <w:tcPr>
            <w:tcW w:w="846" w:type="dxa"/>
            <w:tcPrChange w:id="4911" w:author="2" w:date="2021-08-31T10:55:00Z">
              <w:tcPr>
                <w:tcW w:w="846" w:type="dxa"/>
              </w:tcPr>
            </w:tcPrChange>
          </w:tcPr>
          <w:p w14:paraId="498EB0A0" w14:textId="77777777" w:rsidR="00FC7A68" w:rsidRPr="00450F2B" w:rsidRDefault="00FC7A68" w:rsidP="00FC7A68">
            <w:pPr>
              <w:spacing w:after="120"/>
              <w:rPr>
                <w:rFonts w:ascii="Times New Roman" w:hAnsi="Times New Roman" w:cs="Times New Roman"/>
                <w:sz w:val="24"/>
                <w:szCs w:val="24"/>
              </w:rPr>
            </w:pPr>
          </w:p>
        </w:tc>
        <w:tc>
          <w:tcPr>
            <w:tcW w:w="1843" w:type="dxa"/>
            <w:tcPrChange w:id="4912" w:author="2" w:date="2021-08-31T10:55:00Z">
              <w:tcPr>
                <w:tcW w:w="1843" w:type="dxa"/>
              </w:tcPr>
            </w:tcPrChange>
          </w:tcPr>
          <w:p w14:paraId="021ACB9C" w14:textId="77777777" w:rsidR="00FC7A68" w:rsidRPr="00450F2B" w:rsidRDefault="00FC7A68" w:rsidP="00FC7A68">
            <w:pPr>
              <w:spacing w:after="120"/>
              <w:rPr>
                <w:rFonts w:ascii="Times New Roman" w:hAnsi="Times New Roman" w:cs="Times New Roman"/>
                <w:sz w:val="24"/>
                <w:szCs w:val="24"/>
              </w:rPr>
            </w:pPr>
          </w:p>
        </w:tc>
        <w:tc>
          <w:tcPr>
            <w:tcW w:w="425" w:type="dxa"/>
            <w:tcPrChange w:id="4913" w:author="2" w:date="2021-08-31T10:55:00Z">
              <w:tcPr>
                <w:tcW w:w="425" w:type="dxa"/>
              </w:tcPr>
            </w:tcPrChange>
          </w:tcPr>
          <w:p w14:paraId="5901DF36" w14:textId="77777777" w:rsidR="00FC7A68" w:rsidRPr="00450F2B" w:rsidRDefault="00FC7A68" w:rsidP="00FC7A68">
            <w:pPr>
              <w:spacing w:after="120"/>
              <w:rPr>
                <w:rFonts w:ascii="Times New Roman" w:hAnsi="Times New Roman" w:cs="Times New Roman"/>
                <w:sz w:val="24"/>
                <w:szCs w:val="24"/>
              </w:rPr>
            </w:pPr>
          </w:p>
        </w:tc>
        <w:tc>
          <w:tcPr>
            <w:tcW w:w="392" w:type="dxa"/>
            <w:tcPrChange w:id="4914" w:author="2" w:date="2021-08-31T10:55:00Z">
              <w:tcPr>
                <w:tcW w:w="392" w:type="dxa"/>
              </w:tcPr>
            </w:tcPrChange>
          </w:tcPr>
          <w:p w14:paraId="37DCF5A9" w14:textId="77777777" w:rsidR="00FC7A68" w:rsidRPr="00450F2B" w:rsidRDefault="00FC7A68" w:rsidP="00FC7A68">
            <w:pPr>
              <w:spacing w:after="120"/>
              <w:rPr>
                <w:rFonts w:ascii="Times New Roman" w:hAnsi="Times New Roman" w:cs="Times New Roman"/>
                <w:sz w:val="24"/>
                <w:szCs w:val="24"/>
              </w:rPr>
            </w:pPr>
          </w:p>
        </w:tc>
        <w:tc>
          <w:tcPr>
            <w:tcW w:w="553" w:type="dxa"/>
            <w:tcPrChange w:id="4915" w:author="2" w:date="2021-08-31T10:55:00Z">
              <w:tcPr>
                <w:tcW w:w="553" w:type="dxa"/>
              </w:tcPr>
            </w:tcPrChange>
          </w:tcPr>
          <w:p w14:paraId="32C9131C" w14:textId="2C205078"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4916" w:author="2" w:date="2021-08-31T10:55:00Z">
              <w:tcPr>
                <w:tcW w:w="6001" w:type="dxa"/>
              </w:tcPr>
            </w:tcPrChange>
          </w:tcPr>
          <w:p w14:paraId="3FA66A6A" w14:textId="77777777" w:rsidR="00FC7A68" w:rsidRPr="00ED3C3A" w:rsidRDefault="00FC7A68" w:rsidP="00FC7A68">
            <w:pPr>
              <w:ind w:firstLine="375"/>
              <w:jc w:val="both"/>
              <w:rPr>
                <w:rFonts w:ascii="Times New Roman" w:eastAsia="Times New Roman" w:hAnsi="Times New Roman" w:cs="Times New Roman"/>
                <w:color w:val="000000"/>
                <w:sz w:val="20"/>
                <w:szCs w:val="20"/>
                <w:lang w:eastAsia="ru-RU"/>
              </w:rPr>
            </w:pPr>
            <w:r w:rsidRPr="00ED3C3A">
              <w:rPr>
                <w:rFonts w:ascii="Times New Roman" w:eastAsia="Times New Roman" w:hAnsi="Times New Roman" w:cs="Times New Roman"/>
                <w:color w:val="000000"/>
                <w:sz w:val="20"/>
                <w:szCs w:val="20"/>
                <w:lang w:eastAsia="ru-RU"/>
              </w:rPr>
              <w:t>Два точечных источника света </w:t>
            </w:r>
            <w:r w:rsidRPr="00ED3C3A">
              <w:rPr>
                <w:rFonts w:ascii="Times New Roman" w:eastAsia="Times New Roman" w:hAnsi="Times New Roman" w:cs="Times New Roman"/>
                <w:noProof/>
                <w:color w:val="000000"/>
                <w:sz w:val="20"/>
                <w:szCs w:val="20"/>
                <w:lang w:eastAsia="ru-RU"/>
              </w:rPr>
              <w:drawing>
                <wp:inline distT="0" distB="0" distL="0" distR="0" wp14:anchorId="316CC2AE" wp14:editId="347560D5">
                  <wp:extent cx="139065" cy="139065"/>
                  <wp:effectExtent l="0" t="0" r="0" b="0"/>
                  <wp:docPr id="36" name="Рисунок 36" desc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_{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inline>
              </w:drawing>
            </w:r>
            <w:r w:rsidRPr="00ED3C3A">
              <w:rPr>
                <w:rFonts w:ascii="Times New Roman" w:eastAsia="Times New Roman" w:hAnsi="Times New Roman" w:cs="Times New Roman"/>
                <w:color w:val="000000"/>
                <w:sz w:val="20"/>
                <w:szCs w:val="20"/>
                <w:lang w:eastAsia="ru-RU"/>
              </w:rPr>
              <w:t> и </w:t>
            </w:r>
            <w:r w:rsidRPr="00ED3C3A">
              <w:rPr>
                <w:rFonts w:ascii="Times New Roman" w:eastAsia="Times New Roman" w:hAnsi="Times New Roman" w:cs="Times New Roman"/>
                <w:noProof/>
                <w:color w:val="000000"/>
                <w:sz w:val="20"/>
                <w:szCs w:val="20"/>
                <w:lang w:eastAsia="ru-RU"/>
              </w:rPr>
              <w:drawing>
                <wp:inline distT="0" distB="0" distL="0" distR="0" wp14:anchorId="16109A22" wp14:editId="15F5BA29">
                  <wp:extent cx="153670" cy="139065"/>
                  <wp:effectExtent l="0" t="0" r="0" b="0"/>
                  <wp:docPr id="37" name="Рисунок 37" descr="{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_{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53670" cy="139065"/>
                          </a:xfrm>
                          <a:prstGeom prst="rect">
                            <a:avLst/>
                          </a:prstGeom>
                          <a:noFill/>
                          <a:ln>
                            <a:noFill/>
                          </a:ln>
                        </pic:spPr>
                      </pic:pic>
                    </a:graphicData>
                  </a:graphic>
                </wp:inline>
              </w:drawing>
            </w:r>
            <w:r w:rsidRPr="00ED3C3A">
              <w:rPr>
                <w:rFonts w:ascii="Times New Roman" w:eastAsia="Times New Roman" w:hAnsi="Times New Roman" w:cs="Times New Roman"/>
                <w:color w:val="000000"/>
                <w:sz w:val="20"/>
                <w:szCs w:val="20"/>
                <w:lang w:eastAsia="ru-RU"/>
              </w:rPr>
              <w:t> находятся близко друг от друга и создают на удаленном экране устойчивую интерференционную картину (см. рисунок).</w:t>
            </w:r>
          </w:p>
          <w:p w14:paraId="6E4D2EAF" w14:textId="77777777" w:rsidR="00FC7A68" w:rsidRPr="00ED3C3A" w:rsidRDefault="00FC7A68" w:rsidP="00FC7A68">
            <w:pPr>
              <w:spacing w:before="150" w:after="150"/>
              <w:jc w:val="center"/>
              <w:rPr>
                <w:rFonts w:ascii="Times New Roman" w:eastAsia="Times New Roman" w:hAnsi="Times New Roman" w:cs="Times New Roman"/>
                <w:color w:val="000000"/>
                <w:lang w:eastAsia="ru-RU"/>
              </w:rPr>
            </w:pPr>
            <w:r w:rsidRPr="00ED3C3A">
              <w:rPr>
                <w:rFonts w:ascii="Times New Roman" w:eastAsia="Times New Roman" w:hAnsi="Times New Roman" w:cs="Times New Roman"/>
                <w:noProof/>
                <w:color w:val="000000"/>
                <w:lang w:eastAsia="ru-RU"/>
              </w:rPr>
              <w:lastRenderedPageBreak/>
              <w:drawing>
                <wp:inline distT="0" distB="0" distL="0" distR="0" wp14:anchorId="0EF36607" wp14:editId="253E5B9B">
                  <wp:extent cx="2194560" cy="1398648"/>
                  <wp:effectExtent l="0" t="0" r="0" b="0"/>
                  <wp:docPr id="38" name="Рисунок 38" descr="https://phys-ege.sdamgia.ru/get_file?id=491&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hys-ege.sdamgia.ru/get_file?id=491&amp;png=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02836" cy="1403922"/>
                          </a:xfrm>
                          <a:prstGeom prst="rect">
                            <a:avLst/>
                          </a:prstGeom>
                          <a:noFill/>
                          <a:ln>
                            <a:noFill/>
                          </a:ln>
                        </pic:spPr>
                      </pic:pic>
                    </a:graphicData>
                  </a:graphic>
                </wp:inline>
              </w:drawing>
            </w:r>
          </w:p>
          <w:p w14:paraId="66EEF448" w14:textId="2204E909" w:rsidR="00FC7A68" w:rsidRPr="00ED3C3A" w:rsidRDefault="00FC7A68" w:rsidP="00FC7A68">
            <w:pPr>
              <w:ind w:firstLine="375"/>
              <w:jc w:val="both"/>
              <w:rPr>
                <w:rFonts w:ascii="Times New Roman" w:eastAsia="Times New Roman" w:hAnsi="Times New Roman" w:cs="Times New Roman"/>
                <w:color w:val="000000"/>
                <w:sz w:val="20"/>
                <w:szCs w:val="20"/>
                <w:lang w:eastAsia="ru-RU"/>
              </w:rPr>
            </w:pPr>
            <w:r w:rsidRPr="00ED3C3A">
              <w:rPr>
                <w:rFonts w:ascii="Times New Roman" w:eastAsia="Times New Roman" w:hAnsi="Times New Roman" w:cs="Times New Roman"/>
                <w:color w:val="000000"/>
                <w:sz w:val="20"/>
                <w:szCs w:val="20"/>
                <w:lang w:eastAsia="ru-RU"/>
              </w:rPr>
              <w:t>Это возможно, если </w:t>
            </w:r>
            <w:r w:rsidRPr="00ED3C3A">
              <w:rPr>
                <w:rFonts w:ascii="Times New Roman" w:eastAsia="Times New Roman" w:hAnsi="Times New Roman" w:cs="Times New Roman"/>
                <w:noProof/>
                <w:sz w:val="20"/>
                <w:szCs w:val="20"/>
                <w:lang w:eastAsia="ru-RU"/>
              </w:rPr>
              <w:drawing>
                <wp:inline distT="0" distB="0" distL="0" distR="0" wp14:anchorId="046836CF" wp14:editId="2D0B5BB2">
                  <wp:extent cx="139065" cy="139065"/>
                  <wp:effectExtent l="0" t="0" r="0" b="0"/>
                  <wp:docPr id="39" name="Рисунок 39" desc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_{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inline>
              </w:drawing>
            </w:r>
            <w:r w:rsidRPr="00ED3C3A">
              <w:rPr>
                <w:rFonts w:ascii="Times New Roman" w:eastAsia="Times New Roman" w:hAnsi="Times New Roman" w:cs="Times New Roman"/>
                <w:color w:val="000000"/>
                <w:sz w:val="20"/>
                <w:szCs w:val="20"/>
                <w:lang w:eastAsia="ru-RU"/>
              </w:rPr>
              <w:t> и </w:t>
            </w:r>
            <w:r w:rsidRPr="00ED3C3A">
              <w:rPr>
                <w:rFonts w:ascii="Times New Roman" w:eastAsia="Times New Roman" w:hAnsi="Times New Roman" w:cs="Times New Roman"/>
                <w:noProof/>
                <w:sz w:val="20"/>
                <w:szCs w:val="20"/>
                <w:lang w:eastAsia="ru-RU"/>
              </w:rPr>
              <w:drawing>
                <wp:inline distT="0" distB="0" distL="0" distR="0" wp14:anchorId="27C993DB" wp14:editId="7B3A0A61">
                  <wp:extent cx="153670" cy="139065"/>
                  <wp:effectExtent l="0" t="0" r="0" b="0"/>
                  <wp:docPr id="40" name="Рисунок 40" descr="{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_{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53670" cy="139065"/>
                          </a:xfrm>
                          <a:prstGeom prst="rect">
                            <a:avLst/>
                          </a:prstGeom>
                          <a:noFill/>
                          <a:ln>
                            <a:noFill/>
                          </a:ln>
                        </pic:spPr>
                      </pic:pic>
                    </a:graphicData>
                  </a:graphic>
                </wp:inline>
              </w:drawing>
            </w:r>
            <w:r w:rsidRPr="00ED3C3A">
              <w:rPr>
                <w:rFonts w:ascii="Times New Roman" w:eastAsia="Times New Roman" w:hAnsi="Times New Roman" w:cs="Times New Roman"/>
                <w:color w:val="000000"/>
                <w:sz w:val="20"/>
                <w:szCs w:val="20"/>
                <w:lang w:eastAsia="ru-RU"/>
              </w:rPr>
              <w:t> — малые отверстия в непрозрачном экране, освещенные</w:t>
            </w:r>
          </w:p>
        </w:tc>
        <w:tc>
          <w:tcPr>
            <w:tcW w:w="4961" w:type="dxa"/>
            <w:gridSpan w:val="2"/>
            <w:tcPrChange w:id="4917" w:author="2" w:date="2021-08-31T10:55:00Z">
              <w:tcPr>
                <w:tcW w:w="4839" w:type="dxa"/>
              </w:tcPr>
            </w:tcPrChange>
          </w:tcPr>
          <w:p w14:paraId="088460B4" w14:textId="6FF31511" w:rsidR="00FC7A68" w:rsidRPr="006F33AA" w:rsidRDefault="00FC7A68" w:rsidP="00FC7A68">
            <w:pPr>
              <w:ind w:firstLine="375"/>
              <w:jc w:val="both"/>
              <w:rPr>
                <w:rFonts w:ascii="Times New Roman" w:hAnsi="Times New Roman"/>
                <w:color w:val="000000"/>
                <w:sz w:val="20"/>
                <w:rPrChange w:id="4918"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919" w:author="2" w:date="2021-08-31T10:55:00Z">
                  <w:rPr>
                    <w:rFonts w:ascii="Times New Roman" w:eastAsia="Times New Roman" w:hAnsi="Times New Roman" w:cs="Times New Roman"/>
                    <w:color w:val="000000"/>
                    <w:lang w:eastAsia="ru-RU"/>
                  </w:rPr>
                </w:rPrChange>
              </w:rPr>
              <w:lastRenderedPageBreak/>
              <w:t>1. каждое своим солнечным зайчиком от разных зеркал</w:t>
            </w:r>
          </w:p>
          <w:p w14:paraId="597E82AD" w14:textId="7FEF4E95" w:rsidR="00FC7A68" w:rsidRPr="006F33AA" w:rsidRDefault="00FC7A68" w:rsidP="00FC7A68">
            <w:pPr>
              <w:ind w:firstLine="375"/>
              <w:jc w:val="both"/>
              <w:rPr>
                <w:rFonts w:ascii="Times New Roman" w:hAnsi="Times New Roman"/>
                <w:color w:val="000000"/>
                <w:sz w:val="20"/>
                <w:rPrChange w:id="4920"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921" w:author="2" w:date="2021-08-31T10:55:00Z">
                  <w:rPr>
                    <w:rFonts w:ascii="Times New Roman" w:eastAsia="Times New Roman" w:hAnsi="Times New Roman" w:cs="Times New Roman"/>
                    <w:color w:val="000000"/>
                    <w:lang w:eastAsia="ru-RU"/>
                  </w:rPr>
                </w:rPrChange>
              </w:rPr>
              <w:t>2. одно — лампочкой накаливания, а второе — горящей свечой</w:t>
            </w:r>
          </w:p>
          <w:p w14:paraId="656803E8" w14:textId="6A57F092" w:rsidR="00FC7A68" w:rsidRPr="006F33AA" w:rsidRDefault="00FC7A68" w:rsidP="00FC7A68">
            <w:pPr>
              <w:ind w:firstLine="375"/>
              <w:jc w:val="both"/>
              <w:rPr>
                <w:rFonts w:ascii="Times New Roman" w:hAnsi="Times New Roman"/>
                <w:color w:val="000000"/>
                <w:sz w:val="20"/>
                <w:rPrChange w:id="4922"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923" w:author="2" w:date="2021-08-31T10:55:00Z">
                  <w:rPr>
                    <w:rFonts w:ascii="Times New Roman" w:eastAsia="Times New Roman" w:hAnsi="Times New Roman" w:cs="Times New Roman"/>
                    <w:color w:val="000000"/>
                    <w:lang w:eastAsia="ru-RU"/>
                  </w:rPr>
                </w:rPrChange>
              </w:rPr>
              <w:lastRenderedPageBreak/>
              <w:t>3. одно синим светом, а другое красным светом</w:t>
            </w:r>
          </w:p>
          <w:p w14:paraId="626ACC0C" w14:textId="1F9706DF" w:rsidR="00FC7A68" w:rsidRPr="006F33AA" w:rsidRDefault="00FC7A68" w:rsidP="00FC7A68">
            <w:pPr>
              <w:ind w:firstLine="375"/>
              <w:jc w:val="both"/>
              <w:rPr>
                <w:rFonts w:ascii="Times New Roman" w:hAnsi="Times New Roman"/>
                <w:color w:val="000000"/>
                <w:sz w:val="20"/>
                <w:rPrChange w:id="4924"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4925" w:author="2" w:date="2021-08-31T10:55:00Z">
                  <w:rPr>
                    <w:rFonts w:ascii="Times New Roman" w:eastAsia="Times New Roman" w:hAnsi="Times New Roman" w:cs="Times New Roman"/>
                    <w:color w:val="000000"/>
                    <w:lang w:eastAsia="ru-RU"/>
                  </w:rPr>
                </w:rPrChange>
              </w:rPr>
              <w:t>4. светом от одного и того же точечного источника монохроматического света</w:t>
            </w:r>
          </w:p>
          <w:p w14:paraId="781E698F" w14:textId="77777777" w:rsidR="00FC7A68" w:rsidRPr="006F33AA" w:rsidRDefault="00FC7A68" w:rsidP="00FC7A68">
            <w:pPr>
              <w:pStyle w:val="a4"/>
              <w:spacing w:after="0" w:line="273" w:lineRule="exact"/>
              <w:ind w:left="346" w:right="20" w:firstLine="142"/>
              <w:rPr>
                <w:rFonts w:ascii="Times New Roman" w:hAnsi="Times New Roman"/>
                <w:color w:val="000000"/>
                <w:sz w:val="20"/>
                <w:rPrChange w:id="4926"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4927" w:author="2" w:date="2021-08-31T10:55:00Z">
              <w:tcPr>
                <w:tcW w:w="547" w:type="dxa"/>
              </w:tcPr>
            </w:tcPrChange>
          </w:tcPr>
          <w:p w14:paraId="41C4995F" w14:textId="1AA6A577"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lastRenderedPageBreak/>
              <w:t>4</w:t>
            </w:r>
          </w:p>
        </w:tc>
      </w:tr>
      <w:tr w:rsidR="00FC7A68" w:rsidRPr="00450F2B" w14:paraId="72D48911" w14:textId="77777777" w:rsidTr="00911EF6">
        <w:tc>
          <w:tcPr>
            <w:tcW w:w="846" w:type="dxa"/>
            <w:tcPrChange w:id="4928" w:author="2" w:date="2021-08-31T10:55:00Z">
              <w:tcPr>
                <w:tcW w:w="846" w:type="dxa"/>
              </w:tcPr>
            </w:tcPrChange>
          </w:tcPr>
          <w:p w14:paraId="2B771F4B" w14:textId="77777777" w:rsidR="00FC7A68" w:rsidRPr="00450F2B" w:rsidRDefault="00FC7A68" w:rsidP="00FC7A68">
            <w:pPr>
              <w:spacing w:after="120"/>
              <w:rPr>
                <w:rFonts w:ascii="Times New Roman" w:hAnsi="Times New Roman" w:cs="Times New Roman"/>
                <w:sz w:val="24"/>
                <w:szCs w:val="24"/>
              </w:rPr>
            </w:pPr>
          </w:p>
        </w:tc>
        <w:tc>
          <w:tcPr>
            <w:tcW w:w="1843" w:type="dxa"/>
            <w:tcPrChange w:id="4929" w:author="2" w:date="2021-08-31T10:55:00Z">
              <w:tcPr>
                <w:tcW w:w="1843" w:type="dxa"/>
              </w:tcPr>
            </w:tcPrChange>
          </w:tcPr>
          <w:p w14:paraId="13F85C56" w14:textId="77777777" w:rsidR="00FC7A68" w:rsidRPr="00450F2B" w:rsidRDefault="00FC7A68" w:rsidP="00FC7A68">
            <w:pPr>
              <w:spacing w:after="120"/>
              <w:rPr>
                <w:rFonts w:ascii="Times New Roman" w:hAnsi="Times New Roman" w:cs="Times New Roman"/>
                <w:sz w:val="24"/>
                <w:szCs w:val="24"/>
              </w:rPr>
            </w:pPr>
          </w:p>
        </w:tc>
        <w:tc>
          <w:tcPr>
            <w:tcW w:w="425" w:type="dxa"/>
            <w:tcPrChange w:id="4930" w:author="2" w:date="2021-08-31T10:55:00Z">
              <w:tcPr>
                <w:tcW w:w="425" w:type="dxa"/>
              </w:tcPr>
            </w:tcPrChange>
          </w:tcPr>
          <w:p w14:paraId="39FB0BC9" w14:textId="77777777" w:rsidR="00FC7A68" w:rsidRPr="00450F2B" w:rsidRDefault="00FC7A68" w:rsidP="00FC7A68">
            <w:pPr>
              <w:spacing w:after="120"/>
              <w:rPr>
                <w:rFonts w:ascii="Times New Roman" w:hAnsi="Times New Roman" w:cs="Times New Roman"/>
                <w:sz w:val="24"/>
                <w:szCs w:val="24"/>
              </w:rPr>
            </w:pPr>
          </w:p>
        </w:tc>
        <w:tc>
          <w:tcPr>
            <w:tcW w:w="392" w:type="dxa"/>
            <w:tcPrChange w:id="4931" w:author="2" w:date="2021-08-31T10:55:00Z">
              <w:tcPr>
                <w:tcW w:w="392" w:type="dxa"/>
              </w:tcPr>
            </w:tcPrChange>
          </w:tcPr>
          <w:p w14:paraId="6EFFEEDD" w14:textId="77777777" w:rsidR="00FC7A68" w:rsidRPr="00450F2B" w:rsidRDefault="00FC7A68" w:rsidP="00FC7A68">
            <w:pPr>
              <w:spacing w:after="120"/>
              <w:rPr>
                <w:rFonts w:ascii="Times New Roman" w:hAnsi="Times New Roman" w:cs="Times New Roman"/>
                <w:sz w:val="24"/>
                <w:szCs w:val="24"/>
              </w:rPr>
            </w:pPr>
          </w:p>
        </w:tc>
        <w:tc>
          <w:tcPr>
            <w:tcW w:w="553" w:type="dxa"/>
            <w:tcPrChange w:id="4932" w:author="2" w:date="2021-08-31T10:55:00Z">
              <w:tcPr>
                <w:tcW w:w="553" w:type="dxa"/>
              </w:tcPr>
            </w:tcPrChange>
          </w:tcPr>
          <w:p w14:paraId="6B7B941C" w14:textId="6EBBD77E"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4933" w:author="2" w:date="2021-08-31T10:55:00Z">
              <w:tcPr>
                <w:tcW w:w="6001" w:type="dxa"/>
              </w:tcPr>
            </w:tcPrChange>
          </w:tcPr>
          <w:p w14:paraId="0CBFF0E8" w14:textId="77777777" w:rsidR="00FC7A68" w:rsidRPr="00ED3C3A" w:rsidRDefault="00FC7A68" w:rsidP="00FC7A68">
            <w:pPr>
              <w:ind w:firstLine="375"/>
              <w:jc w:val="both"/>
              <w:rPr>
                <w:rFonts w:ascii="Times New Roman" w:eastAsia="Times New Roman" w:hAnsi="Times New Roman" w:cs="Times New Roman"/>
                <w:color w:val="000000"/>
                <w:sz w:val="20"/>
                <w:szCs w:val="20"/>
                <w:lang w:eastAsia="ru-RU"/>
              </w:rPr>
            </w:pPr>
            <w:r w:rsidRPr="00ED3C3A">
              <w:rPr>
                <w:rFonts w:ascii="Times New Roman" w:eastAsia="Times New Roman" w:hAnsi="Times New Roman" w:cs="Times New Roman"/>
                <w:color w:val="000000"/>
                <w:sz w:val="20"/>
                <w:szCs w:val="20"/>
                <w:lang w:eastAsia="ru-RU"/>
              </w:rPr>
              <w:t>На плоскую непрозрачную пластину с двумя узкими параллельными щелями падает по нормали плоская монохроматическая волна из зеленой части видимого спектра. За пластиной на параллельном ей экране наблюдается интерференционная картина, содержащая большое число полос. При переходе на монохроматический свет из фиолетовой части видимого спектра</w:t>
            </w:r>
          </w:p>
          <w:p w14:paraId="3A89BE9C" w14:textId="77777777" w:rsidR="00FC7A68" w:rsidRPr="00ED3C3A" w:rsidRDefault="00FC7A68" w:rsidP="00FC7A68">
            <w:pPr>
              <w:jc w:val="both"/>
              <w:rPr>
                <w:rFonts w:ascii="Times New Roman" w:eastAsia="Times New Roman" w:hAnsi="Times New Roman" w:cs="Times New Roman"/>
                <w:color w:val="000000"/>
                <w:sz w:val="20"/>
                <w:szCs w:val="20"/>
                <w:lang w:eastAsia="ru-RU"/>
              </w:rPr>
            </w:pPr>
            <w:r w:rsidRPr="00ED3C3A">
              <w:rPr>
                <w:rFonts w:ascii="Times New Roman" w:eastAsia="Times New Roman" w:hAnsi="Times New Roman" w:cs="Times New Roman"/>
                <w:color w:val="000000"/>
                <w:sz w:val="20"/>
                <w:szCs w:val="20"/>
                <w:lang w:eastAsia="ru-RU"/>
              </w:rPr>
              <w:t> </w:t>
            </w:r>
          </w:p>
          <w:p w14:paraId="7EEDF1E0" w14:textId="77777777" w:rsidR="00FC7A68" w:rsidRPr="00ED3C3A"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4934" w:author="2" w:date="2021-08-31T10:55:00Z">
              <w:tcPr>
                <w:tcW w:w="4839" w:type="dxa"/>
              </w:tcPr>
            </w:tcPrChange>
          </w:tcPr>
          <w:p w14:paraId="2AA7F288" w14:textId="5679D54A" w:rsidR="00FC7A68" w:rsidRPr="00ED3C3A" w:rsidRDefault="00FC7A68" w:rsidP="00FC7A68">
            <w:pPr>
              <w:ind w:firstLine="375"/>
              <w:jc w:val="both"/>
              <w:rPr>
                <w:rFonts w:ascii="Times New Roman" w:eastAsia="Times New Roman" w:hAnsi="Times New Roman" w:cs="Times New Roman"/>
                <w:color w:val="000000"/>
                <w:sz w:val="20"/>
                <w:szCs w:val="20"/>
                <w:lang w:eastAsia="ru-RU"/>
              </w:rPr>
            </w:pPr>
            <w:r w:rsidRPr="00ED3C3A">
              <w:rPr>
                <w:rFonts w:ascii="Times New Roman" w:eastAsia="Times New Roman" w:hAnsi="Times New Roman" w:cs="Times New Roman"/>
                <w:color w:val="000000"/>
                <w:sz w:val="20"/>
                <w:szCs w:val="20"/>
                <w:lang w:eastAsia="ru-RU"/>
              </w:rPr>
              <w:t>1. расстояние между интерференционными полосами увеличится</w:t>
            </w:r>
          </w:p>
          <w:p w14:paraId="08100A0D" w14:textId="460A595C" w:rsidR="00FC7A68" w:rsidRPr="00ED3C3A" w:rsidRDefault="00FC7A68" w:rsidP="00FC7A68">
            <w:pPr>
              <w:ind w:firstLine="375"/>
              <w:jc w:val="both"/>
              <w:rPr>
                <w:rFonts w:ascii="Times New Roman" w:eastAsia="Times New Roman" w:hAnsi="Times New Roman" w:cs="Times New Roman"/>
                <w:color w:val="000000"/>
                <w:sz w:val="20"/>
                <w:szCs w:val="20"/>
                <w:lang w:eastAsia="ru-RU"/>
              </w:rPr>
            </w:pPr>
            <w:r w:rsidRPr="00ED3C3A">
              <w:rPr>
                <w:rFonts w:ascii="Times New Roman" w:eastAsia="Times New Roman" w:hAnsi="Times New Roman" w:cs="Times New Roman"/>
                <w:color w:val="000000"/>
                <w:sz w:val="20"/>
                <w:szCs w:val="20"/>
                <w:lang w:eastAsia="ru-RU"/>
              </w:rPr>
              <w:t>2. расстояние между интерференционными полосами уменьшится</w:t>
            </w:r>
          </w:p>
          <w:p w14:paraId="6A5E4280" w14:textId="593C5B7A" w:rsidR="00FC7A68" w:rsidRPr="00ED3C3A" w:rsidRDefault="00FC7A68" w:rsidP="00FC7A68">
            <w:pPr>
              <w:ind w:firstLine="375"/>
              <w:jc w:val="both"/>
              <w:rPr>
                <w:rFonts w:ascii="Times New Roman" w:eastAsia="Times New Roman" w:hAnsi="Times New Roman" w:cs="Times New Roman"/>
                <w:color w:val="000000"/>
                <w:sz w:val="20"/>
                <w:szCs w:val="20"/>
                <w:lang w:eastAsia="ru-RU"/>
              </w:rPr>
            </w:pPr>
            <w:r w:rsidRPr="00ED3C3A">
              <w:rPr>
                <w:rFonts w:ascii="Times New Roman" w:eastAsia="Times New Roman" w:hAnsi="Times New Roman" w:cs="Times New Roman"/>
                <w:color w:val="000000"/>
                <w:sz w:val="20"/>
                <w:szCs w:val="20"/>
                <w:lang w:eastAsia="ru-RU"/>
              </w:rPr>
              <w:t>3. расстояние между интерференционными полосами не изменится</w:t>
            </w:r>
          </w:p>
          <w:p w14:paraId="3D2A2807" w14:textId="19683EEA" w:rsidR="00FC7A68" w:rsidRPr="00ED3C3A" w:rsidRDefault="00FC7A68" w:rsidP="00FC7A68">
            <w:pPr>
              <w:ind w:firstLine="375"/>
              <w:jc w:val="both"/>
              <w:rPr>
                <w:rFonts w:ascii="Times New Roman" w:eastAsia="Times New Roman" w:hAnsi="Times New Roman" w:cs="Times New Roman"/>
                <w:color w:val="000000"/>
                <w:sz w:val="20"/>
                <w:szCs w:val="20"/>
                <w:lang w:eastAsia="ru-RU"/>
              </w:rPr>
            </w:pPr>
            <w:r w:rsidRPr="00ED3C3A">
              <w:rPr>
                <w:rFonts w:ascii="Times New Roman" w:eastAsia="Times New Roman" w:hAnsi="Times New Roman" w:cs="Times New Roman"/>
                <w:color w:val="000000"/>
                <w:sz w:val="20"/>
                <w:szCs w:val="20"/>
                <w:lang w:eastAsia="ru-RU"/>
              </w:rPr>
              <w:t>4. интерференционная картина станет невидимой для глаза</w:t>
            </w:r>
          </w:p>
          <w:p w14:paraId="09651A63" w14:textId="77777777" w:rsidR="00FC7A68" w:rsidRPr="00ED3C3A" w:rsidRDefault="00FC7A68" w:rsidP="00FC7A68">
            <w:pPr>
              <w:pStyle w:val="a4"/>
              <w:spacing w:after="0" w:line="273" w:lineRule="exact"/>
              <w:ind w:left="346" w:right="20" w:firstLine="142"/>
              <w:rPr>
                <w:rFonts w:ascii="Times New Roman" w:eastAsia="Century Schoolbook" w:hAnsi="Times New Roman" w:cs="Times New Roman"/>
                <w:color w:val="000000"/>
                <w:sz w:val="20"/>
                <w:szCs w:val="20"/>
                <w:lang w:eastAsia="ru-RU"/>
              </w:rPr>
            </w:pPr>
          </w:p>
        </w:tc>
        <w:tc>
          <w:tcPr>
            <w:tcW w:w="567" w:type="dxa"/>
            <w:gridSpan w:val="2"/>
            <w:tcPrChange w:id="4935" w:author="2" w:date="2021-08-31T10:55:00Z">
              <w:tcPr>
                <w:tcW w:w="547" w:type="dxa"/>
              </w:tcPr>
            </w:tcPrChange>
          </w:tcPr>
          <w:p w14:paraId="06B1ECC2" w14:textId="154E743B"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FC7A68" w:rsidRPr="00450F2B" w14:paraId="52FEB18F" w14:textId="77777777" w:rsidTr="00911EF6">
        <w:tc>
          <w:tcPr>
            <w:tcW w:w="846" w:type="dxa"/>
            <w:tcPrChange w:id="4936" w:author="2" w:date="2021-08-31T10:55:00Z">
              <w:tcPr>
                <w:tcW w:w="846" w:type="dxa"/>
              </w:tcPr>
            </w:tcPrChange>
          </w:tcPr>
          <w:p w14:paraId="6EB6D162" w14:textId="77777777" w:rsidR="00FC7A68" w:rsidRPr="00450F2B" w:rsidRDefault="00FC7A68" w:rsidP="00FC7A68">
            <w:pPr>
              <w:spacing w:after="120"/>
              <w:rPr>
                <w:rFonts w:ascii="Times New Roman" w:hAnsi="Times New Roman" w:cs="Times New Roman"/>
                <w:sz w:val="24"/>
                <w:szCs w:val="24"/>
              </w:rPr>
            </w:pPr>
          </w:p>
        </w:tc>
        <w:tc>
          <w:tcPr>
            <w:tcW w:w="1843" w:type="dxa"/>
            <w:tcPrChange w:id="4937" w:author="2" w:date="2021-08-31T10:55:00Z">
              <w:tcPr>
                <w:tcW w:w="1843" w:type="dxa"/>
              </w:tcPr>
            </w:tcPrChange>
          </w:tcPr>
          <w:p w14:paraId="768B88DF" w14:textId="77777777" w:rsidR="00FC7A68" w:rsidRPr="00450F2B" w:rsidRDefault="00FC7A68" w:rsidP="00FC7A68">
            <w:pPr>
              <w:spacing w:after="120"/>
              <w:rPr>
                <w:rFonts w:ascii="Times New Roman" w:hAnsi="Times New Roman" w:cs="Times New Roman"/>
                <w:sz w:val="24"/>
                <w:szCs w:val="24"/>
              </w:rPr>
            </w:pPr>
          </w:p>
        </w:tc>
        <w:tc>
          <w:tcPr>
            <w:tcW w:w="425" w:type="dxa"/>
            <w:tcPrChange w:id="4938" w:author="2" w:date="2021-08-31T10:55:00Z">
              <w:tcPr>
                <w:tcW w:w="425" w:type="dxa"/>
              </w:tcPr>
            </w:tcPrChange>
          </w:tcPr>
          <w:p w14:paraId="620EBEFB" w14:textId="77777777" w:rsidR="00FC7A68" w:rsidRPr="00450F2B" w:rsidRDefault="00FC7A68" w:rsidP="00FC7A68">
            <w:pPr>
              <w:spacing w:after="120"/>
              <w:rPr>
                <w:rFonts w:ascii="Times New Roman" w:hAnsi="Times New Roman" w:cs="Times New Roman"/>
                <w:sz w:val="24"/>
                <w:szCs w:val="24"/>
              </w:rPr>
            </w:pPr>
          </w:p>
        </w:tc>
        <w:tc>
          <w:tcPr>
            <w:tcW w:w="392" w:type="dxa"/>
            <w:tcPrChange w:id="4939" w:author="2" w:date="2021-08-31T10:55:00Z">
              <w:tcPr>
                <w:tcW w:w="392" w:type="dxa"/>
              </w:tcPr>
            </w:tcPrChange>
          </w:tcPr>
          <w:p w14:paraId="6AC199A5" w14:textId="77777777" w:rsidR="00FC7A68" w:rsidRPr="00450F2B" w:rsidRDefault="00FC7A68" w:rsidP="00FC7A68">
            <w:pPr>
              <w:spacing w:after="120"/>
              <w:rPr>
                <w:rFonts w:ascii="Times New Roman" w:hAnsi="Times New Roman" w:cs="Times New Roman"/>
                <w:sz w:val="24"/>
                <w:szCs w:val="24"/>
              </w:rPr>
            </w:pPr>
          </w:p>
        </w:tc>
        <w:tc>
          <w:tcPr>
            <w:tcW w:w="553" w:type="dxa"/>
            <w:tcPrChange w:id="4940" w:author="2" w:date="2021-08-31T10:55:00Z">
              <w:tcPr>
                <w:tcW w:w="553" w:type="dxa"/>
              </w:tcPr>
            </w:tcPrChange>
          </w:tcPr>
          <w:p w14:paraId="20302F74" w14:textId="3CB39295"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4941" w:author="2" w:date="2021-08-31T10:55:00Z">
              <w:tcPr>
                <w:tcW w:w="6001" w:type="dxa"/>
              </w:tcPr>
            </w:tcPrChange>
          </w:tcPr>
          <w:p w14:paraId="170E426B" w14:textId="3808546D" w:rsidR="00FC7A68" w:rsidRPr="007E1206" w:rsidRDefault="00FC7A68" w:rsidP="00FC7A68">
            <w:pPr>
              <w:rPr>
                <w:rFonts w:ascii="Times New Roman" w:eastAsia="Times New Roman" w:hAnsi="Times New Roman" w:cs="Times New Roman"/>
                <w:color w:val="000000"/>
                <w:sz w:val="20"/>
                <w:szCs w:val="20"/>
                <w:lang w:eastAsia="ru-RU"/>
              </w:rPr>
            </w:pPr>
            <w:r>
              <w:rPr>
                <w:noProof/>
                <w:lang w:eastAsia="ru-RU"/>
              </w:rPr>
              <w:drawing>
                <wp:anchor distT="0" distB="0" distL="114300" distR="114300" simplePos="0" relativeHeight="252178432" behindDoc="1" locked="0" layoutInCell="1" allowOverlap="1" wp14:anchorId="3332C892" wp14:editId="1C3402D4">
                  <wp:simplePos x="0" y="0"/>
                  <wp:positionH relativeFrom="column">
                    <wp:posOffset>2108988</wp:posOffset>
                  </wp:positionH>
                  <wp:positionV relativeFrom="paragraph">
                    <wp:posOffset>48895</wp:posOffset>
                  </wp:positionV>
                  <wp:extent cx="1499235" cy="1373505"/>
                  <wp:effectExtent l="0" t="0" r="5715" b="0"/>
                  <wp:wrapTight wrapText="bothSides">
                    <wp:wrapPolygon edited="0">
                      <wp:start x="0" y="0"/>
                      <wp:lineTo x="0" y="21270"/>
                      <wp:lineTo x="21408" y="21270"/>
                      <wp:lineTo x="21408" y="0"/>
                      <wp:lineTo x="0" y="0"/>
                    </wp:wrapPolygon>
                  </wp:wrapTight>
                  <wp:docPr id="60" name="Рисунок 60" descr="https://phys-ege.sdamgia.ru/get_file?id=11311&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hys-ege.sdamgia.ru/get_file?id=11311&amp;png=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49923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1206">
              <w:rPr>
                <w:rFonts w:ascii="Times New Roman" w:eastAsia="Times New Roman" w:hAnsi="Times New Roman" w:cs="Times New Roman"/>
                <w:color w:val="000000"/>
                <w:sz w:val="20"/>
                <w:szCs w:val="20"/>
                <w:lang w:eastAsia="ru-RU"/>
              </w:rPr>
              <w:t>На рисунке изображён фрагмент интерференционной картины, полученной от двух когерентных источников света. Какое(-ие) утвержден ие(-я) являе(-ю)тся правильным(-и)?</w:t>
            </w:r>
          </w:p>
          <w:p w14:paraId="1916C8EF" w14:textId="23420D63" w:rsidR="00FC7A68" w:rsidRPr="007E1206" w:rsidRDefault="00FC7A68" w:rsidP="00FC7A68">
            <w:pPr>
              <w:ind w:firstLine="375"/>
              <w:rPr>
                <w:rFonts w:ascii="Times New Roman" w:eastAsia="Times New Roman" w:hAnsi="Times New Roman" w:cs="Times New Roman"/>
                <w:color w:val="000000"/>
                <w:sz w:val="20"/>
                <w:szCs w:val="20"/>
                <w:lang w:eastAsia="ru-RU"/>
              </w:rPr>
            </w:pPr>
            <w:r w:rsidRPr="007E1206">
              <w:rPr>
                <w:rFonts w:ascii="Times New Roman" w:eastAsia="Times New Roman" w:hAnsi="Times New Roman" w:cs="Times New Roman"/>
                <w:color w:val="000000"/>
                <w:sz w:val="20"/>
                <w:szCs w:val="20"/>
                <w:lang w:eastAsia="ru-RU"/>
              </w:rPr>
              <w:t>А. В точку 1 световые волны от источников приходят в одной фазе.</w:t>
            </w:r>
          </w:p>
          <w:p w14:paraId="1A27344D" w14:textId="33DA196C" w:rsidR="00FC7A68" w:rsidRPr="007E1206" w:rsidRDefault="00FC7A68" w:rsidP="00FC7A68">
            <w:pPr>
              <w:ind w:firstLine="375"/>
              <w:rPr>
                <w:rFonts w:ascii="Times New Roman" w:eastAsia="Times New Roman" w:hAnsi="Times New Roman" w:cs="Times New Roman"/>
                <w:color w:val="000000"/>
                <w:sz w:val="20"/>
                <w:szCs w:val="20"/>
                <w:lang w:eastAsia="ru-RU"/>
              </w:rPr>
            </w:pPr>
            <w:r w:rsidRPr="007E1206">
              <w:rPr>
                <w:rFonts w:ascii="Times New Roman" w:eastAsia="Times New Roman" w:hAnsi="Times New Roman" w:cs="Times New Roman"/>
                <w:color w:val="000000"/>
                <w:sz w:val="20"/>
                <w:szCs w:val="20"/>
                <w:lang w:eastAsia="ru-RU"/>
              </w:rPr>
              <w:t>Б. Оптическая разность хода лучей от источников до точки 2 равна чётному числу половин длины волны.</w:t>
            </w:r>
            <w:r>
              <w:rPr>
                <w:noProof/>
                <w:lang w:eastAsia="ru-RU"/>
              </w:rPr>
              <w:t xml:space="preserve"> </w:t>
            </w:r>
          </w:p>
          <w:p w14:paraId="739926D1" w14:textId="77777777" w:rsidR="00FC7A68" w:rsidRPr="00ED3C3A"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4942" w:author="2" w:date="2021-08-31T10:55:00Z">
              <w:tcPr>
                <w:tcW w:w="4839" w:type="dxa"/>
              </w:tcPr>
            </w:tcPrChange>
          </w:tcPr>
          <w:p w14:paraId="61FD5C9E" w14:textId="35E3162B" w:rsidR="00FC7A68" w:rsidRPr="007E1206" w:rsidRDefault="00FC7A68" w:rsidP="00FC7A68">
            <w:pPr>
              <w:ind w:firstLine="375"/>
              <w:jc w:val="both"/>
              <w:rPr>
                <w:rFonts w:ascii="Times New Roman" w:eastAsia="Times New Roman" w:hAnsi="Times New Roman" w:cs="Times New Roman"/>
                <w:color w:val="000000"/>
                <w:sz w:val="20"/>
                <w:szCs w:val="20"/>
                <w:lang w:eastAsia="ru-RU"/>
              </w:rPr>
            </w:pPr>
            <w:r w:rsidRPr="007E1206">
              <w:rPr>
                <w:rFonts w:ascii="Times New Roman" w:eastAsia="Times New Roman" w:hAnsi="Times New Roman" w:cs="Times New Roman"/>
                <w:color w:val="000000"/>
                <w:sz w:val="20"/>
                <w:szCs w:val="20"/>
                <w:lang w:eastAsia="ru-RU"/>
              </w:rPr>
              <w:t>1</w:t>
            </w:r>
            <w:ins w:id="4943" w:author="2" w:date="2021-08-31T10:55:00Z">
              <w:r w:rsidR="00C82A85" w:rsidRPr="006F33AA">
                <w:rPr>
                  <w:rFonts w:ascii="Times New Roman" w:eastAsia="Times New Roman" w:hAnsi="Times New Roman" w:cs="Times New Roman"/>
                  <w:color w:val="000000"/>
                  <w:sz w:val="20"/>
                  <w:szCs w:val="20"/>
                  <w:lang w:eastAsia="ru-RU"/>
                </w:rPr>
                <w:t>.</w:t>
              </w:r>
            </w:ins>
            <w:del w:id="4944" w:author="2" w:date="2021-08-31T10:55:00Z">
              <w:r w:rsidRPr="007E1206">
                <w:rPr>
                  <w:rFonts w:ascii="Times New Roman" w:eastAsia="Times New Roman" w:hAnsi="Times New Roman" w:cs="Times New Roman"/>
                  <w:color w:val="000000"/>
                  <w:sz w:val="20"/>
                  <w:szCs w:val="20"/>
                  <w:lang w:eastAsia="ru-RU"/>
                </w:rPr>
                <w:delText>)</w:delText>
              </w:r>
            </w:del>
            <w:r w:rsidRPr="007E1206">
              <w:rPr>
                <w:rFonts w:ascii="Times New Roman" w:eastAsia="Times New Roman" w:hAnsi="Times New Roman" w:cs="Times New Roman"/>
                <w:color w:val="000000"/>
                <w:sz w:val="20"/>
                <w:szCs w:val="20"/>
                <w:lang w:eastAsia="ru-RU"/>
              </w:rPr>
              <w:t xml:space="preserve"> верно только А</w:t>
            </w:r>
          </w:p>
          <w:p w14:paraId="4FD70CA3" w14:textId="63D63E72" w:rsidR="00FC7A68" w:rsidRPr="007E1206" w:rsidRDefault="00FC7A68" w:rsidP="00FC7A68">
            <w:pPr>
              <w:ind w:firstLine="375"/>
              <w:jc w:val="both"/>
              <w:rPr>
                <w:rFonts w:ascii="Times New Roman" w:eastAsia="Times New Roman" w:hAnsi="Times New Roman" w:cs="Times New Roman"/>
                <w:color w:val="000000"/>
                <w:sz w:val="20"/>
                <w:szCs w:val="20"/>
                <w:lang w:eastAsia="ru-RU"/>
              </w:rPr>
            </w:pPr>
            <w:r w:rsidRPr="007E1206">
              <w:rPr>
                <w:rFonts w:ascii="Times New Roman" w:eastAsia="Times New Roman" w:hAnsi="Times New Roman" w:cs="Times New Roman"/>
                <w:color w:val="000000"/>
                <w:sz w:val="20"/>
                <w:szCs w:val="20"/>
                <w:lang w:eastAsia="ru-RU"/>
              </w:rPr>
              <w:t>2</w:t>
            </w:r>
            <w:ins w:id="4945" w:author="2" w:date="2021-08-31T10:55:00Z">
              <w:r w:rsidR="00C82A85" w:rsidRPr="006F33AA">
                <w:rPr>
                  <w:rFonts w:ascii="Times New Roman" w:eastAsia="Times New Roman" w:hAnsi="Times New Roman" w:cs="Times New Roman"/>
                  <w:color w:val="000000"/>
                  <w:sz w:val="20"/>
                  <w:szCs w:val="20"/>
                  <w:lang w:eastAsia="ru-RU"/>
                </w:rPr>
                <w:t>.</w:t>
              </w:r>
            </w:ins>
            <w:del w:id="4946" w:author="2" w:date="2021-08-31T10:55:00Z">
              <w:r w:rsidRPr="007E1206">
                <w:rPr>
                  <w:rFonts w:ascii="Times New Roman" w:eastAsia="Times New Roman" w:hAnsi="Times New Roman" w:cs="Times New Roman"/>
                  <w:color w:val="000000"/>
                  <w:sz w:val="20"/>
                  <w:szCs w:val="20"/>
                  <w:lang w:eastAsia="ru-RU"/>
                </w:rPr>
                <w:delText>)</w:delText>
              </w:r>
            </w:del>
            <w:r w:rsidRPr="007E1206">
              <w:rPr>
                <w:rFonts w:ascii="Times New Roman" w:eastAsia="Times New Roman" w:hAnsi="Times New Roman" w:cs="Times New Roman"/>
                <w:color w:val="000000"/>
                <w:sz w:val="20"/>
                <w:szCs w:val="20"/>
                <w:lang w:eastAsia="ru-RU"/>
              </w:rPr>
              <w:t xml:space="preserve"> верно только Б</w:t>
            </w:r>
          </w:p>
          <w:p w14:paraId="080CB0FF" w14:textId="2D26788D" w:rsidR="00FC7A68" w:rsidRPr="007E1206" w:rsidRDefault="00FC7A68" w:rsidP="00FC7A68">
            <w:pPr>
              <w:ind w:firstLine="375"/>
              <w:jc w:val="both"/>
              <w:rPr>
                <w:rFonts w:ascii="Times New Roman" w:eastAsia="Times New Roman" w:hAnsi="Times New Roman" w:cs="Times New Roman"/>
                <w:color w:val="000000"/>
                <w:sz w:val="20"/>
                <w:szCs w:val="20"/>
                <w:lang w:eastAsia="ru-RU"/>
              </w:rPr>
            </w:pPr>
            <w:r w:rsidRPr="007E1206">
              <w:rPr>
                <w:rFonts w:ascii="Times New Roman" w:eastAsia="Times New Roman" w:hAnsi="Times New Roman" w:cs="Times New Roman"/>
                <w:color w:val="000000"/>
                <w:sz w:val="20"/>
                <w:szCs w:val="20"/>
                <w:lang w:eastAsia="ru-RU"/>
              </w:rPr>
              <w:t>3</w:t>
            </w:r>
            <w:ins w:id="4947" w:author="2" w:date="2021-08-31T10:55:00Z">
              <w:r w:rsidR="00C82A85" w:rsidRPr="006F33AA">
                <w:rPr>
                  <w:rFonts w:ascii="Times New Roman" w:eastAsia="Times New Roman" w:hAnsi="Times New Roman" w:cs="Times New Roman"/>
                  <w:color w:val="000000"/>
                  <w:sz w:val="20"/>
                  <w:szCs w:val="20"/>
                  <w:lang w:eastAsia="ru-RU"/>
                </w:rPr>
                <w:t>.</w:t>
              </w:r>
            </w:ins>
            <w:del w:id="4948" w:author="2" w:date="2021-08-31T10:55:00Z">
              <w:r w:rsidRPr="007E1206">
                <w:rPr>
                  <w:rFonts w:ascii="Times New Roman" w:eastAsia="Times New Roman" w:hAnsi="Times New Roman" w:cs="Times New Roman"/>
                  <w:color w:val="000000"/>
                  <w:sz w:val="20"/>
                  <w:szCs w:val="20"/>
                  <w:lang w:eastAsia="ru-RU"/>
                </w:rPr>
                <w:delText>)</w:delText>
              </w:r>
            </w:del>
            <w:r w:rsidRPr="007E1206">
              <w:rPr>
                <w:rFonts w:ascii="Times New Roman" w:eastAsia="Times New Roman" w:hAnsi="Times New Roman" w:cs="Times New Roman"/>
                <w:color w:val="000000"/>
                <w:sz w:val="20"/>
                <w:szCs w:val="20"/>
                <w:lang w:eastAsia="ru-RU"/>
              </w:rPr>
              <w:t xml:space="preserve"> верно и А и Б</w:t>
            </w:r>
          </w:p>
          <w:p w14:paraId="69EEC9B3" w14:textId="37EB8A98" w:rsidR="00FC7A68" w:rsidRPr="007E1206" w:rsidRDefault="00FC7A68" w:rsidP="00FC7A68">
            <w:pPr>
              <w:ind w:firstLine="375"/>
              <w:jc w:val="both"/>
              <w:rPr>
                <w:rFonts w:ascii="Times New Roman" w:eastAsia="Times New Roman" w:hAnsi="Times New Roman" w:cs="Times New Roman"/>
                <w:color w:val="000000"/>
                <w:sz w:val="20"/>
                <w:szCs w:val="20"/>
                <w:lang w:eastAsia="ru-RU"/>
              </w:rPr>
            </w:pPr>
            <w:r w:rsidRPr="007E1206">
              <w:rPr>
                <w:rFonts w:ascii="Times New Roman" w:eastAsia="Times New Roman" w:hAnsi="Times New Roman" w:cs="Times New Roman"/>
                <w:color w:val="000000"/>
                <w:sz w:val="20"/>
                <w:szCs w:val="20"/>
                <w:lang w:eastAsia="ru-RU"/>
              </w:rPr>
              <w:t>4</w:t>
            </w:r>
            <w:ins w:id="4949" w:author="2" w:date="2021-08-31T10:55:00Z">
              <w:r w:rsidR="00C82A85" w:rsidRPr="006F33AA">
                <w:rPr>
                  <w:rFonts w:ascii="Times New Roman" w:eastAsia="Times New Roman" w:hAnsi="Times New Roman" w:cs="Times New Roman"/>
                  <w:color w:val="000000"/>
                  <w:sz w:val="20"/>
                  <w:szCs w:val="20"/>
                  <w:lang w:eastAsia="ru-RU"/>
                </w:rPr>
                <w:t>.</w:t>
              </w:r>
            </w:ins>
            <w:del w:id="4950" w:author="2" w:date="2021-08-31T10:55:00Z">
              <w:r w:rsidRPr="007E1206">
                <w:rPr>
                  <w:rFonts w:ascii="Times New Roman" w:eastAsia="Times New Roman" w:hAnsi="Times New Roman" w:cs="Times New Roman"/>
                  <w:color w:val="000000"/>
                  <w:sz w:val="20"/>
                  <w:szCs w:val="20"/>
                  <w:lang w:eastAsia="ru-RU"/>
                </w:rPr>
                <w:delText>)</w:delText>
              </w:r>
            </w:del>
            <w:r w:rsidRPr="007E1206">
              <w:rPr>
                <w:rFonts w:ascii="Times New Roman" w:eastAsia="Times New Roman" w:hAnsi="Times New Roman" w:cs="Times New Roman"/>
                <w:color w:val="000000"/>
                <w:sz w:val="20"/>
                <w:szCs w:val="20"/>
                <w:lang w:eastAsia="ru-RU"/>
              </w:rPr>
              <w:t xml:space="preserve"> не верно ни А, ни Б</w:t>
            </w:r>
          </w:p>
          <w:p w14:paraId="55730A2C" w14:textId="77777777" w:rsidR="00FC7A68" w:rsidRPr="00ED3C3A" w:rsidRDefault="00FC7A68" w:rsidP="00FC7A68">
            <w:pPr>
              <w:ind w:firstLine="375"/>
              <w:jc w:val="both"/>
              <w:rPr>
                <w:rFonts w:ascii="Times New Roman" w:eastAsia="Times New Roman" w:hAnsi="Times New Roman" w:cs="Times New Roman"/>
                <w:color w:val="000000"/>
                <w:sz w:val="20"/>
                <w:szCs w:val="20"/>
                <w:lang w:eastAsia="ru-RU"/>
              </w:rPr>
            </w:pPr>
          </w:p>
        </w:tc>
        <w:tc>
          <w:tcPr>
            <w:tcW w:w="567" w:type="dxa"/>
            <w:gridSpan w:val="2"/>
            <w:tcPrChange w:id="4951" w:author="2" w:date="2021-08-31T10:55:00Z">
              <w:tcPr>
                <w:tcW w:w="547" w:type="dxa"/>
              </w:tcPr>
            </w:tcPrChange>
          </w:tcPr>
          <w:p w14:paraId="395A29B4" w14:textId="08BCD888" w:rsidR="00FC7A68"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FC7A68" w:rsidRPr="00450F2B" w14:paraId="5CEE4AAC" w14:textId="77777777" w:rsidTr="00911EF6">
        <w:tc>
          <w:tcPr>
            <w:tcW w:w="846" w:type="dxa"/>
            <w:tcPrChange w:id="4952" w:author="2" w:date="2021-08-31T10:55:00Z">
              <w:tcPr>
                <w:tcW w:w="846" w:type="dxa"/>
              </w:tcPr>
            </w:tcPrChange>
          </w:tcPr>
          <w:p w14:paraId="4181E9E9" w14:textId="77777777" w:rsidR="00FC7A68" w:rsidRPr="00450F2B" w:rsidRDefault="00FC7A68" w:rsidP="00FC7A68">
            <w:pPr>
              <w:spacing w:after="120"/>
              <w:rPr>
                <w:rFonts w:ascii="Times New Roman" w:hAnsi="Times New Roman" w:cs="Times New Roman"/>
                <w:sz w:val="24"/>
                <w:szCs w:val="24"/>
              </w:rPr>
            </w:pPr>
          </w:p>
        </w:tc>
        <w:tc>
          <w:tcPr>
            <w:tcW w:w="1843" w:type="dxa"/>
            <w:tcPrChange w:id="4953" w:author="2" w:date="2021-08-31T10:55:00Z">
              <w:tcPr>
                <w:tcW w:w="1843" w:type="dxa"/>
              </w:tcPr>
            </w:tcPrChange>
          </w:tcPr>
          <w:p w14:paraId="2FF7704E" w14:textId="77777777" w:rsidR="00FC7A68" w:rsidRPr="00450F2B" w:rsidRDefault="00FC7A68" w:rsidP="00FC7A68">
            <w:pPr>
              <w:spacing w:after="120"/>
              <w:rPr>
                <w:rFonts w:ascii="Times New Roman" w:hAnsi="Times New Roman" w:cs="Times New Roman"/>
                <w:sz w:val="24"/>
                <w:szCs w:val="24"/>
              </w:rPr>
            </w:pPr>
          </w:p>
        </w:tc>
        <w:tc>
          <w:tcPr>
            <w:tcW w:w="425" w:type="dxa"/>
            <w:tcPrChange w:id="4954" w:author="2" w:date="2021-08-31T10:55:00Z">
              <w:tcPr>
                <w:tcW w:w="425" w:type="dxa"/>
              </w:tcPr>
            </w:tcPrChange>
          </w:tcPr>
          <w:p w14:paraId="429C1FF3" w14:textId="77777777" w:rsidR="00FC7A68" w:rsidRPr="00450F2B" w:rsidRDefault="00FC7A68" w:rsidP="00FC7A68">
            <w:pPr>
              <w:spacing w:after="120"/>
              <w:rPr>
                <w:rFonts w:ascii="Times New Roman" w:hAnsi="Times New Roman" w:cs="Times New Roman"/>
                <w:sz w:val="24"/>
                <w:szCs w:val="24"/>
              </w:rPr>
            </w:pPr>
          </w:p>
        </w:tc>
        <w:tc>
          <w:tcPr>
            <w:tcW w:w="392" w:type="dxa"/>
            <w:tcPrChange w:id="4955" w:author="2" w:date="2021-08-31T10:55:00Z">
              <w:tcPr>
                <w:tcW w:w="392" w:type="dxa"/>
              </w:tcPr>
            </w:tcPrChange>
          </w:tcPr>
          <w:p w14:paraId="7A828F48" w14:textId="77777777" w:rsidR="00FC7A68" w:rsidRPr="00450F2B" w:rsidRDefault="00FC7A68" w:rsidP="00FC7A68">
            <w:pPr>
              <w:spacing w:after="120"/>
              <w:rPr>
                <w:rFonts w:ascii="Times New Roman" w:hAnsi="Times New Roman" w:cs="Times New Roman"/>
                <w:sz w:val="24"/>
                <w:szCs w:val="24"/>
              </w:rPr>
            </w:pPr>
          </w:p>
        </w:tc>
        <w:tc>
          <w:tcPr>
            <w:tcW w:w="553" w:type="dxa"/>
            <w:tcPrChange w:id="4956" w:author="2" w:date="2021-08-31T10:55:00Z">
              <w:tcPr>
                <w:tcW w:w="553" w:type="dxa"/>
              </w:tcPr>
            </w:tcPrChange>
          </w:tcPr>
          <w:p w14:paraId="7DBFAD78" w14:textId="500B3FC3"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4957" w:author="2" w:date="2021-08-31T10:55:00Z">
              <w:tcPr>
                <w:tcW w:w="6001" w:type="dxa"/>
              </w:tcPr>
            </w:tcPrChange>
          </w:tcPr>
          <w:p w14:paraId="3D6EDF96" w14:textId="0E78EE12" w:rsidR="00FC7A68" w:rsidRPr="00460DA7" w:rsidRDefault="00FC7A68" w:rsidP="00FC7A68">
            <w:pPr>
              <w:ind w:firstLine="375"/>
              <w:rPr>
                <w:rFonts w:ascii="Times New Roman" w:eastAsia="Times New Roman" w:hAnsi="Times New Roman" w:cs="Times New Roman"/>
                <w:color w:val="000000"/>
                <w:sz w:val="20"/>
                <w:szCs w:val="20"/>
                <w:lang w:eastAsia="ru-RU"/>
              </w:rPr>
            </w:pPr>
            <w:r>
              <w:rPr>
                <w:noProof/>
                <w:lang w:eastAsia="ru-RU"/>
              </w:rPr>
              <w:drawing>
                <wp:anchor distT="0" distB="0" distL="114300" distR="114300" simplePos="0" relativeHeight="252180480" behindDoc="1" locked="0" layoutInCell="1" allowOverlap="1" wp14:anchorId="693ABABB" wp14:editId="28FC1136">
                  <wp:simplePos x="0" y="0"/>
                  <wp:positionH relativeFrom="column">
                    <wp:posOffset>2372005</wp:posOffset>
                  </wp:positionH>
                  <wp:positionV relativeFrom="paragraph">
                    <wp:posOffset>152</wp:posOffset>
                  </wp:positionV>
                  <wp:extent cx="1236345" cy="1382395"/>
                  <wp:effectExtent l="0" t="0" r="1905" b="8255"/>
                  <wp:wrapTight wrapText="bothSides">
                    <wp:wrapPolygon edited="0">
                      <wp:start x="0" y="0"/>
                      <wp:lineTo x="0" y="21431"/>
                      <wp:lineTo x="21300" y="21431"/>
                      <wp:lineTo x="21300" y="0"/>
                      <wp:lineTo x="0" y="0"/>
                    </wp:wrapPolygon>
                  </wp:wrapTight>
                  <wp:docPr id="62" name="Рисунок 62" descr="https://phys-ege.sdamgia.ru/get_file?id=18753&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hys-ege.sdamgia.ru/get_file?id=18753&amp;png=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36345" cy="1382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0DA7">
              <w:rPr>
                <w:rFonts w:ascii="Times New Roman" w:hAnsi="Times New Roman" w:cs="Times New Roman"/>
                <w:color w:val="000000"/>
                <w:sz w:val="20"/>
                <w:szCs w:val="20"/>
              </w:rPr>
              <w:t>На горизонтальной тёмной плоскости лежит стеклянный клин (показатель преломления стекла 1,5). На его вертикальную грань </w:t>
            </w:r>
            <w:r w:rsidRPr="00460DA7">
              <w:rPr>
                <w:rFonts w:ascii="Times New Roman" w:hAnsi="Times New Roman" w:cs="Times New Roman"/>
                <w:i/>
                <w:iCs/>
                <w:color w:val="000000"/>
                <w:sz w:val="20"/>
                <w:szCs w:val="20"/>
              </w:rPr>
              <w:t>AB</w:t>
            </w:r>
            <w:r w:rsidRPr="00460DA7">
              <w:rPr>
                <w:rFonts w:ascii="Times New Roman" w:hAnsi="Times New Roman" w:cs="Times New Roman"/>
                <w:color w:val="000000"/>
                <w:sz w:val="20"/>
                <w:szCs w:val="20"/>
              </w:rPr>
              <w:t> падает узкий пучок монохроматического зелёного света (см. рисунок, вид сверху). За клином установлен вертикальный экран, параллельный грани </w:t>
            </w:r>
            <w:r w:rsidRPr="00460DA7">
              <w:rPr>
                <w:rFonts w:ascii="Times New Roman" w:hAnsi="Times New Roman" w:cs="Times New Roman"/>
                <w:i/>
                <w:iCs/>
                <w:color w:val="000000"/>
                <w:sz w:val="20"/>
                <w:szCs w:val="20"/>
              </w:rPr>
              <w:t>AB</w:t>
            </w:r>
            <w:r w:rsidRPr="00460DA7">
              <w:rPr>
                <w:rFonts w:ascii="Times New Roman" w:hAnsi="Times New Roman" w:cs="Times New Roman"/>
                <w:color w:val="000000"/>
                <w:sz w:val="20"/>
                <w:szCs w:val="20"/>
              </w:rPr>
              <w:t> клина. Какое физическое явление можно при этом наблюдать?</w:t>
            </w:r>
            <w:r>
              <w:rPr>
                <w:noProof/>
                <w:lang w:eastAsia="ru-RU"/>
              </w:rPr>
              <w:t xml:space="preserve"> </w:t>
            </w:r>
          </w:p>
        </w:tc>
        <w:tc>
          <w:tcPr>
            <w:tcW w:w="4961" w:type="dxa"/>
            <w:gridSpan w:val="2"/>
            <w:tcPrChange w:id="4958" w:author="2" w:date="2021-08-31T10:55:00Z">
              <w:tcPr>
                <w:tcW w:w="4839" w:type="dxa"/>
              </w:tcPr>
            </w:tcPrChange>
          </w:tcPr>
          <w:p w14:paraId="477E6ECD" w14:textId="76CB6EE8" w:rsidR="00FC7A68" w:rsidRPr="00460DA7" w:rsidRDefault="00FC7A68" w:rsidP="00FC7A68">
            <w:pPr>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eastAsia="ru-RU"/>
              </w:rPr>
              <w:t xml:space="preserve">   </w:t>
            </w:r>
            <w:r w:rsidRPr="00460DA7">
              <w:rPr>
                <w:rFonts w:ascii="Times New Roman" w:eastAsia="Times New Roman" w:hAnsi="Times New Roman" w:cs="Times New Roman"/>
                <w:color w:val="000000"/>
                <w:sz w:val="20"/>
                <w:szCs w:val="20"/>
                <w:lang w:eastAsia="ru-RU"/>
              </w:rPr>
              <w:t xml:space="preserve"> преломление света на грани </w:t>
            </w:r>
            <w:r w:rsidRPr="00460DA7">
              <w:rPr>
                <w:rFonts w:ascii="Times New Roman" w:eastAsia="Times New Roman" w:hAnsi="Times New Roman" w:cs="Times New Roman"/>
                <w:i/>
                <w:iCs/>
                <w:color w:val="000000"/>
                <w:sz w:val="20"/>
                <w:szCs w:val="20"/>
                <w:lang w:eastAsia="ru-RU"/>
              </w:rPr>
              <w:t>BC</w:t>
            </w:r>
          </w:p>
          <w:p w14:paraId="586D9B0B" w14:textId="146C0E9F" w:rsidR="00FC7A68" w:rsidRPr="00460DA7" w:rsidRDefault="00FC7A68" w:rsidP="00FC7A68">
            <w:pPr>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2. на экране за клином можно наблюдать дифракционную картину</w:t>
            </w:r>
          </w:p>
          <w:p w14:paraId="7FE1D666" w14:textId="23784B82" w:rsidR="00FC7A68" w:rsidRPr="00460DA7" w:rsidRDefault="00FC7A68" w:rsidP="00FC7A68">
            <w:pPr>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3. на экране за клином можно наблюдать дисперсионные полосы</w:t>
            </w:r>
          </w:p>
          <w:p w14:paraId="15EB0C5B" w14:textId="5D7541EB" w:rsidR="00FC7A68" w:rsidRPr="00460DA7" w:rsidRDefault="00FC7A68" w:rsidP="00FC7A68">
            <w:pPr>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4. явление полного внутреннего отражения от грани </w:t>
            </w:r>
            <w:r w:rsidRPr="00460DA7">
              <w:rPr>
                <w:rFonts w:ascii="Times New Roman" w:eastAsia="Times New Roman" w:hAnsi="Times New Roman" w:cs="Times New Roman"/>
                <w:i/>
                <w:iCs/>
                <w:color w:val="000000"/>
                <w:sz w:val="20"/>
                <w:szCs w:val="20"/>
                <w:lang w:eastAsia="ru-RU"/>
              </w:rPr>
              <w:t>BC</w:t>
            </w:r>
          </w:p>
          <w:p w14:paraId="6184553B" w14:textId="77777777" w:rsidR="00FC7A68" w:rsidRPr="00ED3C3A" w:rsidRDefault="00FC7A68" w:rsidP="00FC7A68">
            <w:pPr>
              <w:ind w:firstLine="375"/>
              <w:jc w:val="both"/>
              <w:rPr>
                <w:rFonts w:ascii="Times New Roman" w:eastAsia="Times New Roman" w:hAnsi="Times New Roman" w:cs="Times New Roman"/>
                <w:color w:val="000000"/>
                <w:sz w:val="20"/>
                <w:szCs w:val="20"/>
                <w:lang w:eastAsia="ru-RU"/>
              </w:rPr>
            </w:pPr>
          </w:p>
        </w:tc>
        <w:tc>
          <w:tcPr>
            <w:tcW w:w="567" w:type="dxa"/>
            <w:gridSpan w:val="2"/>
            <w:tcPrChange w:id="4959" w:author="2" w:date="2021-08-31T10:55:00Z">
              <w:tcPr>
                <w:tcW w:w="547" w:type="dxa"/>
              </w:tcPr>
            </w:tcPrChange>
          </w:tcPr>
          <w:p w14:paraId="2CC6AD2C" w14:textId="2377A662" w:rsidR="00FC7A68"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7EBA243C" w14:textId="77777777" w:rsidTr="00911EF6">
        <w:tc>
          <w:tcPr>
            <w:tcW w:w="846" w:type="dxa"/>
            <w:tcPrChange w:id="4960" w:author="2" w:date="2021-08-31T10:55:00Z">
              <w:tcPr>
                <w:tcW w:w="846" w:type="dxa"/>
              </w:tcPr>
            </w:tcPrChange>
          </w:tcPr>
          <w:p w14:paraId="672736E7" w14:textId="77777777" w:rsidR="00FC7A68" w:rsidRPr="00450F2B" w:rsidRDefault="00FC7A68" w:rsidP="00FC7A68">
            <w:pPr>
              <w:spacing w:after="120"/>
              <w:rPr>
                <w:rFonts w:ascii="Times New Roman" w:hAnsi="Times New Roman" w:cs="Times New Roman"/>
                <w:sz w:val="24"/>
                <w:szCs w:val="24"/>
              </w:rPr>
            </w:pPr>
          </w:p>
        </w:tc>
        <w:tc>
          <w:tcPr>
            <w:tcW w:w="1843" w:type="dxa"/>
            <w:tcPrChange w:id="4961" w:author="2" w:date="2021-08-31T10:55:00Z">
              <w:tcPr>
                <w:tcW w:w="1843" w:type="dxa"/>
              </w:tcPr>
            </w:tcPrChange>
          </w:tcPr>
          <w:p w14:paraId="6672214B" w14:textId="4B7E914C" w:rsidR="00FC7A68" w:rsidRPr="000950B0" w:rsidRDefault="00FC7A68" w:rsidP="00FC7A68">
            <w:pPr>
              <w:spacing w:after="120"/>
              <w:rPr>
                <w:rFonts w:ascii="Times New Roman" w:hAnsi="Times New Roman" w:cs="Times New Roman"/>
                <w:b/>
                <w:sz w:val="20"/>
                <w:szCs w:val="20"/>
              </w:rPr>
            </w:pPr>
            <w:r w:rsidRPr="000950B0">
              <w:rPr>
                <w:rFonts w:ascii="Times New Roman" w:hAnsi="Times New Roman" w:cs="Times New Roman"/>
                <w:b/>
                <w:sz w:val="20"/>
                <w:szCs w:val="20"/>
              </w:rPr>
              <w:t>Анализ процессов</w:t>
            </w:r>
            <w:r>
              <w:rPr>
                <w:rFonts w:ascii="Times New Roman" w:hAnsi="Times New Roman" w:cs="Times New Roman"/>
                <w:b/>
                <w:sz w:val="20"/>
                <w:szCs w:val="20"/>
              </w:rPr>
              <w:t xml:space="preserve"> (дифракция)</w:t>
            </w:r>
          </w:p>
        </w:tc>
        <w:tc>
          <w:tcPr>
            <w:tcW w:w="425" w:type="dxa"/>
            <w:tcPrChange w:id="4962" w:author="2" w:date="2021-08-31T10:55:00Z">
              <w:tcPr>
                <w:tcW w:w="425" w:type="dxa"/>
              </w:tcPr>
            </w:tcPrChange>
          </w:tcPr>
          <w:p w14:paraId="4374313B" w14:textId="4B9E0BEE" w:rsidR="00FC7A68" w:rsidRPr="000950B0" w:rsidRDefault="00013783" w:rsidP="00FC7A68">
            <w:pPr>
              <w:spacing w:after="120"/>
              <w:rPr>
                <w:rFonts w:ascii="Times New Roman" w:hAnsi="Times New Roman" w:cs="Times New Roman"/>
                <w:sz w:val="20"/>
                <w:szCs w:val="20"/>
              </w:rPr>
            </w:pPr>
            <w:r>
              <w:rPr>
                <w:rFonts w:ascii="Times New Roman" w:hAnsi="Times New Roman" w:cs="Times New Roman"/>
                <w:sz w:val="20"/>
                <w:szCs w:val="20"/>
              </w:rPr>
              <w:t>9</w:t>
            </w:r>
            <w:bookmarkStart w:id="4963" w:name="_GoBack"/>
            <w:bookmarkEnd w:id="4963"/>
          </w:p>
        </w:tc>
        <w:tc>
          <w:tcPr>
            <w:tcW w:w="392" w:type="dxa"/>
            <w:tcPrChange w:id="4964" w:author="2" w:date="2021-08-31T10:55:00Z">
              <w:tcPr>
                <w:tcW w:w="392" w:type="dxa"/>
              </w:tcPr>
            </w:tcPrChange>
          </w:tcPr>
          <w:p w14:paraId="5B918F5B" w14:textId="77777777" w:rsidR="00FC7A68" w:rsidRPr="00450F2B" w:rsidRDefault="00FC7A68" w:rsidP="00FC7A68">
            <w:pPr>
              <w:spacing w:after="120"/>
              <w:rPr>
                <w:rFonts w:ascii="Times New Roman" w:hAnsi="Times New Roman" w:cs="Times New Roman"/>
                <w:sz w:val="24"/>
                <w:szCs w:val="24"/>
              </w:rPr>
            </w:pPr>
          </w:p>
        </w:tc>
        <w:tc>
          <w:tcPr>
            <w:tcW w:w="553" w:type="dxa"/>
            <w:tcPrChange w:id="4965" w:author="2" w:date="2021-08-31T10:55:00Z">
              <w:tcPr>
                <w:tcW w:w="553" w:type="dxa"/>
              </w:tcPr>
            </w:tcPrChange>
          </w:tcPr>
          <w:p w14:paraId="7A35779D" w14:textId="5D989B38"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4966" w:author="2" w:date="2021-08-31T10:55:00Z">
              <w:tcPr>
                <w:tcW w:w="6001" w:type="dxa"/>
              </w:tcPr>
            </w:tcPrChange>
          </w:tcPr>
          <w:p w14:paraId="30D9119B" w14:textId="789F51C3" w:rsidR="00FC7A68" w:rsidRPr="00411FAA" w:rsidRDefault="00FC7A68" w:rsidP="00FC7A68">
            <w:pPr>
              <w:ind w:firstLine="375"/>
              <w:jc w:val="both"/>
              <w:rPr>
                <w:rFonts w:ascii="Times New Roman" w:eastAsia="Times New Roman" w:hAnsi="Times New Roman" w:cs="Times New Roman"/>
                <w:color w:val="000000"/>
                <w:sz w:val="20"/>
                <w:szCs w:val="20"/>
                <w:lang w:eastAsia="ru-RU"/>
              </w:rPr>
            </w:pPr>
            <w:r w:rsidRPr="00411FAA">
              <w:rPr>
                <w:rFonts w:ascii="Times New Roman" w:eastAsia="Times New Roman" w:hAnsi="Times New Roman" w:cs="Times New Roman"/>
                <w:color w:val="000000"/>
                <w:sz w:val="20"/>
                <w:szCs w:val="20"/>
                <w:lang w:eastAsia="ru-RU"/>
              </w:rPr>
              <w:t>Дифракционная решётка с расстоянием между штрихами </w:t>
            </w:r>
            <w:r w:rsidRPr="00411FAA">
              <w:rPr>
                <w:rFonts w:ascii="Times New Roman" w:eastAsia="Times New Roman" w:hAnsi="Times New Roman" w:cs="Times New Roman"/>
                <w:i/>
                <w:iCs/>
                <w:color w:val="000000"/>
                <w:sz w:val="20"/>
                <w:szCs w:val="20"/>
                <w:lang w:eastAsia="ru-RU"/>
              </w:rPr>
              <w:t>d</w:t>
            </w:r>
            <w:r w:rsidRPr="00411FAA">
              <w:rPr>
                <w:rFonts w:ascii="Times New Roman" w:eastAsia="Times New Roman" w:hAnsi="Times New Roman" w:cs="Times New Roman"/>
                <w:color w:val="000000"/>
                <w:sz w:val="20"/>
                <w:szCs w:val="20"/>
                <w:lang w:eastAsia="ru-RU"/>
              </w:rPr>
              <w:t> освещается монохроматическим светом. На экране, установленном за решёткой параллельно ей, возникает дифракционная картина, состоящая из тёмных и светлых вертикальных полос. В первом опыте решётка освещается жёлтым светом, во втором — зелёным, а в третьем — синим. Меняя решётки, добиваются того, чтобы расстояние между полосами во всех опытах становилось одинаковым. Значения постоянной решётки </w:t>
            </w:r>
            <w:r w:rsidRPr="00411FAA">
              <w:rPr>
                <w:rFonts w:ascii="Times New Roman" w:eastAsia="Times New Roman" w:hAnsi="Times New Roman" w:cs="Times New Roman"/>
                <w:noProof/>
                <w:color w:val="000000"/>
                <w:sz w:val="20"/>
                <w:szCs w:val="20"/>
                <w:lang w:eastAsia="ru-RU"/>
              </w:rPr>
              <w:drawing>
                <wp:inline distT="0" distB="0" distL="0" distR="0" wp14:anchorId="12853935" wp14:editId="1BF06E30">
                  <wp:extent cx="197485" cy="160655"/>
                  <wp:effectExtent l="0" t="0" r="0" b="0"/>
                  <wp:docPr id="49" name="Рисунок 49" descr="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97485" cy="160655"/>
                          </a:xfrm>
                          <a:prstGeom prst="rect">
                            <a:avLst/>
                          </a:prstGeom>
                          <a:noFill/>
                          <a:ln>
                            <a:noFill/>
                          </a:ln>
                        </pic:spPr>
                      </pic:pic>
                    </a:graphicData>
                  </a:graphic>
                </wp:inline>
              </w:drawing>
            </w:r>
            <w:r w:rsidRPr="00411FAA">
              <w:rPr>
                <w:rFonts w:ascii="Times New Roman" w:eastAsia="Times New Roman" w:hAnsi="Times New Roman" w:cs="Times New Roman"/>
                <w:color w:val="000000"/>
                <w:sz w:val="20"/>
                <w:szCs w:val="20"/>
                <w:lang w:eastAsia="ru-RU"/>
              </w:rPr>
              <w:t> </w:t>
            </w:r>
            <w:r w:rsidRPr="00411FAA">
              <w:rPr>
                <w:rFonts w:ascii="Times New Roman" w:eastAsia="Times New Roman" w:hAnsi="Times New Roman" w:cs="Times New Roman"/>
                <w:noProof/>
                <w:color w:val="000000"/>
                <w:sz w:val="20"/>
                <w:szCs w:val="20"/>
                <w:lang w:eastAsia="ru-RU"/>
              </w:rPr>
              <w:drawing>
                <wp:inline distT="0" distB="0" distL="0" distR="0" wp14:anchorId="71BFE94C" wp14:editId="6A65FBD9">
                  <wp:extent cx="197485" cy="160655"/>
                  <wp:effectExtent l="0" t="0" r="0" b="0"/>
                  <wp:docPr id="50" name="Рисунок 50" descr="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_2,"/>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97485" cy="160655"/>
                          </a:xfrm>
                          <a:prstGeom prst="rect">
                            <a:avLst/>
                          </a:prstGeom>
                          <a:noFill/>
                          <a:ln>
                            <a:noFill/>
                          </a:ln>
                        </pic:spPr>
                      </pic:pic>
                    </a:graphicData>
                  </a:graphic>
                </wp:inline>
              </w:drawing>
            </w:r>
            <w:r w:rsidRPr="00411FAA">
              <w:rPr>
                <w:rFonts w:ascii="Times New Roman" w:eastAsia="Times New Roman" w:hAnsi="Times New Roman" w:cs="Times New Roman"/>
                <w:color w:val="000000"/>
                <w:sz w:val="20"/>
                <w:szCs w:val="20"/>
                <w:lang w:eastAsia="ru-RU"/>
              </w:rPr>
              <w:t> </w:t>
            </w:r>
            <w:r w:rsidRPr="00411FAA">
              <w:rPr>
                <w:rFonts w:ascii="Times New Roman" w:eastAsia="Times New Roman" w:hAnsi="Times New Roman" w:cs="Times New Roman"/>
                <w:noProof/>
                <w:color w:val="000000"/>
                <w:sz w:val="20"/>
                <w:szCs w:val="20"/>
                <w:lang w:eastAsia="ru-RU"/>
              </w:rPr>
              <w:drawing>
                <wp:inline distT="0" distB="0" distL="0" distR="0" wp14:anchorId="657B9BC1" wp14:editId="521338D8">
                  <wp:extent cx="153670" cy="153670"/>
                  <wp:effectExtent l="0" t="0" r="0" b="0"/>
                  <wp:docPr id="51" name="Рисунок 51" descr="d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_3"/>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411FAA">
              <w:rPr>
                <w:rFonts w:ascii="Times New Roman" w:eastAsia="Times New Roman" w:hAnsi="Times New Roman" w:cs="Times New Roman"/>
                <w:color w:val="000000"/>
                <w:sz w:val="20"/>
                <w:szCs w:val="20"/>
                <w:lang w:eastAsia="ru-RU"/>
              </w:rPr>
              <w:t> в первом, во втором и в третьем опытах соответственно удовлетворяют условиям</w:t>
            </w:r>
          </w:p>
          <w:p w14:paraId="703AAEE7" w14:textId="77777777" w:rsidR="00FC7A68" w:rsidRPr="00C24018"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4967" w:author="2" w:date="2021-08-31T10:55:00Z">
              <w:tcPr>
                <w:tcW w:w="4839" w:type="dxa"/>
              </w:tcPr>
            </w:tcPrChange>
          </w:tcPr>
          <w:p w14:paraId="6E6D8B48" w14:textId="77777777" w:rsidR="00FC7A68" w:rsidRPr="006F33AA" w:rsidRDefault="00FC7A68" w:rsidP="00FC7A68">
            <w:pPr>
              <w:jc w:val="both"/>
              <w:rPr>
                <w:rFonts w:ascii="Times New Roman" w:hAnsi="Times New Roman"/>
                <w:color w:val="000000"/>
                <w:sz w:val="20"/>
                <w:rPrChange w:id="4968" w:author="2" w:date="2021-08-31T10:55:00Z">
                  <w:rPr>
                    <w:rFonts w:ascii="Times New Roman" w:eastAsia="Times New Roman" w:hAnsi="Times New Roman" w:cs="Times New Roman"/>
                    <w:color w:val="000000"/>
                    <w:lang w:eastAsia="ru-RU"/>
                  </w:rPr>
                </w:rPrChange>
              </w:rPr>
            </w:pPr>
          </w:p>
          <w:p w14:paraId="24FCF61D" w14:textId="22C5A65C" w:rsidR="00FC7A68" w:rsidRPr="00411FAA" w:rsidRDefault="00FC7A68" w:rsidP="00FC7A68">
            <w:pPr>
              <w:ind w:firstLine="375"/>
              <w:jc w:val="both"/>
              <w:rPr>
                <w:rFonts w:ascii="Times New Roman" w:eastAsia="Times New Roman" w:hAnsi="Times New Roman" w:cs="Times New Roman"/>
                <w:color w:val="000000"/>
                <w:sz w:val="20"/>
                <w:szCs w:val="20"/>
                <w:lang w:eastAsia="ru-RU"/>
              </w:rPr>
            </w:pPr>
          </w:p>
          <w:p w14:paraId="5709536D" w14:textId="77777777" w:rsidR="00FC7A68" w:rsidRPr="006F33AA" w:rsidRDefault="00FC7A68" w:rsidP="00FC7A68">
            <w:pPr>
              <w:pStyle w:val="a4"/>
              <w:spacing w:after="0" w:line="273" w:lineRule="exact"/>
              <w:ind w:left="346" w:right="20" w:firstLine="142"/>
              <w:rPr>
                <w:rFonts w:ascii="Times New Roman" w:hAnsi="Times New Roman"/>
                <w:color w:val="000000"/>
                <w:sz w:val="20"/>
                <w:vertAlign w:val="subscript"/>
                <w:rPrChange w:id="4969" w:author="2" w:date="2021-08-31T10:55:00Z">
                  <w:rPr>
                    <w:rFonts w:ascii="Times New Roman" w:eastAsia="Century Schoolbook" w:hAnsi="Times New Roman" w:cs="Times New Roman"/>
                    <w:color w:val="000000"/>
                    <w:sz w:val="24"/>
                    <w:szCs w:val="24"/>
                    <w:vertAlign w:val="subscript"/>
                    <w:lang w:eastAsia="ru-RU"/>
                  </w:rPr>
                </w:rPrChange>
              </w:rPr>
            </w:pPr>
            <w:r w:rsidRPr="006F33AA">
              <w:rPr>
                <w:rFonts w:ascii="Times New Roman" w:hAnsi="Times New Roman"/>
                <w:color w:val="000000"/>
                <w:sz w:val="20"/>
                <w:rPrChange w:id="4970" w:author="2" w:date="2021-08-31T10:55:00Z">
                  <w:rPr>
                    <w:rFonts w:ascii="Times New Roman" w:eastAsia="Century Schoolbook" w:hAnsi="Times New Roman" w:cs="Times New Roman"/>
                    <w:color w:val="000000"/>
                    <w:sz w:val="24"/>
                    <w:szCs w:val="24"/>
                    <w:lang w:eastAsia="ru-RU"/>
                  </w:rPr>
                </w:rPrChange>
              </w:rPr>
              <w:t xml:space="preserve">1. </w:t>
            </w:r>
            <w:r w:rsidRPr="006F33AA">
              <w:rPr>
                <w:rFonts w:ascii="Times New Roman" w:hAnsi="Times New Roman"/>
                <w:color w:val="000000"/>
                <w:sz w:val="20"/>
                <w:lang w:val="en-US"/>
                <w:rPrChange w:id="4971" w:author="2" w:date="2021-08-31T10:55:00Z">
                  <w:rPr>
                    <w:rFonts w:ascii="Times New Roman" w:eastAsia="Century Schoolbook" w:hAnsi="Times New Roman" w:cs="Times New Roman"/>
                    <w:color w:val="000000"/>
                    <w:sz w:val="24"/>
                    <w:szCs w:val="24"/>
                    <w:lang w:val="en-US" w:eastAsia="ru-RU"/>
                  </w:rPr>
                </w:rPrChange>
              </w:rPr>
              <w:t>d</w:t>
            </w:r>
            <w:r w:rsidRPr="006F33AA">
              <w:rPr>
                <w:rFonts w:ascii="Times New Roman" w:hAnsi="Times New Roman"/>
                <w:color w:val="000000"/>
                <w:sz w:val="20"/>
                <w:vertAlign w:val="subscript"/>
                <w:rPrChange w:id="4972" w:author="2" w:date="2021-08-31T10:55:00Z">
                  <w:rPr>
                    <w:rFonts w:ascii="Times New Roman" w:eastAsia="Century Schoolbook" w:hAnsi="Times New Roman" w:cs="Times New Roman"/>
                    <w:color w:val="000000"/>
                    <w:sz w:val="24"/>
                    <w:szCs w:val="24"/>
                    <w:vertAlign w:val="subscript"/>
                    <w:lang w:eastAsia="ru-RU"/>
                  </w:rPr>
                </w:rPrChange>
              </w:rPr>
              <w:t>1</w:t>
            </w:r>
            <w:r w:rsidRPr="006F33AA">
              <w:rPr>
                <w:rFonts w:ascii="Times New Roman" w:hAnsi="Times New Roman"/>
                <w:color w:val="000000"/>
                <w:sz w:val="20"/>
                <w:rPrChange w:id="4973" w:author="2" w:date="2021-08-31T10:55:00Z">
                  <w:rPr>
                    <w:rFonts w:ascii="Times New Roman" w:eastAsia="Century Schoolbook" w:hAnsi="Times New Roman" w:cs="Times New Roman"/>
                    <w:color w:val="000000"/>
                    <w:sz w:val="24"/>
                    <w:szCs w:val="24"/>
                    <w:lang w:eastAsia="ru-RU"/>
                  </w:rPr>
                </w:rPrChange>
              </w:rPr>
              <w:t>&gt;</w:t>
            </w:r>
            <w:r w:rsidRPr="006F33AA">
              <w:rPr>
                <w:rFonts w:ascii="Times New Roman" w:hAnsi="Times New Roman"/>
                <w:color w:val="000000"/>
                <w:sz w:val="20"/>
                <w:lang w:val="en-US"/>
                <w:rPrChange w:id="4974" w:author="2" w:date="2021-08-31T10:55:00Z">
                  <w:rPr>
                    <w:rFonts w:ascii="Times New Roman" w:eastAsia="Century Schoolbook" w:hAnsi="Times New Roman" w:cs="Times New Roman"/>
                    <w:color w:val="000000"/>
                    <w:sz w:val="24"/>
                    <w:szCs w:val="24"/>
                    <w:lang w:val="en-US" w:eastAsia="ru-RU"/>
                  </w:rPr>
                </w:rPrChange>
              </w:rPr>
              <w:t>d</w:t>
            </w:r>
            <w:r w:rsidRPr="006F33AA">
              <w:rPr>
                <w:rFonts w:ascii="Times New Roman" w:hAnsi="Times New Roman"/>
                <w:color w:val="000000"/>
                <w:sz w:val="20"/>
                <w:vertAlign w:val="subscript"/>
                <w:rPrChange w:id="4975" w:author="2" w:date="2021-08-31T10:55:00Z">
                  <w:rPr>
                    <w:rFonts w:ascii="Times New Roman" w:eastAsia="Century Schoolbook" w:hAnsi="Times New Roman" w:cs="Times New Roman"/>
                    <w:color w:val="000000"/>
                    <w:sz w:val="24"/>
                    <w:szCs w:val="24"/>
                    <w:vertAlign w:val="subscript"/>
                    <w:lang w:eastAsia="ru-RU"/>
                  </w:rPr>
                </w:rPrChange>
              </w:rPr>
              <w:t>2</w:t>
            </w:r>
            <w:r w:rsidRPr="006F33AA">
              <w:rPr>
                <w:rFonts w:ascii="Times New Roman" w:hAnsi="Times New Roman"/>
                <w:color w:val="000000"/>
                <w:sz w:val="20"/>
                <w:rPrChange w:id="4976" w:author="2" w:date="2021-08-31T10:55:00Z">
                  <w:rPr>
                    <w:rFonts w:ascii="Times New Roman" w:eastAsia="Century Schoolbook" w:hAnsi="Times New Roman" w:cs="Times New Roman"/>
                    <w:color w:val="000000"/>
                    <w:sz w:val="24"/>
                    <w:szCs w:val="24"/>
                    <w:lang w:eastAsia="ru-RU"/>
                  </w:rPr>
                </w:rPrChange>
              </w:rPr>
              <w:t>&gt;</w:t>
            </w:r>
            <w:r w:rsidRPr="006F33AA">
              <w:rPr>
                <w:rFonts w:ascii="Times New Roman" w:hAnsi="Times New Roman"/>
                <w:color w:val="000000"/>
                <w:sz w:val="20"/>
                <w:lang w:val="en-US"/>
                <w:rPrChange w:id="4977" w:author="2" w:date="2021-08-31T10:55:00Z">
                  <w:rPr>
                    <w:rFonts w:ascii="Times New Roman" w:eastAsia="Century Schoolbook" w:hAnsi="Times New Roman" w:cs="Times New Roman"/>
                    <w:color w:val="000000"/>
                    <w:sz w:val="24"/>
                    <w:szCs w:val="24"/>
                    <w:lang w:val="en-US" w:eastAsia="ru-RU"/>
                  </w:rPr>
                </w:rPrChange>
              </w:rPr>
              <w:t>d</w:t>
            </w:r>
            <w:r w:rsidRPr="006F33AA">
              <w:rPr>
                <w:rFonts w:ascii="Times New Roman" w:hAnsi="Times New Roman"/>
                <w:color w:val="000000"/>
                <w:sz w:val="20"/>
                <w:vertAlign w:val="subscript"/>
                <w:rPrChange w:id="4978" w:author="2" w:date="2021-08-31T10:55:00Z">
                  <w:rPr>
                    <w:rFonts w:ascii="Times New Roman" w:eastAsia="Century Schoolbook" w:hAnsi="Times New Roman" w:cs="Times New Roman"/>
                    <w:color w:val="000000"/>
                    <w:sz w:val="24"/>
                    <w:szCs w:val="24"/>
                    <w:vertAlign w:val="subscript"/>
                    <w:lang w:eastAsia="ru-RU"/>
                  </w:rPr>
                </w:rPrChange>
              </w:rPr>
              <w:t>3</w:t>
            </w:r>
          </w:p>
          <w:p w14:paraId="321926E0" w14:textId="77777777" w:rsidR="00FC7A68" w:rsidRPr="006F33AA" w:rsidRDefault="00FC7A68" w:rsidP="00FC7A68">
            <w:pPr>
              <w:pStyle w:val="a4"/>
              <w:spacing w:after="0" w:line="273" w:lineRule="exact"/>
              <w:ind w:left="346" w:right="20" w:firstLine="142"/>
              <w:rPr>
                <w:rFonts w:ascii="Times New Roman" w:hAnsi="Times New Roman"/>
                <w:color w:val="000000"/>
                <w:sz w:val="20"/>
                <w:vertAlign w:val="subscript"/>
                <w:rPrChange w:id="4979" w:author="2" w:date="2021-08-31T10:55:00Z">
                  <w:rPr>
                    <w:rFonts w:ascii="Times New Roman" w:eastAsia="Century Schoolbook" w:hAnsi="Times New Roman" w:cs="Times New Roman"/>
                    <w:color w:val="000000"/>
                    <w:sz w:val="24"/>
                    <w:szCs w:val="24"/>
                    <w:vertAlign w:val="subscript"/>
                    <w:lang w:eastAsia="ru-RU"/>
                  </w:rPr>
                </w:rPrChange>
              </w:rPr>
            </w:pPr>
            <w:r w:rsidRPr="006F33AA">
              <w:rPr>
                <w:rFonts w:ascii="Times New Roman" w:hAnsi="Times New Roman"/>
                <w:color w:val="000000"/>
                <w:sz w:val="20"/>
                <w:rPrChange w:id="4980" w:author="2" w:date="2021-08-31T10:55:00Z">
                  <w:rPr>
                    <w:rFonts w:ascii="Times New Roman" w:eastAsia="Century Schoolbook" w:hAnsi="Times New Roman" w:cs="Times New Roman"/>
                    <w:color w:val="000000"/>
                    <w:sz w:val="24"/>
                    <w:szCs w:val="24"/>
                    <w:lang w:eastAsia="ru-RU"/>
                  </w:rPr>
                </w:rPrChange>
              </w:rPr>
              <w:t xml:space="preserve">2. </w:t>
            </w:r>
            <w:r w:rsidRPr="006F33AA">
              <w:rPr>
                <w:rFonts w:ascii="Times New Roman" w:hAnsi="Times New Roman"/>
                <w:color w:val="000000"/>
                <w:sz w:val="20"/>
                <w:lang w:val="en-US"/>
                <w:rPrChange w:id="4981" w:author="2" w:date="2021-08-31T10:55:00Z">
                  <w:rPr>
                    <w:rFonts w:ascii="Times New Roman" w:eastAsia="Century Schoolbook" w:hAnsi="Times New Roman" w:cs="Times New Roman"/>
                    <w:color w:val="000000"/>
                    <w:sz w:val="24"/>
                    <w:szCs w:val="24"/>
                    <w:lang w:val="en-US" w:eastAsia="ru-RU"/>
                  </w:rPr>
                </w:rPrChange>
              </w:rPr>
              <w:t>d</w:t>
            </w:r>
            <w:r w:rsidRPr="006F33AA">
              <w:rPr>
                <w:rFonts w:ascii="Times New Roman" w:hAnsi="Times New Roman"/>
                <w:color w:val="000000"/>
                <w:sz w:val="20"/>
                <w:vertAlign w:val="subscript"/>
                <w:rPrChange w:id="4982" w:author="2" w:date="2021-08-31T10:55:00Z">
                  <w:rPr>
                    <w:rFonts w:ascii="Times New Roman" w:eastAsia="Century Schoolbook" w:hAnsi="Times New Roman" w:cs="Times New Roman"/>
                    <w:color w:val="000000"/>
                    <w:sz w:val="24"/>
                    <w:szCs w:val="24"/>
                    <w:vertAlign w:val="subscript"/>
                    <w:lang w:eastAsia="ru-RU"/>
                  </w:rPr>
                </w:rPrChange>
              </w:rPr>
              <w:t>2</w:t>
            </w:r>
            <w:r w:rsidRPr="006F33AA">
              <w:rPr>
                <w:rFonts w:ascii="Times New Roman" w:hAnsi="Times New Roman"/>
                <w:color w:val="000000"/>
                <w:sz w:val="20"/>
                <w:rPrChange w:id="4983" w:author="2" w:date="2021-08-31T10:55:00Z">
                  <w:rPr>
                    <w:rFonts w:ascii="Times New Roman" w:eastAsia="Century Schoolbook" w:hAnsi="Times New Roman" w:cs="Times New Roman"/>
                    <w:color w:val="000000"/>
                    <w:sz w:val="24"/>
                    <w:szCs w:val="24"/>
                    <w:lang w:eastAsia="ru-RU"/>
                  </w:rPr>
                </w:rPrChange>
              </w:rPr>
              <w:t>&gt;</w:t>
            </w:r>
            <w:r w:rsidRPr="006F33AA">
              <w:rPr>
                <w:rFonts w:ascii="Times New Roman" w:hAnsi="Times New Roman"/>
                <w:color w:val="000000"/>
                <w:sz w:val="20"/>
                <w:lang w:val="en-US"/>
                <w:rPrChange w:id="4984" w:author="2" w:date="2021-08-31T10:55:00Z">
                  <w:rPr>
                    <w:rFonts w:ascii="Times New Roman" w:eastAsia="Century Schoolbook" w:hAnsi="Times New Roman" w:cs="Times New Roman"/>
                    <w:color w:val="000000"/>
                    <w:sz w:val="24"/>
                    <w:szCs w:val="24"/>
                    <w:lang w:val="en-US" w:eastAsia="ru-RU"/>
                  </w:rPr>
                </w:rPrChange>
              </w:rPr>
              <w:t>d</w:t>
            </w:r>
            <w:r w:rsidRPr="006F33AA">
              <w:rPr>
                <w:rFonts w:ascii="Times New Roman" w:hAnsi="Times New Roman"/>
                <w:color w:val="000000"/>
                <w:sz w:val="20"/>
                <w:vertAlign w:val="subscript"/>
                <w:rPrChange w:id="4985" w:author="2" w:date="2021-08-31T10:55:00Z">
                  <w:rPr>
                    <w:rFonts w:ascii="Times New Roman" w:eastAsia="Century Schoolbook" w:hAnsi="Times New Roman" w:cs="Times New Roman"/>
                    <w:color w:val="000000"/>
                    <w:sz w:val="24"/>
                    <w:szCs w:val="24"/>
                    <w:vertAlign w:val="subscript"/>
                    <w:lang w:eastAsia="ru-RU"/>
                  </w:rPr>
                </w:rPrChange>
              </w:rPr>
              <w:t>1</w:t>
            </w:r>
            <w:r w:rsidRPr="006F33AA">
              <w:rPr>
                <w:rFonts w:ascii="Times New Roman" w:hAnsi="Times New Roman"/>
                <w:color w:val="000000"/>
                <w:sz w:val="20"/>
                <w:rPrChange w:id="4986" w:author="2" w:date="2021-08-31T10:55:00Z">
                  <w:rPr>
                    <w:rFonts w:ascii="Times New Roman" w:eastAsia="Century Schoolbook" w:hAnsi="Times New Roman" w:cs="Times New Roman"/>
                    <w:color w:val="000000"/>
                    <w:sz w:val="24"/>
                    <w:szCs w:val="24"/>
                    <w:lang w:eastAsia="ru-RU"/>
                  </w:rPr>
                </w:rPrChange>
              </w:rPr>
              <w:t>&gt;</w:t>
            </w:r>
            <w:r w:rsidRPr="006F33AA">
              <w:rPr>
                <w:rFonts w:ascii="Times New Roman" w:hAnsi="Times New Roman"/>
                <w:color w:val="000000"/>
                <w:sz w:val="20"/>
                <w:lang w:val="en-US"/>
                <w:rPrChange w:id="4987" w:author="2" w:date="2021-08-31T10:55:00Z">
                  <w:rPr>
                    <w:rFonts w:ascii="Times New Roman" w:eastAsia="Century Schoolbook" w:hAnsi="Times New Roman" w:cs="Times New Roman"/>
                    <w:color w:val="000000"/>
                    <w:sz w:val="24"/>
                    <w:szCs w:val="24"/>
                    <w:lang w:val="en-US" w:eastAsia="ru-RU"/>
                  </w:rPr>
                </w:rPrChange>
              </w:rPr>
              <w:t>d</w:t>
            </w:r>
            <w:r w:rsidRPr="006F33AA">
              <w:rPr>
                <w:rFonts w:ascii="Times New Roman" w:hAnsi="Times New Roman"/>
                <w:color w:val="000000"/>
                <w:sz w:val="20"/>
                <w:vertAlign w:val="subscript"/>
                <w:rPrChange w:id="4988" w:author="2" w:date="2021-08-31T10:55:00Z">
                  <w:rPr>
                    <w:rFonts w:ascii="Times New Roman" w:eastAsia="Century Schoolbook" w:hAnsi="Times New Roman" w:cs="Times New Roman"/>
                    <w:color w:val="000000"/>
                    <w:sz w:val="24"/>
                    <w:szCs w:val="24"/>
                    <w:vertAlign w:val="subscript"/>
                    <w:lang w:eastAsia="ru-RU"/>
                  </w:rPr>
                </w:rPrChange>
              </w:rPr>
              <w:t>3</w:t>
            </w:r>
          </w:p>
          <w:p w14:paraId="142356D4" w14:textId="77777777" w:rsidR="00FC7A68" w:rsidRPr="006F33AA" w:rsidRDefault="00FC7A68" w:rsidP="00FC7A68">
            <w:pPr>
              <w:pStyle w:val="a4"/>
              <w:spacing w:after="0" w:line="273" w:lineRule="exact"/>
              <w:ind w:left="346" w:right="20" w:firstLine="142"/>
              <w:rPr>
                <w:rFonts w:ascii="Times New Roman" w:hAnsi="Times New Roman"/>
                <w:color w:val="000000"/>
                <w:sz w:val="20"/>
                <w:vertAlign w:val="subscript"/>
                <w:rPrChange w:id="4989" w:author="2" w:date="2021-08-31T10:55:00Z">
                  <w:rPr>
                    <w:rFonts w:ascii="Times New Roman" w:eastAsia="Century Schoolbook" w:hAnsi="Times New Roman" w:cs="Times New Roman"/>
                    <w:color w:val="000000"/>
                    <w:sz w:val="24"/>
                    <w:szCs w:val="24"/>
                    <w:vertAlign w:val="subscript"/>
                    <w:lang w:eastAsia="ru-RU"/>
                  </w:rPr>
                </w:rPrChange>
              </w:rPr>
            </w:pPr>
            <w:r w:rsidRPr="006F33AA">
              <w:rPr>
                <w:rFonts w:ascii="Times New Roman" w:hAnsi="Times New Roman"/>
                <w:color w:val="000000"/>
                <w:sz w:val="20"/>
                <w:rPrChange w:id="4990" w:author="2" w:date="2021-08-31T10:55:00Z">
                  <w:rPr>
                    <w:rFonts w:ascii="Times New Roman" w:eastAsia="Century Schoolbook" w:hAnsi="Times New Roman" w:cs="Times New Roman"/>
                    <w:color w:val="000000"/>
                    <w:sz w:val="24"/>
                    <w:szCs w:val="24"/>
                    <w:lang w:eastAsia="ru-RU"/>
                  </w:rPr>
                </w:rPrChange>
              </w:rPr>
              <w:t>3</w:t>
            </w:r>
            <w:r w:rsidRPr="006F33AA">
              <w:rPr>
                <w:rFonts w:ascii="Times New Roman" w:hAnsi="Times New Roman"/>
                <w:color w:val="000000"/>
                <w:sz w:val="20"/>
                <w:vertAlign w:val="subscript"/>
                <w:rPrChange w:id="4991" w:author="2" w:date="2021-08-31T10:55:00Z">
                  <w:rPr>
                    <w:rFonts w:ascii="Times New Roman" w:eastAsia="Century Schoolbook" w:hAnsi="Times New Roman" w:cs="Times New Roman"/>
                    <w:color w:val="000000"/>
                    <w:sz w:val="24"/>
                    <w:szCs w:val="24"/>
                    <w:vertAlign w:val="subscript"/>
                    <w:lang w:eastAsia="ru-RU"/>
                  </w:rPr>
                </w:rPrChange>
              </w:rPr>
              <w:t>.</w:t>
            </w:r>
            <w:r w:rsidRPr="006F33AA">
              <w:rPr>
                <w:rFonts w:ascii="Times New Roman" w:hAnsi="Times New Roman"/>
                <w:color w:val="000000"/>
                <w:sz w:val="20"/>
                <w:rPrChange w:id="4992" w:author="2" w:date="2021-08-31T10:55:00Z">
                  <w:rPr>
                    <w:rFonts w:ascii="Times New Roman" w:eastAsia="Century Schoolbook" w:hAnsi="Times New Roman" w:cs="Times New Roman"/>
                    <w:color w:val="000000"/>
                    <w:sz w:val="24"/>
                    <w:szCs w:val="24"/>
                    <w:lang w:eastAsia="ru-RU"/>
                  </w:rPr>
                </w:rPrChange>
              </w:rPr>
              <w:t xml:space="preserve"> </w:t>
            </w:r>
            <w:r w:rsidRPr="006F33AA">
              <w:rPr>
                <w:rFonts w:ascii="Times New Roman" w:hAnsi="Times New Roman"/>
                <w:color w:val="000000"/>
                <w:sz w:val="20"/>
                <w:lang w:val="en-US"/>
                <w:rPrChange w:id="4993" w:author="2" w:date="2021-08-31T10:55:00Z">
                  <w:rPr>
                    <w:rFonts w:ascii="Times New Roman" w:eastAsia="Century Schoolbook" w:hAnsi="Times New Roman" w:cs="Times New Roman"/>
                    <w:color w:val="000000"/>
                    <w:sz w:val="24"/>
                    <w:szCs w:val="24"/>
                    <w:lang w:val="en-US" w:eastAsia="ru-RU"/>
                  </w:rPr>
                </w:rPrChange>
              </w:rPr>
              <w:t>d</w:t>
            </w:r>
            <w:r w:rsidRPr="006F33AA">
              <w:rPr>
                <w:rFonts w:ascii="Times New Roman" w:hAnsi="Times New Roman"/>
                <w:color w:val="000000"/>
                <w:sz w:val="20"/>
                <w:vertAlign w:val="subscript"/>
                <w:rPrChange w:id="4994" w:author="2" w:date="2021-08-31T10:55:00Z">
                  <w:rPr>
                    <w:rFonts w:ascii="Times New Roman" w:eastAsia="Century Schoolbook" w:hAnsi="Times New Roman" w:cs="Times New Roman"/>
                    <w:color w:val="000000"/>
                    <w:sz w:val="24"/>
                    <w:szCs w:val="24"/>
                    <w:vertAlign w:val="subscript"/>
                    <w:lang w:eastAsia="ru-RU"/>
                  </w:rPr>
                </w:rPrChange>
              </w:rPr>
              <w:t>1</w:t>
            </w:r>
            <w:r w:rsidRPr="006F33AA">
              <w:rPr>
                <w:rFonts w:ascii="Times New Roman" w:hAnsi="Times New Roman"/>
                <w:color w:val="000000"/>
                <w:sz w:val="20"/>
                <w:rPrChange w:id="4995" w:author="2" w:date="2021-08-31T10:55:00Z">
                  <w:rPr>
                    <w:rFonts w:ascii="Times New Roman" w:eastAsia="Century Schoolbook" w:hAnsi="Times New Roman" w:cs="Times New Roman"/>
                    <w:color w:val="000000"/>
                    <w:sz w:val="24"/>
                    <w:szCs w:val="24"/>
                    <w:lang w:eastAsia="ru-RU"/>
                  </w:rPr>
                </w:rPrChange>
              </w:rPr>
              <w:t>&lt;</w:t>
            </w:r>
            <w:r w:rsidRPr="006F33AA">
              <w:rPr>
                <w:rFonts w:ascii="Times New Roman" w:hAnsi="Times New Roman"/>
                <w:color w:val="000000"/>
                <w:sz w:val="20"/>
                <w:lang w:val="en-US"/>
                <w:rPrChange w:id="4996" w:author="2" w:date="2021-08-31T10:55:00Z">
                  <w:rPr>
                    <w:rFonts w:ascii="Times New Roman" w:eastAsia="Century Schoolbook" w:hAnsi="Times New Roman" w:cs="Times New Roman"/>
                    <w:color w:val="000000"/>
                    <w:sz w:val="24"/>
                    <w:szCs w:val="24"/>
                    <w:lang w:val="en-US" w:eastAsia="ru-RU"/>
                  </w:rPr>
                </w:rPrChange>
              </w:rPr>
              <w:t>d</w:t>
            </w:r>
            <w:r w:rsidRPr="006F33AA">
              <w:rPr>
                <w:rFonts w:ascii="Times New Roman" w:hAnsi="Times New Roman"/>
                <w:color w:val="000000"/>
                <w:sz w:val="20"/>
                <w:vertAlign w:val="subscript"/>
                <w:rPrChange w:id="4997" w:author="2" w:date="2021-08-31T10:55:00Z">
                  <w:rPr>
                    <w:rFonts w:ascii="Times New Roman" w:eastAsia="Century Schoolbook" w:hAnsi="Times New Roman" w:cs="Times New Roman"/>
                    <w:color w:val="000000"/>
                    <w:sz w:val="24"/>
                    <w:szCs w:val="24"/>
                    <w:vertAlign w:val="subscript"/>
                    <w:lang w:eastAsia="ru-RU"/>
                  </w:rPr>
                </w:rPrChange>
              </w:rPr>
              <w:t>2</w:t>
            </w:r>
            <w:r w:rsidRPr="006F33AA">
              <w:rPr>
                <w:rFonts w:ascii="Times New Roman" w:hAnsi="Times New Roman"/>
                <w:color w:val="000000"/>
                <w:sz w:val="20"/>
                <w:rPrChange w:id="4998" w:author="2" w:date="2021-08-31T10:55:00Z">
                  <w:rPr>
                    <w:rFonts w:ascii="Times New Roman" w:eastAsia="Century Schoolbook" w:hAnsi="Times New Roman" w:cs="Times New Roman"/>
                    <w:color w:val="000000"/>
                    <w:sz w:val="24"/>
                    <w:szCs w:val="24"/>
                    <w:lang w:eastAsia="ru-RU"/>
                  </w:rPr>
                </w:rPrChange>
              </w:rPr>
              <w:t>&lt;</w:t>
            </w:r>
            <w:r w:rsidRPr="006F33AA">
              <w:rPr>
                <w:rFonts w:ascii="Times New Roman" w:hAnsi="Times New Roman"/>
                <w:color w:val="000000"/>
                <w:sz w:val="20"/>
                <w:lang w:val="en-US"/>
                <w:rPrChange w:id="4999" w:author="2" w:date="2021-08-31T10:55:00Z">
                  <w:rPr>
                    <w:rFonts w:ascii="Times New Roman" w:eastAsia="Century Schoolbook" w:hAnsi="Times New Roman" w:cs="Times New Roman"/>
                    <w:color w:val="000000"/>
                    <w:sz w:val="24"/>
                    <w:szCs w:val="24"/>
                    <w:lang w:val="en-US" w:eastAsia="ru-RU"/>
                  </w:rPr>
                </w:rPrChange>
              </w:rPr>
              <w:t>d</w:t>
            </w:r>
            <w:r w:rsidRPr="006F33AA">
              <w:rPr>
                <w:rFonts w:ascii="Times New Roman" w:hAnsi="Times New Roman"/>
                <w:color w:val="000000"/>
                <w:sz w:val="20"/>
                <w:vertAlign w:val="subscript"/>
                <w:rPrChange w:id="5000" w:author="2" w:date="2021-08-31T10:55:00Z">
                  <w:rPr>
                    <w:rFonts w:ascii="Times New Roman" w:eastAsia="Century Schoolbook" w:hAnsi="Times New Roman" w:cs="Times New Roman"/>
                    <w:color w:val="000000"/>
                    <w:sz w:val="24"/>
                    <w:szCs w:val="24"/>
                    <w:vertAlign w:val="subscript"/>
                    <w:lang w:eastAsia="ru-RU"/>
                  </w:rPr>
                </w:rPrChange>
              </w:rPr>
              <w:t>3</w:t>
            </w:r>
          </w:p>
          <w:p w14:paraId="1654D147" w14:textId="5A524FA0" w:rsidR="00FC7A68" w:rsidRPr="006F33AA" w:rsidRDefault="00FC7A68" w:rsidP="00FC7A68">
            <w:pPr>
              <w:pStyle w:val="a4"/>
              <w:spacing w:after="0" w:line="273" w:lineRule="exact"/>
              <w:ind w:left="346" w:right="20" w:firstLine="142"/>
              <w:rPr>
                <w:rFonts w:ascii="Times New Roman" w:hAnsi="Times New Roman"/>
                <w:color w:val="000000"/>
                <w:sz w:val="20"/>
                <w:vertAlign w:val="subscript"/>
                <w:rPrChange w:id="5001" w:author="2" w:date="2021-08-31T10:55:00Z">
                  <w:rPr>
                    <w:rFonts w:ascii="Times New Roman" w:eastAsia="Century Schoolbook" w:hAnsi="Times New Roman" w:cs="Times New Roman"/>
                    <w:color w:val="000000"/>
                    <w:sz w:val="24"/>
                    <w:szCs w:val="24"/>
                    <w:vertAlign w:val="subscript"/>
                    <w:lang w:eastAsia="ru-RU"/>
                  </w:rPr>
                </w:rPrChange>
              </w:rPr>
            </w:pPr>
            <w:r w:rsidRPr="006F33AA">
              <w:rPr>
                <w:rFonts w:ascii="Times New Roman" w:hAnsi="Times New Roman"/>
                <w:color w:val="000000"/>
                <w:sz w:val="20"/>
                <w:rPrChange w:id="5002" w:author="2" w:date="2021-08-31T10:55:00Z">
                  <w:rPr>
                    <w:rFonts w:ascii="Times New Roman" w:eastAsia="Century Schoolbook" w:hAnsi="Times New Roman" w:cs="Times New Roman"/>
                    <w:color w:val="000000"/>
                    <w:sz w:val="24"/>
                    <w:szCs w:val="24"/>
                    <w:lang w:eastAsia="ru-RU"/>
                  </w:rPr>
                </w:rPrChange>
              </w:rPr>
              <w:t xml:space="preserve">4. </w:t>
            </w:r>
            <w:r w:rsidRPr="006F33AA">
              <w:rPr>
                <w:rFonts w:ascii="Times New Roman" w:hAnsi="Times New Roman"/>
                <w:color w:val="000000"/>
                <w:sz w:val="20"/>
                <w:lang w:val="en-US"/>
                <w:rPrChange w:id="5003" w:author="2" w:date="2021-08-31T10:55:00Z">
                  <w:rPr>
                    <w:rFonts w:ascii="Times New Roman" w:eastAsia="Century Schoolbook" w:hAnsi="Times New Roman" w:cs="Times New Roman"/>
                    <w:color w:val="000000"/>
                    <w:sz w:val="24"/>
                    <w:szCs w:val="24"/>
                    <w:lang w:val="en-US" w:eastAsia="ru-RU"/>
                  </w:rPr>
                </w:rPrChange>
              </w:rPr>
              <w:t>d</w:t>
            </w:r>
            <w:r w:rsidRPr="006F33AA">
              <w:rPr>
                <w:rFonts w:ascii="Times New Roman" w:hAnsi="Times New Roman"/>
                <w:color w:val="000000"/>
                <w:sz w:val="20"/>
                <w:vertAlign w:val="subscript"/>
                <w:rPrChange w:id="5004" w:author="2" w:date="2021-08-31T10:55:00Z">
                  <w:rPr>
                    <w:rFonts w:ascii="Times New Roman" w:eastAsia="Century Schoolbook" w:hAnsi="Times New Roman" w:cs="Times New Roman"/>
                    <w:color w:val="000000"/>
                    <w:sz w:val="24"/>
                    <w:szCs w:val="24"/>
                    <w:vertAlign w:val="subscript"/>
                    <w:lang w:eastAsia="ru-RU"/>
                  </w:rPr>
                </w:rPrChange>
              </w:rPr>
              <w:t>1</w:t>
            </w:r>
            <w:r w:rsidRPr="006F33AA">
              <w:rPr>
                <w:rFonts w:ascii="Times New Roman" w:hAnsi="Times New Roman"/>
                <w:color w:val="000000"/>
                <w:sz w:val="20"/>
                <w:rPrChange w:id="5005" w:author="2" w:date="2021-08-31T10:55:00Z">
                  <w:rPr>
                    <w:rFonts w:ascii="Times New Roman" w:eastAsia="Century Schoolbook" w:hAnsi="Times New Roman" w:cs="Times New Roman"/>
                    <w:color w:val="000000"/>
                    <w:sz w:val="24"/>
                    <w:szCs w:val="24"/>
                    <w:lang w:eastAsia="ru-RU"/>
                  </w:rPr>
                </w:rPrChange>
              </w:rPr>
              <w:t>=</w:t>
            </w:r>
            <w:r w:rsidRPr="006F33AA">
              <w:rPr>
                <w:rFonts w:ascii="Times New Roman" w:hAnsi="Times New Roman"/>
                <w:color w:val="000000"/>
                <w:sz w:val="20"/>
                <w:lang w:val="en-US"/>
                <w:rPrChange w:id="5006" w:author="2" w:date="2021-08-31T10:55:00Z">
                  <w:rPr>
                    <w:rFonts w:ascii="Times New Roman" w:eastAsia="Century Schoolbook" w:hAnsi="Times New Roman" w:cs="Times New Roman"/>
                    <w:color w:val="000000"/>
                    <w:sz w:val="24"/>
                    <w:szCs w:val="24"/>
                    <w:lang w:val="en-US" w:eastAsia="ru-RU"/>
                  </w:rPr>
                </w:rPrChange>
              </w:rPr>
              <w:t>d</w:t>
            </w:r>
            <w:r w:rsidRPr="006F33AA">
              <w:rPr>
                <w:rFonts w:ascii="Times New Roman" w:hAnsi="Times New Roman"/>
                <w:color w:val="000000"/>
                <w:sz w:val="20"/>
                <w:vertAlign w:val="subscript"/>
                <w:rPrChange w:id="5007" w:author="2" w:date="2021-08-31T10:55:00Z">
                  <w:rPr>
                    <w:rFonts w:ascii="Times New Roman" w:eastAsia="Century Schoolbook" w:hAnsi="Times New Roman" w:cs="Times New Roman"/>
                    <w:color w:val="000000"/>
                    <w:sz w:val="24"/>
                    <w:szCs w:val="24"/>
                    <w:vertAlign w:val="subscript"/>
                    <w:lang w:eastAsia="ru-RU"/>
                  </w:rPr>
                </w:rPrChange>
              </w:rPr>
              <w:t>2</w:t>
            </w:r>
            <w:r w:rsidRPr="006F33AA">
              <w:rPr>
                <w:rFonts w:ascii="Times New Roman" w:hAnsi="Times New Roman"/>
                <w:color w:val="000000"/>
                <w:sz w:val="20"/>
                <w:rPrChange w:id="5008" w:author="2" w:date="2021-08-31T10:55:00Z">
                  <w:rPr>
                    <w:rFonts w:ascii="Times New Roman" w:eastAsia="Century Schoolbook" w:hAnsi="Times New Roman" w:cs="Times New Roman"/>
                    <w:color w:val="000000"/>
                    <w:sz w:val="24"/>
                    <w:szCs w:val="24"/>
                    <w:lang w:eastAsia="ru-RU"/>
                  </w:rPr>
                </w:rPrChange>
              </w:rPr>
              <w:t>=</w:t>
            </w:r>
            <w:r w:rsidRPr="006F33AA">
              <w:rPr>
                <w:rFonts w:ascii="Times New Roman" w:hAnsi="Times New Roman"/>
                <w:color w:val="000000"/>
                <w:sz w:val="20"/>
                <w:lang w:val="en-US"/>
                <w:rPrChange w:id="5009" w:author="2" w:date="2021-08-31T10:55:00Z">
                  <w:rPr>
                    <w:rFonts w:ascii="Times New Roman" w:eastAsia="Century Schoolbook" w:hAnsi="Times New Roman" w:cs="Times New Roman"/>
                    <w:color w:val="000000"/>
                    <w:sz w:val="24"/>
                    <w:szCs w:val="24"/>
                    <w:lang w:val="en-US" w:eastAsia="ru-RU"/>
                  </w:rPr>
                </w:rPrChange>
              </w:rPr>
              <w:t>d</w:t>
            </w:r>
            <w:r w:rsidRPr="006F33AA">
              <w:rPr>
                <w:rFonts w:ascii="Times New Roman" w:hAnsi="Times New Roman"/>
                <w:color w:val="000000"/>
                <w:sz w:val="20"/>
                <w:vertAlign w:val="subscript"/>
                <w:rPrChange w:id="5010" w:author="2" w:date="2021-08-31T10:55:00Z">
                  <w:rPr>
                    <w:rFonts w:ascii="Times New Roman" w:eastAsia="Century Schoolbook" w:hAnsi="Times New Roman" w:cs="Times New Roman"/>
                    <w:color w:val="000000"/>
                    <w:sz w:val="24"/>
                    <w:szCs w:val="24"/>
                    <w:vertAlign w:val="subscript"/>
                    <w:lang w:eastAsia="ru-RU"/>
                  </w:rPr>
                </w:rPrChange>
              </w:rPr>
              <w:t>3</w:t>
            </w:r>
          </w:p>
        </w:tc>
        <w:tc>
          <w:tcPr>
            <w:tcW w:w="567" w:type="dxa"/>
            <w:gridSpan w:val="2"/>
            <w:tcPrChange w:id="5011" w:author="2" w:date="2021-08-31T10:55:00Z">
              <w:tcPr>
                <w:tcW w:w="547" w:type="dxa"/>
              </w:tcPr>
            </w:tcPrChange>
          </w:tcPr>
          <w:p w14:paraId="4EED3FEC" w14:textId="1FA007B1" w:rsidR="00FC7A68" w:rsidRPr="00411FAA" w:rsidRDefault="00FC7A68" w:rsidP="00FC7A68">
            <w:pPr>
              <w:tabs>
                <w:tab w:val="left" w:pos="600"/>
                <w:tab w:val="left" w:pos="851"/>
              </w:tabs>
              <w:ind w:right="34" w:firstLine="142"/>
              <w:rPr>
                <w:rFonts w:ascii="Times New Roman" w:hAnsi="Times New Roman" w:cs="Times New Roman"/>
                <w:sz w:val="24"/>
                <w:szCs w:val="24"/>
              </w:rPr>
            </w:pPr>
            <w:r w:rsidRPr="00411FAA">
              <w:rPr>
                <w:rFonts w:ascii="Times New Roman" w:hAnsi="Times New Roman" w:cs="Times New Roman"/>
                <w:sz w:val="24"/>
                <w:szCs w:val="24"/>
              </w:rPr>
              <w:t>1</w:t>
            </w:r>
          </w:p>
        </w:tc>
      </w:tr>
      <w:tr w:rsidR="00FC7A68" w:rsidRPr="00450F2B" w14:paraId="109B5915" w14:textId="77777777" w:rsidTr="00911EF6">
        <w:tc>
          <w:tcPr>
            <w:tcW w:w="846" w:type="dxa"/>
            <w:tcPrChange w:id="5012" w:author="2" w:date="2021-08-31T10:55:00Z">
              <w:tcPr>
                <w:tcW w:w="846" w:type="dxa"/>
              </w:tcPr>
            </w:tcPrChange>
          </w:tcPr>
          <w:p w14:paraId="49F3D284" w14:textId="77777777" w:rsidR="00FC7A68" w:rsidRPr="00450F2B" w:rsidRDefault="00FC7A68" w:rsidP="00FC7A68">
            <w:pPr>
              <w:spacing w:after="120"/>
              <w:rPr>
                <w:rFonts w:ascii="Times New Roman" w:hAnsi="Times New Roman" w:cs="Times New Roman"/>
                <w:sz w:val="24"/>
                <w:szCs w:val="24"/>
              </w:rPr>
            </w:pPr>
          </w:p>
        </w:tc>
        <w:tc>
          <w:tcPr>
            <w:tcW w:w="1843" w:type="dxa"/>
            <w:tcPrChange w:id="5013" w:author="2" w:date="2021-08-31T10:55:00Z">
              <w:tcPr>
                <w:tcW w:w="1843" w:type="dxa"/>
              </w:tcPr>
            </w:tcPrChange>
          </w:tcPr>
          <w:p w14:paraId="29DFFA08" w14:textId="77777777" w:rsidR="00FC7A68" w:rsidRPr="00450F2B" w:rsidRDefault="00FC7A68" w:rsidP="00FC7A68">
            <w:pPr>
              <w:spacing w:after="120"/>
              <w:rPr>
                <w:rFonts w:ascii="Times New Roman" w:hAnsi="Times New Roman" w:cs="Times New Roman"/>
                <w:sz w:val="24"/>
                <w:szCs w:val="24"/>
              </w:rPr>
            </w:pPr>
          </w:p>
        </w:tc>
        <w:tc>
          <w:tcPr>
            <w:tcW w:w="425" w:type="dxa"/>
            <w:tcPrChange w:id="5014" w:author="2" w:date="2021-08-31T10:55:00Z">
              <w:tcPr>
                <w:tcW w:w="425" w:type="dxa"/>
              </w:tcPr>
            </w:tcPrChange>
          </w:tcPr>
          <w:p w14:paraId="1087CF50" w14:textId="77777777" w:rsidR="00FC7A68" w:rsidRPr="00450F2B" w:rsidRDefault="00FC7A68" w:rsidP="00FC7A68">
            <w:pPr>
              <w:spacing w:after="120"/>
              <w:rPr>
                <w:rFonts w:ascii="Times New Roman" w:hAnsi="Times New Roman" w:cs="Times New Roman"/>
                <w:sz w:val="24"/>
                <w:szCs w:val="24"/>
              </w:rPr>
            </w:pPr>
          </w:p>
        </w:tc>
        <w:tc>
          <w:tcPr>
            <w:tcW w:w="392" w:type="dxa"/>
            <w:tcPrChange w:id="5015" w:author="2" w:date="2021-08-31T10:55:00Z">
              <w:tcPr>
                <w:tcW w:w="392" w:type="dxa"/>
              </w:tcPr>
            </w:tcPrChange>
          </w:tcPr>
          <w:p w14:paraId="4528F1B3" w14:textId="77777777" w:rsidR="00FC7A68" w:rsidRPr="00450F2B" w:rsidRDefault="00FC7A68" w:rsidP="00FC7A68">
            <w:pPr>
              <w:spacing w:after="120"/>
              <w:rPr>
                <w:rFonts w:ascii="Times New Roman" w:hAnsi="Times New Roman" w:cs="Times New Roman"/>
                <w:sz w:val="24"/>
                <w:szCs w:val="24"/>
              </w:rPr>
            </w:pPr>
          </w:p>
        </w:tc>
        <w:tc>
          <w:tcPr>
            <w:tcW w:w="553" w:type="dxa"/>
            <w:tcPrChange w:id="5016" w:author="2" w:date="2021-08-31T10:55:00Z">
              <w:tcPr>
                <w:tcW w:w="553" w:type="dxa"/>
              </w:tcPr>
            </w:tcPrChange>
          </w:tcPr>
          <w:p w14:paraId="4ECD3E5D" w14:textId="6959468A"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5017" w:author="2" w:date="2021-08-31T10:55:00Z">
              <w:tcPr>
                <w:tcW w:w="6001" w:type="dxa"/>
              </w:tcPr>
            </w:tcPrChange>
          </w:tcPr>
          <w:p w14:paraId="0C65E55D" w14:textId="77777777" w:rsidR="00FC7A68" w:rsidRPr="007E1206" w:rsidRDefault="00FC7A68" w:rsidP="00FC7A68">
            <w:pPr>
              <w:jc w:val="both"/>
              <w:rPr>
                <w:rFonts w:ascii="Times New Roman" w:eastAsia="Times New Roman" w:hAnsi="Times New Roman" w:cs="Times New Roman"/>
                <w:color w:val="000000"/>
                <w:sz w:val="20"/>
                <w:szCs w:val="20"/>
                <w:lang w:eastAsia="ru-RU"/>
              </w:rPr>
            </w:pPr>
            <w:r w:rsidRPr="007E1206">
              <w:rPr>
                <w:rFonts w:ascii="Times New Roman" w:eastAsia="Times New Roman" w:hAnsi="Times New Roman" w:cs="Times New Roman"/>
                <w:color w:val="000000"/>
                <w:sz w:val="20"/>
                <w:szCs w:val="20"/>
                <w:lang w:eastAsia="ru-RU"/>
              </w:rPr>
              <w:t>При освещении одной и той же дифракционной решётки монохроматическим светом на экране, установленном за ней, возникает дифракционная картина, состоящая из светлых линий на тёмном фоне.</w:t>
            </w:r>
          </w:p>
          <w:p w14:paraId="3C1CD025" w14:textId="77777777" w:rsidR="00FC7A68" w:rsidRPr="007E1206" w:rsidRDefault="00FC7A68" w:rsidP="00FC7A68">
            <w:pPr>
              <w:ind w:firstLine="375"/>
              <w:jc w:val="both"/>
              <w:rPr>
                <w:rFonts w:ascii="Times New Roman" w:eastAsia="Times New Roman" w:hAnsi="Times New Roman" w:cs="Times New Roman"/>
                <w:color w:val="000000"/>
                <w:sz w:val="20"/>
                <w:szCs w:val="20"/>
                <w:lang w:eastAsia="ru-RU"/>
              </w:rPr>
            </w:pPr>
            <w:r w:rsidRPr="007E1206">
              <w:rPr>
                <w:rFonts w:ascii="Times New Roman" w:eastAsia="Times New Roman" w:hAnsi="Times New Roman" w:cs="Times New Roman"/>
                <w:color w:val="000000"/>
                <w:sz w:val="20"/>
                <w:szCs w:val="20"/>
                <w:lang w:eastAsia="ru-RU"/>
              </w:rPr>
              <w:t>В первом опыте расстояние между светлыми линиями оказалось больше, чем во втором, а во втором — больше, чем в третьем.</w:t>
            </w:r>
          </w:p>
          <w:p w14:paraId="3869DE1E" w14:textId="77777777" w:rsidR="00FC7A68" w:rsidRPr="007E1206" w:rsidRDefault="00FC7A68" w:rsidP="00FC7A68">
            <w:pPr>
              <w:ind w:firstLine="375"/>
              <w:jc w:val="both"/>
              <w:rPr>
                <w:rFonts w:ascii="Times New Roman" w:eastAsia="Times New Roman" w:hAnsi="Times New Roman" w:cs="Times New Roman"/>
                <w:color w:val="000000"/>
                <w:sz w:val="20"/>
                <w:szCs w:val="20"/>
                <w:lang w:eastAsia="ru-RU"/>
              </w:rPr>
            </w:pPr>
            <w:r w:rsidRPr="007E1206">
              <w:rPr>
                <w:rFonts w:ascii="Times New Roman" w:eastAsia="Times New Roman" w:hAnsi="Times New Roman" w:cs="Times New Roman"/>
                <w:color w:val="000000"/>
                <w:sz w:val="20"/>
                <w:szCs w:val="20"/>
                <w:lang w:eastAsia="ru-RU"/>
              </w:rPr>
              <w:t>В каком из ответов правильно указана последовательность цветов монохроматического света, которым освещалась решётка?</w:t>
            </w:r>
          </w:p>
          <w:p w14:paraId="507B08C7" w14:textId="77777777" w:rsidR="00FC7A68" w:rsidRPr="007E1206" w:rsidRDefault="00FC7A68" w:rsidP="00FC7A68">
            <w:pPr>
              <w:jc w:val="both"/>
              <w:rPr>
                <w:rFonts w:ascii="Times New Roman" w:eastAsia="Times New Roman" w:hAnsi="Times New Roman" w:cs="Times New Roman"/>
                <w:color w:val="000000"/>
                <w:sz w:val="20"/>
                <w:szCs w:val="20"/>
                <w:lang w:eastAsia="ru-RU"/>
              </w:rPr>
            </w:pPr>
            <w:r w:rsidRPr="007E1206">
              <w:rPr>
                <w:rFonts w:ascii="Times New Roman" w:eastAsia="Times New Roman" w:hAnsi="Times New Roman" w:cs="Times New Roman"/>
                <w:color w:val="000000"/>
                <w:sz w:val="20"/>
                <w:szCs w:val="20"/>
                <w:lang w:eastAsia="ru-RU"/>
              </w:rPr>
              <w:t> </w:t>
            </w:r>
          </w:p>
          <w:p w14:paraId="32DE4390" w14:textId="77777777" w:rsidR="00FC7A68" w:rsidRPr="007E1206"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5018" w:author="2" w:date="2021-08-31T10:55:00Z">
              <w:tcPr>
                <w:tcW w:w="4839" w:type="dxa"/>
              </w:tcPr>
            </w:tcPrChange>
          </w:tcPr>
          <w:p w14:paraId="1BA1EC2F" w14:textId="1C976E33" w:rsidR="00FC7A68" w:rsidRPr="007E1206" w:rsidRDefault="00FC7A68" w:rsidP="00FC7A68">
            <w:pPr>
              <w:ind w:firstLine="375"/>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r w:rsidRPr="007E1206">
              <w:rPr>
                <w:rFonts w:ascii="Times New Roman" w:eastAsia="Times New Roman" w:hAnsi="Times New Roman" w:cs="Times New Roman"/>
                <w:color w:val="000000"/>
                <w:sz w:val="20"/>
                <w:szCs w:val="20"/>
                <w:lang w:eastAsia="ru-RU"/>
              </w:rPr>
              <w:t xml:space="preserve"> 1 — жёлтый 2 — синий 3 — красный</w:t>
            </w:r>
          </w:p>
          <w:p w14:paraId="2DEE880A" w14:textId="47519166" w:rsidR="00FC7A68" w:rsidRPr="007E1206" w:rsidRDefault="00FC7A68" w:rsidP="00FC7A68">
            <w:pPr>
              <w:ind w:firstLine="375"/>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r w:rsidRPr="007E1206">
              <w:rPr>
                <w:rFonts w:ascii="Times New Roman" w:eastAsia="Times New Roman" w:hAnsi="Times New Roman" w:cs="Times New Roman"/>
                <w:color w:val="000000"/>
                <w:sz w:val="20"/>
                <w:szCs w:val="20"/>
                <w:lang w:eastAsia="ru-RU"/>
              </w:rPr>
              <w:t xml:space="preserve"> 1 — красный 2 — синий 3 — жёлтый</w:t>
            </w:r>
          </w:p>
          <w:p w14:paraId="32E5AD9E" w14:textId="0649645A" w:rsidR="00FC7A68" w:rsidRPr="007E1206" w:rsidRDefault="00FC7A68" w:rsidP="00FC7A68">
            <w:pPr>
              <w:ind w:firstLine="375"/>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r w:rsidRPr="007E1206">
              <w:rPr>
                <w:rFonts w:ascii="Times New Roman" w:eastAsia="Times New Roman" w:hAnsi="Times New Roman" w:cs="Times New Roman"/>
                <w:color w:val="000000"/>
                <w:sz w:val="20"/>
                <w:szCs w:val="20"/>
                <w:lang w:eastAsia="ru-RU"/>
              </w:rPr>
              <w:t xml:space="preserve"> 1 — красный 2 — жёлтый 3 — синий</w:t>
            </w:r>
          </w:p>
          <w:p w14:paraId="304252E7" w14:textId="11471C5E" w:rsidR="00FC7A68" w:rsidRPr="007E1206" w:rsidRDefault="00FC7A68" w:rsidP="00FC7A68">
            <w:pPr>
              <w:ind w:firstLine="375"/>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4.</w:t>
            </w:r>
            <w:r w:rsidRPr="007E1206">
              <w:rPr>
                <w:rFonts w:ascii="Times New Roman" w:eastAsia="Times New Roman" w:hAnsi="Times New Roman" w:cs="Times New Roman"/>
                <w:color w:val="000000"/>
                <w:sz w:val="20"/>
                <w:szCs w:val="20"/>
                <w:lang w:eastAsia="ru-RU"/>
              </w:rPr>
              <w:t xml:space="preserve"> 1 — синий 2 — жёлтый 3 — красный</w:t>
            </w:r>
          </w:p>
          <w:p w14:paraId="13D2B39F" w14:textId="77777777" w:rsidR="00FC7A68" w:rsidRPr="007E1206" w:rsidRDefault="00FC7A68" w:rsidP="00FC7A68">
            <w:pPr>
              <w:pStyle w:val="a4"/>
              <w:spacing w:after="0" w:line="273" w:lineRule="exact"/>
              <w:ind w:left="346" w:right="20" w:firstLine="142"/>
              <w:rPr>
                <w:rFonts w:ascii="Times New Roman" w:eastAsia="Century Schoolbook" w:hAnsi="Times New Roman" w:cs="Times New Roman"/>
                <w:color w:val="000000"/>
                <w:sz w:val="20"/>
                <w:szCs w:val="20"/>
                <w:lang w:eastAsia="ru-RU"/>
              </w:rPr>
            </w:pPr>
          </w:p>
        </w:tc>
        <w:tc>
          <w:tcPr>
            <w:tcW w:w="567" w:type="dxa"/>
            <w:gridSpan w:val="2"/>
            <w:tcPrChange w:id="5019" w:author="2" w:date="2021-08-31T10:55:00Z">
              <w:tcPr>
                <w:tcW w:w="547" w:type="dxa"/>
              </w:tcPr>
            </w:tcPrChange>
          </w:tcPr>
          <w:p w14:paraId="1541991B" w14:textId="7B732CD9"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3</w:t>
            </w:r>
          </w:p>
        </w:tc>
      </w:tr>
      <w:tr w:rsidR="00FC7A68" w:rsidRPr="00450F2B" w14:paraId="1F1315DA" w14:textId="77777777" w:rsidTr="00911EF6">
        <w:tc>
          <w:tcPr>
            <w:tcW w:w="846" w:type="dxa"/>
            <w:tcPrChange w:id="5020" w:author="2" w:date="2021-08-31T10:55:00Z">
              <w:tcPr>
                <w:tcW w:w="846" w:type="dxa"/>
              </w:tcPr>
            </w:tcPrChange>
          </w:tcPr>
          <w:p w14:paraId="11D7F2C0" w14:textId="77777777" w:rsidR="00FC7A68" w:rsidRPr="00450F2B" w:rsidRDefault="00FC7A68" w:rsidP="00FC7A68">
            <w:pPr>
              <w:spacing w:after="120"/>
              <w:rPr>
                <w:rFonts w:ascii="Times New Roman" w:hAnsi="Times New Roman" w:cs="Times New Roman"/>
                <w:sz w:val="24"/>
                <w:szCs w:val="24"/>
              </w:rPr>
            </w:pPr>
          </w:p>
        </w:tc>
        <w:tc>
          <w:tcPr>
            <w:tcW w:w="1843" w:type="dxa"/>
            <w:tcPrChange w:id="5021" w:author="2" w:date="2021-08-31T10:55:00Z">
              <w:tcPr>
                <w:tcW w:w="1843" w:type="dxa"/>
              </w:tcPr>
            </w:tcPrChange>
          </w:tcPr>
          <w:p w14:paraId="2488682C" w14:textId="77777777" w:rsidR="00FC7A68" w:rsidRPr="00450F2B" w:rsidRDefault="00FC7A68" w:rsidP="00FC7A68">
            <w:pPr>
              <w:spacing w:after="120"/>
              <w:rPr>
                <w:rFonts w:ascii="Times New Roman" w:hAnsi="Times New Roman" w:cs="Times New Roman"/>
                <w:sz w:val="24"/>
                <w:szCs w:val="24"/>
              </w:rPr>
            </w:pPr>
          </w:p>
        </w:tc>
        <w:tc>
          <w:tcPr>
            <w:tcW w:w="425" w:type="dxa"/>
            <w:tcPrChange w:id="5022" w:author="2" w:date="2021-08-31T10:55:00Z">
              <w:tcPr>
                <w:tcW w:w="425" w:type="dxa"/>
              </w:tcPr>
            </w:tcPrChange>
          </w:tcPr>
          <w:p w14:paraId="20113135" w14:textId="77777777" w:rsidR="00FC7A68" w:rsidRPr="00450F2B" w:rsidRDefault="00FC7A68" w:rsidP="00FC7A68">
            <w:pPr>
              <w:spacing w:after="120"/>
              <w:rPr>
                <w:rFonts w:ascii="Times New Roman" w:hAnsi="Times New Roman" w:cs="Times New Roman"/>
                <w:sz w:val="24"/>
                <w:szCs w:val="24"/>
              </w:rPr>
            </w:pPr>
          </w:p>
        </w:tc>
        <w:tc>
          <w:tcPr>
            <w:tcW w:w="392" w:type="dxa"/>
            <w:tcPrChange w:id="5023" w:author="2" w:date="2021-08-31T10:55:00Z">
              <w:tcPr>
                <w:tcW w:w="392" w:type="dxa"/>
              </w:tcPr>
            </w:tcPrChange>
          </w:tcPr>
          <w:p w14:paraId="4E999432" w14:textId="77777777" w:rsidR="00FC7A68" w:rsidRPr="00450F2B" w:rsidRDefault="00FC7A68" w:rsidP="00FC7A68">
            <w:pPr>
              <w:spacing w:after="120"/>
              <w:rPr>
                <w:rFonts w:ascii="Times New Roman" w:hAnsi="Times New Roman" w:cs="Times New Roman"/>
                <w:sz w:val="24"/>
                <w:szCs w:val="24"/>
              </w:rPr>
            </w:pPr>
          </w:p>
        </w:tc>
        <w:tc>
          <w:tcPr>
            <w:tcW w:w="553" w:type="dxa"/>
            <w:tcPrChange w:id="5024" w:author="2" w:date="2021-08-31T10:55:00Z">
              <w:tcPr>
                <w:tcW w:w="553" w:type="dxa"/>
              </w:tcPr>
            </w:tcPrChange>
          </w:tcPr>
          <w:p w14:paraId="74D7291D" w14:textId="7017F253"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5025" w:author="2" w:date="2021-08-31T10:55:00Z">
              <w:tcPr>
                <w:tcW w:w="6001" w:type="dxa"/>
              </w:tcPr>
            </w:tcPrChange>
          </w:tcPr>
          <w:p w14:paraId="2B6B5EF6" w14:textId="574974DA" w:rsidR="00FC7A68" w:rsidRPr="007E1206" w:rsidRDefault="00FC7A68" w:rsidP="00FC7A68">
            <w:pPr>
              <w:ind w:firstLine="375"/>
              <w:jc w:val="both"/>
              <w:rPr>
                <w:rFonts w:ascii="Times New Roman" w:eastAsia="Times New Roman" w:hAnsi="Times New Roman" w:cs="Times New Roman"/>
                <w:color w:val="000000"/>
                <w:sz w:val="20"/>
                <w:szCs w:val="20"/>
                <w:lang w:eastAsia="ru-RU"/>
              </w:rPr>
            </w:pPr>
            <w:r>
              <w:rPr>
                <w:noProof/>
                <w:lang w:eastAsia="ru-RU"/>
              </w:rPr>
              <w:drawing>
                <wp:anchor distT="0" distB="0" distL="114300" distR="114300" simplePos="0" relativeHeight="252179456" behindDoc="1" locked="0" layoutInCell="1" allowOverlap="1" wp14:anchorId="5D803F0C" wp14:editId="27AC97F2">
                  <wp:simplePos x="0" y="0"/>
                  <wp:positionH relativeFrom="column">
                    <wp:posOffset>1889608</wp:posOffset>
                  </wp:positionH>
                  <wp:positionV relativeFrom="paragraph">
                    <wp:posOffset>86639</wp:posOffset>
                  </wp:positionV>
                  <wp:extent cx="1718945" cy="1002030"/>
                  <wp:effectExtent l="0" t="0" r="0" b="7620"/>
                  <wp:wrapTight wrapText="bothSides">
                    <wp:wrapPolygon edited="0">
                      <wp:start x="0" y="0"/>
                      <wp:lineTo x="0" y="21354"/>
                      <wp:lineTo x="21305" y="21354"/>
                      <wp:lineTo x="21305" y="0"/>
                      <wp:lineTo x="0" y="0"/>
                    </wp:wrapPolygon>
                  </wp:wrapTight>
                  <wp:docPr id="61" name="Рисунок 61" descr="https://phys-ege.sdamgia.ru/get_file?id=13597&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hys-ege.sdamgia.ru/get_file?id=13597&amp;png=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718945" cy="1002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1206">
              <w:rPr>
                <w:rFonts w:ascii="Times New Roman" w:eastAsia="Times New Roman" w:hAnsi="Times New Roman" w:cs="Times New Roman"/>
                <w:color w:val="000000"/>
                <w:sz w:val="20"/>
                <w:szCs w:val="20"/>
                <w:lang w:eastAsia="ru-RU"/>
              </w:rPr>
              <w:t xml:space="preserve">Ученик наблюдал явление дифракции, глядя на источник света через дифракционную решётку. Затем он решил получить дифракционную картину на экране с помощью этой же дифракционной решётки, неподвижно установленной на оптической скамье, и тонкой собирающей линзы, направляя вдоль нормали к поверхности решётки </w:t>
            </w:r>
            <w:r w:rsidRPr="007E1206">
              <w:rPr>
                <w:rFonts w:ascii="Times New Roman" w:eastAsia="Times New Roman" w:hAnsi="Times New Roman" w:cs="Times New Roman"/>
                <w:color w:val="000000"/>
                <w:sz w:val="20"/>
                <w:szCs w:val="20"/>
                <w:lang w:eastAsia="ru-RU"/>
              </w:rPr>
              <w:lastRenderedPageBreak/>
              <w:t>монохроматический свет (см. рисунок). Однако дифракционной картины на экране не получилось.</w:t>
            </w:r>
            <w:r>
              <w:rPr>
                <w:noProof/>
                <w:lang w:eastAsia="ru-RU"/>
              </w:rPr>
              <w:t xml:space="preserve"> </w:t>
            </w:r>
          </w:p>
          <w:p w14:paraId="5126BEDC" w14:textId="77777777" w:rsidR="00FC7A68" w:rsidRPr="007E1206" w:rsidRDefault="00FC7A68" w:rsidP="00FC7A68">
            <w:pPr>
              <w:ind w:firstLine="375"/>
              <w:jc w:val="both"/>
              <w:rPr>
                <w:rFonts w:ascii="Times New Roman" w:eastAsia="Times New Roman" w:hAnsi="Times New Roman" w:cs="Times New Roman"/>
                <w:color w:val="000000"/>
                <w:sz w:val="20"/>
                <w:szCs w:val="20"/>
                <w:lang w:eastAsia="ru-RU"/>
              </w:rPr>
            </w:pPr>
            <w:r w:rsidRPr="007E1206">
              <w:rPr>
                <w:rFonts w:ascii="Times New Roman" w:eastAsia="Times New Roman" w:hAnsi="Times New Roman" w:cs="Times New Roman"/>
                <w:color w:val="000000"/>
                <w:sz w:val="20"/>
                <w:szCs w:val="20"/>
                <w:lang w:eastAsia="ru-RU"/>
              </w:rPr>
              <w:t>Для того чтобы наблюдать на экране картину, нужно</w:t>
            </w:r>
          </w:p>
          <w:p w14:paraId="7D512D66" w14:textId="77777777" w:rsidR="00FC7A68" w:rsidRPr="00C24018"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5026" w:author="2" w:date="2021-08-31T10:55:00Z">
              <w:tcPr>
                <w:tcW w:w="4839" w:type="dxa"/>
              </w:tcPr>
            </w:tcPrChange>
          </w:tcPr>
          <w:p w14:paraId="42F50909" w14:textId="4B01E4F6" w:rsidR="00FC7A68" w:rsidRPr="007E1206" w:rsidRDefault="00FC7A68" w:rsidP="00FC7A68">
            <w:pPr>
              <w:ind w:firstLine="375"/>
              <w:jc w:val="both"/>
              <w:rPr>
                <w:rFonts w:ascii="Times New Roman" w:eastAsia="Times New Roman" w:hAnsi="Times New Roman" w:cs="Times New Roman"/>
                <w:color w:val="000000"/>
                <w:sz w:val="20"/>
                <w:szCs w:val="20"/>
                <w:lang w:eastAsia="ru-RU"/>
              </w:rPr>
            </w:pPr>
            <w:r w:rsidRPr="007E1206">
              <w:rPr>
                <w:rFonts w:ascii="Times New Roman" w:eastAsia="Times New Roman" w:hAnsi="Times New Roman" w:cs="Times New Roman"/>
                <w:color w:val="000000"/>
                <w:sz w:val="20"/>
                <w:szCs w:val="20"/>
                <w:lang w:eastAsia="ru-RU"/>
              </w:rPr>
              <w:lastRenderedPageBreak/>
              <w:t>1. передвинуть экран влево, поместив его в фокус линзы</w:t>
            </w:r>
          </w:p>
          <w:p w14:paraId="4D68867F" w14:textId="46545CF0" w:rsidR="00FC7A68" w:rsidRPr="007E1206" w:rsidRDefault="00FC7A68" w:rsidP="00FC7A68">
            <w:pPr>
              <w:ind w:firstLine="375"/>
              <w:jc w:val="both"/>
              <w:rPr>
                <w:rFonts w:ascii="Times New Roman" w:eastAsia="Times New Roman" w:hAnsi="Times New Roman" w:cs="Times New Roman"/>
                <w:color w:val="000000"/>
                <w:sz w:val="20"/>
                <w:szCs w:val="20"/>
                <w:lang w:eastAsia="ru-RU"/>
              </w:rPr>
            </w:pPr>
            <w:r w:rsidRPr="007E1206">
              <w:rPr>
                <w:rFonts w:ascii="Times New Roman" w:eastAsia="Times New Roman" w:hAnsi="Times New Roman" w:cs="Times New Roman"/>
                <w:color w:val="000000"/>
                <w:sz w:val="20"/>
                <w:szCs w:val="20"/>
                <w:lang w:eastAsia="ru-RU"/>
              </w:rPr>
              <w:t>2. передвинуть экран вправо как можно дальше от линзы</w:t>
            </w:r>
          </w:p>
          <w:p w14:paraId="3DFC8303" w14:textId="607EF5A0" w:rsidR="00FC7A68" w:rsidRPr="007E1206" w:rsidRDefault="00FC7A68" w:rsidP="00FC7A68">
            <w:pPr>
              <w:ind w:firstLine="375"/>
              <w:jc w:val="both"/>
              <w:rPr>
                <w:rFonts w:ascii="Times New Roman" w:eastAsia="Times New Roman" w:hAnsi="Times New Roman" w:cs="Times New Roman"/>
                <w:color w:val="000000"/>
                <w:sz w:val="20"/>
                <w:szCs w:val="20"/>
                <w:lang w:eastAsia="ru-RU"/>
              </w:rPr>
            </w:pPr>
            <w:r w:rsidRPr="007E1206">
              <w:rPr>
                <w:rFonts w:ascii="Times New Roman" w:eastAsia="Times New Roman" w:hAnsi="Times New Roman" w:cs="Times New Roman"/>
                <w:color w:val="000000"/>
                <w:sz w:val="20"/>
                <w:szCs w:val="20"/>
                <w:lang w:eastAsia="ru-RU"/>
              </w:rPr>
              <w:t>3. передвинуть дифракционную решётку вправо, поместив её в фокус линзы</w:t>
            </w:r>
          </w:p>
          <w:p w14:paraId="1B3AF1DE" w14:textId="3AA18050" w:rsidR="00FC7A68" w:rsidRPr="007E1206" w:rsidRDefault="00FC7A68" w:rsidP="00FC7A68">
            <w:pPr>
              <w:ind w:firstLine="375"/>
              <w:jc w:val="both"/>
              <w:rPr>
                <w:rFonts w:ascii="Times New Roman" w:eastAsia="Times New Roman" w:hAnsi="Times New Roman" w:cs="Times New Roman"/>
                <w:color w:val="000000"/>
                <w:sz w:val="20"/>
                <w:szCs w:val="20"/>
                <w:lang w:eastAsia="ru-RU"/>
              </w:rPr>
            </w:pPr>
            <w:r w:rsidRPr="007E1206">
              <w:rPr>
                <w:rFonts w:ascii="Times New Roman" w:eastAsia="Times New Roman" w:hAnsi="Times New Roman" w:cs="Times New Roman"/>
                <w:color w:val="000000"/>
                <w:sz w:val="20"/>
                <w:szCs w:val="20"/>
                <w:lang w:eastAsia="ru-RU"/>
              </w:rPr>
              <w:t>4. передвинуть дифракционную решётку влево, поместив её как можно дальше от линзы</w:t>
            </w:r>
          </w:p>
          <w:p w14:paraId="2E47A99A" w14:textId="77777777" w:rsidR="00FC7A68" w:rsidRPr="006F33AA" w:rsidRDefault="00FC7A68" w:rsidP="00FC7A68">
            <w:pPr>
              <w:pStyle w:val="a4"/>
              <w:spacing w:after="0" w:line="273" w:lineRule="exact"/>
              <w:ind w:left="346" w:right="20" w:firstLine="142"/>
              <w:rPr>
                <w:rFonts w:ascii="Times New Roman" w:hAnsi="Times New Roman"/>
                <w:color w:val="000000"/>
                <w:sz w:val="20"/>
                <w:rPrChange w:id="5027"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028" w:author="2" w:date="2021-08-31T10:55:00Z">
              <w:tcPr>
                <w:tcW w:w="547" w:type="dxa"/>
              </w:tcPr>
            </w:tcPrChange>
          </w:tcPr>
          <w:p w14:paraId="0E42430E" w14:textId="63151E12"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18954CFC" w14:textId="77777777" w:rsidTr="00911EF6">
        <w:tc>
          <w:tcPr>
            <w:tcW w:w="846" w:type="dxa"/>
            <w:tcPrChange w:id="5029" w:author="2" w:date="2021-08-31T10:55:00Z">
              <w:tcPr>
                <w:tcW w:w="846" w:type="dxa"/>
              </w:tcPr>
            </w:tcPrChange>
          </w:tcPr>
          <w:p w14:paraId="486AED51" w14:textId="77777777" w:rsidR="00FC7A68" w:rsidRPr="00450F2B" w:rsidRDefault="00FC7A68" w:rsidP="00FC7A68">
            <w:pPr>
              <w:spacing w:after="120"/>
              <w:rPr>
                <w:rFonts w:ascii="Times New Roman" w:hAnsi="Times New Roman" w:cs="Times New Roman"/>
                <w:sz w:val="24"/>
                <w:szCs w:val="24"/>
              </w:rPr>
            </w:pPr>
          </w:p>
        </w:tc>
        <w:tc>
          <w:tcPr>
            <w:tcW w:w="1843" w:type="dxa"/>
            <w:tcPrChange w:id="5030" w:author="2" w:date="2021-08-31T10:55:00Z">
              <w:tcPr>
                <w:tcW w:w="1843" w:type="dxa"/>
              </w:tcPr>
            </w:tcPrChange>
          </w:tcPr>
          <w:p w14:paraId="491F106C" w14:textId="77777777" w:rsidR="00FC7A68" w:rsidRPr="00450F2B" w:rsidRDefault="00FC7A68" w:rsidP="00FC7A68">
            <w:pPr>
              <w:spacing w:after="120"/>
              <w:rPr>
                <w:rFonts w:ascii="Times New Roman" w:hAnsi="Times New Roman" w:cs="Times New Roman"/>
                <w:sz w:val="24"/>
                <w:szCs w:val="24"/>
              </w:rPr>
            </w:pPr>
          </w:p>
        </w:tc>
        <w:tc>
          <w:tcPr>
            <w:tcW w:w="425" w:type="dxa"/>
            <w:tcPrChange w:id="5031" w:author="2" w:date="2021-08-31T10:55:00Z">
              <w:tcPr>
                <w:tcW w:w="425" w:type="dxa"/>
              </w:tcPr>
            </w:tcPrChange>
          </w:tcPr>
          <w:p w14:paraId="47C5CA76" w14:textId="77777777" w:rsidR="00FC7A68" w:rsidRPr="00450F2B" w:rsidRDefault="00FC7A68" w:rsidP="00FC7A68">
            <w:pPr>
              <w:spacing w:after="120"/>
              <w:rPr>
                <w:rFonts w:ascii="Times New Roman" w:hAnsi="Times New Roman" w:cs="Times New Roman"/>
                <w:sz w:val="24"/>
                <w:szCs w:val="24"/>
              </w:rPr>
            </w:pPr>
          </w:p>
        </w:tc>
        <w:tc>
          <w:tcPr>
            <w:tcW w:w="392" w:type="dxa"/>
            <w:tcPrChange w:id="5032" w:author="2" w:date="2021-08-31T10:55:00Z">
              <w:tcPr>
                <w:tcW w:w="392" w:type="dxa"/>
              </w:tcPr>
            </w:tcPrChange>
          </w:tcPr>
          <w:p w14:paraId="09F4F8CC" w14:textId="77777777" w:rsidR="00FC7A68" w:rsidRPr="00450F2B" w:rsidRDefault="00FC7A68" w:rsidP="00FC7A68">
            <w:pPr>
              <w:spacing w:after="120"/>
              <w:rPr>
                <w:rFonts w:ascii="Times New Roman" w:hAnsi="Times New Roman" w:cs="Times New Roman"/>
                <w:sz w:val="24"/>
                <w:szCs w:val="24"/>
              </w:rPr>
            </w:pPr>
          </w:p>
        </w:tc>
        <w:tc>
          <w:tcPr>
            <w:tcW w:w="553" w:type="dxa"/>
            <w:tcPrChange w:id="5033" w:author="2" w:date="2021-08-31T10:55:00Z">
              <w:tcPr>
                <w:tcW w:w="553" w:type="dxa"/>
              </w:tcPr>
            </w:tcPrChange>
          </w:tcPr>
          <w:p w14:paraId="15F95B1E" w14:textId="61B8527C"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5034" w:author="2" w:date="2021-08-31T10:55:00Z">
              <w:tcPr>
                <w:tcW w:w="6001" w:type="dxa"/>
              </w:tcPr>
            </w:tcPrChange>
          </w:tcPr>
          <w:p w14:paraId="73034B09" w14:textId="77777777" w:rsidR="00FC7A68" w:rsidRPr="00460DA7" w:rsidRDefault="00FC7A68" w:rsidP="00FC7A68">
            <w:pPr>
              <w:ind w:hanging="61"/>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При освещении одной и той же дифракционной решётки монохроматическим светом на экране, установленном за ней, возникает дифракционная картина, состоящая из светлых линий на тёмном фоне.</w:t>
            </w:r>
          </w:p>
          <w:p w14:paraId="60628B48" w14:textId="77777777" w:rsidR="00FC7A68" w:rsidRPr="00460DA7" w:rsidRDefault="00FC7A68" w:rsidP="00FC7A68">
            <w:pPr>
              <w:ind w:hanging="61"/>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В первом опыте расстояние между светлыми линиями оказалось больше, чем во втором, а во втором больше, чем в третьем.</w:t>
            </w:r>
          </w:p>
          <w:p w14:paraId="3F864277" w14:textId="77777777" w:rsidR="00FC7A68" w:rsidRPr="00460DA7" w:rsidRDefault="00FC7A68" w:rsidP="00FC7A68">
            <w:pPr>
              <w:ind w:hanging="61"/>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В каком случае правильно указана возможная последовательность цветов монохроматического света, которым освещалась решётка?</w:t>
            </w:r>
          </w:p>
          <w:p w14:paraId="1A29396F" w14:textId="77777777" w:rsidR="00FC7A68" w:rsidRPr="00C24018"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5035" w:author="2" w:date="2021-08-31T10:55:00Z">
              <w:tcPr>
                <w:tcW w:w="4839" w:type="dxa"/>
              </w:tcPr>
            </w:tcPrChange>
          </w:tcPr>
          <w:p w14:paraId="7C1DD26E" w14:textId="2F7E3307" w:rsidR="00FC7A68" w:rsidRPr="00460DA7" w:rsidRDefault="00FC7A68" w:rsidP="00FC7A68">
            <w:pPr>
              <w:ind w:firstLine="375"/>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1. 1 – красный 2 – зелёный 3 – синий</w:t>
            </w:r>
          </w:p>
          <w:p w14:paraId="1F1EBD53" w14:textId="0270959F" w:rsidR="00FC7A68" w:rsidRPr="00460DA7" w:rsidRDefault="00FC7A68" w:rsidP="00FC7A68">
            <w:pPr>
              <w:ind w:firstLine="375"/>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2. 1 – синий 2 – зелёный 3 – красный</w:t>
            </w:r>
          </w:p>
          <w:p w14:paraId="7951DA43" w14:textId="177D35D2" w:rsidR="00FC7A68" w:rsidRPr="00460DA7" w:rsidRDefault="00FC7A68" w:rsidP="00FC7A68">
            <w:pPr>
              <w:ind w:firstLine="375"/>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3. 1 – зелёный 2 – синий 3 – красный</w:t>
            </w:r>
          </w:p>
          <w:p w14:paraId="542F369F" w14:textId="749D11A8" w:rsidR="00FC7A68" w:rsidRPr="006F33AA" w:rsidRDefault="00FC7A68" w:rsidP="00FC7A68">
            <w:pPr>
              <w:ind w:firstLine="375"/>
              <w:jc w:val="both"/>
              <w:rPr>
                <w:rFonts w:ascii="Times New Roman" w:hAnsi="Times New Roman"/>
                <w:color w:val="000000"/>
                <w:sz w:val="20"/>
                <w:rPrChange w:id="5036" w:author="2" w:date="2021-08-31T10:55:00Z">
                  <w:rPr>
                    <w:rFonts w:ascii="Times New Roman" w:eastAsia="Times New Roman" w:hAnsi="Times New Roman" w:cs="Times New Roman"/>
                    <w:color w:val="000000"/>
                    <w:lang w:eastAsia="ru-RU"/>
                  </w:rPr>
                </w:rPrChange>
              </w:rPr>
            </w:pPr>
            <w:r w:rsidRPr="00460DA7">
              <w:rPr>
                <w:rFonts w:ascii="Times New Roman" w:eastAsia="Times New Roman" w:hAnsi="Times New Roman" w:cs="Times New Roman"/>
                <w:color w:val="000000"/>
                <w:sz w:val="20"/>
                <w:szCs w:val="20"/>
                <w:lang w:eastAsia="ru-RU"/>
              </w:rPr>
              <w:t>4. 1 – красный 2 – синий 3 – зелёный</w:t>
            </w:r>
          </w:p>
          <w:p w14:paraId="3A8D1F42" w14:textId="77777777" w:rsidR="00FC7A68" w:rsidRPr="006F33AA" w:rsidRDefault="00FC7A68" w:rsidP="00FC7A68">
            <w:pPr>
              <w:pStyle w:val="a4"/>
              <w:spacing w:after="0" w:line="273" w:lineRule="exact"/>
              <w:ind w:left="346" w:right="20" w:firstLine="142"/>
              <w:rPr>
                <w:rFonts w:ascii="Times New Roman" w:hAnsi="Times New Roman"/>
                <w:color w:val="000000"/>
                <w:sz w:val="20"/>
                <w:rPrChange w:id="5037"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038" w:author="2" w:date="2021-08-31T10:55:00Z">
              <w:tcPr>
                <w:tcW w:w="547" w:type="dxa"/>
              </w:tcPr>
            </w:tcPrChange>
          </w:tcPr>
          <w:p w14:paraId="52F4E8D6" w14:textId="324F5C63"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5D15F93B" w14:textId="77777777" w:rsidTr="00911EF6">
        <w:tc>
          <w:tcPr>
            <w:tcW w:w="846" w:type="dxa"/>
            <w:tcPrChange w:id="5039" w:author="2" w:date="2021-08-31T10:55:00Z">
              <w:tcPr>
                <w:tcW w:w="846" w:type="dxa"/>
              </w:tcPr>
            </w:tcPrChange>
          </w:tcPr>
          <w:p w14:paraId="55CFC1BE" w14:textId="77777777" w:rsidR="00FC7A68" w:rsidRPr="00450F2B" w:rsidRDefault="00FC7A68" w:rsidP="00FC7A68">
            <w:pPr>
              <w:spacing w:after="120"/>
              <w:rPr>
                <w:rFonts w:ascii="Times New Roman" w:hAnsi="Times New Roman" w:cs="Times New Roman"/>
                <w:sz w:val="24"/>
                <w:szCs w:val="24"/>
              </w:rPr>
            </w:pPr>
          </w:p>
        </w:tc>
        <w:tc>
          <w:tcPr>
            <w:tcW w:w="1843" w:type="dxa"/>
            <w:tcPrChange w:id="5040" w:author="2" w:date="2021-08-31T10:55:00Z">
              <w:tcPr>
                <w:tcW w:w="1843" w:type="dxa"/>
              </w:tcPr>
            </w:tcPrChange>
          </w:tcPr>
          <w:p w14:paraId="1E487EC7" w14:textId="77777777" w:rsidR="00FC7A68" w:rsidRPr="00450F2B" w:rsidRDefault="00FC7A68" w:rsidP="00FC7A68">
            <w:pPr>
              <w:spacing w:after="120"/>
              <w:rPr>
                <w:rFonts w:ascii="Times New Roman" w:hAnsi="Times New Roman" w:cs="Times New Roman"/>
                <w:sz w:val="24"/>
                <w:szCs w:val="24"/>
              </w:rPr>
            </w:pPr>
          </w:p>
        </w:tc>
        <w:tc>
          <w:tcPr>
            <w:tcW w:w="425" w:type="dxa"/>
            <w:tcPrChange w:id="5041" w:author="2" w:date="2021-08-31T10:55:00Z">
              <w:tcPr>
                <w:tcW w:w="425" w:type="dxa"/>
              </w:tcPr>
            </w:tcPrChange>
          </w:tcPr>
          <w:p w14:paraId="5E344938" w14:textId="77777777" w:rsidR="00FC7A68" w:rsidRPr="00450F2B" w:rsidRDefault="00FC7A68" w:rsidP="00FC7A68">
            <w:pPr>
              <w:spacing w:after="120"/>
              <w:rPr>
                <w:rFonts w:ascii="Times New Roman" w:hAnsi="Times New Roman" w:cs="Times New Roman"/>
                <w:sz w:val="24"/>
                <w:szCs w:val="24"/>
              </w:rPr>
            </w:pPr>
          </w:p>
        </w:tc>
        <w:tc>
          <w:tcPr>
            <w:tcW w:w="392" w:type="dxa"/>
            <w:tcPrChange w:id="5042" w:author="2" w:date="2021-08-31T10:55:00Z">
              <w:tcPr>
                <w:tcW w:w="392" w:type="dxa"/>
              </w:tcPr>
            </w:tcPrChange>
          </w:tcPr>
          <w:p w14:paraId="16E9DAA3" w14:textId="77777777" w:rsidR="00FC7A68" w:rsidRPr="00450F2B" w:rsidRDefault="00FC7A68" w:rsidP="00FC7A68">
            <w:pPr>
              <w:spacing w:after="120"/>
              <w:rPr>
                <w:rFonts w:ascii="Times New Roman" w:hAnsi="Times New Roman" w:cs="Times New Roman"/>
                <w:sz w:val="24"/>
                <w:szCs w:val="24"/>
              </w:rPr>
            </w:pPr>
          </w:p>
        </w:tc>
        <w:tc>
          <w:tcPr>
            <w:tcW w:w="553" w:type="dxa"/>
            <w:tcPrChange w:id="5043" w:author="2" w:date="2021-08-31T10:55:00Z">
              <w:tcPr>
                <w:tcW w:w="553" w:type="dxa"/>
              </w:tcPr>
            </w:tcPrChange>
          </w:tcPr>
          <w:p w14:paraId="24756B45" w14:textId="77415475"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5044" w:author="2" w:date="2021-08-31T10:55:00Z">
              <w:tcPr>
                <w:tcW w:w="6001" w:type="dxa"/>
              </w:tcPr>
            </w:tcPrChange>
          </w:tcPr>
          <w:p w14:paraId="19D4EAB6" w14:textId="779B4803" w:rsidR="00FC7A68" w:rsidRPr="00460DA7" w:rsidRDefault="00FC7A68" w:rsidP="00FC7A68">
            <w:pPr>
              <w:ind w:firstLine="375"/>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На дифракционную решетку нормально падает монохроматический свет. В таблице приведена зависимость синуса угла </w:t>
            </w:r>
            <m:oMath>
              <m:r>
                <w:rPr>
                  <w:rFonts w:ascii="Cambria Math" w:eastAsia="Times New Roman" w:hAnsi="Cambria Math" w:cs="Times New Roman"/>
                  <w:color w:val="000000"/>
                  <w:sz w:val="20"/>
                  <w:szCs w:val="20"/>
                  <w:lang w:eastAsia="ru-RU"/>
                </w:rPr>
                <m:t>φ</m:t>
              </m:r>
            </m:oMath>
            <w:r w:rsidRPr="00460DA7">
              <w:rPr>
                <w:rFonts w:ascii="Times New Roman" w:eastAsia="Times New Roman" w:hAnsi="Times New Roman" w:cs="Times New Roman"/>
                <w:color w:val="000000"/>
                <w:sz w:val="20"/>
                <w:szCs w:val="20"/>
                <w:lang w:eastAsia="ru-RU"/>
              </w:rPr>
              <w:t> под которым наблюдается дифракционный максимум второго порядка, от длины волны </w:t>
            </w:r>
            <m:oMath>
              <m:r>
                <w:rPr>
                  <w:rFonts w:ascii="Cambria Math" w:eastAsia="Times New Roman" w:hAnsi="Cambria Math" w:cs="Times New Roman"/>
                  <w:color w:val="000000"/>
                  <w:sz w:val="20"/>
                  <w:szCs w:val="20"/>
                  <w:lang w:eastAsia="ru-RU"/>
                </w:rPr>
                <m:t>λ</m:t>
              </m:r>
            </m:oMath>
            <w:r w:rsidRPr="00460DA7">
              <w:rPr>
                <w:rFonts w:ascii="Times New Roman" w:eastAsia="Times New Roman" w:hAnsi="Times New Roman" w:cs="Times New Roman"/>
                <w:color w:val="000000"/>
                <w:sz w:val="20"/>
                <w:szCs w:val="20"/>
                <w:lang w:eastAsia="ru-RU"/>
              </w:rPr>
              <w:t> падающего света. Чему равен период дифракционной решётки?</w:t>
            </w:r>
          </w:p>
          <w:p w14:paraId="183D0D47" w14:textId="77777777" w:rsidR="00FC7A68" w:rsidRPr="00460DA7" w:rsidRDefault="00FC7A68" w:rsidP="00FC7A68">
            <w:pPr>
              <w:jc w:val="both"/>
              <w:rPr>
                <w:rFonts w:ascii="Times New Roman" w:eastAsia="Times New Roman" w:hAnsi="Times New Roman" w:cs="Times New Roman"/>
                <w:color w:val="000000"/>
                <w:lang w:eastAsia="ru-RU"/>
              </w:rPr>
            </w:pPr>
            <w:r w:rsidRPr="00460DA7">
              <w:rPr>
                <w:rFonts w:ascii="Times New Roman" w:eastAsia="Times New Roman" w:hAnsi="Times New Roman" w:cs="Times New Roman"/>
                <w:noProof/>
                <w:color w:val="000000"/>
                <w:lang w:eastAsia="ru-RU"/>
              </w:rPr>
              <w:drawing>
                <wp:inline distT="0" distB="0" distL="0" distR="0" wp14:anchorId="291D7E8E" wp14:editId="6B8CD4FE">
                  <wp:extent cx="3628390" cy="504825"/>
                  <wp:effectExtent l="0" t="0" r="0" b="9525"/>
                  <wp:docPr id="65" name="Рисунок 65" descr="https://phys-ege.sdamgia.ru/get_file?id=12989&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hys-ege.sdamgia.ru/get_file?id=12989&amp;png=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28390" cy="504825"/>
                          </a:xfrm>
                          <a:prstGeom prst="rect">
                            <a:avLst/>
                          </a:prstGeom>
                          <a:noFill/>
                          <a:ln>
                            <a:noFill/>
                          </a:ln>
                        </pic:spPr>
                      </pic:pic>
                    </a:graphicData>
                  </a:graphic>
                </wp:inline>
              </w:drawing>
            </w:r>
          </w:p>
          <w:p w14:paraId="7933295E" w14:textId="77777777" w:rsidR="00FC7A68" w:rsidRPr="00460DA7" w:rsidRDefault="00FC7A68" w:rsidP="00FC7A68">
            <w:pPr>
              <w:jc w:val="both"/>
              <w:rPr>
                <w:rFonts w:ascii="Times New Roman" w:eastAsia="Times New Roman" w:hAnsi="Times New Roman" w:cs="Times New Roman"/>
                <w:color w:val="000000"/>
                <w:lang w:eastAsia="ru-RU"/>
              </w:rPr>
            </w:pPr>
            <w:r w:rsidRPr="00460DA7">
              <w:rPr>
                <w:rFonts w:ascii="Times New Roman" w:eastAsia="Times New Roman" w:hAnsi="Times New Roman" w:cs="Times New Roman"/>
                <w:color w:val="000000"/>
                <w:lang w:eastAsia="ru-RU"/>
              </w:rPr>
              <w:t> </w:t>
            </w:r>
          </w:p>
          <w:p w14:paraId="47A0F78E" w14:textId="77777777" w:rsidR="00FC7A68" w:rsidRPr="00C24018"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5045" w:author="2" w:date="2021-08-31T10:55:00Z">
              <w:tcPr>
                <w:tcW w:w="4839" w:type="dxa"/>
              </w:tcPr>
            </w:tcPrChange>
          </w:tcPr>
          <w:p w14:paraId="338C75DC" w14:textId="566AB698" w:rsidR="00FC7A68" w:rsidRPr="00460DA7" w:rsidRDefault="00FC7A68" w:rsidP="00FC7A68">
            <w:pPr>
              <w:ind w:firstLine="375"/>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eastAsia="ru-RU"/>
              </w:rPr>
              <w:t>.</w:t>
            </w:r>
            <w:r w:rsidRPr="00460DA7">
              <w:rPr>
                <w:rFonts w:ascii="Times New Roman" w:eastAsia="Times New Roman" w:hAnsi="Times New Roman" w:cs="Times New Roman"/>
                <w:color w:val="000000"/>
                <w:sz w:val="20"/>
                <w:szCs w:val="20"/>
                <w:lang w:eastAsia="ru-RU"/>
              </w:rPr>
              <w:t xml:space="preserve"> 5 мкм</w:t>
            </w:r>
          </w:p>
          <w:p w14:paraId="2E924FB1" w14:textId="2FE4B367" w:rsidR="00FC7A68" w:rsidRPr="00460DA7" w:rsidRDefault="00FC7A68" w:rsidP="00FC7A68">
            <w:pPr>
              <w:ind w:firstLine="375"/>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r w:rsidRPr="00460DA7">
              <w:rPr>
                <w:rFonts w:ascii="Times New Roman" w:eastAsia="Times New Roman" w:hAnsi="Times New Roman" w:cs="Times New Roman"/>
                <w:color w:val="000000"/>
                <w:sz w:val="20"/>
                <w:szCs w:val="20"/>
                <w:lang w:eastAsia="ru-RU"/>
              </w:rPr>
              <w:t xml:space="preserve"> 0,128 мкм</w:t>
            </w:r>
          </w:p>
          <w:p w14:paraId="3E07F9D1" w14:textId="25D3F232" w:rsidR="00FC7A68" w:rsidRPr="00460DA7" w:rsidRDefault="00FC7A68" w:rsidP="00FC7A68">
            <w:pPr>
              <w:ind w:firstLine="375"/>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r w:rsidRPr="00460DA7">
              <w:rPr>
                <w:rFonts w:ascii="Times New Roman" w:eastAsia="Times New Roman" w:hAnsi="Times New Roman" w:cs="Times New Roman"/>
                <w:color w:val="000000"/>
                <w:sz w:val="20"/>
                <w:szCs w:val="20"/>
                <w:lang w:eastAsia="ru-RU"/>
              </w:rPr>
              <w:t xml:space="preserve"> 2,5 мкм</w:t>
            </w:r>
          </w:p>
          <w:p w14:paraId="53078976" w14:textId="2E2FD918" w:rsidR="00FC7A68" w:rsidRPr="00460DA7" w:rsidRDefault="00FC7A68" w:rsidP="00FC7A68">
            <w:pPr>
              <w:ind w:firstLine="375"/>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4.</w:t>
            </w:r>
            <w:r w:rsidRPr="00460DA7">
              <w:rPr>
                <w:rFonts w:ascii="Times New Roman" w:eastAsia="Times New Roman" w:hAnsi="Times New Roman" w:cs="Times New Roman"/>
                <w:color w:val="000000"/>
                <w:sz w:val="20"/>
                <w:szCs w:val="20"/>
                <w:lang w:eastAsia="ru-RU"/>
              </w:rPr>
              <w:t xml:space="preserve"> 5 нм</w:t>
            </w:r>
          </w:p>
          <w:p w14:paraId="0545D2FD" w14:textId="77777777" w:rsidR="00FC7A68" w:rsidRPr="006F33AA" w:rsidRDefault="00FC7A68" w:rsidP="00FC7A68">
            <w:pPr>
              <w:pStyle w:val="a4"/>
              <w:spacing w:after="0" w:line="273" w:lineRule="exact"/>
              <w:ind w:left="346" w:right="20" w:firstLine="142"/>
              <w:rPr>
                <w:rFonts w:ascii="Times New Roman" w:hAnsi="Times New Roman"/>
                <w:color w:val="000000"/>
                <w:sz w:val="20"/>
                <w:rPrChange w:id="5046"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047" w:author="2" w:date="2021-08-31T10:55:00Z">
              <w:tcPr>
                <w:tcW w:w="547" w:type="dxa"/>
              </w:tcPr>
            </w:tcPrChange>
          </w:tcPr>
          <w:p w14:paraId="62BBE390" w14:textId="14D3F216"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4DFD992E" w14:textId="77777777" w:rsidTr="00911EF6">
        <w:trPr>
          <w:trHeight w:val="2543"/>
          <w:trPrChange w:id="5048" w:author="2" w:date="2021-08-31T10:55:00Z">
            <w:trPr>
              <w:trHeight w:val="2543"/>
            </w:trPr>
          </w:trPrChange>
        </w:trPr>
        <w:tc>
          <w:tcPr>
            <w:tcW w:w="846" w:type="dxa"/>
            <w:tcPrChange w:id="5049" w:author="2" w:date="2021-08-31T10:55:00Z">
              <w:tcPr>
                <w:tcW w:w="846" w:type="dxa"/>
              </w:tcPr>
            </w:tcPrChange>
          </w:tcPr>
          <w:p w14:paraId="10E57022" w14:textId="77777777" w:rsidR="00FC7A68" w:rsidRPr="00450F2B" w:rsidRDefault="00FC7A68" w:rsidP="00FC7A68">
            <w:pPr>
              <w:spacing w:after="120"/>
              <w:rPr>
                <w:rFonts w:ascii="Times New Roman" w:hAnsi="Times New Roman" w:cs="Times New Roman"/>
                <w:sz w:val="24"/>
                <w:szCs w:val="24"/>
              </w:rPr>
            </w:pPr>
          </w:p>
        </w:tc>
        <w:tc>
          <w:tcPr>
            <w:tcW w:w="1843" w:type="dxa"/>
            <w:tcPrChange w:id="5050" w:author="2" w:date="2021-08-31T10:55:00Z">
              <w:tcPr>
                <w:tcW w:w="1843" w:type="dxa"/>
              </w:tcPr>
            </w:tcPrChange>
          </w:tcPr>
          <w:p w14:paraId="4D0B7A7A" w14:textId="77777777" w:rsidR="00FC7A68" w:rsidRPr="00450F2B" w:rsidRDefault="00FC7A68" w:rsidP="00FC7A68">
            <w:pPr>
              <w:spacing w:after="120"/>
              <w:rPr>
                <w:rFonts w:ascii="Times New Roman" w:hAnsi="Times New Roman" w:cs="Times New Roman"/>
                <w:sz w:val="24"/>
                <w:szCs w:val="24"/>
              </w:rPr>
            </w:pPr>
          </w:p>
        </w:tc>
        <w:tc>
          <w:tcPr>
            <w:tcW w:w="425" w:type="dxa"/>
            <w:tcPrChange w:id="5051" w:author="2" w:date="2021-08-31T10:55:00Z">
              <w:tcPr>
                <w:tcW w:w="425" w:type="dxa"/>
              </w:tcPr>
            </w:tcPrChange>
          </w:tcPr>
          <w:p w14:paraId="4C668804" w14:textId="77777777" w:rsidR="00FC7A68" w:rsidRPr="00450F2B" w:rsidRDefault="00FC7A68" w:rsidP="00FC7A68">
            <w:pPr>
              <w:spacing w:after="120"/>
              <w:rPr>
                <w:rFonts w:ascii="Times New Roman" w:hAnsi="Times New Roman" w:cs="Times New Roman"/>
                <w:sz w:val="24"/>
                <w:szCs w:val="24"/>
              </w:rPr>
            </w:pPr>
          </w:p>
        </w:tc>
        <w:tc>
          <w:tcPr>
            <w:tcW w:w="392" w:type="dxa"/>
            <w:tcPrChange w:id="5052" w:author="2" w:date="2021-08-31T10:55:00Z">
              <w:tcPr>
                <w:tcW w:w="392" w:type="dxa"/>
              </w:tcPr>
            </w:tcPrChange>
          </w:tcPr>
          <w:p w14:paraId="147CD84C" w14:textId="77777777" w:rsidR="00FC7A68" w:rsidRPr="00450F2B" w:rsidRDefault="00FC7A68" w:rsidP="00FC7A68">
            <w:pPr>
              <w:spacing w:after="120"/>
              <w:rPr>
                <w:rFonts w:ascii="Times New Roman" w:hAnsi="Times New Roman" w:cs="Times New Roman"/>
                <w:sz w:val="24"/>
                <w:szCs w:val="24"/>
              </w:rPr>
            </w:pPr>
          </w:p>
        </w:tc>
        <w:tc>
          <w:tcPr>
            <w:tcW w:w="553" w:type="dxa"/>
            <w:tcPrChange w:id="5053" w:author="2" w:date="2021-08-31T10:55:00Z">
              <w:tcPr>
                <w:tcW w:w="553" w:type="dxa"/>
              </w:tcPr>
            </w:tcPrChange>
          </w:tcPr>
          <w:p w14:paraId="1482A318" w14:textId="2051FE8C"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5054" w:author="2" w:date="2021-08-31T10:55:00Z">
              <w:tcPr>
                <w:tcW w:w="6001" w:type="dxa"/>
              </w:tcPr>
            </w:tcPrChange>
          </w:tcPr>
          <w:p w14:paraId="414CB787" w14:textId="77777777" w:rsidR="00FC7A68" w:rsidRPr="00460DA7" w:rsidRDefault="00FC7A68" w:rsidP="00FC7A68">
            <w:pPr>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Оптическая схема представляет собой дифракционную решётку и недалеко расположенный параллельно ей экран. На решётку нормально падает параллельный пучок видимого глазом белого света.</w:t>
            </w:r>
          </w:p>
          <w:p w14:paraId="3729A038" w14:textId="77777777" w:rsidR="00FC7A68" w:rsidRPr="00460DA7" w:rsidRDefault="00FC7A68" w:rsidP="00FC7A68">
            <w:pPr>
              <w:ind w:firstLine="375"/>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Выберите верное утверждение, если таковое имеется.</w:t>
            </w:r>
          </w:p>
          <w:p w14:paraId="52F44694" w14:textId="77777777" w:rsidR="00FC7A68" w:rsidRPr="00460DA7" w:rsidRDefault="00FC7A68" w:rsidP="00FC7A68">
            <w:pPr>
              <w:ind w:firstLine="375"/>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А. Данная оптическая схема позволяет наблюдать на экране набор радужных дифракционных полос.</w:t>
            </w:r>
          </w:p>
          <w:p w14:paraId="00448B7D" w14:textId="77777777" w:rsidR="00FC7A68" w:rsidRPr="00460DA7" w:rsidRDefault="00FC7A68" w:rsidP="00FC7A68">
            <w:pPr>
              <w:ind w:firstLine="375"/>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Б. Для того чтобы получить на экране изображение дифракционных максимумов, необходимо установить на пути светового пучка собирающую линзу, в фокальной плоскости которой должна находиться дифракционная решётка.</w:t>
            </w:r>
          </w:p>
          <w:p w14:paraId="72B78E22" w14:textId="55F387C7" w:rsidR="00FC7A68" w:rsidRPr="00C24018" w:rsidRDefault="00FC7A68" w:rsidP="00FC7A68">
            <w:pPr>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 </w:t>
            </w:r>
          </w:p>
        </w:tc>
        <w:tc>
          <w:tcPr>
            <w:tcW w:w="4961" w:type="dxa"/>
            <w:gridSpan w:val="2"/>
            <w:tcPrChange w:id="5055" w:author="2" w:date="2021-08-31T10:55:00Z">
              <w:tcPr>
                <w:tcW w:w="4839" w:type="dxa"/>
              </w:tcPr>
            </w:tcPrChange>
          </w:tcPr>
          <w:p w14:paraId="535B5FFA" w14:textId="7AF067B2" w:rsidR="00FC7A68" w:rsidRPr="00460DA7" w:rsidRDefault="00FC7A68" w:rsidP="00FC7A68">
            <w:pPr>
              <w:ind w:firstLine="375"/>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1. только А</w:t>
            </w:r>
          </w:p>
          <w:p w14:paraId="737DD036" w14:textId="34287CA5" w:rsidR="00FC7A68" w:rsidRPr="00460DA7" w:rsidRDefault="00FC7A68" w:rsidP="00FC7A68">
            <w:pPr>
              <w:ind w:firstLine="375"/>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2. только Б</w:t>
            </w:r>
          </w:p>
          <w:p w14:paraId="3CA99204" w14:textId="66D60EE1" w:rsidR="00FC7A68" w:rsidRPr="00460DA7" w:rsidRDefault="00FC7A68" w:rsidP="00FC7A68">
            <w:pPr>
              <w:ind w:firstLine="375"/>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3. и А, и Б</w:t>
            </w:r>
          </w:p>
          <w:p w14:paraId="50537A98" w14:textId="1E92D813" w:rsidR="00FC7A68" w:rsidRPr="00460DA7" w:rsidRDefault="00FC7A68" w:rsidP="00FC7A68">
            <w:pPr>
              <w:ind w:firstLine="375"/>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4. ни А, ни Б</w:t>
            </w:r>
          </w:p>
          <w:p w14:paraId="06D493F5" w14:textId="77777777" w:rsidR="00FC7A68" w:rsidRPr="006F33AA" w:rsidRDefault="00FC7A68" w:rsidP="00FC7A68">
            <w:pPr>
              <w:pStyle w:val="a4"/>
              <w:spacing w:after="0" w:line="273" w:lineRule="exact"/>
              <w:ind w:left="346" w:right="20" w:firstLine="142"/>
              <w:rPr>
                <w:rFonts w:ascii="Times New Roman" w:hAnsi="Times New Roman"/>
                <w:color w:val="000000"/>
                <w:sz w:val="20"/>
                <w:rPrChange w:id="5056"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057" w:author="2" w:date="2021-08-31T10:55:00Z">
              <w:tcPr>
                <w:tcW w:w="547" w:type="dxa"/>
              </w:tcPr>
            </w:tcPrChange>
          </w:tcPr>
          <w:p w14:paraId="243CDD2C" w14:textId="4C7EC890"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4</w:t>
            </w:r>
          </w:p>
        </w:tc>
      </w:tr>
      <w:tr w:rsidR="00FC7A68" w:rsidRPr="00450F2B" w14:paraId="680A3456" w14:textId="77777777" w:rsidTr="00911EF6">
        <w:tc>
          <w:tcPr>
            <w:tcW w:w="846" w:type="dxa"/>
            <w:tcPrChange w:id="5058" w:author="2" w:date="2021-08-31T10:55:00Z">
              <w:tcPr>
                <w:tcW w:w="846" w:type="dxa"/>
              </w:tcPr>
            </w:tcPrChange>
          </w:tcPr>
          <w:p w14:paraId="5C6BE10A" w14:textId="77777777" w:rsidR="00FC7A68" w:rsidRPr="00450F2B" w:rsidRDefault="00FC7A68" w:rsidP="00FC7A68">
            <w:pPr>
              <w:spacing w:after="120"/>
              <w:rPr>
                <w:rFonts w:ascii="Times New Roman" w:hAnsi="Times New Roman" w:cs="Times New Roman"/>
                <w:sz w:val="24"/>
                <w:szCs w:val="24"/>
              </w:rPr>
            </w:pPr>
          </w:p>
        </w:tc>
        <w:tc>
          <w:tcPr>
            <w:tcW w:w="1843" w:type="dxa"/>
            <w:tcPrChange w:id="5059" w:author="2" w:date="2021-08-31T10:55:00Z">
              <w:tcPr>
                <w:tcW w:w="1843" w:type="dxa"/>
              </w:tcPr>
            </w:tcPrChange>
          </w:tcPr>
          <w:p w14:paraId="31A528FB" w14:textId="77777777" w:rsidR="00FC7A68" w:rsidRPr="00450F2B" w:rsidRDefault="00FC7A68" w:rsidP="00FC7A68">
            <w:pPr>
              <w:spacing w:after="120"/>
              <w:rPr>
                <w:rFonts w:ascii="Times New Roman" w:hAnsi="Times New Roman" w:cs="Times New Roman"/>
                <w:sz w:val="24"/>
                <w:szCs w:val="24"/>
              </w:rPr>
            </w:pPr>
          </w:p>
        </w:tc>
        <w:tc>
          <w:tcPr>
            <w:tcW w:w="425" w:type="dxa"/>
            <w:tcPrChange w:id="5060" w:author="2" w:date="2021-08-31T10:55:00Z">
              <w:tcPr>
                <w:tcW w:w="425" w:type="dxa"/>
              </w:tcPr>
            </w:tcPrChange>
          </w:tcPr>
          <w:p w14:paraId="2821F1B0" w14:textId="77777777" w:rsidR="00FC7A68" w:rsidRPr="00450F2B" w:rsidRDefault="00FC7A68" w:rsidP="00FC7A68">
            <w:pPr>
              <w:spacing w:after="120"/>
              <w:rPr>
                <w:rFonts w:ascii="Times New Roman" w:hAnsi="Times New Roman" w:cs="Times New Roman"/>
                <w:sz w:val="24"/>
                <w:szCs w:val="24"/>
              </w:rPr>
            </w:pPr>
          </w:p>
        </w:tc>
        <w:tc>
          <w:tcPr>
            <w:tcW w:w="392" w:type="dxa"/>
            <w:tcPrChange w:id="5061" w:author="2" w:date="2021-08-31T10:55:00Z">
              <w:tcPr>
                <w:tcW w:w="392" w:type="dxa"/>
              </w:tcPr>
            </w:tcPrChange>
          </w:tcPr>
          <w:p w14:paraId="3941B1DF" w14:textId="77777777" w:rsidR="00FC7A68" w:rsidRPr="00450F2B" w:rsidRDefault="00FC7A68" w:rsidP="00FC7A68">
            <w:pPr>
              <w:spacing w:after="120"/>
              <w:rPr>
                <w:rFonts w:ascii="Times New Roman" w:hAnsi="Times New Roman" w:cs="Times New Roman"/>
                <w:sz w:val="24"/>
                <w:szCs w:val="24"/>
              </w:rPr>
            </w:pPr>
          </w:p>
        </w:tc>
        <w:tc>
          <w:tcPr>
            <w:tcW w:w="553" w:type="dxa"/>
            <w:tcPrChange w:id="5062" w:author="2" w:date="2021-08-31T10:55:00Z">
              <w:tcPr>
                <w:tcW w:w="553" w:type="dxa"/>
              </w:tcPr>
            </w:tcPrChange>
          </w:tcPr>
          <w:p w14:paraId="2851960C" w14:textId="049F0606"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5063" w:author="2" w:date="2021-08-31T10:55:00Z">
              <w:tcPr>
                <w:tcW w:w="6001" w:type="dxa"/>
              </w:tcPr>
            </w:tcPrChange>
          </w:tcPr>
          <w:p w14:paraId="654ACC86" w14:textId="2D4183FE" w:rsidR="00FC7A68" w:rsidRPr="00460DA7" w:rsidRDefault="00FC7A68" w:rsidP="00FC7A68">
            <w:pPr>
              <w:ind w:firstLine="81"/>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В распоряжении экспериментатора имеются две дифракционные решетки  —   с периодом 0,4 мкм и с периодом 1,5 мкм. При помощи какой из этих решеток можно наблюдать дифракцию при нормальном падении света с длиной волны 500 нм? </w:t>
            </w:r>
          </w:p>
          <w:p w14:paraId="5CF622A0" w14:textId="77777777" w:rsidR="00FC7A68" w:rsidRPr="00460DA7"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5064" w:author="2" w:date="2021-08-31T10:55:00Z">
              <w:tcPr>
                <w:tcW w:w="4839" w:type="dxa"/>
              </w:tcPr>
            </w:tcPrChange>
          </w:tcPr>
          <w:p w14:paraId="71574DB2" w14:textId="7C7A3D2B" w:rsidR="00FC7A68" w:rsidRPr="00460DA7" w:rsidRDefault="00FC7A68" w:rsidP="00FC7A68">
            <w:pPr>
              <w:ind w:firstLine="375"/>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1. только с помощью первой</w:t>
            </w:r>
          </w:p>
          <w:p w14:paraId="3D4C9D1A" w14:textId="53BA4EBE" w:rsidR="00FC7A68" w:rsidRPr="00460DA7" w:rsidRDefault="00FC7A68" w:rsidP="00FC7A68">
            <w:pPr>
              <w:ind w:firstLine="375"/>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2.только с помощью второй</w:t>
            </w:r>
          </w:p>
          <w:p w14:paraId="3F33B69A" w14:textId="1554024E" w:rsidR="00FC7A68" w:rsidRPr="00460DA7" w:rsidRDefault="00FC7A68" w:rsidP="00FC7A68">
            <w:pPr>
              <w:ind w:firstLine="375"/>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3. с помощью первой и второй</w:t>
            </w:r>
          </w:p>
          <w:p w14:paraId="3DF108B6" w14:textId="57821FB2" w:rsidR="00FC7A68" w:rsidRPr="00460DA7" w:rsidRDefault="00FC7A68" w:rsidP="00FC7A68">
            <w:pPr>
              <w:ind w:firstLine="375"/>
              <w:jc w:val="both"/>
              <w:rPr>
                <w:rFonts w:ascii="Times New Roman" w:eastAsia="Times New Roman" w:hAnsi="Times New Roman" w:cs="Times New Roman"/>
                <w:color w:val="000000"/>
                <w:sz w:val="20"/>
                <w:szCs w:val="20"/>
                <w:lang w:eastAsia="ru-RU"/>
              </w:rPr>
            </w:pPr>
            <w:r w:rsidRPr="00460DA7">
              <w:rPr>
                <w:rFonts w:ascii="Times New Roman" w:eastAsia="Times New Roman" w:hAnsi="Times New Roman" w:cs="Times New Roman"/>
                <w:color w:val="000000"/>
                <w:sz w:val="20"/>
                <w:szCs w:val="20"/>
                <w:lang w:eastAsia="ru-RU"/>
              </w:rPr>
              <w:t>4. с обеими решетками наблюдать дифракцию невозможно</w:t>
            </w:r>
          </w:p>
          <w:p w14:paraId="699B2CEA" w14:textId="77777777" w:rsidR="00FC7A68" w:rsidRPr="00460DA7" w:rsidRDefault="00FC7A68" w:rsidP="00FC7A68">
            <w:pPr>
              <w:pStyle w:val="a4"/>
              <w:spacing w:after="0" w:line="273" w:lineRule="exact"/>
              <w:ind w:left="346" w:right="20" w:firstLine="142"/>
              <w:rPr>
                <w:rFonts w:ascii="Times New Roman" w:eastAsia="Century Schoolbook" w:hAnsi="Times New Roman" w:cs="Times New Roman"/>
                <w:color w:val="000000"/>
                <w:sz w:val="20"/>
                <w:szCs w:val="20"/>
                <w:lang w:eastAsia="ru-RU"/>
              </w:rPr>
            </w:pPr>
          </w:p>
        </w:tc>
        <w:tc>
          <w:tcPr>
            <w:tcW w:w="567" w:type="dxa"/>
            <w:gridSpan w:val="2"/>
            <w:tcPrChange w:id="5065" w:author="2" w:date="2021-08-31T10:55:00Z">
              <w:tcPr>
                <w:tcW w:w="547" w:type="dxa"/>
              </w:tcPr>
            </w:tcPrChange>
          </w:tcPr>
          <w:p w14:paraId="0116F038" w14:textId="4A65B817"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FC7A68" w:rsidRPr="00450F2B" w14:paraId="5D687447" w14:textId="77777777" w:rsidTr="00911EF6">
        <w:trPr>
          <w:trHeight w:val="3014"/>
          <w:trPrChange w:id="5066" w:author="2" w:date="2021-08-31T10:55:00Z">
            <w:trPr>
              <w:trHeight w:val="3014"/>
            </w:trPr>
          </w:trPrChange>
        </w:trPr>
        <w:tc>
          <w:tcPr>
            <w:tcW w:w="846" w:type="dxa"/>
            <w:tcPrChange w:id="5067" w:author="2" w:date="2021-08-31T10:55:00Z">
              <w:tcPr>
                <w:tcW w:w="846" w:type="dxa"/>
              </w:tcPr>
            </w:tcPrChange>
          </w:tcPr>
          <w:p w14:paraId="3FBD140C" w14:textId="77777777" w:rsidR="00FC7A68" w:rsidRPr="00450F2B" w:rsidRDefault="00FC7A68" w:rsidP="00FC7A68">
            <w:pPr>
              <w:spacing w:after="120"/>
              <w:rPr>
                <w:rFonts w:ascii="Times New Roman" w:hAnsi="Times New Roman" w:cs="Times New Roman"/>
                <w:sz w:val="24"/>
                <w:szCs w:val="24"/>
              </w:rPr>
            </w:pPr>
          </w:p>
        </w:tc>
        <w:tc>
          <w:tcPr>
            <w:tcW w:w="1843" w:type="dxa"/>
            <w:tcPrChange w:id="5068" w:author="2" w:date="2021-08-31T10:55:00Z">
              <w:tcPr>
                <w:tcW w:w="1843" w:type="dxa"/>
              </w:tcPr>
            </w:tcPrChange>
          </w:tcPr>
          <w:p w14:paraId="53B6DECF" w14:textId="77777777" w:rsidR="00FC7A68" w:rsidRPr="00450F2B" w:rsidRDefault="00FC7A68" w:rsidP="00FC7A68">
            <w:pPr>
              <w:spacing w:after="120"/>
              <w:rPr>
                <w:rFonts w:ascii="Times New Roman" w:hAnsi="Times New Roman" w:cs="Times New Roman"/>
                <w:sz w:val="24"/>
                <w:szCs w:val="24"/>
              </w:rPr>
            </w:pPr>
          </w:p>
        </w:tc>
        <w:tc>
          <w:tcPr>
            <w:tcW w:w="425" w:type="dxa"/>
            <w:tcPrChange w:id="5069" w:author="2" w:date="2021-08-31T10:55:00Z">
              <w:tcPr>
                <w:tcW w:w="425" w:type="dxa"/>
              </w:tcPr>
            </w:tcPrChange>
          </w:tcPr>
          <w:p w14:paraId="298E8BDC" w14:textId="77777777" w:rsidR="00FC7A68" w:rsidRPr="00450F2B" w:rsidRDefault="00FC7A68" w:rsidP="00FC7A68">
            <w:pPr>
              <w:spacing w:after="120"/>
              <w:rPr>
                <w:rFonts w:ascii="Times New Roman" w:hAnsi="Times New Roman" w:cs="Times New Roman"/>
                <w:sz w:val="24"/>
                <w:szCs w:val="24"/>
              </w:rPr>
            </w:pPr>
          </w:p>
        </w:tc>
        <w:tc>
          <w:tcPr>
            <w:tcW w:w="392" w:type="dxa"/>
            <w:tcPrChange w:id="5070" w:author="2" w:date="2021-08-31T10:55:00Z">
              <w:tcPr>
                <w:tcW w:w="392" w:type="dxa"/>
              </w:tcPr>
            </w:tcPrChange>
          </w:tcPr>
          <w:p w14:paraId="5C983689" w14:textId="77777777" w:rsidR="00FC7A68" w:rsidRPr="00450F2B" w:rsidRDefault="00FC7A68" w:rsidP="00FC7A68">
            <w:pPr>
              <w:spacing w:after="120"/>
              <w:rPr>
                <w:rFonts w:ascii="Times New Roman" w:hAnsi="Times New Roman" w:cs="Times New Roman"/>
                <w:sz w:val="24"/>
                <w:szCs w:val="24"/>
              </w:rPr>
            </w:pPr>
          </w:p>
        </w:tc>
        <w:tc>
          <w:tcPr>
            <w:tcW w:w="553" w:type="dxa"/>
            <w:tcPrChange w:id="5071" w:author="2" w:date="2021-08-31T10:55:00Z">
              <w:tcPr>
                <w:tcW w:w="553" w:type="dxa"/>
              </w:tcPr>
            </w:tcPrChange>
          </w:tcPr>
          <w:p w14:paraId="567107C6" w14:textId="63B6BA64"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5072" w:author="2" w:date="2021-08-31T10:55:00Z">
              <w:tcPr>
                <w:tcW w:w="6001" w:type="dxa"/>
              </w:tcPr>
            </w:tcPrChange>
          </w:tcPr>
          <w:p w14:paraId="69BD2CB5" w14:textId="2DAB73F6" w:rsidR="00FC7A68" w:rsidRPr="00460DA7" w:rsidRDefault="00FC7A68" w:rsidP="00FC7A68">
            <w:pPr>
              <w:ind w:firstLine="375"/>
              <w:jc w:val="both"/>
              <w:rPr>
                <w:rFonts w:ascii="Times New Roman" w:eastAsia="Times New Roman" w:hAnsi="Times New Roman" w:cs="Times New Roman"/>
                <w:color w:val="000000"/>
                <w:lang w:eastAsia="ru-RU"/>
              </w:rPr>
            </w:pPr>
            <w:r w:rsidRPr="00460DA7">
              <w:rPr>
                <w:rFonts w:ascii="Times New Roman" w:eastAsia="Times New Roman" w:hAnsi="Times New Roman" w:cs="Times New Roman"/>
                <w:noProof/>
                <w:color w:val="000000"/>
                <w:lang w:eastAsia="ru-RU"/>
              </w:rPr>
              <w:drawing>
                <wp:anchor distT="0" distB="0" distL="114300" distR="114300" simplePos="0" relativeHeight="252181504" behindDoc="0" locked="0" layoutInCell="1" allowOverlap="1" wp14:anchorId="216C1C5F" wp14:editId="1C57EC70">
                  <wp:simplePos x="0" y="0"/>
                  <wp:positionH relativeFrom="column">
                    <wp:posOffset>2540</wp:posOffset>
                  </wp:positionH>
                  <wp:positionV relativeFrom="paragraph">
                    <wp:posOffset>985520</wp:posOffset>
                  </wp:positionV>
                  <wp:extent cx="3598545" cy="819150"/>
                  <wp:effectExtent l="0" t="0" r="1905" b="0"/>
                  <wp:wrapSquare wrapText="bothSides"/>
                  <wp:docPr id="69" name="Рисунок 69" descr="https://phys-ege.sdamgia.ru/get_file?id=4151&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hys-ege.sdamgia.ru/get_file?id=4151&amp;png=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598545"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0DA7">
              <w:rPr>
                <w:rFonts w:ascii="Times New Roman" w:eastAsia="Times New Roman" w:hAnsi="Times New Roman" w:cs="Times New Roman"/>
                <w:color w:val="000000"/>
                <w:lang w:eastAsia="ru-RU"/>
              </w:rPr>
              <w:t>На дифракционную решетку нормально падает плоская монохроматическая световая волна. На экране за решеткой третий дифракционный максимум наблюдается под углом </w:t>
            </w:r>
            <m:oMath>
              <m:r>
                <w:rPr>
                  <w:rFonts w:ascii="Cambria Math" w:eastAsia="Times New Roman" w:hAnsi="Cambria Math" w:cs="Times New Roman"/>
                  <w:color w:val="000000"/>
                  <w:lang w:eastAsia="ru-RU"/>
                </w:rPr>
                <m:t>φ</m:t>
              </m:r>
            </m:oMath>
            <w:r w:rsidRPr="00460DA7">
              <w:rPr>
                <w:rFonts w:ascii="Times New Roman" w:eastAsia="Times New Roman" w:hAnsi="Times New Roman" w:cs="Times New Roman"/>
                <w:color w:val="000000"/>
                <w:lang w:eastAsia="ru-RU"/>
              </w:rPr>
              <w:t> к направлению падения волны. На каком из приведенных графиков правильно показана зависимость </w:t>
            </w:r>
            <m:oMath>
              <m:func>
                <m:funcPr>
                  <m:ctrlPr>
                    <w:rPr>
                      <w:rFonts w:ascii="Cambria Math" w:eastAsia="Times New Roman" w:hAnsi="Cambria Math" w:cs="Times New Roman"/>
                      <w:i/>
                      <w:color w:val="000000"/>
                      <w:lang w:eastAsia="ru-RU"/>
                    </w:rPr>
                  </m:ctrlPr>
                </m:funcPr>
                <m:fName>
                  <m:r>
                    <m:rPr>
                      <m:sty m:val="p"/>
                    </m:rPr>
                    <w:rPr>
                      <w:rFonts w:ascii="Cambria Math" w:eastAsia="Times New Roman" w:hAnsi="Cambria Math" w:cs="Times New Roman"/>
                      <w:color w:val="000000"/>
                    </w:rPr>
                    <m:t>sin</m:t>
                  </m:r>
                </m:fName>
                <m:e>
                  <m:r>
                    <w:rPr>
                      <w:rFonts w:ascii="Cambria Math" w:eastAsia="Times New Roman" w:hAnsi="Cambria Math" w:cs="Times New Roman"/>
                      <w:color w:val="000000"/>
                      <w:lang w:eastAsia="ru-RU"/>
                    </w:rPr>
                    <m:t>φ</m:t>
                  </m:r>
                </m:e>
              </m:func>
            </m:oMath>
            <w:r w:rsidRPr="00460DA7">
              <w:rPr>
                <w:rFonts w:ascii="Times New Roman" w:eastAsia="Times New Roman" w:hAnsi="Times New Roman" w:cs="Times New Roman"/>
                <w:color w:val="000000"/>
                <w:lang w:eastAsia="ru-RU"/>
              </w:rPr>
              <w:t> от длины волны </w:t>
            </w:r>
            <m:oMath>
              <m:r>
                <w:rPr>
                  <w:rFonts w:ascii="Cambria Math" w:eastAsia="Times New Roman" w:hAnsi="Cambria Math" w:cs="Times New Roman"/>
                  <w:color w:val="000000"/>
                  <w:lang w:eastAsia="ru-RU"/>
                </w:rPr>
                <m:t>λ</m:t>
              </m:r>
            </m:oMath>
            <w:r w:rsidRPr="00460DA7">
              <w:rPr>
                <w:rFonts w:ascii="Times New Roman" w:eastAsia="Times New Roman" w:hAnsi="Times New Roman" w:cs="Times New Roman"/>
                <w:color w:val="000000"/>
                <w:lang w:eastAsia="ru-RU"/>
              </w:rPr>
              <w:t> падающего света?</w:t>
            </w:r>
          </w:p>
          <w:p w14:paraId="1968FCF0" w14:textId="167F534D" w:rsidR="00FC7A68" w:rsidRPr="00460DA7" w:rsidRDefault="00FC7A68" w:rsidP="00FC7A68">
            <w:pPr>
              <w:jc w:val="both"/>
              <w:rPr>
                <w:rFonts w:ascii="Times New Roman" w:eastAsia="Times New Roman" w:hAnsi="Times New Roman" w:cs="Times New Roman"/>
                <w:color w:val="000000"/>
                <w:lang w:eastAsia="ru-RU"/>
              </w:rPr>
            </w:pPr>
            <w:r w:rsidRPr="00460DA7">
              <w:rPr>
                <w:rFonts w:ascii="Times New Roman" w:eastAsia="Times New Roman" w:hAnsi="Times New Roman" w:cs="Times New Roman"/>
                <w:color w:val="000000"/>
                <w:lang w:eastAsia="ru-RU"/>
              </w:rPr>
              <w:t> </w:t>
            </w:r>
          </w:p>
          <w:p w14:paraId="4944273F" w14:textId="77777777" w:rsidR="00FC7A68" w:rsidRPr="00450F2B" w:rsidRDefault="00FC7A68" w:rsidP="00FC7A68">
            <w:pPr>
              <w:ind w:firstLine="375"/>
              <w:jc w:val="both"/>
              <w:rPr>
                <w:rFonts w:ascii="Times New Roman" w:eastAsia="Times New Roman" w:hAnsi="Times New Roman" w:cs="Times New Roman"/>
                <w:color w:val="000000"/>
                <w:lang w:eastAsia="ru-RU"/>
              </w:rPr>
            </w:pPr>
          </w:p>
        </w:tc>
        <w:tc>
          <w:tcPr>
            <w:tcW w:w="4961" w:type="dxa"/>
            <w:gridSpan w:val="2"/>
            <w:tcPrChange w:id="5073" w:author="2" w:date="2021-08-31T10:55:00Z">
              <w:tcPr>
                <w:tcW w:w="4839" w:type="dxa"/>
              </w:tcPr>
            </w:tcPrChange>
          </w:tcPr>
          <w:p w14:paraId="0DA5BD19" w14:textId="77777777" w:rsidR="00FC7A68" w:rsidRPr="006F33AA" w:rsidRDefault="00FC7A68" w:rsidP="00FC7A68">
            <w:pPr>
              <w:pStyle w:val="a4"/>
              <w:numPr>
                <w:ilvl w:val="6"/>
                <w:numId w:val="103"/>
              </w:numPr>
              <w:spacing w:after="0" w:line="273" w:lineRule="exact"/>
              <w:ind w:left="346" w:right="20" w:firstLine="142"/>
              <w:rPr>
                <w:rFonts w:ascii="Times New Roman" w:hAnsi="Times New Roman"/>
                <w:color w:val="000000"/>
                <w:sz w:val="20"/>
                <w:rPrChange w:id="5074"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075" w:author="2" w:date="2021-08-31T10:55:00Z">
                  <w:rPr>
                    <w:rFonts w:ascii="Times New Roman" w:eastAsia="Century Schoolbook" w:hAnsi="Times New Roman" w:cs="Times New Roman"/>
                    <w:color w:val="000000"/>
                    <w:sz w:val="24"/>
                    <w:szCs w:val="24"/>
                    <w:lang w:eastAsia="ru-RU"/>
                  </w:rPr>
                </w:rPrChange>
              </w:rPr>
              <w:t>1</w:t>
            </w:r>
          </w:p>
          <w:p w14:paraId="7A724EEF" w14:textId="77777777" w:rsidR="00FC7A68" w:rsidRPr="006F33AA" w:rsidRDefault="00FC7A68" w:rsidP="00FC7A68">
            <w:pPr>
              <w:pStyle w:val="a4"/>
              <w:numPr>
                <w:ilvl w:val="6"/>
                <w:numId w:val="103"/>
              </w:numPr>
              <w:spacing w:after="0" w:line="273" w:lineRule="exact"/>
              <w:ind w:left="346" w:right="20" w:firstLine="142"/>
              <w:rPr>
                <w:rFonts w:ascii="Times New Roman" w:hAnsi="Times New Roman"/>
                <w:color w:val="000000"/>
                <w:sz w:val="20"/>
                <w:rPrChange w:id="5076"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077" w:author="2" w:date="2021-08-31T10:55:00Z">
                  <w:rPr>
                    <w:rFonts w:ascii="Times New Roman" w:eastAsia="Century Schoolbook" w:hAnsi="Times New Roman" w:cs="Times New Roman"/>
                    <w:color w:val="000000"/>
                    <w:sz w:val="24"/>
                    <w:szCs w:val="24"/>
                    <w:lang w:eastAsia="ru-RU"/>
                  </w:rPr>
                </w:rPrChange>
              </w:rPr>
              <w:t xml:space="preserve">2. </w:t>
            </w:r>
          </w:p>
          <w:p w14:paraId="723F3F38" w14:textId="77777777" w:rsidR="00FC7A68" w:rsidRPr="006F33AA" w:rsidRDefault="00FC7A68" w:rsidP="00FC7A68">
            <w:pPr>
              <w:pStyle w:val="a4"/>
              <w:numPr>
                <w:ilvl w:val="6"/>
                <w:numId w:val="103"/>
              </w:numPr>
              <w:spacing w:after="0" w:line="273" w:lineRule="exact"/>
              <w:ind w:left="346" w:right="20" w:firstLine="142"/>
              <w:rPr>
                <w:rFonts w:ascii="Times New Roman" w:hAnsi="Times New Roman"/>
                <w:color w:val="000000"/>
                <w:sz w:val="20"/>
                <w:rPrChange w:id="5078"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079" w:author="2" w:date="2021-08-31T10:55:00Z">
                  <w:rPr>
                    <w:rFonts w:ascii="Times New Roman" w:eastAsia="Century Schoolbook" w:hAnsi="Times New Roman" w:cs="Times New Roman"/>
                    <w:color w:val="000000"/>
                    <w:sz w:val="24"/>
                    <w:szCs w:val="24"/>
                    <w:lang w:eastAsia="ru-RU"/>
                  </w:rPr>
                </w:rPrChange>
              </w:rPr>
              <w:t>3.</w:t>
            </w:r>
          </w:p>
          <w:p w14:paraId="56A28070" w14:textId="02135868" w:rsidR="00FC7A68" w:rsidRPr="006F33AA" w:rsidRDefault="00FC7A68" w:rsidP="00FC7A68">
            <w:pPr>
              <w:pStyle w:val="a4"/>
              <w:numPr>
                <w:ilvl w:val="6"/>
                <w:numId w:val="103"/>
              </w:numPr>
              <w:spacing w:after="0" w:line="273" w:lineRule="exact"/>
              <w:ind w:left="346" w:right="20" w:firstLine="142"/>
              <w:rPr>
                <w:rFonts w:ascii="Times New Roman" w:hAnsi="Times New Roman"/>
                <w:color w:val="000000"/>
                <w:sz w:val="20"/>
                <w:rPrChange w:id="5080"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081" w:author="2" w:date="2021-08-31T10:55:00Z">
                  <w:rPr>
                    <w:rFonts w:ascii="Times New Roman" w:eastAsia="Century Schoolbook" w:hAnsi="Times New Roman" w:cs="Times New Roman"/>
                    <w:color w:val="000000"/>
                    <w:sz w:val="24"/>
                    <w:szCs w:val="24"/>
                    <w:lang w:eastAsia="ru-RU"/>
                  </w:rPr>
                </w:rPrChange>
              </w:rPr>
              <w:t>4</w:t>
            </w:r>
          </w:p>
        </w:tc>
        <w:tc>
          <w:tcPr>
            <w:tcW w:w="567" w:type="dxa"/>
            <w:gridSpan w:val="2"/>
            <w:tcPrChange w:id="5082" w:author="2" w:date="2021-08-31T10:55:00Z">
              <w:tcPr>
                <w:tcW w:w="547" w:type="dxa"/>
              </w:tcPr>
            </w:tcPrChange>
          </w:tcPr>
          <w:p w14:paraId="33263FC0" w14:textId="3B332F46"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4378677E" w14:textId="77777777" w:rsidTr="00911EF6">
        <w:tc>
          <w:tcPr>
            <w:tcW w:w="846" w:type="dxa"/>
            <w:tcPrChange w:id="5083" w:author="2" w:date="2021-08-31T10:55:00Z">
              <w:tcPr>
                <w:tcW w:w="846" w:type="dxa"/>
              </w:tcPr>
            </w:tcPrChange>
          </w:tcPr>
          <w:p w14:paraId="0B9EA3AA" w14:textId="7F693496" w:rsidR="00FC7A68" w:rsidRPr="00450F2B" w:rsidRDefault="00FC7A68" w:rsidP="00FC7A68">
            <w:pPr>
              <w:spacing w:after="120"/>
              <w:rPr>
                <w:rFonts w:ascii="Times New Roman" w:hAnsi="Times New Roman" w:cs="Times New Roman"/>
                <w:sz w:val="24"/>
                <w:szCs w:val="24"/>
              </w:rPr>
            </w:pPr>
          </w:p>
        </w:tc>
        <w:tc>
          <w:tcPr>
            <w:tcW w:w="1843" w:type="dxa"/>
            <w:tcPrChange w:id="5084" w:author="2" w:date="2021-08-31T10:55:00Z">
              <w:tcPr>
                <w:tcW w:w="1843" w:type="dxa"/>
              </w:tcPr>
            </w:tcPrChange>
          </w:tcPr>
          <w:p w14:paraId="5FF969DA" w14:textId="77777777" w:rsidR="00FC7A68" w:rsidRPr="00450F2B" w:rsidRDefault="00FC7A68" w:rsidP="00FC7A68">
            <w:pPr>
              <w:spacing w:after="120"/>
              <w:rPr>
                <w:rFonts w:ascii="Times New Roman" w:hAnsi="Times New Roman" w:cs="Times New Roman"/>
                <w:sz w:val="24"/>
                <w:szCs w:val="24"/>
              </w:rPr>
            </w:pPr>
          </w:p>
        </w:tc>
        <w:tc>
          <w:tcPr>
            <w:tcW w:w="425" w:type="dxa"/>
            <w:tcPrChange w:id="5085" w:author="2" w:date="2021-08-31T10:55:00Z">
              <w:tcPr>
                <w:tcW w:w="425" w:type="dxa"/>
              </w:tcPr>
            </w:tcPrChange>
          </w:tcPr>
          <w:p w14:paraId="7E5EB9C4" w14:textId="77777777" w:rsidR="00FC7A68" w:rsidRPr="00450F2B" w:rsidRDefault="00FC7A68" w:rsidP="00FC7A68">
            <w:pPr>
              <w:spacing w:after="120"/>
              <w:rPr>
                <w:rFonts w:ascii="Times New Roman" w:hAnsi="Times New Roman" w:cs="Times New Roman"/>
                <w:sz w:val="24"/>
                <w:szCs w:val="24"/>
              </w:rPr>
            </w:pPr>
          </w:p>
        </w:tc>
        <w:tc>
          <w:tcPr>
            <w:tcW w:w="392" w:type="dxa"/>
            <w:tcPrChange w:id="5086" w:author="2" w:date="2021-08-31T10:55:00Z">
              <w:tcPr>
                <w:tcW w:w="392" w:type="dxa"/>
              </w:tcPr>
            </w:tcPrChange>
          </w:tcPr>
          <w:p w14:paraId="130991C9" w14:textId="77777777" w:rsidR="00FC7A68" w:rsidRPr="00450F2B" w:rsidRDefault="00FC7A68" w:rsidP="00FC7A68">
            <w:pPr>
              <w:spacing w:after="120"/>
              <w:rPr>
                <w:rFonts w:ascii="Times New Roman" w:hAnsi="Times New Roman" w:cs="Times New Roman"/>
                <w:sz w:val="24"/>
                <w:szCs w:val="24"/>
              </w:rPr>
            </w:pPr>
          </w:p>
        </w:tc>
        <w:tc>
          <w:tcPr>
            <w:tcW w:w="553" w:type="dxa"/>
            <w:tcPrChange w:id="5087" w:author="2" w:date="2021-08-31T10:55:00Z">
              <w:tcPr>
                <w:tcW w:w="553" w:type="dxa"/>
              </w:tcPr>
            </w:tcPrChange>
          </w:tcPr>
          <w:p w14:paraId="712A8FFA" w14:textId="798444F1"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5088" w:author="2" w:date="2021-08-31T10:55:00Z">
              <w:tcPr>
                <w:tcW w:w="6001" w:type="dxa"/>
              </w:tcPr>
            </w:tcPrChange>
          </w:tcPr>
          <w:p w14:paraId="1CEB5672" w14:textId="0E8F89DD" w:rsidR="00FC7A68" w:rsidRPr="000950B0" w:rsidRDefault="00FC7A68" w:rsidP="00FC7A68">
            <w:pPr>
              <w:rPr>
                <w:rFonts w:ascii="Times New Roman" w:eastAsia="Times New Roman" w:hAnsi="Times New Roman" w:cs="Times New Roman"/>
                <w:color w:val="000000"/>
                <w:sz w:val="20"/>
                <w:szCs w:val="20"/>
                <w:lang w:eastAsia="ru-RU"/>
              </w:rPr>
            </w:pPr>
            <w:r w:rsidRPr="000950B0">
              <w:rPr>
                <w:rFonts w:ascii="Times New Roman" w:eastAsia="Times New Roman" w:hAnsi="Times New Roman" w:cs="Times New Roman"/>
                <w:noProof/>
                <w:color w:val="000000"/>
                <w:sz w:val="20"/>
                <w:szCs w:val="20"/>
                <w:lang w:eastAsia="ru-RU"/>
              </w:rPr>
              <w:drawing>
                <wp:anchor distT="0" distB="0" distL="114300" distR="114300" simplePos="0" relativeHeight="252182528" behindDoc="1" locked="0" layoutInCell="1" allowOverlap="1" wp14:anchorId="7DB80F1B" wp14:editId="4AA3F234">
                  <wp:simplePos x="0" y="0"/>
                  <wp:positionH relativeFrom="column">
                    <wp:posOffset>2343252</wp:posOffset>
                  </wp:positionH>
                  <wp:positionV relativeFrom="paragraph">
                    <wp:posOffset>92710</wp:posOffset>
                  </wp:positionV>
                  <wp:extent cx="1221638" cy="921911"/>
                  <wp:effectExtent l="0" t="0" r="0" b="0"/>
                  <wp:wrapTight wrapText="bothSides">
                    <wp:wrapPolygon edited="0">
                      <wp:start x="0" y="0"/>
                      <wp:lineTo x="0" y="20990"/>
                      <wp:lineTo x="21229" y="20990"/>
                      <wp:lineTo x="21229" y="0"/>
                      <wp:lineTo x="0" y="0"/>
                    </wp:wrapPolygon>
                  </wp:wrapTight>
                  <wp:docPr id="72" name="Рисунок 72" descr="https://phys-ege.sdamgia.ru/get_file?id=473&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hys-ege.sdamgia.ru/get_file?id=473&amp;png=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221638" cy="921911"/>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50B0">
              <w:rPr>
                <w:rFonts w:ascii="Times New Roman" w:eastAsia="Times New Roman" w:hAnsi="Times New Roman" w:cs="Times New Roman"/>
                <w:color w:val="000000"/>
                <w:sz w:val="20"/>
                <w:szCs w:val="20"/>
                <w:lang w:eastAsia="ru-RU"/>
              </w:rPr>
              <w:t>Луч от лазера направляется перпендикулярно плоскости дифракционной решетки (см. рисунок) в первом случае с периодом </w:t>
            </w:r>
            <w:r w:rsidRPr="000950B0">
              <w:rPr>
                <w:rFonts w:ascii="Times New Roman" w:eastAsia="Times New Roman" w:hAnsi="Times New Roman" w:cs="Times New Roman"/>
                <w:i/>
                <w:iCs/>
                <w:color w:val="000000"/>
                <w:sz w:val="20"/>
                <w:szCs w:val="20"/>
                <w:lang w:eastAsia="ru-RU"/>
              </w:rPr>
              <w:t>d</w:t>
            </w:r>
            <w:r w:rsidRPr="000950B0">
              <w:rPr>
                <w:rFonts w:ascii="Times New Roman" w:eastAsia="Times New Roman" w:hAnsi="Times New Roman" w:cs="Times New Roman"/>
                <w:color w:val="000000"/>
                <w:sz w:val="20"/>
                <w:szCs w:val="20"/>
                <w:lang w:eastAsia="ru-RU"/>
              </w:rPr>
              <w:t>, а во втором — с периодом </w:t>
            </w:r>
            <w:r w:rsidRPr="000950B0">
              <w:rPr>
                <w:rFonts w:ascii="Times New Roman" w:eastAsia="Times New Roman" w:hAnsi="Times New Roman" w:cs="Times New Roman"/>
                <w:i/>
                <w:iCs/>
                <w:color w:val="000000"/>
                <w:sz w:val="20"/>
                <w:szCs w:val="20"/>
                <w:lang w:eastAsia="ru-RU"/>
              </w:rPr>
              <w:t>2d</w:t>
            </w:r>
            <w:r w:rsidRPr="000950B0">
              <w:rPr>
                <w:rFonts w:ascii="Times New Roman" w:eastAsia="Times New Roman" w:hAnsi="Times New Roman" w:cs="Times New Roman"/>
                <w:color w:val="000000"/>
                <w:sz w:val="20"/>
                <w:szCs w:val="20"/>
                <w:lang w:eastAsia="ru-RU"/>
              </w:rPr>
              <w:t>.</w:t>
            </w:r>
          </w:p>
          <w:p w14:paraId="08E2605C" w14:textId="0B600DC9" w:rsidR="00FC7A68" w:rsidRPr="000950B0" w:rsidRDefault="00FC7A68" w:rsidP="00FC7A68">
            <w:pPr>
              <w:rPr>
                <w:rFonts w:ascii="Times New Roman" w:eastAsia="Times New Roman" w:hAnsi="Times New Roman" w:cs="Times New Roman"/>
                <w:color w:val="000000"/>
                <w:sz w:val="20"/>
                <w:szCs w:val="20"/>
                <w:lang w:eastAsia="ru-RU"/>
              </w:rPr>
            </w:pPr>
            <w:r w:rsidRPr="000950B0">
              <w:rPr>
                <w:rFonts w:ascii="Times New Roman" w:eastAsia="Times New Roman" w:hAnsi="Times New Roman" w:cs="Times New Roman"/>
                <w:color w:val="000000"/>
                <w:sz w:val="20"/>
                <w:szCs w:val="20"/>
                <w:lang w:eastAsia="ru-RU"/>
              </w:rPr>
              <w:t>Длина волны света такая, что первые дифракционные максимуму отклоняются на малые углы. Расстояние между нулевым и первым дифракционным максимумами на удаленном экране</w:t>
            </w:r>
          </w:p>
        </w:tc>
        <w:tc>
          <w:tcPr>
            <w:tcW w:w="4961" w:type="dxa"/>
            <w:gridSpan w:val="2"/>
            <w:tcPrChange w:id="5089" w:author="2" w:date="2021-08-31T10:55:00Z">
              <w:tcPr>
                <w:tcW w:w="4839" w:type="dxa"/>
              </w:tcPr>
            </w:tcPrChange>
          </w:tcPr>
          <w:p w14:paraId="4D5B8DAD" w14:textId="50DDA539" w:rsidR="00FC7A68" w:rsidRPr="000950B0" w:rsidRDefault="00FC7A68" w:rsidP="00FC7A68">
            <w:pPr>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w:t>
            </w:r>
            <w:r w:rsidRPr="000950B0">
              <w:rPr>
                <w:rFonts w:ascii="Times New Roman" w:eastAsia="Times New Roman" w:hAnsi="Times New Roman" w:cs="Times New Roman"/>
                <w:color w:val="000000"/>
                <w:sz w:val="20"/>
                <w:szCs w:val="20"/>
                <w:lang w:eastAsia="ru-RU"/>
              </w:rPr>
              <w:t>в обоих случаях одинаково</w:t>
            </w:r>
          </w:p>
          <w:p w14:paraId="4C56F532" w14:textId="5B518520" w:rsidR="00FC7A68" w:rsidRPr="000950B0" w:rsidRDefault="00FC7A68" w:rsidP="00FC7A68">
            <w:pPr>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2.</w:t>
            </w:r>
            <w:r w:rsidRPr="000950B0">
              <w:rPr>
                <w:rFonts w:ascii="Times New Roman" w:eastAsia="Times New Roman" w:hAnsi="Times New Roman" w:cs="Times New Roman"/>
                <w:color w:val="000000"/>
                <w:sz w:val="20"/>
                <w:szCs w:val="20"/>
                <w:lang w:eastAsia="ru-RU"/>
              </w:rPr>
              <w:t xml:space="preserve"> во втором случае приблизительно в 2 раза меньше</w:t>
            </w:r>
          </w:p>
          <w:p w14:paraId="3F0966B7" w14:textId="2C40A484" w:rsidR="00FC7A68" w:rsidRPr="000950B0" w:rsidRDefault="00FC7A68" w:rsidP="00FC7A68">
            <w:pPr>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3.</w:t>
            </w:r>
            <w:r w:rsidRPr="000950B0">
              <w:rPr>
                <w:rFonts w:ascii="Times New Roman" w:eastAsia="Times New Roman" w:hAnsi="Times New Roman" w:cs="Times New Roman"/>
                <w:color w:val="000000"/>
                <w:sz w:val="20"/>
                <w:szCs w:val="20"/>
                <w:lang w:eastAsia="ru-RU"/>
              </w:rPr>
              <w:t xml:space="preserve"> во втором случае приблизительно в 2 раза больше</w:t>
            </w:r>
          </w:p>
          <w:p w14:paraId="66B6555E" w14:textId="1FD4F489" w:rsidR="00FC7A68" w:rsidRPr="000950B0" w:rsidRDefault="00FC7A68" w:rsidP="00FC7A68">
            <w:pPr>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4.</w:t>
            </w:r>
            <w:r w:rsidRPr="000950B0">
              <w:rPr>
                <w:rFonts w:ascii="Times New Roman" w:eastAsia="Times New Roman" w:hAnsi="Times New Roman" w:cs="Times New Roman"/>
                <w:color w:val="000000"/>
                <w:sz w:val="20"/>
                <w:szCs w:val="20"/>
                <w:lang w:eastAsia="ru-RU"/>
              </w:rPr>
              <w:t xml:space="preserve"> во втором случае приблизительно в 4 раза больше</w:t>
            </w:r>
          </w:p>
          <w:p w14:paraId="6F976AAF" w14:textId="43907336" w:rsidR="00FC7A68" w:rsidRPr="006F33AA" w:rsidRDefault="00FC7A68" w:rsidP="00FC7A68">
            <w:pPr>
              <w:pStyle w:val="a4"/>
              <w:spacing w:after="0" w:line="273" w:lineRule="exact"/>
              <w:ind w:left="346" w:right="20" w:firstLine="142"/>
              <w:rPr>
                <w:rFonts w:ascii="Times New Roman" w:hAnsi="Times New Roman"/>
                <w:color w:val="000000"/>
                <w:sz w:val="20"/>
                <w:rPrChange w:id="5090"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091" w:author="2" w:date="2021-08-31T10:55:00Z">
              <w:tcPr>
                <w:tcW w:w="547" w:type="dxa"/>
              </w:tcPr>
            </w:tcPrChange>
          </w:tcPr>
          <w:p w14:paraId="1EE49D6F" w14:textId="7BF5DDA6"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FC7A68" w:rsidRPr="00450F2B" w14:paraId="3F785D1F" w14:textId="77777777" w:rsidTr="00911EF6">
        <w:tc>
          <w:tcPr>
            <w:tcW w:w="846" w:type="dxa"/>
            <w:tcPrChange w:id="5092" w:author="2" w:date="2021-08-31T10:55:00Z">
              <w:tcPr>
                <w:tcW w:w="846" w:type="dxa"/>
              </w:tcPr>
            </w:tcPrChange>
          </w:tcPr>
          <w:p w14:paraId="186A76CC" w14:textId="77777777" w:rsidR="00FC7A68" w:rsidRPr="00450F2B" w:rsidRDefault="00FC7A68" w:rsidP="00FC7A68">
            <w:pPr>
              <w:spacing w:after="120"/>
              <w:rPr>
                <w:rFonts w:ascii="Times New Roman" w:hAnsi="Times New Roman" w:cs="Times New Roman"/>
                <w:sz w:val="24"/>
                <w:szCs w:val="24"/>
              </w:rPr>
            </w:pPr>
          </w:p>
        </w:tc>
        <w:tc>
          <w:tcPr>
            <w:tcW w:w="1843" w:type="dxa"/>
            <w:tcPrChange w:id="5093" w:author="2" w:date="2021-08-31T10:55:00Z">
              <w:tcPr>
                <w:tcW w:w="1843" w:type="dxa"/>
              </w:tcPr>
            </w:tcPrChange>
          </w:tcPr>
          <w:p w14:paraId="475C2FCC" w14:textId="77777777" w:rsidR="00FC7A68" w:rsidRPr="00450F2B" w:rsidRDefault="00FC7A68" w:rsidP="00FC7A68">
            <w:pPr>
              <w:spacing w:after="120"/>
              <w:rPr>
                <w:rFonts w:ascii="Times New Roman" w:hAnsi="Times New Roman" w:cs="Times New Roman"/>
                <w:sz w:val="24"/>
                <w:szCs w:val="24"/>
              </w:rPr>
            </w:pPr>
          </w:p>
        </w:tc>
        <w:tc>
          <w:tcPr>
            <w:tcW w:w="425" w:type="dxa"/>
            <w:tcPrChange w:id="5094" w:author="2" w:date="2021-08-31T10:55:00Z">
              <w:tcPr>
                <w:tcW w:w="425" w:type="dxa"/>
              </w:tcPr>
            </w:tcPrChange>
          </w:tcPr>
          <w:p w14:paraId="36A28E16" w14:textId="77777777" w:rsidR="00FC7A68" w:rsidRPr="00450F2B" w:rsidRDefault="00FC7A68" w:rsidP="00FC7A68">
            <w:pPr>
              <w:spacing w:after="120"/>
              <w:rPr>
                <w:rFonts w:ascii="Times New Roman" w:hAnsi="Times New Roman" w:cs="Times New Roman"/>
                <w:sz w:val="24"/>
                <w:szCs w:val="24"/>
              </w:rPr>
            </w:pPr>
          </w:p>
        </w:tc>
        <w:tc>
          <w:tcPr>
            <w:tcW w:w="392" w:type="dxa"/>
            <w:tcPrChange w:id="5095" w:author="2" w:date="2021-08-31T10:55:00Z">
              <w:tcPr>
                <w:tcW w:w="392" w:type="dxa"/>
              </w:tcPr>
            </w:tcPrChange>
          </w:tcPr>
          <w:p w14:paraId="1531A7D4" w14:textId="77777777" w:rsidR="00FC7A68" w:rsidRPr="00450F2B" w:rsidRDefault="00FC7A68" w:rsidP="00FC7A68">
            <w:pPr>
              <w:spacing w:after="120"/>
              <w:rPr>
                <w:rFonts w:ascii="Times New Roman" w:hAnsi="Times New Roman" w:cs="Times New Roman"/>
                <w:sz w:val="24"/>
                <w:szCs w:val="24"/>
              </w:rPr>
            </w:pPr>
          </w:p>
        </w:tc>
        <w:tc>
          <w:tcPr>
            <w:tcW w:w="553" w:type="dxa"/>
            <w:tcPrChange w:id="5096" w:author="2" w:date="2021-08-31T10:55:00Z">
              <w:tcPr>
                <w:tcW w:w="553" w:type="dxa"/>
              </w:tcPr>
            </w:tcPrChange>
          </w:tcPr>
          <w:p w14:paraId="2D002E95" w14:textId="07995092"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5097" w:author="2" w:date="2021-08-31T10:55:00Z">
              <w:tcPr>
                <w:tcW w:w="6001" w:type="dxa"/>
              </w:tcPr>
            </w:tcPrChange>
          </w:tcPr>
          <w:p w14:paraId="7B07D74D" w14:textId="499A265C" w:rsidR="00FC7A68" w:rsidRPr="000950B0" w:rsidRDefault="00FC7A68" w:rsidP="00FC7A68">
            <w:pPr>
              <w:ind w:firstLine="375"/>
              <w:jc w:val="both"/>
              <w:rPr>
                <w:rFonts w:ascii="Times New Roman" w:eastAsia="Times New Roman" w:hAnsi="Times New Roman" w:cs="Times New Roman"/>
                <w:color w:val="000000"/>
                <w:sz w:val="20"/>
                <w:szCs w:val="20"/>
                <w:lang w:eastAsia="ru-RU"/>
              </w:rPr>
            </w:pPr>
            <w:r w:rsidRPr="000950B0">
              <w:rPr>
                <w:rFonts w:ascii="Times New Roman" w:eastAsia="Times New Roman" w:hAnsi="Times New Roman" w:cs="Times New Roman"/>
                <w:color w:val="000000"/>
                <w:sz w:val="20"/>
                <w:szCs w:val="20"/>
                <w:lang w:eastAsia="ru-RU"/>
              </w:rPr>
              <w:t>В распоряжении экспериментатора имеют</w:t>
            </w:r>
            <w:r>
              <w:rPr>
                <w:rFonts w:ascii="Times New Roman" w:eastAsia="Times New Roman" w:hAnsi="Times New Roman" w:cs="Times New Roman"/>
                <w:color w:val="000000"/>
                <w:sz w:val="20"/>
                <w:szCs w:val="20"/>
                <w:lang w:eastAsia="ru-RU"/>
              </w:rPr>
              <w:t>ся две дифракционные решетки  -</w:t>
            </w:r>
            <w:r w:rsidRPr="000950B0">
              <w:rPr>
                <w:rFonts w:ascii="Times New Roman" w:eastAsia="Times New Roman" w:hAnsi="Times New Roman" w:cs="Times New Roman"/>
                <w:color w:val="000000"/>
                <w:sz w:val="20"/>
                <w:szCs w:val="20"/>
                <w:lang w:eastAsia="ru-RU"/>
              </w:rPr>
              <w:t>  с периодом 1 мкм и с периодом 0,3 мкм. При помощи какой из этих решеток можно наблюдать дифракцию при нормальном падении света с длиной волны 400 нм?</w:t>
            </w:r>
          </w:p>
        </w:tc>
        <w:tc>
          <w:tcPr>
            <w:tcW w:w="4961" w:type="dxa"/>
            <w:gridSpan w:val="2"/>
            <w:tcPrChange w:id="5098" w:author="2" w:date="2021-08-31T10:55:00Z">
              <w:tcPr>
                <w:tcW w:w="4839" w:type="dxa"/>
              </w:tcPr>
            </w:tcPrChange>
          </w:tcPr>
          <w:p w14:paraId="21E966D1" w14:textId="2A414F3C" w:rsidR="00FC7A68" w:rsidRPr="000950B0" w:rsidRDefault="00FC7A68" w:rsidP="00FC7A68">
            <w:pPr>
              <w:ind w:firstLine="375"/>
              <w:jc w:val="both"/>
              <w:rPr>
                <w:rFonts w:ascii="Times New Roman" w:eastAsia="Times New Roman" w:hAnsi="Times New Roman" w:cs="Times New Roman"/>
                <w:color w:val="000000"/>
                <w:sz w:val="20"/>
                <w:szCs w:val="20"/>
                <w:lang w:eastAsia="ru-RU"/>
              </w:rPr>
            </w:pPr>
            <w:r w:rsidRPr="000950B0">
              <w:rPr>
                <w:rFonts w:ascii="Times New Roman" w:eastAsia="Times New Roman" w:hAnsi="Times New Roman" w:cs="Times New Roman"/>
                <w:color w:val="000000"/>
                <w:sz w:val="20"/>
                <w:szCs w:val="20"/>
                <w:lang w:eastAsia="ru-RU"/>
              </w:rPr>
              <w:t>1.только с помощью первой</w:t>
            </w:r>
          </w:p>
          <w:p w14:paraId="121A31C0" w14:textId="00799BDD" w:rsidR="00FC7A68" w:rsidRPr="000950B0" w:rsidRDefault="00FC7A68" w:rsidP="00FC7A68">
            <w:pPr>
              <w:ind w:firstLine="375"/>
              <w:jc w:val="both"/>
              <w:rPr>
                <w:rFonts w:ascii="Times New Roman" w:eastAsia="Times New Roman" w:hAnsi="Times New Roman" w:cs="Times New Roman"/>
                <w:color w:val="000000"/>
                <w:sz w:val="20"/>
                <w:szCs w:val="20"/>
                <w:lang w:eastAsia="ru-RU"/>
              </w:rPr>
            </w:pPr>
            <w:r w:rsidRPr="000950B0">
              <w:rPr>
                <w:rFonts w:ascii="Times New Roman" w:eastAsia="Times New Roman" w:hAnsi="Times New Roman" w:cs="Times New Roman"/>
                <w:color w:val="000000"/>
                <w:sz w:val="20"/>
                <w:szCs w:val="20"/>
                <w:lang w:eastAsia="ru-RU"/>
              </w:rPr>
              <w:t>2. только с помощью второй</w:t>
            </w:r>
          </w:p>
          <w:p w14:paraId="11F353B7" w14:textId="13966C54" w:rsidR="00FC7A68" w:rsidRPr="000950B0" w:rsidRDefault="00FC7A68" w:rsidP="00FC7A68">
            <w:pPr>
              <w:ind w:firstLine="375"/>
              <w:jc w:val="both"/>
              <w:rPr>
                <w:rFonts w:ascii="Times New Roman" w:eastAsia="Times New Roman" w:hAnsi="Times New Roman" w:cs="Times New Roman"/>
                <w:color w:val="000000"/>
                <w:sz w:val="20"/>
                <w:szCs w:val="20"/>
                <w:lang w:eastAsia="ru-RU"/>
              </w:rPr>
            </w:pPr>
            <w:r w:rsidRPr="000950B0">
              <w:rPr>
                <w:rFonts w:ascii="Times New Roman" w:eastAsia="Times New Roman" w:hAnsi="Times New Roman" w:cs="Times New Roman"/>
                <w:color w:val="000000"/>
                <w:sz w:val="20"/>
                <w:szCs w:val="20"/>
                <w:lang w:eastAsia="ru-RU"/>
              </w:rPr>
              <w:t>3. с помощью первой и второй</w:t>
            </w:r>
          </w:p>
          <w:p w14:paraId="3EDF5977" w14:textId="35DBA0C9" w:rsidR="00FC7A68" w:rsidRPr="000950B0" w:rsidRDefault="00FC7A68" w:rsidP="00FC7A68">
            <w:pPr>
              <w:ind w:firstLine="375"/>
              <w:jc w:val="both"/>
              <w:rPr>
                <w:rFonts w:ascii="Times New Roman" w:eastAsia="Times New Roman" w:hAnsi="Times New Roman" w:cs="Times New Roman"/>
                <w:color w:val="000000"/>
                <w:sz w:val="20"/>
                <w:szCs w:val="20"/>
                <w:lang w:eastAsia="ru-RU"/>
              </w:rPr>
            </w:pPr>
            <w:r w:rsidRPr="000950B0">
              <w:rPr>
                <w:rFonts w:ascii="Times New Roman" w:eastAsia="Times New Roman" w:hAnsi="Times New Roman" w:cs="Times New Roman"/>
                <w:color w:val="000000"/>
                <w:sz w:val="20"/>
                <w:szCs w:val="20"/>
                <w:lang w:eastAsia="ru-RU"/>
              </w:rPr>
              <w:t>4. с обеими решетками наблюдать дифракцию невозможно</w:t>
            </w:r>
          </w:p>
          <w:p w14:paraId="76DBA89E" w14:textId="17A0C4AC" w:rsidR="00FC7A68" w:rsidRPr="000950B0" w:rsidRDefault="00FC7A68" w:rsidP="00FC7A68">
            <w:pPr>
              <w:pStyle w:val="a4"/>
              <w:spacing w:after="0" w:line="273" w:lineRule="exact"/>
              <w:ind w:left="346" w:right="20" w:firstLine="142"/>
              <w:rPr>
                <w:rFonts w:ascii="Times New Roman" w:eastAsia="Century Schoolbook" w:hAnsi="Times New Roman" w:cs="Times New Roman"/>
                <w:color w:val="000000"/>
                <w:sz w:val="20"/>
                <w:szCs w:val="20"/>
                <w:lang w:eastAsia="ru-RU"/>
              </w:rPr>
            </w:pPr>
          </w:p>
        </w:tc>
        <w:tc>
          <w:tcPr>
            <w:tcW w:w="567" w:type="dxa"/>
            <w:gridSpan w:val="2"/>
            <w:tcPrChange w:id="5099" w:author="2" w:date="2021-08-31T10:55:00Z">
              <w:tcPr>
                <w:tcW w:w="547" w:type="dxa"/>
              </w:tcPr>
            </w:tcPrChange>
          </w:tcPr>
          <w:p w14:paraId="63E0BB25" w14:textId="5B895572"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1A6DB038" w14:textId="77777777" w:rsidTr="00911EF6">
        <w:tc>
          <w:tcPr>
            <w:tcW w:w="846" w:type="dxa"/>
            <w:tcPrChange w:id="5100" w:author="2" w:date="2021-08-31T10:55:00Z">
              <w:tcPr>
                <w:tcW w:w="846" w:type="dxa"/>
              </w:tcPr>
            </w:tcPrChange>
          </w:tcPr>
          <w:p w14:paraId="6E2D0D4F" w14:textId="77777777" w:rsidR="00FC7A68" w:rsidRPr="00450F2B" w:rsidRDefault="00FC7A68" w:rsidP="00FC7A68">
            <w:pPr>
              <w:spacing w:after="120"/>
              <w:rPr>
                <w:rFonts w:ascii="Times New Roman" w:hAnsi="Times New Roman" w:cs="Times New Roman"/>
                <w:sz w:val="24"/>
                <w:szCs w:val="24"/>
              </w:rPr>
            </w:pPr>
          </w:p>
        </w:tc>
        <w:tc>
          <w:tcPr>
            <w:tcW w:w="1843" w:type="dxa"/>
            <w:tcPrChange w:id="5101" w:author="2" w:date="2021-08-31T10:55:00Z">
              <w:tcPr>
                <w:tcW w:w="1843" w:type="dxa"/>
              </w:tcPr>
            </w:tcPrChange>
          </w:tcPr>
          <w:p w14:paraId="516473F4" w14:textId="77777777" w:rsidR="00FC7A68" w:rsidRPr="00450F2B" w:rsidRDefault="00FC7A68" w:rsidP="00FC7A68">
            <w:pPr>
              <w:spacing w:after="120"/>
              <w:rPr>
                <w:rFonts w:ascii="Times New Roman" w:hAnsi="Times New Roman" w:cs="Times New Roman"/>
                <w:sz w:val="24"/>
                <w:szCs w:val="24"/>
              </w:rPr>
            </w:pPr>
          </w:p>
        </w:tc>
        <w:tc>
          <w:tcPr>
            <w:tcW w:w="425" w:type="dxa"/>
            <w:tcPrChange w:id="5102" w:author="2" w:date="2021-08-31T10:55:00Z">
              <w:tcPr>
                <w:tcW w:w="425" w:type="dxa"/>
              </w:tcPr>
            </w:tcPrChange>
          </w:tcPr>
          <w:p w14:paraId="15C132FB" w14:textId="77777777" w:rsidR="00FC7A68" w:rsidRPr="00450F2B" w:rsidRDefault="00FC7A68" w:rsidP="00FC7A68">
            <w:pPr>
              <w:spacing w:after="120"/>
              <w:rPr>
                <w:rFonts w:ascii="Times New Roman" w:hAnsi="Times New Roman" w:cs="Times New Roman"/>
                <w:sz w:val="24"/>
                <w:szCs w:val="24"/>
              </w:rPr>
            </w:pPr>
          </w:p>
        </w:tc>
        <w:tc>
          <w:tcPr>
            <w:tcW w:w="392" w:type="dxa"/>
            <w:tcPrChange w:id="5103" w:author="2" w:date="2021-08-31T10:55:00Z">
              <w:tcPr>
                <w:tcW w:w="392" w:type="dxa"/>
              </w:tcPr>
            </w:tcPrChange>
          </w:tcPr>
          <w:p w14:paraId="2FCD8AC5" w14:textId="77777777" w:rsidR="00FC7A68" w:rsidRPr="00450F2B" w:rsidRDefault="00FC7A68" w:rsidP="00FC7A68">
            <w:pPr>
              <w:spacing w:after="120"/>
              <w:rPr>
                <w:rFonts w:ascii="Times New Roman" w:hAnsi="Times New Roman" w:cs="Times New Roman"/>
                <w:sz w:val="24"/>
                <w:szCs w:val="24"/>
              </w:rPr>
            </w:pPr>
          </w:p>
        </w:tc>
        <w:tc>
          <w:tcPr>
            <w:tcW w:w="553" w:type="dxa"/>
            <w:tcPrChange w:id="5104" w:author="2" w:date="2021-08-31T10:55:00Z">
              <w:tcPr>
                <w:tcW w:w="553" w:type="dxa"/>
              </w:tcPr>
            </w:tcPrChange>
          </w:tcPr>
          <w:p w14:paraId="7B517B42" w14:textId="77777777" w:rsidR="00FC7A68" w:rsidRDefault="00FC7A68" w:rsidP="00FC7A68">
            <w:pPr>
              <w:spacing w:after="120"/>
              <w:rPr>
                <w:rFonts w:ascii="Times New Roman" w:hAnsi="Times New Roman" w:cs="Times New Roman"/>
                <w:sz w:val="24"/>
                <w:szCs w:val="24"/>
              </w:rPr>
            </w:pPr>
          </w:p>
        </w:tc>
        <w:tc>
          <w:tcPr>
            <w:tcW w:w="6001" w:type="dxa"/>
            <w:tcPrChange w:id="5105" w:author="2" w:date="2021-08-31T10:55:00Z">
              <w:tcPr>
                <w:tcW w:w="6001" w:type="dxa"/>
              </w:tcPr>
            </w:tcPrChange>
          </w:tcPr>
          <w:p w14:paraId="7FF28F0E" w14:textId="0E370286" w:rsidR="00FC7A68" w:rsidRPr="009D36A7" w:rsidRDefault="00FC7A68" w:rsidP="00FC7A68">
            <w:pPr>
              <w:ind w:firstLine="375"/>
              <w:jc w:val="both"/>
              <w:rPr>
                <w:rFonts w:ascii="Times New Roman" w:eastAsia="Times New Roman" w:hAnsi="Times New Roman" w:cs="Times New Roman"/>
                <w:b/>
                <w:color w:val="000000"/>
                <w:sz w:val="20"/>
                <w:szCs w:val="20"/>
                <w:lang w:eastAsia="ru-RU"/>
              </w:rPr>
            </w:pPr>
            <w:r w:rsidRPr="009D36A7">
              <w:rPr>
                <w:rFonts w:ascii="Times New Roman" w:eastAsia="Times New Roman" w:hAnsi="Times New Roman" w:cs="Times New Roman"/>
                <w:b/>
                <w:color w:val="000000"/>
                <w:sz w:val="20"/>
                <w:szCs w:val="20"/>
                <w:lang w:eastAsia="ru-RU"/>
              </w:rPr>
              <w:t>Тест «Квантовая и ядерная физика»</w:t>
            </w:r>
          </w:p>
        </w:tc>
        <w:tc>
          <w:tcPr>
            <w:tcW w:w="4961" w:type="dxa"/>
            <w:gridSpan w:val="2"/>
            <w:tcPrChange w:id="5106" w:author="2" w:date="2021-08-31T10:55:00Z">
              <w:tcPr>
                <w:tcW w:w="4839" w:type="dxa"/>
              </w:tcPr>
            </w:tcPrChange>
          </w:tcPr>
          <w:p w14:paraId="17670480" w14:textId="77777777" w:rsidR="00FC7A68" w:rsidRPr="006F33AA" w:rsidRDefault="00FC7A68" w:rsidP="00FC7A68">
            <w:pPr>
              <w:pStyle w:val="a4"/>
              <w:spacing w:after="0" w:line="273" w:lineRule="exact"/>
              <w:ind w:left="346" w:right="20" w:firstLine="142"/>
              <w:rPr>
                <w:rFonts w:ascii="Times New Roman" w:hAnsi="Times New Roman"/>
                <w:color w:val="000000"/>
                <w:sz w:val="20"/>
                <w:rPrChange w:id="5107"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108" w:author="2" w:date="2021-08-31T10:55:00Z">
              <w:tcPr>
                <w:tcW w:w="547" w:type="dxa"/>
              </w:tcPr>
            </w:tcPrChange>
          </w:tcPr>
          <w:p w14:paraId="66245214" w14:textId="77777777" w:rsidR="00FC7A68" w:rsidRPr="00450F2B" w:rsidRDefault="00FC7A68" w:rsidP="00FC7A68">
            <w:pPr>
              <w:tabs>
                <w:tab w:val="left" w:pos="600"/>
                <w:tab w:val="left" w:pos="851"/>
              </w:tabs>
              <w:ind w:right="34" w:firstLine="142"/>
              <w:rPr>
                <w:rFonts w:ascii="Times New Roman" w:hAnsi="Times New Roman" w:cs="Times New Roman"/>
                <w:sz w:val="24"/>
                <w:szCs w:val="24"/>
              </w:rPr>
            </w:pPr>
          </w:p>
        </w:tc>
      </w:tr>
      <w:tr w:rsidR="00FC7A68" w:rsidRPr="00450F2B" w14:paraId="16A60A5D" w14:textId="77777777" w:rsidTr="00911EF6">
        <w:tc>
          <w:tcPr>
            <w:tcW w:w="846" w:type="dxa"/>
            <w:tcPrChange w:id="5109" w:author="2" w:date="2021-08-31T10:55:00Z">
              <w:tcPr>
                <w:tcW w:w="846" w:type="dxa"/>
              </w:tcPr>
            </w:tcPrChange>
          </w:tcPr>
          <w:p w14:paraId="51948240" w14:textId="77777777" w:rsidR="00FC7A68" w:rsidRPr="00450F2B" w:rsidRDefault="00FC7A68" w:rsidP="00FC7A68">
            <w:pPr>
              <w:spacing w:after="120"/>
              <w:rPr>
                <w:rFonts w:ascii="Times New Roman" w:hAnsi="Times New Roman" w:cs="Times New Roman"/>
                <w:sz w:val="24"/>
                <w:szCs w:val="24"/>
              </w:rPr>
            </w:pPr>
          </w:p>
        </w:tc>
        <w:tc>
          <w:tcPr>
            <w:tcW w:w="1843" w:type="dxa"/>
            <w:tcPrChange w:id="5110" w:author="2" w:date="2021-08-31T10:55:00Z">
              <w:tcPr>
                <w:tcW w:w="1843" w:type="dxa"/>
              </w:tcPr>
            </w:tcPrChange>
          </w:tcPr>
          <w:p w14:paraId="4955C0D1" w14:textId="2728BE58" w:rsidR="00FC7A68" w:rsidRPr="00C86617" w:rsidRDefault="00FC7A68" w:rsidP="00FC7A68">
            <w:pPr>
              <w:spacing w:after="120"/>
              <w:rPr>
                <w:rFonts w:ascii="Times New Roman" w:hAnsi="Times New Roman" w:cs="Times New Roman"/>
                <w:b/>
                <w:sz w:val="20"/>
                <w:szCs w:val="20"/>
              </w:rPr>
            </w:pPr>
            <w:r w:rsidRPr="00C86617">
              <w:rPr>
                <w:rFonts w:ascii="Times New Roman" w:hAnsi="Times New Roman" w:cs="Times New Roman"/>
                <w:b/>
                <w:sz w:val="20"/>
                <w:szCs w:val="20"/>
              </w:rPr>
              <w:t>фотоны</w:t>
            </w:r>
          </w:p>
        </w:tc>
        <w:tc>
          <w:tcPr>
            <w:tcW w:w="425" w:type="dxa"/>
            <w:tcPrChange w:id="5111" w:author="2" w:date="2021-08-31T10:55:00Z">
              <w:tcPr>
                <w:tcW w:w="425" w:type="dxa"/>
              </w:tcPr>
            </w:tcPrChange>
          </w:tcPr>
          <w:p w14:paraId="79D2FD85" w14:textId="6F688839" w:rsidR="00FC7A68" w:rsidRPr="00450F2B"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w:t>
            </w:r>
          </w:p>
        </w:tc>
        <w:tc>
          <w:tcPr>
            <w:tcW w:w="392" w:type="dxa"/>
            <w:tcPrChange w:id="5112" w:author="2" w:date="2021-08-31T10:55:00Z">
              <w:tcPr>
                <w:tcW w:w="392" w:type="dxa"/>
              </w:tcPr>
            </w:tcPrChange>
          </w:tcPr>
          <w:p w14:paraId="2E54D13A" w14:textId="708DF5FB" w:rsidR="00FC7A68" w:rsidRPr="00450F2B"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Б</w:t>
            </w:r>
          </w:p>
        </w:tc>
        <w:tc>
          <w:tcPr>
            <w:tcW w:w="553" w:type="dxa"/>
            <w:tcPrChange w:id="5113" w:author="2" w:date="2021-08-31T10:55:00Z">
              <w:tcPr>
                <w:tcW w:w="553" w:type="dxa"/>
              </w:tcPr>
            </w:tcPrChange>
          </w:tcPr>
          <w:p w14:paraId="06EB65EE" w14:textId="183EDFBB"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5114" w:author="2" w:date="2021-08-31T10:55:00Z">
              <w:tcPr>
                <w:tcW w:w="6001" w:type="dxa"/>
              </w:tcPr>
            </w:tcPrChange>
          </w:tcPr>
          <w:p w14:paraId="0FB2165C" w14:textId="052CDFD8" w:rsidR="00FC7A68" w:rsidRPr="00FB429F" w:rsidRDefault="00FC7A68" w:rsidP="00FC7A68">
            <w:pPr>
              <w:ind w:firstLine="375"/>
              <w:jc w:val="both"/>
              <w:rPr>
                <w:rFonts w:ascii="Times New Roman" w:eastAsia="Times New Roman" w:hAnsi="Times New Roman" w:cs="Times New Roman"/>
                <w:color w:val="000000"/>
                <w:sz w:val="20"/>
                <w:szCs w:val="20"/>
                <w:lang w:eastAsia="ru-RU"/>
              </w:rPr>
            </w:pPr>
            <w:r w:rsidRPr="00FB429F">
              <w:rPr>
                <w:rFonts w:ascii="Times New Roman" w:hAnsi="Times New Roman" w:cs="Times New Roman"/>
                <w:color w:val="000000"/>
                <w:sz w:val="20"/>
                <w:szCs w:val="20"/>
              </w:rPr>
              <w:t>Энергия фотона в рентгеновском дефектоскопе в 2 раза больше энергии фотона в рентгеновском медицинском аппарате. Каково отношение частоты электромагнитных колебаний в первом пучке рентгеновских лучей к частоте во втором пучке?</w:t>
            </w:r>
          </w:p>
        </w:tc>
        <w:tc>
          <w:tcPr>
            <w:tcW w:w="4961" w:type="dxa"/>
            <w:gridSpan w:val="2"/>
            <w:tcPrChange w:id="5115" w:author="2" w:date="2021-08-31T10:55:00Z">
              <w:tcPr>
                <w:tcW w:w="4839" w:type="dxa"/>
              </w:tcPr>
            </w:tcPrChange>
          </w:tcPr>
          <w:p w14:paraId="3A4DF81C" w14:textId="4D23F4AD" w:rsidR="00FC7A68" w:rsidRPr="00FB429F" w:rsidRDefault="00FC7A68" w:rsidP="00FC7A68">
            <w:pPr>
              <w:pStyle w:val="a4"/>
              <w:spacing w:after="0" w:line="273" w:lineRule="exact"/>
              <w:ind w:left="346" w:right="20" w:firstLine="142"/>
              <w:rPr>
                <w:rFonts w:ascii="Times New Roman" w:eastAsia="Century Schoolbook" w:hAnsi="Times New Roman" w:cs="Times New Roman"/>
                <w:color w:val="000000"/>
                <w:sz w:val="20"/>
                <w:szCs w:val="20"/>
                <w:lang w:eastAsia="ru-RU"/>
              </w:rPr>
            </w:pPr>
            <w:r w:rsidRPr="00FB429F">
              <w:rPr>
                <w:rFonts w:ascii="Times New Roman" w:eastAsia="Century Schoolbook" w:hAnsi="Times New Roman" w:cs="Times New Roman"/>
                <w:color w:val="000000"/>
                <w:sz w:val="20"/>
                <w:szCs w:val="20"/>
                <w:lang w:eastAsia="ru-RU"/>
              </w:rPr>
              <w:t>1.0,5</w:t>
            </w:r>
          </w:p>
          <w:p w14:paraId="5C340AAF" w14:textId="776E67D6" w:rsidR="00FC7A68" w:rsidRPr="00FB429F" w:rsidRDefault="00FC7A68" w:rsidP="00FC7A68">
            <w:pPr>
              <w:pStyle w:val="a4"/>
              <w:spacing w:after="0" w:line="273" w:lineRule="exact"/>
              <w:ind w:left="346" w:right="20" w:firstLine="142"/>
              <w:rPr>
                <w:rFonts w:ascii="Times New Roman" w:eastAsia="Century Schoolbook" w:hAnsi="Times New Roman" w:cs="Times New Roman"/>
                <w:color w:val="000000"/>
                <w:sz w:val="20"/>
                <w:szCs w:val="20"/>
                <w:lang w:eastAsia="ru-RU"/>
              </w:rPr>
            </w:pPr>
            <w:r w:rsidRPr="00FB429F">
              <w:rPr>
                <w:rFonts w:ascii="Times New Roman" w:eastAsia="Century Schoolbook" w:hAnsi="Times New Roman" w:cs="Times New Roman"/>
                <w:color w:val="000000"/>
                <w:sz w:val="20"/>
                <w:szCs w:val="20"/>
                <w:lang w:eastAsia="ru-RU"/>
              </w:rPr>
              <w:t>2. 1</w:t>
            </w:r>
          </w:p>
          <w:p w14:paraId="61927886" w14:textId="206AE956" w:rsidR="00FC7A68" w:rsidRPr="00FB429F" w:rsidRDefault="00FC7A68" w:rsidP="00FC7A68">
            <w:pPr>
              <w:pStyle w:val="a4"/>
              <w:spacing w:after="0" w:line="273" w:lineRule="exact"/>
              <w:ind w:left="346" w:right="20" w:firstLine="142"/>
              <w:rPr>
                <w:rFonts w:ascii="Times New Roman" w:eastAsia="Century Schoolbook" w:hAnsi="Times New Roman" w:cs="Times New Roman"/>
                <w:color w:val="000000"/>
                <w:sz w:val="20"/>
                <w:szCs w:val="20"/>
                <w:lang w:eastAsia="ru-RU"/>
              </w:rPr>
            </w:pPr>
            <w:r w:rsidRPr="00FB429F">
              <w:rPr>
                <w:rFonts w:ascii="Times New Roman" w:eastAsia="Century Schoolbook" w:hAnsi="Times New Roman" w:cs="Times New Roman"/>
                <w:color w:val="000000"/>
                <w:sz w:val="20"/>
                <w:szCs w:val="20"/>
                <w:lang w:eastAsia="ru-RU"/>
              </w:rPr>
              <w:t>3. 2</w:t>
            </w:r>
          </w:p>
          <w:p w14:paraId="3E10720E" w14:textId="4B268937" w:rsidR="00FC7A68" w:rsidRPr="00FB429F" w:rsidRDefault="00FC7A68" w:rsidP="00FC7A68">
            <w:pPr>
              <w:pStyle w:val="a4"/>
              <w:spacing w:after="0" w:line="273" w:lineRule="exact"/>
              <w:ind w:left="346" w:right="20" w:firstLine="142"/>
              <w:rPr>
                <w:rFonts w:ascii="Times New Roman" w:eastAsia="Century Schoolbook" w:hAnsi="Times New Roman" w:cs="Times New Roman"/>
                <w:color w:val="000000"/>
                <w:sz w:val="20"/>
                <w:szCs w:val="20"/>
                <w:lang w:eastAsia="ru-RU"/>
              </w:rPr>
            </w:pPr>
            <w:r w:rsidRPr="00FB429F">
              <w:rPr>
                <w:rFonts w:ascii="Times New Roman" w:eastAsia="Century Schoolbook" w:hAnsi="Times New Roman" w:cs="Times New Roman"/>
                <w:color w:val="000000"/>
                <w:sz w:val="20"/>
                <w:szCs w:val="20"/>
                <w:lang w:eastAsia="ru-RU"/>
              </w:rPr>
              <w:t>4. 4</w:t>
            </w:r>
          </w:p>
        </w:tc>
        <w:tc>
          <w:tcPr>
            <w:tcW w:w="567" w:type="dxa"/>
            <w:gridSpan w:val="2"/>
            <w:tcPrChange w:id="5116" w:author="2" w:date="2021-08-31T10:55:00Z">
              <w:tcPr>
                <w:tcW w:w="547" w:type="dxa"/>
              </w:tcPr>
            </w:tcPrChange>
          </w:tcPr>
          <w:p w14:paraId="17F46A7D" w14:textId="570B631F"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3</w:t>
            </w:r>
          </w:p>
        </w:tc>
      </w:tr>
      <w:tr w:rsidR="00FC7A68" w:rsidRPr="00450F2B" w14:paraId="1507C4E5" w14:textId="77777777" w:rsidTr="00911EF6">
        <w:tc>
          <w:tcPr>
            <w:tcW w:w="846" w:type="dxa"/>
            <w:tcPrChange w:id="5117" w:author="2" w:date="2021-08-31T10:55:00Z">
              <w:tcPr>
                <w:tcW w:w="846" w:type="dxa"/>
              </w:tcPr>
            </w:tcPrChange>
          </w:tcPr>
          <w:p w14:paraId="7511B1FA" w14:textId="538AC479" w:rsidR="00FC7A68" w:rsidRPr="00450F2B" w:rsidRDefault="00FC7A68" w:rsidP="00FC7A68">
            <w:pPr>
              <w:spacing w:after="120"/>
              <w:rPr>
                <w:rFonts w:ascii="Times New Roman" w:hAnsi="Times New Roman" w:cs="Times New Roman"/>
                <w:sz w:val="24"/>
                <w:szCs w:val="24"/>
              </w:rPr>
            </w:pPr>
          </w:p>
        </w:tc>
        <w:tc>
          <w:tcPr>
            <w:tcW w:w="1843" w:type="dxa"/>
            <w:tcPrChange w:id="5118" w:author="2" w:date="2021-08-31T10:55:00Z">
              <w:tcPr>
                <w:tcW w:w="1843" w:type="dxa"/>
              </w:tcPr>
            </w:tcPrChange>
          </w:tcPr>
          <w:p w14:paraId="42E5B4AA" w14:textId="77777777" w:rsidR="00FC7A68" w:rsidRPr="00450F2B" w:rsidRDefault="00FC7A68" w:rsidP="00FC7A68">
            <w:pPr>
              <w:spacing w:after="120"/>
              <w:rPr>
                <w:rFonts w:ascii="Times New Roman" w:hAnsi="Times New Roman" w:cs="Times New Roman"/>
                <w:sz w:val="24"/>
                <w:szCs w:val="24"/>
              </w:rPr>
            </w:pPr>
          </w:p>
        </w:tc>
        <w:tc>
          <w:tcPr>
            <w:tcW w:w="425" w:type="dxa"/>
            <w:tcPrChange w:id="5119" w:author="2" w:date="2021-08-31T10:55:00Z">
              <w:tcPr>
                <w:tcW w:w="425" w:type="dxa"/>
              </w:tcPr>
            </w:tcPrChange>
          </w:tcPr>
          <w:p w14:paraId="0150A684" w14:textId="77777777" w:rsidR="00FC7A68" w:rsidRPr="00450F2B" w:rsidRDefault="00FC7A68" w:rsidP="00FC7A68">
            <w:pPr>
              <w:spacing w:after="120"/>
              <w:rPr>
                <w:rFonts w:ascii="Times New Roman" w:hAnsi="Times New Roman" w:cs="Times New Roman"/>
                <w:sz w:val="24"/>
                <w:szCs w:val="24"/>
              </w:rPr>
            </w:pPr>
          </w:p>
        </w:tc>
        <w:tc>
          <w:tcPr>
            <w:tcW w:w="392" w:type="dxa"/>
            <w:tcPrChange w:id="5120" w:author="2" w:date="2021-08-31T10:55:00Z">
              <w:tcPr>
                <w:tcW w:w="392" w:type="dxa"/>
              </w:tcPr>
            </w:tcPrChange>
          </w:tcPr>
          <w:p w14:paraId="0E10D7BE" w14:textId="77777777" w:rsidR="00FC7A68" w:rsidRPr="00450F2B" w:rsidRDefault="00FC7A68" w:rsidP="00FC7A68">
            <w:pPr>
              <w:spacing w:after="120"/>
              <w:rPr>
                <w:rFonts w:ascii="Times New Roman" w:hAnsi="Times New Roman" w:cs="Times New Roman"/>
                <w:sz w:val="24"/>
                <w:szCs w:val="24"/>
              </w:rPr>
            </w:pPr>
          </w:p>
        </w:tc>
        <w:tc>
          <w:tcPr>
            <w:tcW w:w="553" w:type="dxa"/>
            <w:tcPrChange w:id="5121" w:author="2" w:date="2021-08-31T10:55:00Z">
              <w:tcPr>
                <w:tcW w:w="553" w:type="dxa"/>
              </w:tcPr>
            </w:tcPrChange>
          </w:tcPr>
          <w:p w14:paraId="373159EF" w14:textId="3F19C780"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5122" w:author="2" w:date="2021-08-31T10:55:00Z">
              <w:tcPr>
                <w:tcW w:w="6001" w:type="dxa"/>
              </w:tcPr>
            </w:tcPrChange>
          </w:tcPr>
          <w:p w14:paraId="7B53F6DB" w14:textId="2BB5E6C4" w:rsidR="00FC7A68" w:rsidRPr="00FB429F" w:rsidRDefault="00FC7A68" w:rsidP="00FC7A68">
            <w:pPr>
              <w:ind w:firstLine="375"/>
              <w:rPr>
                <w:rFonts w:ascii="Times New Roman" w:eastAsia="Times New Roman" w:hAnsi="Times New Roman" w:cs="Times New Roman"/>
                <w:color w:val="000000"/>
                <w:sz w:val="20"/>
                <w:szCs w:val="20"/>
                <w:lang w:eastAsia="ru-RU"/>
              </w:rPr>
            </w:pPr>
            <w:r w:rsidRPr="00FB429F">
              <w:rPr>
                <w:rFonts w:ascii="Times New Roman" w:hAnsi="Times New Roman" w:cs="Times New Roman"/>
                <w:color w:val="000000"/>
                <w:sz w:val="20"/>
                <w:szCs w:val="20"/>
              </w:rPr>
              <w:t>Атом испустил фотон с энергией </w:t>
            </w:r>
            <m:oMath>
              <m:r>
                <w:rPr>
                  <w:rFonts w:ascii="Cambria Math" w:hAnsi="Cambria Math" w:cs="Times New Roman"/>
                  <w:color w:val="000000"/>
                  <w:sz w:val="20"/>
                  <w:szCs w:val="20"/>
                </w:rPr>
                <m:t>6∙</m:t>
              </m:r>
              <m:sSup>
                <m:sSupPr>
                  <m:ctrlPr>
                    <w:rPr>
                      <w:rFonts w:ascii="Cambria Math" w:hAnsi="Cambria Math" w:cs="Times New Roman"/>
                      <w:i/>
                      <w:color w:val="000000"/>
                      <w:sz w:val="20"/>
                      <w:szCs w:val="20"/>
                    </w:rPr>
                  </m:ctrlPr>
                </m:sSupPr>
                <m:e>
                  <m:r>
                    <w:rPr>
                      <w:rFonts w:ascii="Cambria Math" w:hAnsi="Cambria Math" w:cs="Times New Roman"/>
                      <w:color w:val="000000"/>
                      <w:sz w:val="20"/>
                      <w:szCs w:val="20"/>
                    </w:rPr>
                    <m:t>10</m:t>
                  </m:r>
                </m:e>
                <m:sup>
                  <m:r>
                    <w:rPr>
                      <w:rFonts w:ascii="Cambria Math" w:hAnsi="Cambria Math" w:cs="Times New Roman"/>
                      <w:color w:val="000000"/>
                      <w:sz w:val="20"/>
                      <w:szCs w:val="20"/>
                    </w:rPr>
                    <m:t>-18</m:t>
                  </m:r>
                </m:sup>
              </m:sSup>
              <m:r>
                <w:rPr>
                  <w:rFonts w:ascii="Cambria Math" w:hAnsi="Cambria Math" w:cs="Times New Roman"/>
                  <w:color w:val="000000"/>
                  <w:sz w:val="20"/>
                  <w:szCs w:val="20"/>
                </w:rPr>
                <m:t>Дж .</m:t>
              </m:r>
            </m:oMath>
            <w:r w:rsidRPr="00FB429F">
              <w:rPr>
                <w:rFonts w:ascii="Times New Roman" w:hAnsi="Times New Roman" w:cs="Times New Roman"/>
                <w:color w:val="000000"/>
                <w:sz w:val="20"/>
                <w:szCs w:val="20"/>
              </w:rPr>
              <w:t> </w:t>
            </w:r>
            <w:r>
              <w:rPr>
                <w:rFonts w:ascii="Times New Roman" w:hAnsi="Times New Roman" w:cs="Times New Roman"/>
                <w:color w:val="000000"/>
                <w:sz w:val="20"/>
                <w:szCs w:val="20"/>
              </w:rPr>
              <w:t xml:space="preserve"> </w:t>
            </w:r>
            <w:r w:rsidRPr="00FB429F">
              <w:rPr>
                <w:rFonts w:ascii="Times New Roman" w:hAnsi="Times New Roman" w:cs="Times New Roman"/>
                <w:color w:val="000000"/>
                <w:sz w:val="20"/>
                <w:szCs w:val="20"/>
              </w:rPr>
              <w:t>На сколько уменьшится импульс атома?</w:t>
            </w:r>
          </w:p>
        </w:tc>
        <w:tc>
          <w:tcPr>
            <w:tcW w:w="4961" w:type="dxa"/>
            <w:gridSpan w:val="2"/>
            <w:tcPrChange w:id="5123" w:author="2" w:date="2021-08-31T10:55:00Z">
              <w:tcPr>
                <w:tcW w:w="4839" w:type="dxa"/>
              </w:tcPr>
            </w:tcPrChange>
          </w:tcPr>
          <w:p w14:paraId="1190F45C" w14:textId="77777777" w:rsidR="00FC7A68" w:rsidRDefault="00FC7A68" w:rsidP="00FC7A68">
            <w:pPr>
              <w:pStyle w:val="a4"/>
              <w:numPr>
                <w:ilvl w:val="8"/>
                <w:numId w:val="103"/>
              </w:numPr>
              <w:spacing w:after="0" w:line="276" w:lineRule="auto"/>
              <w:ind w:left="346" w:right="20" w:firstLine="142"/>
              <w:rPr>
                <w:rFonts w:ascii="Times New Roman" w:eastAsia="Century Schoolbook" w:hAnsi="Times New Roman" w:cs="Times New Roman"/>
                <w:color w:val="000000"/>
                <w:sz w:val="20"/>
                <w:szCs w:val="20"/>
                <w:lang w:eastAsia="ru-RU"/>
              </w:rPr>
            </w:pPr>
            <w:r w:rsidRPr="00FB429F">
              <w:rPr>
                <w:rFonts w:ascii="Times New Roman" w:eastAsia="Century Schoolbook" w:hAnsi="Times New Roman" w:cs="Times New Roman"/>
                <w:color w:val="000000"/>
                <w:sz w:val="20"/>
                <w:szCs w:val="20"/>
                <w:lang w:eastAsia="ru-RU"/>
              </w:rPr>
              <w:t>2</w:t>
            </w:r>
            <m:oMath>
              <m:r>
                <w:rPr>
                  <w:rFonts w:ascii="Cambria Math" w:eastAsia="Century Schoolbook" w:hAnsi="Cambria Math" w:cs="Times New Roman"/>
                  <w:color w:val="000000"/>
                  <w:sz w:val="20"/>
                  <w:szCs w:val="20"/>
                  <w:lang w:eastAsia="ru-RU"/>
                </w:rPr>
                <m:t>∙</m:t>
              </m:r>
              <m:sSup>
                <m:sSupPr>
                  <m:ctrlPr>
                    <w:rPr>
                      <w:rFonts w:ascii="Cambria Math" w:eastAsia="Century Schoolbook" w:hAnsi="Cambria Math" w:cs="Times New Roman"/>
                      <w:i/>
                      <w:color w:val="000000"/>
                      <w:sz w:val="20"/>
                      <w:szCs w:val="20"/>
                      <w:lang w:eastAsia="ru-RU"/>
                    </w:rPr>
                  </m:ctrlPr>
                </m:sSupPr>
                <m:e>
                  <m:r>
                    <w:rPr>
                      <w:rFonts w:ascii="Cambria Math" w:eastAsia="Century Schoolbook" w:hAnsi="Cambria Math" w:cs="Times New Roman"/>
                      <w:color w:val="000000"/>
                      <w:sz w:val="20"/>
                      <w:szCs w:val="20"/>
                      <w:lang w:eastAsia="ru-RU"/>
                    </w:rPr>
                    <m:t>10</m:t>
                  </m:r>
                </m:e>
                <m:sup>
                  <m:r>
                    <w:rPr>
                      <w:rFonts w:ascii="Cambria Math" w:eastAsia="Century Schoolbook" w:hAnsi="Cambria Math" w:cs="Times New Roman"/>
                      <w:color w:val="000000"/>
                      <w:sz w:val="20"/>
                      <w:szCs w:val="20"/>
                      <w:lang w:eastAsia="ru-RU"/>
                    </w:rPr>
                    <m:t>-26</m:t>
                  </m:r>
                </m:sup>
              </m:sSup>
              <m:f>
                <m:fPr>
                  <m:ctrlPr>
                    <w:rPr>
                      <w:rFonts w:ascii="Cambria Math" w:eastAsia="Century Schoolbook" w:hAnsi="Cambria Math" w:cs="Times New Roman"/>
                      <w:i/>
                      <w:color w:val="000000"/>
                      <w:sz w:val="20"/>
                      <w:szCs w:val="20"/>
                      <w:lang w:eastAsia="ru-RU"/>
                    </w:rPr>
                  </m:ctrlPr>
                </m:fPr>
                <m:num>
                  <m:r>
                    <w:rPr>
                      <w:rFonts w:ascii="Cambria Math" w:eastAsia="Century Schoolbook" w:hAnsi="Cambria Math" w:cs="Times New Roman"/>
                      <w:color w:val="000000"/>
                      <w:sz w:val="20"/>
                      <w:szCs w:val="20"/>
                      <w:lang w:eastAsia="ru-RU"/>
                    </w:rPr>
                    <m:t>кг∙м</m:t>
                  </m:r>
                </m:num>
                <m:den>
                  <m:r>
                    <w:rPr>
                      <w:rFonts w:ascii="Cambria Math" w:eastAsia="Century Schoolbook" w:hAnsi="Cambria Math" w:cs="Times New Roman"/>
                      <w:color w:val="000000"/>
                      <w:sz w:val="20"/>
                      <w:szCs w:val="20"/>
                      <w:lang w:eastAsia="ru-RU"/>
                    </w:rPr>
                    <m:t>с</m:t>
                  </m:r>
                </m:den>
              </m:f>
            </m:oMath>
            <w:r w:rsidRPr="00FB429F">
              <w:rPr>
                <w:rFonts w:ascii="Times New Roman" w:eastAsia="Century Schoolbook" w:hAnsi="Times New Roman" w:cs="Times New Roman"/>
                <w:color w:val="000000"/>
                <w:sz w:val="20"/>
                <w:szCs w:val="20"/>
                <w:lang w:eastAsia="ru-RU"/>
              </w:rPr>
              <w:t xml:space="preserve"> </w:t>
            </w:r>
          </w:p>
          <w:p w14:paraId="7A749E49" w14:textId="77777777" w:rsidR="00FC7A68" w:rsidRDefault="00FC7A68" w:rsidP="00FC7A68">
            <w:pPr>
              <w:pStyle w:val="a4"/>
              <w:numPr>
                <w:ilvl w:val="8"/>
                <w:numId w:val="103"/>
              </w:numPr>
              <w:spacing w:after="0" w:line="276" w:lineRule="auto"/>
              <w:ind w:left="346" w:right="20" w:firstLine="142"/>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4</w:t>
            </w:r>
            <m:oMath>
              <m:r>
                <w:rPr>
                  <w:rFonts w:ascii="Cambria Math" w:eastAsia="Century Schoolbook" w:hAnsi="Cambria Math" w:cs="Times New Roman"/>
                  <w:color w:val="000000"/>
                  <w:sz w:val="20"/>
                  <w:szCs w:val="20"/>
                  <w:lang w:eastAsia="ru-RU"/>
                </w:rPr>
                <m:t>∙</m:t>
              </m:r>
              <m:sSup>
                <m:sSupPr>
                  <m:ctrlPr>
                    <w:rPr>
                      <w:rFonts w:ascii="Cambria Math" w:eastAsia="Century Schoolbook" w:hAnsi="Cambria Math" w:cs="Times New Roman"/>
                      <w:i/>
                      <w:color w:val="000000"/>
                      <w:sz w:val="20"/>
                      <w:szCs w:val="20"/>
                      <w:lang w:eastAsia="ru-RU"/>
                    </w:rPr>
                  </m:ctrlPr>
                </m:sSupPr>
                <m:e>
                  <m:r>
                    <w:rPr>
                      <w:rFonts w:ascii="Cambria Math" w:eastAsia="Century Schoolbook" w:hAnsi="Cambria Math" w:cs="Times New Roman"/>
                      <w:color w:val="000000"/>
                      <w:sz w:val="20"/>
                      <w:szCs w:val="20"/>
                      <w:lang w:eastAsia="ru-RU"/>
                    </w:rPr>
                    <m:t>10</m:t>
                  </m:r>
                </m:e>
                <m:sup>
                  <m:r>
                    <w:rPr>
                      <w:rFonts w:ascii="Cambria Math" w:eastAsia="Century Schoolbook" w:hAnsi="Cambria Math" w:cs="Times New Roman"/>
                      <w:color w:val="000000"/>
                      <w:sz w:val="20"/>
                      <w:szCs w:val="20"/>
                      <w:lang w:eastAsia="ru-RU"/>
                    </w:rPr>
                    <m:t>-26</m:t>
                  </m:r>
                </m:sup>
              </m:sSup>
              <m:f>
                <m:fPr>
                  <m:ctrlPr>
                    <w:rPr>
                      <w:rFonts w:ascii="Cambria Math" w:eastAsia="Century Schoolbook" w:hAnsi="Cambria Math" w:cs="Times New Roman"/>
                      <w:i/>
                      <w:color w:val="000000"/>
                      <w:sz w:val="20"/>
                      <w:szCs w:val="20"/>
                      <w:lang w:eastAsia="ru-RU"/>
                    </w:rPr>
                  </m:ctrlPr>
                </m:fPr>
                <m:num>
                  <m:r>
                    <w:rPr>
                      <w:rFonts w:ascii="Cambria Math" w:eastAsia="Century Schoolbook" w:hAnsi="Cambria Math" w:cs="Times New Roman"/>
                      <w:color w:val="000000"/>
                      <w:sz w:val="20"/>
                      <w:szCs w:val="20"/>
                      <w:lang w:eastAsia="ru-RU"/>
                    </w:rPr>
                    <m:t>кг∙м</m:t>
                  </m:r>
                </m:num>
                <m:den>
                  <m:r>
                    <w:rPr>
                      <w:rFonts w:ascii="Cambria Math" w:eastAsia="Century Schoolbook" w:hAnsi="Cambria Math" w:cs="Times New Roman"/>
                      <w:color w:val="000000"/>
                      <w:sz w:val="20"/>
                      <w:szCs w:val="20"/>
                      <w:lang w:eastAsia="ru-RU"/>
                    </w:rPr>
                    <m:t>с</m:t>
                  </m:r>
                </m:den>
              </m:f>
            </m:oMath>
          </w:p>
          <w:p w14:paraId="5015FFDA" w14:textId="77777777" w:rsidR="00FC7A68" w:rsidRDefault="00FC7A68" w:rsidP="00FC7A68">
            <w:pPr>
              <w:pStyle w:val="a4"/>
              <w:numPr>
                <w:ilvl w:val="8"/>
                <w:numId w:val="103"/>
              </w:numPr>
              <w:spacing w:after="0" w:line="276" w:lineRule="auto"/>
              <w:ind w:left="346" w:right="20" w:firstLine="142"/>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6</w:t>
            </w:r>
            <m:oMath>
              <m:r>
                <w:rPr>
                  <w:rFonts w:ascii="Cambria Math" w:eastAsia="Century Schoolbook" w:hAnsi="Cambria Math" w:cs="Times New Roman"/>
                  <w:color w:val="000000"/>
                  <w:sz w:val="20"/>
                  <w:szCs w:val="20"/>
                  <w:lang w:eastAsia="ru-RU"/>
                </w:rPr>
                <m:t>∙</m:t>
              </m:r>
              <m:sSup>
                <m:sSupPr>
                  <m:ctrlPr>
                    <w:rPr>
                      <w:rFonts w:ascii="Cambria Math" w:eastAsia="Century Schoolbook" w:hAnsi="Cambria Math" w:cs="Times New Roman"/>
                      <w:i/>
                      <w:color w:val="000000"/>
                      <w:sz w:val="20"/>
                      <w:szCs w:val="20"/>
                      <w:lang w:eastAsia="ru-RU"/>
                    </w:rPr>
                  </m:ctrlPr>
                </m:sSupPr>
                <m:e>
                  <m:r>
                    <w:rPr>
                      <w:rFonts w:ascii="Cambria Math" w:eastAsia="Century Schoolbook" w:hAnsi="Cambria Math" w:cs="Times New Roman"/>
                      <w:color w:val="000000"/>
                      <w:sz w:val="20"/>
                      <w:szCs w:val="20"/>
                      <w:lang w:eastAsia="ru-RU"/>
                    </w:rPr>
                    <m:t>10</m:t>
                  </m:r>
                </m:e>
                <m:sup>
                  <m:r>
                    <w:rPr>
                      <w:rFonts w:ascii="Cambria Math" w:eastAsia="Century Schoolbook" w:hAnsi="Cambria Math" w:cs="Times New Roman"/>
                      <w:color w:val="000000"/>
                      <w:sz w:val="20"/>
                      <w:szCs w:val="20"/>
                      <w:lang w:eastAsia="ru-RU"/>
                    </w:rPr>
                    <m:t>-26</m:t>
                  </m:r>
                </m:sup>
              </m:sSup>
              <m:f>
                <m:fPr>
                  <m:ctrlPr>
                    <w:rPr>
                      <w:rFonts w:ascii="Cambria Math" w:eastAsia="Century Schoolbook" w:hAnsi="Cambria Math" w:cs="Times New Roman"/>
                      <w:i/>
                      <w:color w:val="000000"/>
                      <w:sz w:val="20"/>
                      <w:szCs w:val="20"/>
                      <w:lang w:eastAsia="ru-RU"/>
                    </w:rPr>
                  </m:ctrlPr>
                </m:fPr>
                <m:num>
                  <m:r>
                    <w:rPr>
                      <w:rFonts w:ascii="Cambria Math" w:eastAsia="Century Schoolbook" w:hAnsi="Cambria Math" w:cs="Times New Roman"/>
                      <w:color w:val="000000"/>
                      <w:sz w:val="20"/>
                      <w:szCs w:val="20"/>
                      <w:lang w:eastAsia="ru-RU"/>
                    </w:rPr>
                    <m:t>кг∙м</m:t>
                  </m:r>
                </m:num>
                <m:den>
                  <m:r>
                    <w:rPr>
                      <w:rFonts w:ascii="Cambria Math" w:eastAsia="Century Schoolbook" w:hAnsi="Cambria Math" w:cs="Times New Roman"/>
                      <w:color w:val="000000"/>
                      <w:sz w:val="20"/>
                      <w:szCs w:val="20"/>
                      <w:lang w:eastAsia="ru-RU"/>
                    </w:rPr>
                    <m:t>с</m:t>
                  </m:r>
                </m:den>
              </m:f>
            </m:oMath>
          </w:p>
          <w:p w14:paraId="5F322D96" w14:textId="254AAF85" w:rsidR="00FC7A68" w:rsidRPr="00FB429F" w:rsidRDefault="00FC7A68" w:rsidP="00FC7A68">
            <w:pPr>
              <w:pStyle w:val="a4"/>
              <w:numPr>
                <w:ilvl w:val="8"/>
                <w:numId w:val="103"/>
              </w:numPr>
              <w:spacing w:after="0" w:line="276" w:lineRule="auto"/>
              <w:ind w:left="346" w:right="20" w:firstLine="142"/>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3</w:t>
            </w:r>
            <m:oMath>
              <m:r>
                <w:rPr>
                  <w:rFonts w:ascii="Cambria Math" w:eastAsia="Century Schoolbook" w:hAnsi="Cambria Math" w:cs="Times New Roman"/>
                  <w:color w:val="000000"/>
                  <w:sz w:val="20"/>
                  <w:szCs w:val="20"/>
                  <w:lang w:eastAsia="ru-RU"/>
                </w:rPr>
                <m:t>∙</m:t>
              </m:r>
              <m:sSup>
                <m:sSupPr>
                  <m:ctrlPr>
                    <w:rPr>
                      <w:rFonts w:ascii="Cambria Math" w:eastAsia="Century Schoolbook" w:hAnsi="Cambria Math" w:cs="Times New Roman"/>
                      <w:i/>
                      <w:color w:val="000000"/>
                      <w:sz w:val="20"/>
                      <w:szCs w:val="20"/>
                      <w:lang w:eastAsia="ru-RU"/>
                    </w:rPr>
                  </m:ctrlPr>
                </m:sSupPr>
                <m:e>
                  <m:r>
                    <w:rPr>
                      <w:rFonts w:ascii="Cambria Math" w:eastAsia="Century Schoolbook" w:hAnsi="Cambria Math" w:cs="Times New Roman"/>
                      <w:color w:val="000000"/>
                      <w:sz w:val="20"/>
                      <w:szCs w:val="20"/>
                      <w:lang w:eastAsia="ru-RU"/>
                    </w:rPr>
                    <m:t>10</m:t>
                  </m:r>
                </m:e>
                <m:sup>
                  <m:r>
                    <w:rPr>
                      <w:rFonts w:ascii="Cambria Math" w:eastAsia="Century Schoolbook" w:hAnsi="Cambria Math" w:cs="Times New Roman"/>
                      <w:color w:val="000000"/>
                      <w:sz w:val="20"/>
                      <w:szCs w:val="20"/>
                      <w:lang w:eastAsia="ru-RU"/>
                    </w:rPr>
                    <m:t>-26</m:t>
                  </m:r>
                </m:sup>
              </m:sSup>
              <m:f>
                <m:fPr>
                  <m:ctrlPr>
                    <w:rPr>
                      <w:rFonts w:ascii="Cambria Math" w:eastAsia="Century Schoolbook" w:hAnsi="Cambria Math" w:cs="Times New Roman"/>
                      <w:i/>
                      <w:color w:val="000000"/>
                      <w:sz w:val="20"/>
                      <w:szCs w:val="20"/>
                      <w:lang w:eastAsia="ru-RU"/>
                    </w:rPr>
                  </m:ctrlPr>
                </m:fPr>
                <m:num>
                  <m:r>
                    <w:rPr>
                      <w:rFonts w:ascii="Cambria Math" w:eastAsia="Century Schoolbook" w:hAnsi="Cambria Math" w:cs="Times New Roman"/>
                      <w:color w:val="000000"/>
                      <w:sz w:val="20"/>
                      <w:szCs w:val="20"/>
                      <w:lang w:eastAsia="ru-RU"/>
                    </w:rPr>
                    <m:t>кг∙м</m:t>
                  </m:r>
                </m:num>
                <m:den>
                  <m:r>
                    <w:rPr>
                      <w:rFonts w:ascii="Cambria Math" w:eastAsia="Century Schoolbook" w:hAnsi="Cambria Math" w:cs="Times New Roman"/>
                      <w:color w:val="000000"/>
                      <w:sz w:val="20"/>
                      <w:szCs w:val="20"/>
                      <w:lang w:eastAsia="ru-RU"/>
                    </w:rPr>
                    <m:t>с</m:t>
                  </m:r>
                </m:den>
              </m:f>
            </m:oMath>
          </w:p>
        </w:tc>
        <w:tc>
          <w:tcPr>
            <w:tcW w:w="567" w:type="dxa"/>
            <w:gridSpan w:val="2"/>
            <w:tcPrChange w:id="5124" w:author="2" w:date="2021-08-31T10:55:00Z">
              <w:tcPr>
                <w:tcW w:w="547" w:type="dxa"/>
              </w:tcPr>
            </w:tcPrChange>
          </w:tcPr>
          <w:p w14:paraId="230BC16A" w14:textId="63F65BA6"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1F6D5EE0" w14:textId="77777777" w:rsidTr="00911EF6">
        <w:tc>
          <w:tcPr>
            <w:tcW w:w="846" w:type="dxa"/>
            <w:tcPrChange w:id="5125" w:author="2" w:date="2021-08-31T10:55:00Z">
              <w:tcPr>
                <w:tcW w:w="846" w:type="dxa"/>
              </w:tcPr>
            </w:tcPrChange>
          </w:tcPr>
          <w:p w14:paraId="28FCDBAD" w14:textId="77777777" w:rsidR="00FC7A68" w:rsidRPr="00450F2B" w:rsidRDefault="00FC7A68" w:rsidP="00FC7A68">
            <w:pPr>
              <w:spacing w:after="120"/>
              <w:rPr>
                <w:rFonts w:ascii="Times New Roman" w:hAnsi="Times New Roman" w:cs="Times New Roman"/>
                <w:sz w:val="24"/>
                <w:szCs w:val="24"/>
              </w:rPr>
            </w:pPr>
          </w:p>
        </w:tc>
        <w:tc>
          <w:tcPr>
            <w:tcW w:w="1843" w:type="dxa"/>
            <w:tcPrChange w:id="5126" w:author="2" w:date="2021-08-31T10:55:00Z">
              <w:tcPr>
                <w:tcW w:w="1843" w:type="dxa"/>
              </w:tcPr>
            </w:tcPrChange>
          </w:tcPr>
          <w:p w14:paraId="07844D73" w14:textId="77777777" w:rsidR="00FC7A68" w:rsidRPr="00450F2B" w:rsidRDefault="00FC7A68" w:rsidP="00FC7A68">
            <w:pPr>
              <w:spacing w:after="120"/>
              <w:rPr>
                <w:rFonts w:ascii="Times New Roman" w:hAnsi="Times New Roman" w:cs="Times New Roman"/>
                <w:sz w:val="24"/>
                <w:szCs w:val="24"/>
              </w:rPr>
            </w:pPr>
          </w:p>
        </w:tc>
        <w:tc>
          <w:tcPr>
            <w:tcW w:w="425" w:type="dxa"/>
            <w:tcPrChange w:id="5127" w:author="2" w:date="2021-08-31T10:55:00Z">
              <w:tcPr>
                <w:tcW w:w="425" w:type="dxa"/>
              </w:tcPr>
            </w:tcPrChange>
          </w:tcPr>
          <w:p w14:paraId="799BE0D5" w14:textId="77777777" w:rsidR="00FC7A68" w:rsidRPr="00450F2B" w:rsidRDefault="00FC7A68" w:rsidP="00FC7A68">
            <w:pPr>
              <w:spacing w:after="120"/>
              <w:rPr>
                <w:rFonts w:ascii="Times New Roman" w:hAnsi="Times New Roman" w:cs="Times New Roman"/>
                <w:sz w:val="24"/>
                <w:szCs w:val="24"/>
              </w:rPr>
            </w:pPr>
          </w:p>
        </w:tc>
        <w:tc>
          <w:tcPr>
            <w:tcW w:w="392" w:type="dxa"/>
            <w:tcPrChange w:id="5128" w:author="2" w:date="2021-08-31T10:55:00Z">
              <w:tcPr>
                <w:tcW w:w="392" w:type="dxa"/>
              </w:tcPr>
            </w:tcPrChange>
          </w:tcPr>
          <w:p w14:paraId="6C0D4416" w14:textId="77777777" w:rsidR="00FC7A68" w:rsidRPr="00450F2B" w:rsidRDefault="00FC7A68" w:rsidP="00FC7A68">
            <w:pPr>
              <w:spacing w:after="120"/>
              <w:rPr>
                <w:rFonts w:ascii="Times New Roman" w:hAnsi="Times New Roman" w:cs="Times New Roman"/>
                <w:sz w:val="24"/>
                <w:szCs w:val="24"/>
              </w:rPr>
            </w:pPr>
          </w:p>
        </w:tc>
        <w:tc>
          <w:tcPr>
            <w:tcW w:w="553" w:type="dxa"/>
            <w:tcPrChange w:id="5129" w:author="2" w:date="2021-08-31T10:55:00Z">
              <w:tcPr>
                <w:tcW w:w="553" w:type="dxa"/>
              </w:tcPr>
            </w:tcPrChange>
          </w:tcPr>
          <w:p w14:paraId="53F9F1CF" w14:textId="5B0746AD"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5130" w:author="2" w:date="2021-08-31T10:55:00Z">
              <w:tcPr>
                <w:tcW w:w="6001" w:type="dxa"/>
              </w:tcPr>
            </w:tcPrChange>
          </w:tcPr>
          <w:p w14:paraId="36BE68BE" w14:textId="053D36E8" w:rsidR="00FC7A68" w:rsidRPr="00FB429F" w:rsidRDefault="00FC7A68" w:rsidP="00FC7A68">
            <w:pPr>
              <w:ind w:firstLine="375"/>
              <w:jc w:val="both"/>
              <w:rPr>
                <w:rFonts w:ascii="Times New Roman" w:eastAsia="Times New Roman" w:hAnsi="Times New Roman" w:cs="Times New Roman"/>
                <w:color w:val="000000"/>
                <w:sz w:val="20"/>
                <w:szCs w:val="20"/>
                <w:lang w:eastAsia="ru-RU"/>
              </w:rPr>
            </w:pPr>
            <w:r w:rsidRPr="00FB429F">
              <w:rPr>
                <w:rFonts w:ascii="Times New Roman" w:hAnsi="Times New Roman" w:cs="Times New Roman"/>
                <w:color w:val="000000"/>
                <w:sz w:val="20"/>
                <w:szCs w:val="20"/>
              </w:rPr>
              <w:t>Современная зелёная лазерная указка обеспечивает генерацию лазерного луча площадью поперечного сечения 1 мм</w:t>
            </w:r>
            <w:r w:rsidRPr="00FB429F">
              <w:rPr>
                <w:rFonts w:ascii="Times New Roman" w:hAnsi="Times New Roman" w:cs="Times New Roman"/>
                <w:color w:val="000000"/>
                <w:sz w:val="20"/>
                <w:szCs w:val="20"/>
                <w:vertAlign w:val="superscript"/>
              </w:rPr>
              <w:t>2</w:t>
            </w:r>
            <w:r w:rsidRPr="00FB429F">
              <w:rPr>
                <w:rFonts w:ascii="Times New Roman" w:hAnsi="Times New Roman" w:cs="Times New Roman"/>
                <w:color w:val="000000"/>
                <w:sz w:val="20"/>
                <w:szCs w:val="20"/>
              </w:rPr>
              <w:t> и мощностью 0,3 Вт. Какая энергия запасена в одном кубическом сантиметре этого луча?</w:t>
            </w:r>
          </w:p>
        </w:tc>
        <w:tc>
          <w:tcPr>
            <w:tcW w:w="4961" w:type="dxa"/>
            <w:gridSpan w:val="2"/>
            <w:tcPrChange w:id="5131" w:author="2" w:date="2021-08-31T10:55:00Z">
              <w:tcPr>
                <w:tcW w:w="4839" w:type="dxa"/>
              </w:tcPr>
            </w:tcPrChange>
          </w:tcPr>
          <w:p w14:paraId="62DA07BC" w14:textId="77777777" w:rsidR="00FC7A68" w:rsidRPr="00FB429F" w:rsidRDefault="00FC7A68" w:rsidP="00C207C3">
            <w:pPr>
              <w:pStyle w:val="a4"/>
              <w:numPr>
                <w:ilvl w:val="0"/>
                <w:numId w:val="104"/>
              </w:numPr>
              <w:spacing w:after="0" w:line="273" w:lineRule="exact"/>
              <w:ind w:right="20"/>
              <w:rPr>
                <w:rFonts w:ascii="Times New Roman" w:eastAsia="Century Schoolbook" w:hAnsi="Times New Roman" w:cs="Times New Roman"/>
                <w:color w:val="000000"/>
                <w:sz w:val="20"/>
                <w:szCs w:val="20"/>
                <w:lang w:eastAsia="ru-RU"/>
              </w:rPr>
            </w:pPr>
            <w:r w:rsidRPr="00FB429F">
              <w:rPr>
                <w:rFonts w:ascii="Times New Roman" w:eastAsia="Century Schoolbook" w:hAnsi="Times New Roman" w:cs="Times New Roman"/>
                <w:color w:val="000000"/>
                <w:sz w:val="20"/>
                <w:szCs w:val="20"/>
                <w:lang w:eastAsia="ru-RU"/>
              </w:rPr>
              <w:t>2 нДж</w:t>
            </w:r>
          </w:p>
          <w:p w14:paraId="236ABB39" w14:textId="3A8D4238" w:rsidR="00FC7A68" w:rsidRPr="00FB429F" w:rsidRDefault="00FC7A68" w:rsidP="00C207C3">
            <w:pPr>
              <w:pStyle w:val="a4"/>
              <w:numPr>
                <w:ilvl w:val="0"/>
                <w:numId w:val="104"/>
              </w:numPr>
              <w:spacing w:after="0" w:line="273" w:lineRule="exact"/>
              <w:ind w:right="20"/>
              <w:rPr>
                <w:rFonts w:ascii="Times New Roman" w:eastAsia="Century Schoolbook" w:hAnsi="Times New Roman" w:cs="Times New Roman"/>
                <w:color w:val="000000"/>
                <w:sz w:val="20"/>
                <w:szCs w:val="20"/>
                <w:lang w:eastAsia="ru-RU"/>
              </w:rPr>
            </w:pPr>
            <w:r w:rsidRPr="00FB429F">
              <w:rPr>
                <w:rFonts w:ascii="Times New Roman" w:eastAsia="Century Schoolbook" w:hAnsi="Times New Roman" w:cs="Times New Roman"/>
                <w:color w:val="000000"/>
                <w:sz w:val="20"/>
                <w:szCs w:val="20"/>
                <w:lang w:eastAsia="ru-RU"/>
              </w:rPr>
              <w:t xml:space="preserve"> 4 нДж</w:t>
            </w:r>
          </w:p>
          <w:p w14:paraId="4550C464" w14:textId="77777777" w:rsidR="00FC7A68" w:rsidRPr="00FB429F" w:rsidRDefault="00FC7A68" w:rsidP="00C207C3">
            <w:pPr>
              <w:pStyle w:val="a4"/>
              <w:numPr>
                <w:ilvl w:val="0"/>
                <w:numId w:val="104"/>
              </w:numPr>
              <w:spacing w:after="0" w:line="273" w:lineRule="exact"/>
              <w:ind w:right="20"/>
              <w:rPr>
                <w:rFonts w:ascii="Times New Roman" w:eastAsia="Century Schoolbook" w:hAnsi="Times New Roman" w:cs="Times New Roman"/>
                <w:color w:val="000000"/>
                <w:sz w:val="20"/>
                <w:szCs w:val="20"/>
                <w:lang w:eastAsia="ru-RU"/>
              </w:rPr>
            </w:pPr>
            <w:r w:rsidRPr="00FB429F">
              <w:rPr>
                <w:rFonts w:ascii="Times New Roman" w:eastAsia="Century Schoolbook" w:hAnsi="Times New Roman" w:cs="Times New Roman"/>
                <w:color w:val="000000"/>
                <w:sz w:val="20"/>
                <w:szCs w:val="20"/>
                <w:lang w:eastAsia="ru-RU"/>
              </w:rPr>
              <w:t>3 нДж</w:t>
            </w:r>
          </w:p>
          <w:p w14:paraId="41C512FF" w14:textId="04266276" w:rsidR="00FC7A68" w:rsidRPr="006F33AA" w:rsidRDefault="00FC7A68" w:rsidP="00C207C3">
            <w:pPr>
              <w:pStyle w:val="a4"/>
              <w:numPr>
                <w:ilvl w:val="0"/>
                <w:numId w:val="104"/>
              </w:numPr>
              <w:spacing w:after="0" w:line="273" w:lineRule="exact"/>
              <w:ind w:right="20"/>
              <w:rPr>
                <w:rFonts w:ascii="Times New Roman" w:hAnsi="Times New Roman"/>
                <w:color w:val="000000"/>
                <w:sz w:val="20"/>
                <w:rPrChange w:id="5132" w:author="2" w:date="2021-08-31T10:55:00Z">
                  <w:rPr>
                    <w:rFonts w:ascii="Times New Roman" w:eastAsia="Century Schoolbook" w:hAnsi="Times New Roman" w:cs="Times New Roman"/>
                    <w:color w:val="000000"/>
                    <w:sz w:val="24"/>
                    <w:szCs w:val="24"/>
                    <w:lang w:eastAsia="ru-RU"/>
                  </w:rPr>
                </w:rPrChange>
              </w:rPr>
            </w:pPr>
            <w:r w:rsidRPr="00FB429F">
              <w:rPr>
                <w:rFonts w:ascii="Times New Roman" w:eastAsia="Century Schoolbook" w:hAnsi="Times New Roman" w:cs="Times New Roman"/>
                <w:color w:val="000000"/>
                <w:sz w:val="20"/>
                <w:szCs w:val="20"/>
                <w:lang w:eastAsia="ru-RU"/>
              </w:rPr>
              <w:t>1 нДж</w:t>
            </w:r>
          </w:p>
        </w:tc>
        <w:tc>
          <w:tcPr>
            <w:tcW w:w="567" w:type="dxa"/>
            <w:gridSpan w:val="2"/>
            <w:tcPrChange w:id="5133" w:author="2" w:date="2021-08-31T10:55:00Z">
              <w:tcPr>
                <w:tcW w:w="547" w:type="dxa"/>
              </w:tcPr>
            </w:tcPrChange>
          </w:tcPr>
          <w:p w14:paraId="40768F89" w14:textId="054163B4"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4</w:t>
            </w:r>
          </w:p>
        </w:tc>
      </w:tr>
      <w:tr w:rsidR="00FC7A68" w:rsidRPr="00450F2B" w14:paraId="4CC10FD1" w14:textId="77777777" w:rsidTr="00911EF6">
        <w:tc>
          <w:tcPr>
            <w:tcW w:w="846" w:type="dxa"/>
            <w:tcPrChange w:id="5134" w:author="2" w:date="2021-08-31T10:55:00Z">
              <w:tcPr>
                <w:tcW w:w="846" w:type="dxa"/>
              </w:tcPr>
            </w:tcPrChange>
          </w:tcPr>
          <w:p w14:paraId="46CB3A34" w14:textId="509D387F" w:rsidR="00FC7A68" w:rsidRPr="00450F2B" w:rsidRDefault="00FC7A68" w:rsidP="00FC7A68">
            <w:pPr>
              <w:spacing w:after="120"/>
              <w:rPr>
                <w:rFonts w:ascii="Times New Roman" w:hAnsi="Times New Roman" w:cs="Times New Roman"/>
                <w:sz w:val="24"/>
                <w:szCs w:val="24"/>
              </w:rPr>
            </w:pPr>
          </w:p>
        </w:tc>
        <w:tc>
          <w:tcPr>
            <w:tcW w:w="1843" w:type="dxa"/>
            <w:tcPrChange w:id="5135" w:author="2" w:date="2021-08-31T10:55:00Z">
              <w:tcPr>
                <w:tcW w:w="1843" w:type="dxa"/>
              </w:tcPr>
            </w:tcPrChange>
          </w:tcPr>
          <w:p w14:paraId="7D84ACFC" w14:textId="77777777" w:rsidR="00FC7A68" w:rsidRPr="00450F2B" w:rsidRDefault="00FC7A68" w:rsidP="00FC7A68">
            <w:pPr>
              <w:spacing w:after="120"/>
              <w:rPr>
                <w:rFonts w:ascii="Times New Roman" w:hAnsi="Times New Roman" w:cs="Times New Roman"/>
                <w:sz w:val="24"/>
                <w:szCs w:val="24"/>
              </w:rPr>
            </w:pPr>
          </w:p>
        </w:tc>
        <w:tc>
          <w:tcPr>
            <w:tcW w:w="425" w:type="dxa"/>
            <w:tcPrChange w:id="5136" w:author="2" w:date="2021-08-31T10:55:00Z">
              <w:tcPr>
                <w:tcW w:w="425" w:type="dxa"/>
              </w:tcPr>
            </w:tcPrChange>
          </w:tcPr>
          <w:p w14:paraId="65ED466A" w14:textId="77777777" w:rsidR="00FC7A68" w:rsidRPr="00450F2B" w:rsidRDefault="00FC7A68" w:rsidP="00FC7A68">
            <w:pPr>
              <w:spacing w:after="120"/>
              <w:rPr>
                <w:rFonts w:ascii="Times New Roman" w:hAnsi="Times New Roman" w:cs="Times New Roman"/>
                <w:sz w:val="24"/>
                <w:szCs w:val="24"/>
              </w:rPr>
            </w:pPr>
          </w:p>
        </w:tc>
        <w:tc>
          <w:tcPr>
            <w:tcW w:w="392" w:type="dxa"/>
            <w:tcPrChange w:id="5137" w:author="2" w:date="2021-08-31T10:55:00Z">
              <w:tcPr>
                <w:tcW w:w="392" w:type="dxa"/>
              </w:tcPr>
            </w:tcPrChange>
          </w:tcPr>
          <w:p w14:paraId="5AB34EE9" w14:textId="77777777" w:rsidR="00FC7A68" w:rsidRPr="00450F2B" w:rsidRDefault="00FC7A68" w:rsidP="00FC7A68">
            <w:pPr>
              <w:spacing w:after="120"/>
              <w:rPr>
                <w:rFonts w:ascii="Times New Roman" w:hAnsi="Times New Roman" w:cs="Times New Roman"/>
                <w:sz w:val="24"/>
                <w:szCs w:val="24"/>
              </w:rPr>
            </w:pPr>
          </w:p>
        </w:tc>
        <w:tc>
          <w:tcPr>
            <w:tcW w:w="553" w:type="dxa"/>
            <w:tcPrChange w:id="5138" w:author="2" w:date="2021-08-31T10:55:00Z">
              <w:tcPr>
                <w:tcW w:w="553" w:type="dxa"/>
              </w:tcPr>
            </w:tcPrChange>
          </w:tcPr>
          <w:p w14:paraId="2BE72AE5" w14:textId="412F3822"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5139" w:author="2" w:date="2021-08-31T10:55:00Z">
              <w:tcPr>
                <w:tcW w:w="6001" w:type="dxa"/>
              </w:tcPr>
            </w:tcPrChange>
          </w:tcPr>
          <w:p w14:paraId="5E655C65" w14:textId="5907BFF8" w:rsidR="00FC7A68" w:rsidRPr="000950B0" w:rsidRDefault="00FC7A68" w:rsidP="00FC7A68">
            <w:pPr>
              <w:rPr>
                <w:rFonts w:ascii="Times New Roman" w:eastAsia="Times New Roman" w:hAnsi="Times New Roman" w:cs="Times New Roman"/>
                <w:color w:val="000000"/>
                <w:sz w:val="20"/>
                <w:szCs w:val="20"/>
                <w:lang w:eastAsia="ru-RU"/>
              </w:rPr>
            </w:pPr>
            <w:r w:rsidRPr="00FB429F">
              <w:rPr>
                <w:rFonts w:ascii="Times New Roman" w:hAnsi="Times New Roman" w:cs="Times New Roman"/>
                <w:color w:val="000000"/>
                <w:sz w:val="20"/>
                <w:szCs w:val="20"/>
              </w:rPr>
              <w:t>Сколько миллиардов фотонов с частотой 10</w:t>
            </w:r>
            <w:r w:rsidRPr="00FB429F">
              <w:rPr>
                <w:rFonts w:ascii="Times New Roman" w:hAnsi="Times New Roman" w:cs="Times New Roman"/>
                <w:color w:val="000000"/>
                <w:sz w:val="20"/>
                <w:szCs w:val="20"/>
                <w:vertAlign w:val="superscript"/>
              </w:rPr>
              <w:t>20</w:t>
            </w:r>
            <w:r w:rsidRPr="00FB429F">
              <w:rPr>
                <w:rFonts w:ascii="Times New Roman" w:hAnsi="Times New Roman" w:cs="Times New Roman"/>
                <w:color w:val="000000"/>
                <w:sz w:val="20"/>
                <w:szCs w:val="20"/>
              </w:rPr>
              <w:t> Гц должна поглотить пылинка массой 22 мкг для того, чтобы приобрести скорость 1 мм/с? Один миллиард равен 10</w:t>
            </w:r>
            <w:r w:rsidRPr="00FB429F">
              <w:rPr>
                <w:rFonts w:ascii="Times New Roman" w:hAnsi="Times New Roman" w:cs="Times New Roman"/>
                <w:color w:val="000000"/>
                <w:sz w:val="20"/>
                <w:szCs w:val="20"/>
                <w:vertAlign w:val="superscript"/>
              </w:rPr>
              <w:t>9</w:t>
            </w:r>
            <w:r>
              <w:rPr>
                <w:color w:val="000000"/>
              </w:rPr>
              <w:t>.</w:t>
            </w:r>
          </w:p>
        </w:tc>
        <w:tc>
          <w:tcPr>
            <w:tcW w:w="4961" w:type="dxa"/>
            <w:gridSpan w:val="2"/>
            <w:tcPrChange w:id="5140" w:author="2" w:date="2021-08-31T10:55:00Z">
              <w:tcPr>
                <w:tcW w:w="4839" w:type="dxa"/>
              </w:tcPr>
            </w:tcPrChange>
          </w:tcPr>
          <w:p w14:paraId="771FA29F" w14:textId="77777777" w:rsidR="00FC7A68" w:rsidRPr="00FB429F" w:rsidRDefault="00FC7A68" w:rsidP="00C207C3">
            <w:pPr>
              <w:pStyle w:val="a4"/>
              <w:numPr>
                <w:ilvl w:val="0"/>
                <w:numId w:val="105"/>
              </w:numPr>
              <w:spacing w:after="0" w:line="273" w:lineRule="exact"/>
              <w:ind w:right="20"/>
              <w:rPr>
                <w:rFonts w:ascii="Times New Roman" w:eastAsia="Century Schoolbook" w:hAnsi="Times New Roman" w:cs="Times New Roman"/>
                <w:color w:val="000000"/>
                <w:sz w:val="20"/>
                <w:szCs w:val="20"/>
                <w:lang w:eastAsia="ru-RU"/>
              </w:rPr>
            </w:pPr>
            <w:r w:rsidRPr="00FB429F">
              <w:rPr>
                <w:rFonts w:ascii="Times New Roman" w:eastAsia="Century Schoolbook" w:hAnsi="Times New Roman" w:cs="Times New Roman"/>
                <w:color w:val="000000"/>
                <w:sz w:val="20"/>
                <w:szCs w:val="20"/>
                <w:lang w:eastAsia="ru-RU"/>
              </w:rPr>
              <w:t>200</w:t>
            </w:r>
          </w:p>
          <w:p w14:paraId="2F772CED" w14:textId="77777777" w:rsidR="00FC7A68" w:rsidRPr="00FB429F" w:rsidRDefault="00FC7A68" w:rsidP="00C207C3">
            <w:pPr>
              <w:pStyle w:val="a4"/>
              <w:numPr>
                <w:ilvl w:val="0"/>
                <w:numId w:val="105"/>
              </w:numPr>
              <w:spacing w:after="0" w:line="273" w:lineRule="exact"/>
              <w:ind w:right="20"/>
              <w:rPr>
                <w:rFonts w:ascii="Times New Roman" w:eastAsia="Century Schoolbook" w:hAnsi="Times New Roman" w:cs="Times New Roman"/>
                <w:color w:val="000000"/>
                <w:sz w:val="20"/>
                <w:szCs w:val="20"/>
                <w:lang w:eastAsia="ru-RU"/>
              </w:rPr>
            </w:pPr>
            <w:r w:rsidRPr="00FB429F">
              <w:rPr>
                <w:rFonts w:ascii="Times New Roman" w:eastAsia="Century Schoolbook" w:hAnsi="Times New Roman" w:cs="Times New Roman"/>
                <w:color w:val="000000"/>
                <w:sz w:val="20"/>
                <w:szCs w:val="20"/>
                <w:lang w:eastAsia="ru-RU"/>
              </w:rPr>
              <w:t>100</w:t>
            </w:r>
          </w:p>
          <w:p w14:paraId="3CEEC5C0" w14:textId="04F80744" w:rsidR="00FC7A68" w:rsidRPr="00FB429F" w:rsidRDefault="00FC7A68" w:rsidP="00C207C3">
            <w:pPr>
              <w:pStyle w:val="a4"/>
              <w:numPr>
                <w:ilvl w:val="0"/>
                <w:numId w:val="105"/>
              </w:numPr>
              <w:spacing w:after="0" w:line="273" w:lineRule="exact"/>
              <w:ind w:right="20"/>
              <w:rPr>
                <w:rFonts w:ascii="Times New Roman" w:eastAsia="Century Schoolbook" w:hAnsi="Times New Roman" w:cs="Times New Roman"/>
                <w:color w:val="000000"/>
                <w:sz w:val="20"/>
                <w:szCs w:val="20"/>
                <w:lang w:eastAsia="ru-RU"/>
              </w:rPr>
            </w:pPr>
            <w:r w:rsidRPr="00FB429F">
              <w:rPr>
                <w:rFonts w:ascii="Times New Roman" w:eastAsia="Century Schoolbook" w:hAnsi="Times New Roman" w:cs="Times New Roman"/>
                <w:color w:val="000000"/>
                <w:sz w:val="20"/>
                <w:szCs w:val="20"/>
                <w:lang w:eastAsia="ru-RU"/>
              </w:rPr>
              <w:t>220</w:t>
            </w:r>
          </w:p>
          <w:p w14:paraId="71967A49" w14:textId="145612B2" w:rsidR="00FC7A68" w:rsidRPr="00FB429F" w:rsidRDefault="00FC7A68" w:rsidP="00C207C3">
            <w:pPr>
              <w:pStyle w:val="a4"/>
              <w:numPr>
                <w:ilvl w:val="0"/>
                <w:numId w:val="105"/>
              </w:numPr>
              <w:spacing w:after="0" w:line="273" w:lineRule="exact"/>
              <w:ind w:right="20"/>
              <w:rPr>
                <w:rFonts w:ascii="Times New Roman" w:eastAsia="Century Schoolbook" w:hAnsi="Times New Roman" w:cs="Times New Roman"/>
                <w:color w:val="000000"/>
                <w:sz w:val="20"/>
                <w:szCs w:val="20"/>
                <w:lang w:eastAsia="ru-RU"/>
              </w:rPr>
            </w:pPr>
            <w:r w:rsidRPr="00FB429F">
              <w:rPr>
                <w:rFonts w:ascii="Times New Roman" w:eastAsia="Century Schoolbook" w:hAnsi="Times New Roman" w:cs="Times New Roman"/>
                <w:color w:val="000000"/>
                <w:sz w:val="20"/>
                <w:szCs w:val="20"/>
                <w:lang w:eastAsia="ru-RU"/>
              </w:rPr>
              <w:t>50</w:t>
            </w:r>
          </w:p>
        </w:tc>
        <w:tc>
          <w:tcPr>
            <w:tcW w:w="567" w:type="dxa"/>
            <w:gridSpan w:val="2"/>
            <w:tcPrChange w:id="5141" w:author="2" w:date="2021-08-31T10:55:00Z">
              <w:tcPr>
                <w:tcW w:w="547" w:type="dxa"/>
              </w:tcPr>
            </w:tcPrChange>
          </w:tcPr>
          <w:p w14:paraId="34DE3C6E" w14:textId="47ECFA20"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FC7A68" w:rsidRPr="00450F2B" w14:paraId="26069553" w14:textId="77777777" w:rsidTr="00911EF6">
        <w:tc>
          <w:tcPr>
            <w:tcW w:w="846" w:type="dxa"/>
            <w:tcPrChange w:id="5142" w:author="2" w:date="2021-08-31T10:55:00Z">
              <w:tcPr>
                <w:tcW w:w="846" w:type="dxa"/>
              </w:tcPr>
            </w:tcPrChange>
          </w:tcPr>
          <w:p w14:paraId="6E6B1286" w14:textId="2F251EFB" w:rsidR="00FC7A68" w:rsidRPr="00450F2B" w:rsidRDefault="00FC7A68" w:rsidP="00FC7A68">
            <w:pPr>
              <w:spacing w:after="120"/>
              <w:rPr>
                <w:rFonts w:ascii="Times New Roman" w:hAnsi="Times New Roman" w:cs="Times New Roman"/>
                <w:sz w:val="24"/>
                <w:szCs w:val="24"/>
              </w:rPr>
            </w:pPr>
          </w:p>
        </w:tc>
        <w:tc>
          <w:tcPr>
            <w:tcW w:w="1843" w:type="dxa"/>
            <w:tcPrChange w:id="5143" w:author="2" w:date="2021-08-31T10:55:00Z">
              <w:tcPr>
                <w:tcW w:w="1843" w:type="dxa"/>
              </w:tcPr>
            </w:tcPrChange>
          </w:tcPr>
          <w:p w14:paraId="1CB2845C" w14:textId="77777777" w:rsidR="00FC7A68" w:rsidRPr="00450F2B" w:rsidRDefault="00FC7A68" w:rsidP="00FC7A68">
            <w:pPr>
              <w:spacing w:after="120"/>
              <w:rPr>
                <w:rFonts w:ascii="Times New Roman" w:hAnsi="Times New Roman" w:cs="Times New Roman"/>
                <w:sz w:val="24"/>
                <w:szCs w:val="24"/>
              </w:rPr>
            </w:pPr>
          </w:p>
        </w:tc>
        <w:tc>
          <w:tcPr>
            <w:tcW w:w="425" w:type="dxa"/>
            <w:tcPrChange w:id="5144" w:author="2" w:date="2021-08-31T10:55:00Z">
              <w:tcPr>
                <w:tcW w:w="425" w:type="dxa"/>
              </w:tcPr>
            </w:tcPrChange>
          </w:tcPr>
          <w:p w14:paraId="078C83A2" w14:textId="77777777" w:rsidR="00FC7A68" w:rsidRPr="00450F2B" w:rsidRDefault="00FC7A68" w:rsidP="00FC7A68">
            <w:pPr>
              <w:spacing w:after="120"/>
              <w:rPr>
                <w:rFonts w:ascii="Times New Roman" w:hAnsi="Times New Roman" w:cs="Times New Roman"/>
                <w:sz w:val="24"/>
                <w:szCs w:val="24"/>
              </w:rPr>
            </w:pPr>
          </w:p>
        </w:tc>
        <w:tc>
          <w:tcPr>
            <w:tcW w:w="392" w:type="dxa"/>
            <w:tcPrChange w:id="5145" w:author="2" w:date="2021-08-31T10:55:00Z">
              <w:tcPr>
                <w:tcW w:w="392" w:type="dxa"/>
              </w:tcPr>
            </w:tcPrChange>
          </w:tcPr>
          <w:p w14:paraId="34A298E5" w14:textId="77777777" w:rsidR="00FC7A68" w:rsidRPr="00450F2B" w:rsidRDefault="00FC7A68" w:rsidP="00FC7A68">
            <w:pPr>
              <w:spacing w:after="120"/>
              <w:rPr>
                <w:rFonts w:ascii="Times New Roman" w:hAnsi="Times New Roman" w:cs="Times New Roman"/>
                <w:sz w:val="24"/>
                <w:szCs w:val="24"/>
              </w:rPr>
            </w:pPr>
          </w:p>
        </w:tc>
        <w:tc>
          <w:tcPr>
            <w:tcW w:w="553" w:type="dxa"/>
            <w:tcPrChange w:id="5146" w:author="2" w:date="2021-08-31T10:55:00Z">
              <w:tcPr>
                <w:tcW w:w="553" w:type="dxa"/>
              </w:tcPr>
            </w:tcPrChange>
          </w:tcPr>
          <w:p w14:paraId="5CD06820" w14:textId="4B894FA9"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5147" w:author="2" w:date="2021-08-31T10:55:00Z">
              <w:tcPr>
                <w:tcW w:w="6001" w:type="dxa"/>
              </w:tcPr>
            </w:tcPrChange>
          </w:tcPr>
          <w:p w14:paraId="423772C9" w14:textId="7C035B3D" w:rsidR="00FC7A68" w:rsidRPr="00FB429F" w:rsidRDefault="00FC7A68" w:rsidP="00FC7A68">
            <w:pPr>
              <w:ind w:hanging="61"/>
              <w:jc w:val="both"/>
              <w:rPr>
                <w:rFonts w:ascii="Times New Roman" w:eastAsia="Times New Roman" w:hAnsi="Times New Roman" w:cs="Times New Roman"/>
                <w:color w:val="000000"/>
                <w:sz w:val="20"/>
                <w:szCs w:val="20"/>
                <w:lang w:eastAsia="ru-RU"/>
              </w:rPr>
            </w:pPr>
            <w:r w:rsidRPr="00FB429F">
              <w:rPr>
                <w:rFonts w:ascii="Times New Roman" w:hAnsi="Times New Roman" w:cs="Times New Roman"/>
                <w:color w:val="000000"/>
                <w:sz w:val="20"/>
                <w:szCs w:val="20"/>
              </w:rPr>
              <w:t>Медленные (нерелятивистские) электроны с энергией 150 эВ испытывают дифракцию на некоторой атомной структуре. Расстояние между соседними атомами этой структуры </w:t>
            </w:r>
            <w:r w:rsidRPr="00FB429F">
              <w:rPr>
                <w:rFonts w:ascii="Times New Roman" w:hAnsi="Times New Roman" w:cs="Times New Roman"/>
                <w:i/>
                <w:iCs/>
                <w:color w:val="000000"/>
                <w:sz w:val="20"/>
                <w:szCs w:val="20"/>
              </w:rPr>
              <w:t>d</w:t>
            </w:r>
            <w:r w:rsidRPr="00FB429F">
              <w:rPr>
                <w:rFonts w:ascii="Times New Roman" w:hAnsi="Times New Roman" w:cs="Times New Roman"/>
                <w:color w:val="000000"/>
                <w:sz w:val="20"/>
                <w:szCs w:val="20"/>
              </w:rPr>
              <w:t> = 0,2 нм. Во сколько раз </w:t>
            </w:r>
            <w:r w:rsidRPr="00FB429F">
              <w:rPr>
                <w:rFonts w:ascii="Times New Roman" w:hAnsi="Times New Roman" w:cs="Times New Roman"/>
                <w:i/>
                <w:iCs/>
                <w:color w:val="000000"/>
                <w:sz w:val="20"/>
                <w:szCs w:val="20"/>
              </w:rPr>
              <w:t>d</w:t>
            </w:r>
            <w:r w:rsidRPr="00FB429F">
              <w:rPr>
                <w:rFonts w:ascii="Times New Roman" w:hAnsi="Times New Roman" w:cs="Times New Roman"/>
                <w:color w:val="000000"/>
                <w:sz w:val="20"/>
                <w:szCs w:val="20"/>
              </w:rPr>
              <w:t> превышает длину волны электрона? Ответ округлите до целого числа.</w:t>
            </w:r>
          </w:p>
        </w:tc>
        <w:tc>
          <w:tcPr>
            <w:tcW w:w="4961" w:type="dxa"/>
            <w:gridSpan w:val="2"/>
            <w:tcPrChange w:id="5148" w:author="2" w:date="2021-08-31T10:55:00Z">
              <w:tcPr>
                <w:tcW w:w="4839" w:type="dxa"/>
              </w:tcPr>
            </w:tcPrChange>
          </w:tcPr>
          <w:p w14:paraId="71051D77" w14:textId="77777777" w:rsidR="00FC7A68" w:rsidRPr="00FB429F" w:rsidRDefault="00FC7A68" w:rsidP="00C207C3">
            <w:pPr>
              <w:pStyle w:val="a4"/>
              <w:numPr>
                <w:ilvl w:val="0"/>
                <w:numId w:val="106"/>
              </w:numPr>
              <w:spacing w:after="0" w:line="273" w:lineRule="exact"/>
              <w:ind w:right="20"/>
              <w:rPr>
                <w:rFonts w:ascii="Times New Roman" w:eastAsia="Century Schoolbook" w:hAnsi="Times New Roman" w:cs="Times New Roman"/>
                <w:color w:val="000000"/>
                <w:sz w:val="20"/>
                <w:szCs w:val="20"/>
                <w:lang w:eastAsia="ru-RU"/>
              </w:rPr>
            </w:pPr>
            <w:r w:rsidRPr="00FB429F">
              <w:rPr>
                <w:rFonts w:ascii="Times New Roman" w:eastAsia="Century Schoolbook" w:hAnsi="Times New Roman" w:cs="Times New Roman"/>
                <w:color w:val="000000"/>
                <w:sz w:val="20"/>
                <w:szCs w:val="20"/>
                <w:lang w:eastAsia="ru-RU"/>
              </w:rPr>
              <w:t>4</w:t>
            </w:r>
          </w:p>
          <w:p w14:paraId="01401F31" w14:textId="77777777" w:rsidR="00FC7A68" w:rsidRPr="00FB429F" w:rsidRDefault="00FC7A68" w:rsidP="00C207C3">
            <w:pPr>
              <w:pStyle w:val="a4"/>
              <w:numPr>
                <w:ilvl w:val="0"/>
                <w:numId w:val="106"/>
              </w:numPr>
              <w:spacing w:after="0" w:line="273" w:lineRule="exact"/>
              <w:ind w:right="20"/>
              <w:rPr>
                <w:rFonts w:ascii="Times New Roman" w:eastAsia="Century Schoolbook" w:hAnsi="Times New Roman" w:cs="Times New Roman"/>
                <w:color w:val="000000"/>
                <w:sz w:val="20"/>
                <w:szCs w:val="20"/>
                <w:lang w:eastAsia="ru-RU"/>
              </w:rPr>
            </w:pPr>
            <w:r w:rsidRPr="00FB429F">
              <w:rPr>
                <w:rFonts w:ascii="Times New Roman" w:eastAsia="Century Schoolbook" w:hAnsi="Times New Roman" w:cs="Times New Roman"/>
                <w:color w:val="000000"/>
                <w:sz w:val="20"/>
                <w:szCs w:val="20"/>
                <w:lang w:eastAsia="ru-RU"/>
              </w:rPr>
              <w:t>0,5</w:t>
            </w:r>
          </w:p>
          <w:p w14:paraId="5F0BC227" w14:textId="77777777" w:rsidR="00FC7A68" w:rsidRPr="00FB429F" w:rsidRDefault="00FC7A68" w:rsidP="00C207C3">
            <w:pPr>
              <w:pStyle w:val="a4"/>
              <w:numPr>
                <w:ilvl w:val="0"/>
                <w:numId w:val="106"/>
              </w:numPr>
              <w:spacing w:after="0" w:line="273" w:lineRule="exact"/>
              <w:ind w:right="20"/>
              <w:rPr>
                <w:rFonts w:ascii="Times New Roman" w:eastAsia="Century Schoolbook" w:hAnsi="Times New Roman" w:cs="Times New Roman"/>
                <w:color w:val="000000"/>
                <w:sz w:val="20"/>
                <w:szCs w:val="20"/>
                <w:lang w:eastAsia="ru-RU"/>
              </w:rPr>
            </w:pPr>
            <w:r w:rsidRPr="00FB429F">
              <w:rPr>
                <w:rFonts w:ascii="Times New Roman" w:eastAsia="Century Schoolbook" w:hAnsi="Times New Roman" w:cs="Times New Roman"/>
                <w:color w:val="000000"/>
                <w:sz w:val="20"/>
                <w:szCs w:val="20"/>
                <w:lang w:eastAsia="ru-RU"/>
              </w:rPr>
              <w:t>3</w:t>
            </w:r>
          </w:p>
          <w:p w14:paraId="643B56B8" w14:textId="46E805C6" w:rsidR="00FC7A68" w:rsidRPr="00FB429F" w:rsidRDefault="00FC7A68" w:rsidP="00C207C3">
            <w:pPr>
              <w:pStyle w:val="a4"/>
              <w:numPr>
                <w:ilvl w:val="0"/>
                <w:numId w:val="106"/>
              </w:numPr>
              <w:spacing w:after="0" w:line="273" w:lineRule="exact"/>
              <w:ind w:right="20"/>
              <w:rPr>
                <w:rFonts w:ascii="Times New Roman" w:eastAsia="Century Schoolbook" w:hAnsi="Times New Roman" w:cs="Times New Roman"/>
                <w:color w:val="000000"/>
                <w:sz w:val="20"/>
                <w:szCs w:val="20"/>
                <w:lang w:eastAsia="ru-RU"/>
              </w:rPr>
            </w:pPr>
            <w:r w:rsidRPr="00FB429F">
              <w:rPr>
                <w:rFonts w:ascii="Times New Roman" w:eastAsia="Century Schoolbook" w:hAnsi="Times New Roman" w:cs="Times New Roman"/>
                <w:color w:val="000000"/>
                <w:sz w:val="20"/>
                <w:szCs w:val="20"/>
                <w:lang w:eastAsia="ru-RU"/>
              </w:rPr>
              <w:t>2</w:t>
            </w:r>
          </w:p>
        </w:tc>
        <w:tc>
          <w:tcPr>
            <w:tcW w:w="567" w:type="dxa"/>
            <w:gridSpan w:val="2"/>
            <w:tcPrChange w:id="5149" w:author="2" w:date="2021-08-31T10:55:00Z">
              <w:tcPr>
                <w:tcW w:w="547" w:type="dxa"/>
              </w:tcPr>
            </w:tcPrChange>
          </w:tcPr>
          <w:p w14:paraId="537AB88B" w14:textId="4E324862"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4</w:t>
            </w:r>
          </w:p>
        </w:tc>
      </w:tr>
      <w:tr w:rsidR="00FC7A68" w:rsidRPr="00450F2B" w14:paraId="4F536264" w14:textId="77777777" w:rsidTr="00911EF6">
        <w:tc>
          <w:tcPr>
            <w:tcW w:w="846" w:type="dxa"/>
            <w:tcPrChange w:id="5150" w:author="2" w:date="2021-08-31T10:55:00Z">
              <w:tcPr>
                <w:tcW w:w="846" w:type="dxa"/>
              </w:tcPr>
            </w:tcPrChange>
          </w:tcPr>
          <w:p w14:paraId="65845BCC" w14:textId="6124413F" w:rsidR="00FC7A68" w:rsidRPr="00450F2B" w:rsidRDefault="00FC7A68" w:rsidP="00FC7A68">
            <w:pPr>
              <w:spacing w:after="120"/>
              <w:rPr>
                <w:rFonts w:ascii="Times New Roman" w:hAnsi="Times New Roman" w:cs="Times New Roman"/>
                <w:sz w:val="24"/>
                <w:szCs w:val="24"/>
              </w:rPr>
            </w:pPr>
          </w:p>
        </w:tc>
        <w:tc>
          <w:tcPr>
            <w:tcW w:w="1843" w:type="dxa"/>
            <w:tcPrChange w:id="5151" w:author="2" w:date="2021-08-31T10:55:00Z">
              <w:tcPr>
                <w:tcW w:w="1843" w:type="dxa"/>
              </w:tcPr>
            </w:tcPrChange>
          </w:tcPr>
          <w:p w14:paraId="21C281EB" w14:textId="77777777" w:rsidR="00FC7A68" w:rsidRPr="00450F2B" w:rsidRDefault="00FC7A68" w:rsidP="00FC7A68">
            <w:pPr>
              <w:spacing w:after="120"/>
              <w:rPr>
                <w:rFonts w:ascii="Times New Roman" w:hAnsi="Times New Roman" w:cs="Times New Roman"/>
                <w:sz w:val="24"/>
                <w:szCs w:val="24"/>
              </w:rPr>
            </w:pPr>
          </w:p>
        </w:tc>
        <w:tc>
          <w:tcPr>
            <w:tcW w:w="425" w:type="dxa"/>
            <w:tcPrChange w:id="5152" w:author="2" w:date="2021-08-31T10:55:00Z">
              <w:tcPr>
                <w:tcW w:w="425" w:type="dxa"/>
              </w:tcPr>
            </w:tcPrChange>
          </w:tcPr>
          <w:p w14:paraId="3DFEE1EC" w14:textId="77777777" w:rsidR="00FC7A68" w:rsidRPr="00450F2B" w:rsidRDefault="00FC7A68" w:rsidP="00FC7A68">
            <w:pPr>
              <w:spacing w:after="120"/>
              <w:rPr>
                <w:rFonts w:ascii="Times New Roman" w:hAnsi="Times New Roman" w:cs="Times New Roman"/>
                <w:sz w:val="24"/>
                <w:szCs w:val="24"/>
              </w:rPr>
            </w:pPr>
          </w:p>
        </w:tc>
        <w:tc>
          <w:tcPr>
            <w:tcW w:w="392" w:type="dxa"/>
            <w:tcPrChange w:id="5153" w:author="2" w:date="2021-08-31T10:55:00Z">
              <w:tcPr>
                <w:tcW w:w="392" w:type="dxa"/>
              </w:tcPr>
            </w:tcPrChange>
          </w:tcPr>
          <w:p w14:paraId="762DF47F" w14:textId="77777777" w:rsidR="00FC7A68" w:rsidRPr="00450F2B" w:rsidRDefault="00FC7A68" w:rsidP="00FC7A68">
            <w:pPr>
              <w:spacing w:after="120"/>
              <w:rPr>
                <w:rFonts w:ascii="Times New Roman" w:hAnsi="Times New Roman" w:cs="Times New Roman"/>
                <w:sz w:val="24"/>
                <w:szCs w:val="24"/>
              </w:rPr>
            </w:pPr>
          </w:p>
        </w:tc>
        <w:tc>
          <w:tcPr>
            <w:tcW w:w="553" w:type="dxa"/>
            <w:tcPrChange w:id="5154" w:author="2" w:date="2021-08-31T10:55:00Z">
              <w:tcPr>
                <w:tcW w:w="553" w:type="dxa"/>
              </w:tcPr>
            </w:tcPrChange>
          </w:tcPr>
          <w:p w14:paraId="5C099D34" w14:textId="6DC1E208"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5155" w:author="2" w:date="2021-08-31T10:55:00Z">
              <w:tcPr>
                <w:tcW w:w="6001" w:type="dxa"/>
              </w:tcPr>
            </w:tcPrChange>
          </w:tcPr>
          <w:p w14:paraId="77E0B179" w14:textId="782B0CA9" w:rsidR="00FC7A68" w:rsidRPr="00FB429F" w:rsidRDefault="00FC7A68" w:rsidP="00FC7A68">
            <w:pPr>
              <w:rPr>
                <w:rFonts w:ascii="Times New Roman" w:eastAsia="Times New Roman" w:hAnsi="Times New Roman" w:cs="Times New Roman"/>
                <w:color w:val="000000"/>
                <w:sz w:val="20"/>
                <w:szCs w:val="20"/>
                <w:lang w:eastAsia="ru-RU"/>
              </w:rPr>
            </w:pPr>
            <w:r w:rsidRPr="00FB429F">
              <w:rPr>
                <w:rFonts w:ascii="Times New Roman" w:hAnsi="Times New Roman" w:cs="Times New Roman"/>
                <w:color w:val="000000"/>
                <w:sz w:val="20"/>
                <w:szCs w:val="20"/>
              </w:rPr>
              <w:t>Частота красного света в 2 раза меньше частоты фиолетового света. Во сколько раз импульс фотона красного света меньше импульса фотона фиолетового света? </w:t>
            </w:r>
          </w:p>
        </w:tc>
        <w:tc>
          <w:tcPr>
            <w:tcW w:w="4961" w:type="dxa"/>
            <w:gridSpan w:val="2"/>
            <w:tcPrChange w:id="5156" w:author="2" w:date="2021-08-31T10:55:00Z">
              <w:tcPr>
                <w:tcW w:w="4839" w:type="dxa"/>
              </w:tcPr>
            </w:tcPrChange>
          </w:tcPr>
          <w:p w14:paraId="1B046262" w14:textId="2DEE1776" w:rsidR="00FC7A68" w:rsidRPr="00FB429F" w:rsidRDefault="00FC7A68" w:rsidP="00FC7A68">
            <w:pPr>
              <w:pStyle w:val="a4"/>
              <w:spacing w:after="0" w:line="273" w:lineRule="exact"/>
              <w:ind w:left="346" w:right="20" w:firstLine="142"/>
              <w:rPr>
                <w:rFonts w:ascii="Times New Roman" w:eastAsia="Century Schoolbook" w:hAnsi="Times New Roman" w:cs="Times New Roman"/>
                <w:color w:val="000000"/>
                <w:sz w:val="20"/>
                <w:szCs w:val="20"/>
                <w:lang w:eastAsia="ru-RU"/>
              </w:rPr>
            </w:pPr>
            <w:r w:rsidRPr="00FB429F">
              <w:rPr>
                <w:rFonts w:ascii="Times New Roman" w:eastAsia="Century Schoolbook" w:hAnsi="Times New Roman" w:cs="Times New Roman"/>
                <w:color w:val="000000"/>
                <w:sz w:val="20"/>
                <w:szCs w:val="20"/>
                <w:lang w:eastAsia="ru-RU"/>
              </w:rPr>
              <w:t>1. 4</w:t>
            </w:r>
          </w:p>
          <w:p w14:paraId="26F35E04" w14:textId="77777777" w:rsidR="00FC7A68" w:rsidRPr="00FB429F" w:rsidRDefault="00FC7A68" w:rsidP="00FC7A68">
            <w:pPr>
              <w:pStyle w:val="a4"/>
              <w:spacing w:after="0" w:line="273" w:lineRule="exact"/>
              <w:ind w:left="346" w:right="20" w:firstLine="142"/>
              <w:rPr>
                <w:rFonts w:ascii="Times New Roman" w:eastAsia="Century Schoolbook" w:hAnsi="Times New Roman" w:cs="Times New Roman"/>
                <w:color w:val="000000"/>
                <w:sz w:val="20"/>
                <w:szCs w:val="20"/>
                <w:lang w:eastAsia="ru-RU"/>
              </w:rPr>
            </w:pPr>
            <w:r w:rsidRPr="00FB429F">
              <w:rPr>
                <w:rFonts w:ascii="Times New Roman" w:eastAsia="Century Schoolbook" w:hAnsi="Times New Roman" w:cs="Times New Roman"/>
                <w:color w:val="000000"/>
                <w:sz w:val="20"/>
                <w:szCs w:val="20"/>
                <w:lang w:eastAsia="ru-RU"/>
              </w:rPr>
              <w:t>2. 2</w:t>
            </w:r>
          </w:p>
          <w:p w14:paraId="13B416AF" w14:textId="2206D300" w:rsidR="00FC7A68" w:rsidRPr="00FB429F" w:rsidRDefault="00FC7A68" w:rsidP="00FC7A68">
            <w:pPr>
              <w:pStyle w:val="a4"/>
              <w:spacing w:after="0" w:line="273" w:lineRule="exact"/>
              <w:ind w:left="346" w:right="20" w:firstLine="142"/>
              <w:rPr>
                <w:rFonts w:ascii="Times New Roman" w:eastAsia="Century Schoolbook" w:hAnsi="Times New Roman" w:cs="Times New Roman"/>
                <w:color w:val="000000"/>
                <w:sz w:val="20"/>
                <w:szCs w:val="20"/>
                <w:lang w:eastAsia="ru-RU"/>
              </w:rPr>
            </w:pPr>
            <w:r w:rsidRPr="00FB429F">
              <w:rPr>
                <w:rFonts w:ascii="Times New Roman" w:eastAsia="Century Schoolbook" w:hAnsi="Times New Roman" w:cs="Times New Roman"/>
                <w:color w:val="000000"/>
                <w:sz w:val="20"/>
                <w:szCs w:val="20"/>
                <w:lang w:eastAsia="ru-RU"/>
              </w:rPr>
              <w:t>3. 0,25</w:t>
            </w:r>
          </w:p>
          <w:p w14:paraId="02056A25" w14:textId="7AD96543" w:rsidR="00FC7A68" w:rsidRPr="006F33AA" w:rsidRDefault="00FC7A68" w:rsidP="00FC7A68">
            <w:pPr>
              <w:pStyle w:val="a4"/>
              <w:spacing w:after="0" w:line="273" w:lineRule="exact"/>
              <w:ind w:left="346" w:right="20" w:firstLine="142"/>
              <w:rPr>
                <w:rFonts w:ascii="Times New Roman" w:hAnsi="Times New Roman"/>
                <w:color w:val="000000"/>
                <w:sz w:val="20"/>
                <w:rPrChange w:id="5157" w:author="2" w:date="2021-08-31T10:55:00Z">
                  <w:rPr>
                    <w:rFonts w:ascii="Times New Roman" w:eastAsia="Century Schoolbook" w:hAnsi="Times New Roman" w:cs="Times New Roman"/>
                    <w:color w:val="000000"/>
                    <w:sz w:val="24"/>
                    <w:szCs w:val="24"/>
                    <w:lang w:eastAsia="ru-RU"/>
                  </w:rPr>
                </w:rPrChange>
              </w:rPr>
            </w:pPr>
            <w:r w:rsidRPr="00FB429F">
              <w:rPr>
                <w:rFonts w:ascii="Times New Roman" w:eastAsia="Century Schoolbook" w:hAnsi="Times New Roman" w:cs="Times New Roman"/>
                <w:color w:val="000000"/>
                <w:sz w:val="20"/>
                <w:szCs w:val="20"/>
                <w:lang w:eastAsia="ru-RU"/>
              </w:rPr>
              <w:t>4.  0,5</w:t>
            </w:r>
          </w:p>
        </w:tc>
        <w:tc>
          <w:tcPr>
            <w:tcW w:w="567" w:type="dxa"/>
            <w:gridSpan w:val="2"/>
            <w:tcPrChange w:id="5158" w:author="2" w:date="2021-08-31T10:55:00Z">
              <w:tcPr>
                <w:tcW w:w="547" w:type="dxa"/>
              </w:tcPr>
            </w:tcPrChange>
          </w:tcPr>
          <w:p w14:paraId="24C5B23C" w14:textId="10D3F1C0"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FC7A68" w:rsidRPr="00450F2B" w14:paraId="6B25A7B7" w14:textId="77777777" w:rsidTr="00911EF6">
        <w:tc>
          <w:tcPr>
            <w:tcW w:w="846" w:type="dxa"/>
            <w:tcPrChange w:id="5159" w:author="2" w:date="2021-08-31T10:55:00Z">
              <w:tcPr>
                <w:tcW w:w="846" w:type="dxa"/>
              </w:tcPr>
            </w:tcPrChange>
          </w:tcPr>
          <w:p w14:paraId="4546DD53" w14:textId="616A8C2E" w:rsidR="00FC7A68" w:rsidRPr="00450F2B" w:rsidRDefault="00FC7A68" w:rsidP="00FC7A68">
            <w:pPr>
              <w:spacing w:after="120"/>
              <w:rPr>
                <w:rFonts w:ascii="Times New Roman" w:hAnsi="Times New Roman" w:cs="Times New Roman"/>
                <w:sz w:val="24"/>
                <w:szCs w:val="24"/>
              </w:rPr>
            </w:pPr>
          </w:p>
        </w:tc>
        <w:tc>
          <w:tcPr>
            <w:tcW w:w="1843" w:type="dxa"/>
            <w:tcPrChange w:id="5160" w:author="2" w:date="2021-08-31T10:55:00Z">
              <w:tcPr>
                <w:tcW w:w="1843" w:type="dxa"/>
              </w:tcPr>
            </w:tcPrChange>
          </w:tcPr>
          <w:p w14:paraId="4AA5A01A" w14:textId="77777777" w:rsidR="00FC7A68" w:rsidRPr="00450F2B" w:rsidRDefault="00FC7A68" w:rsidP="00FC7A68">
            <w:pPr>
              <w:spacing w:after="120"/>
              <w:rPr>
                <w:rFonts w:ascii="Times New Roman" w:hAnsi="Times New Roman" w:cs="Times New Roman"/>
                <w:sz w:val="24"/>
                <w:szCs w:val="24"/>
              </w:rPr>
            </w:pPr>
          </w:p>
        </w:tc>
        <w:tc>
          <w:tcPr>
            <w:tcW w:w="425" w:type="dxa"/>
            <w:tcPrChange w:id="5161" w:author="2" w:date="2021-08-31T10:55:00Z">
              <w:tcPr>
                <w:tcW w:w="425" w:type="dxa"/>
              </w:tcPr>
            </w:tcPrChange>
          </w:tcPr>
          <w:p w14:paraId="4EFBF550" w14:textId="77777777" w:rsidR="00FC7A68" w:rsidRPr="00450F2B" w:rsidRDefault="00FC7A68" w:rsidP="00FC7A68">
            <w:pPr>
              <w:spacing w:after="120"/>
              <w:rPr>
                <w:rFonts w:ascii="Times New Roman" w:hAnsi="Times New Roman" w:cs="Times New Roman"/>
                <w:sz w:val="24"/>
                <w:szCs w:val="24"/>
              </w:rPr>
            </w:pPr>
          </w:p>
        </w:tc>
        <w:tc>
          <w:tcPr>
            <w:tcW w:w="392" w:type="dxa"/>
            <w:tcPrChange w:id="5162" w:author="2" w:date="2021-08-31T10:55:00Z">
              <w:tcPr>
                <w:tcW w:w="392" w:type="dxa"/>
              </w:tcPr>
            </w:tcPrChange>
          </w:tcPr>
          <w:p w14:paraId="32FEDF2C" w14:textId="77777777" w:rsidR="00FC7A68" w:rsidRPr="00450F2B" w:rsidRDefault="00FC7A68" w:rsidP="00FC7A68">
            <w:pPr>
              <w:spacing w:after="120"/>
              <w:rPr>
                <w:rFonts w:ascii="Times New Roman" w:hAnsi="Times New Roman" w:cs="Times New Roman"/>
                <w:sz w:val="24"/>
                <w:szCs w:val="24"/>
              </w:rPr>
            </w:pPr>
          </w:p>
        </w:tc>
        <w:tc>
          <w:tcPr>
            <w:tcW w:w="553" w:type="dxa"/>
            <w:tcPrChange w:id="5163" w:author="2" w:date="2021-08-31T10:55:00Z">
              <w:tcPr>
                <w:tcW w:w="553" w:type="dxa"/>
              </w:tcPr>
            </w:tcPrChange>
          </w:tcPr>
          <w:p w14:paraId="76C45E0B" w14:textId="42092C5D"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5164" w:author="2" w:date="2021-08-31T10:55:00Z">
              <w:tcPr>
                <w:tcW w:w="6001" w:type="dxa"/>
              </w:tcPr>
            </w:tcPrChange>
          </w:tcPr>
          <w:p w14:paraId="6658BBA3" w14:textId="3BC603EF" w:rsidR="00FC7A68" w:rsidRPr="00C86617" w:rsidRDefault="00FC7A68" w:rsidP="00FC7A68">
            <w:pPr>
              <w:rPr>
                <w:rFonts w:ascii="Times New Roman" w:eastAsia="Times New Roman" w:hAnsi="Times New Roman" w:cs="Times New Roman"/>
                <w:color w:val="000000"/>
                <w:sz w:val="20"/>
                <w:szCs w:val="20"/>
                <w:lang w:eastAsia="ru-RU"/>
              </w:rPr>
            </w:pPr>
            <w:r w:rsidRPr="00C86617">
              <w:rPr>
                <w:rFonts w:ascii="Times New Roman" w:hAnsi="Times New Roman" w:cs="Times New Roman"/>
                <w:color w:val="000000"/>
                <w:sz w:val="20"/>
                <w:szCs w:val="20"/>
              </w:rPr>
              <w:t>Лазер излучает свет с длиной волны 450 нм. Мощность лазерного пучка 2,2 мВт. Сколько фотонов излучает этот лазер за 1 пс?</w:t>
            </w:r>
          </w:p>
        </w:tc>
        <w:tc>
          <w:tcPr>
            <w:tcW w:w="4961" w:type="dxa"/>
            <w:gridSpan w:val="2"/>
            <w:tcPrChange w:id="5165" w:author="2" w:date="2021-08-31T10:55:00Z">
              <w:tcPr>
                <w:tcW w:w="4839" w:type="dxa"/>
              </w:tcPr>
            </w:tcPrChange>
          </w:tcPr>
          <w:p w14:paraId="23B69C37" w14:textId="77777777" w:rsidR="00FC7A68" w:rsidRPr="00C86617" w:rsidRDefault="00FC7A68" w:rsidP="00C207C3">
            <w:pPr>
              <w:pStyle w:val="a4"/>
              <w:numPr>
                <w:ilvl w:val="0"/>
                <w:numId w:val="107"/>
              </w:numPr>
              <w:spacing w:after="0" w:line="273" w:lineRule="exact"/>
              <w:ind w:right="20"/>
              <w:rPr>
                <w:rFonts w:ascii="Times New Roman" w:eastAsia="Century Schoolbook" w:hAnsi="Times New Roman" w:cs="Times New Roman"/>
                <w:color w:val="000000"/>
                <w:sz w:val="20"/>
                <w:szCs w:val="20"/>
                <w:lang w:eastAsia="ru-RU"/>
              </w:rPr>
            </w:pPr>
            <w:r w:rsidRPr="00C86617">
              <w:rPr>
                <w:rFonts w:ascii="Times New Roman" w:eastAsia="Century Schoolbook" w:hAnsi="Times New Roman" w:cs="Times New Roman"/>
                <w:color w:val="000000"/>
                <w:sz w:val="20"/>
                <w:szCs w:val="20"/>
                <w:lang w:eastAsia="ru-RU"/>
              </w:rPr>
              <w:t>1000</w:t>
            </w:r>
          </w:p>
          <w:p w14:paraId="51846FB4" w14:textId="77777777" w:rsidR="00FC7A68" w:rsidRPr="00C86617" w:rsidRDefault="00FC7A68" w:rsidP="00C207C3">
            <w:pPr>
              <w:pStyle w:val="a4"/>
              <w:numPr>
                <w:ilvl w:val="0"/>
                <w:numId w:val="107"/>
              </w:numPr>
              <w:spacing w:after="0" w:line="273" w:lineRule="exact"/>
              <w:ind w:right="20"/>
              <w:rPr>
                <w:rFonts w:ascii="Times New Roman" w:eastAsia="Century Schoolbook" w:hAnsi="Times New Roman" w:cs="Times New Roman"/>
                <w:color w:val="000000"/>
                <w:sz w:val="20"/>
                <w:szCs w:val="20"/>
                <w:lang w:eastAsia="ru-RU"/>
              </w:rPr>
            </w:pPr>
            <w:r w:rsidRPr="00C86617">
              <w:rPr>
                <w:rFonts w:ascii="Times New Roman" w:eastAsia="Century Schoolbook" w:hAnsi="Times New Roman" w:cs="Times New Roman"/>
                <w:color w:val="000000"/>
                <w:sz w:val="20"/>
                <w:szCs w:val="20"/>
                <w:lang w:eastAsia="ru-RU"/>
              </w:rPr>
              <w:t>4000</w:t>
            </w:r>
          </w:p>
          <w:p w14:paraId="7B266795" w14:textId="77777777" w:rsidR="00FC7A68" w:rsidRPr="00C86617" w:rsidRDefault="00FC7A68" w:rsidP="00C207C3">
            <w:pPr>
              <w:pStyle w:val="a4"/>
              <w:numPr>
                <w:ilvl w:val="0"/>
                <w:numId w:val="107"/>
              </w:numPr>
              <w:spacing w:after="0" w:line="273" w:lineRule="exact"/>
              <w:ind w:right="20"/>
              <w:rPr>
                <w:rFonts w:ascii="Times New Roman" w:eastAsia="Century Schoolbook" w:hAnsi="Times New Roman" w:cs="Times New Roman"/>
                <w:color w:val="000000"/>
                <w:sz w:val="20"/>
                <w:szCs w:val="20"/>
                <w:lang w:eastAsia="ru-RU"/>
              </w:rPr>
            </w:pPr>
            <w:r w:rsidRPr="00C86617">
              <w:rPr>
                <w:rFonts w:ascii="Times New Roman" w:eastAsia="Century Schoolbook" w:hAnsi="Times New Roman" w:cs="Times New Roman"/>
                <w:color w:val="000000"/>
                <w:sz w:val="20"/>
                <w:szCs w:val="20"/>
                <w:lang w:eastAsia="ru-RU"/>
              </w:rPr>
              <w:t>9000</w:t>
            </w:r>
          </w:p>
          <w:p w14:paraId="75234EED" w14:textId="1A28AB29" w:rsidR="00FC7A68" w:rsidRPr="00C86617" w:rsidRDefault="00FC7A68" w:rsidP="00C207C3">
            <w:pPr>
              <w:pStyle w:val="a4"/>
              <w:numPr>
                <w:ilvl w:val="0"/>
                <w:numId w:val="107"/>
              </w:numPr>
              <w:spacing w:after="0" w:line="273" w:lineRule="exact"/>
              <w:ind w:right="20"/>
              <w:rPr>
                <w:rFonts w:ascii="Times New Roman" w:eastAsia="Century Schoolbook" w:hAnsi="Times New Roman" w:cs="Times New Roman"/>
                <w:color w:val="000000"/>
                <w:sz w:val="20"/>
                <w:szCs w:val="20"/>
                <w:lang w:eastAsia="ru-RU"/>
              </w:rPr>
            </w:pPr>
            <w:r w:rsidRPr="00C86617">
              <w:rPr>
                <w:rFonts w:ascii="Times New Roman" w:eastAsia="Century Schoolbook" w:hAnsi="Times New Roman" w:cs="Times New Roman"/>
                <w:color w:val="000000"/>
                <w:sz w:val="20"/>
                <w:szCs w:val="20"/>
                <w:lang w:eastAsia="ru-RU"/>
              </w:rPr>
              <w:t>5000</w:t>
            </w:r>
          </w:p>
        </w:tc>
        <w:tc>
          <w:tcPr>
            <w:tcW w:w="567" w:type="dxa"/>
            <w:gridSpan w:val="2"/>
            <w:tcPrChange w:id="5166" w:author="2" w:date="2021-08-31T10:55:00Z">
              <w:tcPr>
                <w:tcW w:w="547" w:type="dxa"/>
              </w:tcPr>
            </w:tcPrChange>
          </w:tcPr>
          <w:p w14:paraId="6697DDD2" w14:textId="253B1605"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4</w:t>
            </w:r>
          </w:p>
        </w:tc>
      </w:tr>
      <w:tr w:rsidR="00FC7A68" w:rsidRPr="00450F2B" w14:paraId="2EC1A7E6" w14:textId="77777777" w:rsidTr="00911EF6">
        <w:tc>
          <w:tcPr>
            <w:tcW w:w="846" w:type="dxa"/>
            <w:tcPrChange w:id="5167" w:author="2" w:date="2021-08-31T10:55:00Z">
              <w:tcPr>
                <w:tcW w:w="846" w:type="dxa"/>
              </w:tcPr>
            </w:tcPrChange>
          </w:tcPr>
          <w:p w14:paraId="115AA23D" w14:textId="0B60C315" w:rsidR="00FC7A68" w:rsidRPr="00450F2B" w:rsidRDefault="00FC7A68" w:rsidP="00FC7A68">
            <w:pPr>
              <w:spacing w:after="120"/>
              <w:rPr>
                <w:rFonts w:ascii="Times New Roman" w:hAnsi="Times New Roman" w:cs="Times New Roman"/>
                <w:sz w:val="24"/>
                <w:szCs w:val="24"/>
              </w:rPr>
            </w:pPr>
          </w:p>
        </w:tc>
        <w:tc>
          <w:tcPr>
            <w:tcW w:w="1843" w:type="dxa"/>
            <w:tcPrChange w:id="5168" w:author="2" w:date="2021-08-31T10:55:00Z">
              <w:tcPr>
                <w:tcW w:w="1843" w:type="dxa"/>
              </w:tcPr>
            </w:tcPrChange>
          </w:tcPr>
          <w:p w14:paraId="5D0EB070" w14:textId="77777777" w:rsidR="00FC7A68" w:rsidRPr="00450F2B" w:rsidRDefault="00FC7A68" w:rsidP="00FC7A68">
            <w:pPr>
              <w:spacing w:after="120"/>
              <w:rPr>
                <w:rFonts w:ascii="Times New Roman" w:hAnsi="Times New Roman" w:cs="Times New Roman"/>
                <w:sz w:val="24"/>
                <w:szCs w:val="24"/>
              </w:rPr>
            </w:pPr>
          </w:p>
        </w:tc>
        <w:tc>
          <w:tcPr>
            <w:tcW w:w="425" w:type="dxa"/>
            <w:tcPrChange w:id="5169" w:author="2" w:date="2021-08-31T10:55:00Z">
              <w:tcPr>
                <w:tcW w:w="425" w:type="dxa"/>
              </w:tcPr>
            </w:tcPrChange>
          </w:tcPr>
          <w:p w14:paraId="17938DF5" w14:textId="77777777" w:rsidR="00FC7A68" w:rsidRPr="00450F2B" w:rsidRDefault="00FC7A68" w:rsidP="00FC7A68">
            <w:pPr>
              <w:spacing w:after="120"/>
              <w:rPr>
                <w:rFonts w:ascii="Times New Roman" w:hAnsi="Times New Roman" w:cs="Times New Roman"/>
                <w:sz w:val="24"/>
                <w:szCs w:val="24"/>
              </w:rPr>
            </w:pPr>
          </w:p>
        </w:tc>
        <w:tc>
          <w:tcPr>
            <w:tcW w:w="392" w:type="dxa"/>
            <w:tcPrChange w:id="5170" w:author="2" w:date="2021-08-31T10:55:00Z">
              <w:tcPr>
                <w:tcW w:w="392" w:type="dxa"/>
              </w:tcPr>
            </w:tcPrChange>
          </w:tcPr>
          <w:p w14:paraId="12B9BE9B" w14:textId="77777777" w:rsidR="00FC7A68" w:rsidRPr="00450F2B" w:rsidRDefault="00FC7A68" w:rsidP="00FC7A68">
            <w:pPr>
              <w:spacing w:after="120"/>
              <w:rPr>
                <w:rFonts w:ascii="Times New Roman" w:hAnsi="Times New Roman" w:cs="Times New Roman"/>
                <w:sz w:val="24"/>
                <w:szCs w:val="24"/>
              </w:rPr>
            </w:pPr>
          </w:p>
        </w:tc>
        <w:tc>
          <w:tcPr>
            <w:tcW w:w="553" w:type="dxa"/>
            <w:tcPrChange w:id="5171" w:author="2" w:date="2021-08-31T10:55:00Z">
              <w:tcPr>
                <w:tcW w:w="553" w:type="dxa"/>
              </w:tcPr>
            </w:tcPrChange>
          </w:tcPr>
          <w:p w14:paraId="7AD20889" w14:textId="74F7D582"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5172" w:author="2" w:date="2021-08-31T10:55:00Z">
              <w:tcPr>
                <w:tcW w:w="6001" w:type="dxa"/>
              </w:tcPr>
            </w:tcPrChange>
          </w:tcPr>
          <w:p w14:paraId="669E73DE" w14:textId="78483481" w:rsidR="00FC7A68" w:rsidRPr="00C86617" w:rsidRDefault="00FC7A68" w:rsidP="00FC7A68">
            <w:pPr>
              <w:ind w:firstLine="81"/>
              <w:rPr>
                <w:rFonts w:ascii="Times New Roman" w:eastAsia="Times New Roman" w:hAnsi="Times New Roman" w:cs="Times New Roman"/>
                <w:color w:val="000000"/>
                <w:sz w:val="20"/>
                <w:szCs w:val="20"/>
                <w:lang w:eastAsia="ru-RU"/>
              </w:rPr>
            </w:pPr>
            <w:r w:rsidRPr="00C86617">
              <w:rPr>
                <w:rFonts w:ascii="Times New Roman" w:hAnsi="Times New Roman" w:cs="Times New Roman"/>
                <w:color w:val="000000"/>
                <w:sz w:val="20"/>
                <w:szCs w:val="20"/>
              </w:rPr>
              <w:t>Дифракционная решётка имеет 500 штрихов на 1 мм длины. На неё падает поток фотонов, частота которых равна 6·10</w:t>
            </w:r>
            <w:r w:rsidRPr="00C86617">
              <w:rPr>
                <w:rFonts w:ascii="Times New Roman" w:hAnsi="Times New Roman" w:cs="Times New Roman"/>
                <w:color w:val="000000"/>
                <w:sz w:val="20"/>
                <w:szCs w:val="20"/>
                <w:vertAlign w:val="superscript"/>
              </w:rPr>
              <w:t>14</w:t>
            </w:r>
            <w:r w:rsidRPr="00C86617">
              <w:rPr>
                <w:rFonts w:ascii="Times New Roman" w:hAnsi="Times New Roman" w:cs="Times New Roman"/>
                <w:color w:val="000000"/>
                <w:sz w:val="20"/>
                <w:szCs w:val="20"/>
              </w:rPr>
              <w:t> Гц. Во сколько раз длина волны излучения этого фотона меньше расстояния между соседними штрихами дифракционной решётки?</w:t>
            </w:r>
          </w:p>
        </w:tc>
        <w:tc>
          <w:tcPr>
            <w:tcW w:w="4961" w:type="dxa"/>
            <w:gridSpan w:val="2"/>
            <w:tcPrChange w:id="5173" w:author="2" w:date="2021-08-31T10:55:00Z">
              <w:tcPr>
                <w:tcW w:w="4839" w:type="dxa"/>
              </w:tcPr>
            </w:tcPrChange>
          </w:tcPr>
          <w:p w14:paraId="10F79E5C" w14:textId="5CAEF5E7" w:rsidR="00FC7A68" w:rsidRPr="00C86617" w:rsidRDefault="00FC7A68" w:rsidP="00FC7A68">
            <w:pPr>
              <w:pStyle w:val="a4"/>
              <w:spacing w:after="0" w:line="273" w:lineRule="exact"/>
              <w:ind w:left="346" w:right="20" w:firstLine="142"/>
              <w:rPr>
                <w:rFonts w:ascii="Times New Roman" w:eastAsia="Century Schoolbook" w:hAnsi="Times New Roman" w:cs="Times New Roman"/>
                <w:color w:val="000000"/>
                <w:sz w:val="20"/>
                <w:szCs w:val="20"/>
                <w:lang w:eastAsia="ru-RU"/>
              </w:rPr>
            </w:pPr>
            <w:r w:rsidRPr="00C86617">
              <w:rPr>
                <w:rFonts w:ascii="Times New Roman" w:eastAsia="Century Schoolbook" w:hAnsi="Times New Roman" w:cs="Times New Roman"/>
                <w:color w:val="000000"/>
                <w:sz w:val="20"/>
                <w:szCs w:val="20"/>
                <w:lang w:eastAsia="ru-RU"/>
              </w:rPr>
              <w:t>1. 2</w:t>
            </w:r>
          </w:p>
          <w:p w14:paraId="661F2509" w14:textId="3F1C8066" w:rsidR="00FC7A68" w:rsidRPr="00C86617" w:rsidRDefault="00FC7A68" w:rsidP="00FC7A68">
            <w:pPr>
              <w:pStyle w:val="a4"/>
              <w:spacing w:after="0" w:line="273" w:lineRule="exact"/>
              <w:ind w:left="346" w:right="20" w:firstLine="142"/>
              <w:rPr>
                <w:rFonts w:ascii="Times New Roman" w:eastAsia="Century Schoolbook" w:hAnsi="Times New Roman" w:cs="Times New Roman"/>
                <w:color w:val="000000"/>
                <w:sz w:val="20"/>
                <w:szCs w:val="20"/>
                <w:lang w:eastAsia="ru-RU"/>
              </w:rPr>
            </w:pPr>
            <w:r w:rsidRPr="00C86617">
              <w:rPr>
                <w:rFonts w:ascii="Times New Roman" w:eastAsia="Century Schoolbook" w:hAnsi="Times New Roman" w:cs="Times New Roman"/>
                <w:color w:val="000000"/>
                <w:sz w:val="20"/>
                <w:szCs w:val="20"/>
                <w:lang w:eastAsia="ru-RU"/>
              </w:rPr>
              <w:t>2. 3</w:t>
            </w:r>
          </w:p>
          <w:p w14:paraId="3B22C80B" w14:textId="77777777" w:rsidR="00FC7A68" w:rsidRPr="00C86617" w:rsidRDefault="00FC7A68" w:rsidP="00FC7A68">
            <w:pPr>
              <w:pStyle w:val="a4"/>
              <w:spacing w:after="0" w:line="273" w:lineRule="exact"/>
              <w:ind w:left="346" w:right="20" w:firstLine="142"/>
              <w:rPr>
                <w:rFonts w:ascii="Times New Roman" w:eastAsia="Century Schoolbook" w:hAnsi="Times New Roman" w:cs="Times New Roman"/>
                <w:color w:val="000000"/>
                <w:sz w:val="20"/>
                <w:szCs w:val="20"/>
                <w:lang w:eastAsia="ru-RU"/>
              </w:rPr>
            </w:pPr>
            <w:r w:rsidRPr="00C86617">
              <w:rPr>
                <w:rFonts w:ascii="Times New Roman" w:eastAsia="Century Schoolbook" w:hAnsi="Times New Roman" w:cs="Times New Roman"/>
                <w:color w:val="000000"/>
                <w:sz w:val="20"/>
                <w:szCs w:val="20"/>
                <w:lang w:eastAsia="ru-RU"/>
              </w:rPr>
              <w:t>3. 4</w:t>
            </w:r>
          </w:p>
          <w:p w14:paraId="67CFEE7A" w14:textId="40611C12" w:rsidR="00FC7A68" w:rsidRPr="00C86617" w:rsidRDefault="00FC7A68" w:rsidP="00FC7A68">
            <w:pPr>
              <w:pStyle w:val="a4"/>
              <w:spacing w:after="0" w:line="273" w:lineRule="exact"/>
              <w:ind w:left="346" w:right="20" w:firstLine="142"/>
              <w:rPr>
                <w:rFonts w:ascii="Times New Roman" w:eastAsia="Century Schoolbook" w:hAnsi="Times New Roman" w:cs="Times New Roman"/>
                <w:color w:val="000000"/>
                <w:sz w:val="20"/>
                <w:szCs w:val="20"/>
                <w:lang w:eastAsia="ru-RU"/>
              </w:rPr>
            </w:pPr>
            <w:r w:rsidRPr="00C86617">
              <w:rPr>
                <w:rFonts w:ascii="Times New Roman" w:eastAsia="Century Schoolbook" w:hAnsi="Times New Roman" w:cs="Times New Roman"/>
                <w:color w:val="000000"/>
                <w:sz w:val="20"/>
                <w:szCs w:val="20"/>
                <w:lang w:eastAsia="ru-RU"/>
              </w:rPr>
              <w:t>4. 1</w:t>
            </w:r>
          </w:p>
        </w:tc>
        <w:tc>
          <w:tcPr>
            <w:tcW w:w="567" w:type="dxa"/>
            <w:gridSpan w:val="2"/>
            <w:tcPrChange w:id="5174" w:author="2" w:date="2021-08-31T10:55:00Z">
              <w:tcPr>
                <w:tcW w:w="547" w:type="dxa"/>
              </w:tcPr>
            </w:tcPrChange>
          </w:tcPr>
          <w:p w14:paraId="2EFCAE90" w14:textId="687EC2B7"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3</w:t>
            </w:r>
          </w:p>
        </w:tc>
      </w:tr>
      <w:tr w:rsidR="00FC7A68" w:rsidRPr="00450F2B" w14:paraId="625299AD" w14:textId="77777777" w:rsidTr="00911EF6">
        <w:tc>
          <w:tcPr>
            <w:tcW w:w="846" w:type="dxa"/>
            <w:tcPrChange w:id="5175" w:author="2" w:date="2021-08-31T10:55:00Z">
              <w:tcPr>
                <w:tcW w:w="846" w:type="dxa"/>
              </w:tcPr>
            </w:tcPrChange>
          </w:tcPr>
          <w:p w14:paraId="2B9DFA68" w14:textId="53DCB6FD" w:rsidR="00FC7A68" w:rsidRPr="00450F2B" w:rsidRDefault="00FC7A68" w:rsidP="00FC7A68">
            <w:pPr>
              <w:spacing w:after="120"/>
              <w:rPr>
                <w:rFonts w:ascii="Times New Roman" w:hAnsi="Times New Roman" w:cs="Times New Roman"/>
                <w:sz w:val="24"/>
                <w:szCs w:val="24"/>
              </w:rPr>
            </w:pPr>
          </w:p>
        </w:tc>
        <w:tc>
          <w:tcPr>
            <w:tcW w:w="1843" w:type="dxa"/>
            <w:tcPrChange w:id="5176" w:author="2" w:date="2021-08-31T10:55:00Z">
              <w:tcPr>
                <w:tcW w:w="1843" w:type="dxa"/>
              </w:tcPr>
            </w:tcPrChange>
          </w:tcPr>
          <w:p w14:paraId="669C4165" w14:textId="77777777" w:rsidR="00FC7A68" w:rsidRPr="00450F2B" w:rsidRDefault="00FC7A68" w:rsidP="00FC7A68">
            <w:pPr>
              <w:spacing w:after="120"/>
              <w:rPr>
                <w:rFonts w:ascii="Times New Roman" w:hAnsi="Times New Roman" w:cs="Times New Roman"/>
                <w:sz w:val="24"/>
                <w:szCs w:val="24"/>
              </w:rPr>
            </w:pPr>
          </w:p>
        </w:tc>
        <w:tc>
          <w:tcPr>
            <w:tcW w:w="425" w:type="dxa"/>
            <w:tcPrChange w:id="5177" w:author="2" w:date="2021-08-31T10:55:00Z">
              <w:tcPr>
                <w:tcW w:w="425" w:type="dxa"/>
              </w:tcPr>
            </w:tcPrChange>
          </w:tcPr>
          <w:p w14:paraId="1385A2D3" w14:textId="77777777" w:rsidR="00FC7A68" w:rsidRPr="00450F2B" w:rsidRDefault="00FC7A68" w:rsidP="00FC7A68">
            <w:pPr>
              <w:spacing w:after="120"/>
              <w:rPr>
                <w:rFonts w:ascii="Times New Roman" w:hAnsi="Times New Roman" w:cs="Times New Roman"/>
                <w:sz w:val="24"/>
                <w:szCs w:val="24"/>
              </w:rPr>
            </w:pPr>
          </w:p>
        </w:tc>
        <w:tc>
          <w:tcPr>
            <w:tcW w:w="392" w:type="dxa"/>
            <w:tcPrChange w:id="5178" w:author="2" w:date="2021-08-31T10:55:00Z">
              <w:tcPr>
                <w:tcW w:w="392" w:type="dxa"/>
              </w:tcPr>
            </w:tcPrChange>
          </w:tcPr>
          <w:p w14:paraId="08C4380C" w14:textId="77777777" w:rsidR="00FC7A68" w:rsidRPr="00450F2B" w:rsidRDefault="00FC7A68" w:rsidP="00FC7A68">
            <w:pPr>
              <w:spacing w:after="120"/>
              <w:rPr>
                <w:rFonts w:ascii="Times New Roman" w:hAnsi="Times New Roman" w:cs="Times New Roman"/>
                <w:sz w:val="24"/>
                <w:szCs w:val="24"/>
              </w:rPr>
            </w:pPr>
          </w:p>
        </w:tc>
        <w:tc>
          <w:tcPr>
            <w:tcW w:w="553" w:type="dxa"/>
            <w:tcPrChange w:id="5179" w:author="2" w:date="2021-08-31T10:55:00Z">
              <w:tcPr>
                <w:tcW w:w="553" w:type="dxa"/>
              </w:tcPr>
            </w:tcPrChange>
          </w:tcPr>
          <w:p w14:paraId="6AA6CB18" w14:textId="62C6C161"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5180" w:author="2" w:date="2021-08-31T10:55:00Z">
              <w:tcPr>
                <w:tcW w:w="6001" w:type="dxa"/>
              </w:tcPr>
            </w:tcPrChange>
          </w:tcPr>
          <w:p w14:paraId="1BCA5467" w14:textId="419CE4C9" w:rsidR="00FC7A68" w:rsidRPr="00C86617" w:rsidRDefault="00FC7A68" w:rsidP="00FC7A68">
            <w:pPr>
              <w:ind w:firstLine="375"/>
              <w:jc w:val="both"/>
              <w:rPr>
                <w:rFonts w:ascii="Times New Roman" w:eastAsia="Times New Roman" w:hAnsi="Times New Roman" w:cs="Times New Roman"/>
                <w:color w:val="000000"/>
                <w:sz w:val="20"/>
                <w:szCs w:val="20"/>
                <w:lang w:eastAsia="ru-RU"/>
              </w:rPr>
            </w:pPr>
            <w:r w:rsidRPr="00C86617">
              <w:rPr>
                <w:rFonts w:ascii="Times New Roman" w:hAnsi="Times New Roman" w:cs="Times New Roman"/>
                <w:color w:val="000000"/>
                <w:sz w:val="20"/>
                <w:szCs w:val="20"/>
              </w:rPr>
              <w:t>В вакууме распространяются два параллельных пучка света. Свет первого пучка характеризуется длиной волны 300 нм, а свет второго пучка — частотой </w:t>
            </w:r>
            <m:oMath>
              <m:r>
                <w:rPr>
                  <w:rFonts w:ascii="Cambria Math" w:hAnsi="Cambria Math" w:cs="Times New Roman"/>
                  <w:color w:val="000000"/>
                  <w:sz w:val="20"/>
                  <w:szCs w:val="20"/>
                </w:rPr>
                <m:t>0,5∙</m:t>
              </m:r>
              <m:sSup>
                <m:sSupPr>
                  <m:ctrlPr>
                    <w:rPr>
                      <w:rFonts w:ascii="Cambria Math" w:hAnsi="Cambria Math" w:cs="Times New Roman"/>
                      <w:i/>
                      <w:color w:val="000000"/>
                      <w:sz w:val="20"/>
                      <w:szCs w:val="20"/>
                    </w:rPr>
                  </m:ctrlPr>
                </m:sSupPr>
                <m:e>
                  <m:r>
                    <w:rPr>
                      <w:rFonts w:ascii="Cambria Math" w:hAnsi="Cambria Math" w:cs="Times New Roman"/>
                      <w:color w:val="000000"/>
                      <w:sz w:val="20"/>
                      <w:szCs w:val="20"/>
                    </w:rPr>
                    <m:t>10</m:t>
                  </m:r>
                </m:e>
                <m:sup>
                  <m:r>
                    <w:rPr>
                      <w:rFonts w:ascii="Cambria Math" w:hAnsi="Cambria Math" w:cs="Times New Roman"/>
                      <w:color w:val="000000"/>
                      <w:sz w:val="20"/>
                      <w:szCs w:val="20"/>
                    </w:rPr>
                    <m:t>15</m:t>
                  </m:r>
                </m:sup>
              </m:sSup>
              <m:r>
                <w:rPr>
                  <w:rFonts w:ascii="Cambria Math" w:hAnsi="Cambria Math" w:cs="Times New Roman"/>
                  <w:color w:val="000000"/>
                  <w:sz w:val="20"/>
                  <w:szCs w:val="20"/>
                </w:rPr>
                <m:t xml:space="preserve"> Гц</m:t>
              </m:r>
            </m:oMath>
            <w:r w:rsidRPr="00C86617">
              <w:rPr>
                <w:rFonts w:ascii="Times New Roman" w:hAnsi="Times New Roman" w:cs="Times New Roman"/>
                <w:color w:val="000000"/>
                <w:sz w:val="20"/>
                <w:szCs w:val="20"/>
              </w:rPr>
              <w:t> Во сколько раз отличается энергия фотона из первого пучка от энергии фотона из второго пучка? Скорость света принять равной 3·10</w:t>
            </w:r>
            <w:r w:rsidRPr="00C86617">
              <w:rPr>
                <w:rFonts w:ascii="Times New Roman" w:hAnsi="Times New Roman" w:cs="Times New Roman"/>
                <w:color w:val="000000"/>
                <w:sz w:val="20"/>
                <w:szCs w:val="20"/>
                <w:vertAlign w:val="superscript"/>
              </w:rPr>
              <w:t>8</w:t>
            </w:r>
            <w:r w:rsidRPr="00C86617">
              <w:rPr>
                <w:rFonts w:ascii="Times New Roman" w:hAnsi="Times New Roman" w:cs="Times New Roman"/>
                <w:color w:val="000000"/>
                <w:sz w:val="20"/>
                <w:szCs w:val="20"/>
              </w:rPr>
              <w:t> м/с.</w:t>
            </w:r>
          </w:p>
        </w:tc>
        <w:tc>
          <w:tcPr>
            <w:tcW w:w="4961" w:type="dxa"/>
            <w:gridSpan w:val="2"/>
            <w:tcPrChange w:id="5181" w:author="2" w:date="2021-08-31T10:55:00Z">
              <w:tcPr>
                <w:tcW w:w="4839" w:type="dxa"/>
              </w:tcPr>
            </w:tcPrChange>
          </w:tcPr>
          <w:p w14:paraId="3C8FBA2D" w14:textId="77777777" w:rsidR="00FC7A68" w:rsidRPr="00C86617" w:rsidRDefault="00FC7A68" w:rsidP="00C207C3">
            <w:pPr>
              <w:pStyle w:val="a4"/>
              <w:numPr>
                <w:ilvl w:val="0"/>
                <w:numId w:val="108"/>
              </w:numPr>
              <w:spacing w:after="0" w:line="273" w:lineRule="exact"/>
              <w:ind w:right="20"/>
              <w:rPr>
                <w:rFonts w:ascii="Times New Roman" w:eastAsia="Century Schoolbook" w:hAnsi="Times New Roman" w:cs="Times New Roman"/>
                <w:color w:val="000000"/>
                <w:sz w:val="20"/>
                <w:szCs w:val="20"/>
                <w:lang w:eastAsia="ru-RU"/>
              </w:rPr>
            </w:pPr>
            <w:r w:rsidRPr="00C86617">
              <w:rPr>
                <w:rFonts w:ascii="Times New Roman" w:eastAsia="Century Schoolbook" w:hAnsi="Times New Roman" w:cs="Times New Roman"/>
                <w:color w:val="000000"/>
                <w:sz w:val="20"/>
                <w:szCs w:val="20"/>
                <w:lang w:eastAsia="ru-RU"/>
              </w:rPr>
              <w:t>3</w:t>
            </w:r>
          </w:p>
          <w:p w14:paraId="49D61AA2" w14:textId="77777777" w:rsidR="00FC7A68" w:rsidRPr="00C86617" w:rsidRDefault="00FC7A68" w:rsidP="00C207C3">
            <w:pPr>
              <w:pStyle w:val="a4"/>
              <w:numPr>
                <w:ilvl w:val="0"/>
                <w:numId w:val="108"/>
              </w:numPr>
              <w:spacing w:after="0" w:line="273" w:lineRule="exact"/>
              <w:ind w:right="20"/>
              <w:rPr>
                <w:rFonts w:ascii="Times New Roman" w:eastAsia="Century Schoolbook" w:hAnsi="Times New Roman" w:cs="Times New Roman"/>
                <w:color w:val="000000"/>
                <w:sz w:val="20"/>
                <w:szCs w:val="20"/>
                <w:lang w:eastAsia="ru-RU"/>
              </w:rPr>
            </w:pPr>
            <w:r w:rsidRPr="00C86617">
              <w:rPr>
                <w:rFonts w:ascii="Times New Roman" w:eastAsia="Century Schoolbook" w:hAnsi="Times New Roman" w:cs="Times New Roman"/>
                <w:color w:val="000000"/>
                <w:sz w:val="20"/>
                <w:szCs w:val="20"/>
                <w:lang w:eastAsia="ru-RU"/>
              </w:rPr>
              <w:t>6</w:t>
            </w:r>
          </w:p>
          <w:p w14:paraId="4C609EAA" w14:textId="77777777" w:rsidR="00FC7A68" w:rsidRPr="00C86617" w:rsidRDefault="00FC7A68" w:rsidP="00C207C3">
            <w:pPr>
              <w:pStyle w:val="a4"/>
              <w:numPr>
                <w:ilvl w:val="0"/>
                <w:numId w:val="108"/>
              </w:numPr>
              <w:spacing w:after="0" w:line="273" w:lineRule="exact"/>
              <w:ind w:right="20"/>
              <w:rPr>
                <w:rFonts w:ascii="Times New Roman" w:eastAsia="Century Schoolbook" w:hAnsi="Times New Roman" w:cs="Times New Roman"/>
                <w:color w:val="000000"/>
                <w:sz w:val="20"/>
                <w:szCs w:val="20"/>
                <w:lang w:eastAsia="ru-RU"/>
              </w:rPr>
            </w:pPr>
            <w:r w:rsidRPr="00C86617">
              <w:rPr>
                <w:rFonts w:ascii="Times New Roman" w:eastAsia="Century Schoolbook" w:hAnsi="Times New Roman" w:cs="Times New Roman"/>
                <w:color w:val="000000"/>
                <w:sz w:val="20"/>
                <w:szCs w:val="20"/>
                <w:lang w:eastAsia="ru-RU"/>
              </w:rPr>
              <w:t>2</w:t>
            </w:r>
          </w:p>
          <w:p w14:paraId="3C14B07C" w14:textId="31B3BF25" w:rsidR="00FC7A68" w:rsidRPr="006F33AA" w:rsidRDefault="00FC7A68" w:rsidP="00C207C3">
            <w:pPr>
              <w:pStyle w:val="a4"/>
              <w:numPr>
                <w:ilvl w:val="0"/>
                <w:numId w:val="108"/>
              </w:numPr>
              <w:spacing w:after="0" w:line="273" w:lineRule="exact"/>
              <w:ind w:right="20"/>
              <w:rPr>
                <w:rFonts w:ascii="Times New Roman" w:hAnsi="Times New Roman"/>
                <w:color w:val="000000"/>
                <w:sz w:val="20"/>
                <w:rPrChange w:id="5182" w:author="2" w:date="2021-08-31T10:55:00Z">
                  <w:rPr>
                    <w:rFonts w:ascii="Times New Roman" w:eastAsia="Century Schoolbook" w:hAnsi="Times New Roman" w:cs="Times New Roman"/>
                    <w:color w:val="000000"/>
                    <w:sz w:val="24"/>
                    <w:szCs w:val="24"/>
                    <w:lang w:eastAsia="ru-RU"/>
                  </w:rPr>
                </w:rPrChange>
              </w:rPr>
            </w:pPr>
            <w:r w:rsidRPr="00C86617">
              <w:rPr>
                <w:rFonts w:ascii="Times New Roman" w:eastAsia="Century Schoolbook" w:hAnsi="Times New Roman" w:cs="Times New Roman"/>
                <w:color w:val="000000"/>
                <w:sz w:val="20"/>
                <w:szCs w:val="20"/>
                <w:lang w:eastAsia="ru-RU"/>
              </w:rPr>
              <w:t>4</w:t>
            </w:r>
          </w:p>
        </w:tc>
        <w:tc>
          <w:tcPr>
            <w:tcW w:w="567" w:type="dxa"/>
            <w:gridSpan w:val="2"/>
            <w:tcPrChange w:id="5183" w:author="2" w:date="2021-08-31T10:55:00Z">
              <w:tcPr>
                <w:tcW w:w="547" w:type="dxa"/>
              </w:tcPr>
            </w:tcPrChange>
          </w:tcPr>
          <w:p w14:paraId="00C36050" w14:textId="57B8AAAF"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3</w:t>
            </w:r>
          </w:p>
        </w:tc>
      </w:tr>
      <w:tr w:rsidR="00FC7A68" w:rsidRPr="00450F2B" w14:paraId="03A70F80" w14:textId="77777777" w:rsidTr="00911EF6">
        <w:tc>
          <w:tcPr>
            <w:tcW w:w="846" w:type="dxa"/>
            <w:tcPrChange w:id="5184" w:author="2" w:date="2021-08-31T10:55:00Z">
              <w:tcPr>
                <w:tcW w:w="846" w:type="dxa"/>
              </w:tcPr>
            </w:tcPrChange>
          </w:tcPr>
          <w:p w14:paraId="24ACE24F" w14:textId="35C89DC8" w:rsidR="00FC7A68" w:rsidRPr="00450F2B" w:rsidRDefault="00FC7A68" w:rsidP="00FC7A68">
            <w:pPr>
              <w:spacing w:after="120"/>
              <w:rPr>
                <w:rFonts w:ascii="Times New Roman" w:hAnsi="Times New Roman" w:cs="Times New Roman"/>
                <w:sz w:val="24"/>
                <w:szCs w:val="24"/>
              </w:rPr>
            </w:pPr>
          </w:p>
        </w:tc>
        <w:tc>
          <w:tcPr>
            <w:tcW w:w="1843" w:type="dxa"/>
            <w:tcPrChange w:id="5185" w:author="2" w:date="2021-08-31T10:55:00Z">
              <w:tcPr>
                <w:tcW w:w="1843" w:type="dxa"/>
              </w:tcPr>
            </w:tcPrChange>
          </w:tcPr>
          <w:p w14:paraId="1772C7D8" w14:textId="77777777" w:rsidR="00FC7A68" w:rsidRPr="00450F2B" w:rsidRDefault="00FC7A68" w:rsidP="00FC7A68">
            <w:pPr>
              <w:spacing w:after="120"/>
              <w:rPr>
                <w:rFonts w:ascii="Times New Roman" w:hAnsi="Times New Roman" w:cs="Times New Roman"/>
                <w:sz w:val="24"/>
                <w:szCs w:val="24"/>
              </w:rPr>
            </w:pPr>
          </w:p>
        </w:tc>
        <w:tc>
          <w:tcPr>
            <w:tcW w:w="425" w:type="dxa"/>
            <w:tcPrChange w:id="5186" w:author="2" w:date="2021-08-31T10:55:00Z">
              <w:tcPr>
                <w:tcW w:w="425" w:type="dxa"/>
              </w:tcPr>
            </w:tcPrChange>
          </w:tcPr>
          <w:p w14:paraId="29696676" w14:textId="77777777" w:rsidR="00FC7A68" w:rsidRPr="00450F2B" w:rsidRDefault="00FC7A68" w:rsidP="00FC7A68">
            <w:pPr>
              <w:spacing w:after="120"/>
              <w:rPr>
                <w:rFonts w:ascii="Times New Roman" w:hAnsi="Times New Roman" w:cs="Times New Roman"/>
                <w:sz w:val="24"/>
                <w:szCs w:val="24"/>
              </w:rPr>
            </w:pPr>
          </w:p>
        </w:tc>
        <w:tc>
          <w:tcPr>
            <w:tcW w:w="392" w:type="dxa"/>
            <w:tcPrChange w:id="5187" w:author="2" w:date="2021-08-31T10:55:00Z">
              <w:tcPr>
                <w:tcW w:w="392" w:type="dxa"/>
              </w:tcPr>
            </w:tcPrChange>
          </w:tcPr>
          <w:p w14:paraId="4B8C9129" w14:textId="77777777" w:rsidR="00FC7A68" w:rsidRPr="00450F2B" w:rsidRDefault="00FC7A68" w:rsidP="00FC7A68">
            <w:pPr>
              <w:spacing w:after="120"/>
              <w:rPr>
                <w:rFonts w:ascii="Times New Roman" w:hAnsi="Times New Roman" w:cs="Times New Roman"/>
                <w:sz w:val="24"/>
                <w:szCs w:val="24"/>
              </w:rPr>
            </w:pPr>
          </w:p>
        </w:tc>
        <w:tc>
          <w:tcPr>
            <w:tcW w:w="553" w:type="dxa"/>
            <w:tcPrChange w:id="5188" w:author="2" w:date="2021-08-31T10:55:00Z">
              <w:tcPr>
                <w:tcW w:w="553" w:type="dxa"/>
              </w:tcPr>
            </w:tcPrChange>
          </w:tcPr>
          <w:p w14:paraId="6AA9B8FE" w14:textId="7DF58877"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5189" w:author="2" w:date="2021-08-31T10:55:00Z">
              <w:tcPr>
                <w:tcW w:w="6001" w:type="dxa"/>
              </w:tcPr>
            </w:tcPrChange>
          </w:tcPr>
          <w:p w14:paraId="0C2AE615" w14:textId="4437C15C" w:rsidR="00FC7A68" w:rsidRPr="00872030" w:rsidRDefault="00FC7A68" w:rsidP="00FC7A68">
            <w:pPr>
              <w:rPr>
                <w:rFonts w:ascii="Times New Roman" w:eastAsia="Times New Roman" w:hAnsi="Times New Roman" w:cs="Times New Roman"/>
                <w:color w:val="000000"/>
                <w:sz w:val="20"/>
                <w:szCs w:val="20"/>
                <w:lang w:eastAsia="ru-RU"/>
              </w:rPr>
            </w:pPr>
            <w:r w:rsidRPr="00872030">
              <w:rPr>
                <w:rFonts w:ascii="Times New Roman" w:hAnsi="Times New Roman" w:cs="Times New Roman"/>
                <w:color w:val="000000"/>
                <w:sz w:val="20"/>
                <w:szCs w:val="20"/>
              </w:rPr>
              <w:t>Один лазер излучает монохроматический свет с длиной волны </w:t>
            </w:r>
            <w:r w:rsidRPr="00872030">
              <w:rPr>
                <w:rFonts w:ascii="Times New Roman" w:hAnsi="Times New Roman" w:cs="Times New Roman"/>
                <w:i/>
                <w:iCs/>
                <w:color w:val="000000"/>
                <w:sz w:val="20"/>
                <w:szCs w:val="20"/>
              </w:rPr>
              <w:t>λ</w:t>
            </w:r>
            <w:r w:rsidRPr="00872030">
              <w:rPr>
                <w:rFonts w:ascii="Times New Roman" w:hAnsi="Times New Roman" w:cs="Times New Roman"/>
                <w:color w:val="000000"/>
                <w:sz w:val="20"/>
                <w:szCs w:val="20"/>
                <w:vertAlign w:val="subscript"/>
              </w:rPr>
              <w:t>1</w:t>
            </w:r>
            <w:r w:rsidRPr="00872030">
              <w:rPr>
                <w:rFonts w:ascii="Times New Roman" w:hAnsi="Times New Roman" w:cs="Times New Roman"/>
                <w:color w:val="000000"/>
                <w:sz w:val="20"/>
                <w:szCs w:val="20"/>
              </w:rPr>
              <w:t> = 700 нм, другой — с длиной волны </w:t>
            </w:r>
            <w:r w:rsidRPr="00872030">
              <w:rPr>
                <w:rFonts w:ascii="Times New Roman" w:hAnsi="Times New Roman" w:cs="Times New Roman"/>
                <w:i/>
                <w:iCs/>
                <w:color w:val="000000"/>
                <w:sz w:val="20"/>
                <w:szCs w:val="20"/>
              </w:rPr>
              <w:t>λ</w:t>
            </w:r>
            <w:r w:rsidRPr="00872030">
              <w:rPr>
                <w:rFonts w:ascii="Times New Roman" w:hAnsi="Times New Roman" w:cs="Times New Roman"/>
                <w:color w:val="000000"/>
                <w:sz w:val="20"/>
                <w:szCs w:val="20"/>
                <w:vertAlign w:val="subscript"/>
              </w:rPr>
              <w:t>2</w:t>
            </w:r>
            <w:r w:rsidRPr="00872030">
              <w:rPr>
                <w:rFonts w:ascii="Times New Roman" w:hAnsi="Times New Roman" w:cs="Times New Roman"/>
                <w:color w:val="000000"/>
                <w:sz w:val="20"/>
                <w:szCs w:val="20"/>
              </w:rPr>
              <w:t> = 350 нм. Чему равно отношение импульсов </w:t>
            </w:r>
            <m:oMath>
              <m:f>
                <m:fPr>
                  <m:ctrlPr>
                    <w:rPr>
                      <w:rFonts w:ascii="Cambria Math" w:hAnsi="Cambria Math" w:cs="Times New Roman"/>
                      <w:i/>
                      <w:color w:val="000000"/>
                      <w:sz w:val="20"/>
                      <w:szCs w:val="20"/>
                    </w:rPr>
                  </m:ctrlPr>
                </m:fPr>
                <m:num>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р</m:t>
                      </m:r>
                    </m:e>
                    <m:sub>
                      <m:r>
                        <w:rPr>
                          <w:rFonts w:ascii="Cambria Math" w:hAnsi="Cambria Math" w:cs="Times New Roman"/>
                          <w:color w:val="000000"/>
                          <w:sz w:val="20"/>
                          <w:szCs w:val="20"/>
                        </w:rPr>
                        <m:t>1</m:t>
                      </m:r>
                    </m:sub>
                  </m:sSub>
                </m:num>
                <m:den>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р</m:t>
                      </m:r>
                    </m:e>
                    <m:sub>
                      <m:r>
                        <w:rPr>
                          <w:rFonts w:ascii="Cambria Math" w:hAnsi="Cambria Math" w:cs="Times New Roman"/>
                          <w:color w:val="000000"/>
                          <w:sz w:val="20"/>
                          <w:szCs w:val="20"/>
                        </w:rPr>
                        <m:t>2</m:t>
                      </m:r>
                    </m:sub>
                  </m:sSub>
                </m:den>
              </m:f>
            </m:oMath>
            <w:r w:rsidRPr="00872030">
              <w:rPr>
                <w:rFonts w:ascii="Times New Roman" w:hAnsi="Times New Roman" w:cs="Times New Roman"/>
                <w:color w:val="000000"/>
                <w:sz w:val="20"/>
                <w:szCs w:val="20"/>
              </w:rPr>
              <w:t> фотонов, излучаемых лазерами?</w:t>
            </w:r>
          </w:p>
        </w:tc>
        <w:tc>
          <w:tcPr>
            <w:tcW w:w="4961" w:type="dxa"/>
            <w:gridSpan w:val="2"/>
            <w:tcPrChange w:id="5190" w:author="2" w:date="2021-08-31T10:55:00Z">
              <w:tcPr>
                <w:tcW w:w="4839" w:type="dxa"/>
              </w:tcPr>
            </w:tcPrChange>
          </w:tcPr>
          <w:p w14:paraId="0725E663" w14:textId="77777777" w:rsidR="00FC7A68" w:rsidRPr="00C86617" w:rsidRDefault="00FC7A68" w:rsidP="00C207C3">
            <w:pPr>
              <w:pStyle w:val="a4"/>
              <w:numPr>
                <w:ilvl w:val="0"/>
                <w:numId w:val="109"/>
              </w:numPr>
              <w:spacing w:after="0" w:line="273" w:lineRule="exact"/>
              <w:ind w:right="20"/>
              <w:rPr>
                <w:rFonts w:ascii="Times New Roman" w:eastAsia="Century Schoolbook" w:hAnsi="Times New Roman" w:cs="Times New Roman"/>
                <w:color w:val="000000"/>
                <w:sz w:val="20"/>
                <w:szCs w:val="20"/>
                <w:lang w:eastAsia="ru-RU"/>
              </w:rPr>
            </w:pPr>
            <w:r w:rsidRPr="00C86617">
              <w:rPr>
                <w:rFonts w:ascii="Times New Roman" w:eastAsia="Century Schoolbook" w:hAnsi="Times New Roman" w:cs="Times New Roman"/>
                <w:color w:val="000000"/>
                <w:sz w:val="20"/>
                <w:szCs w:val="20"/>
                <w:lang w:eastAsia="ru-RU"/>
              </w:rPr>
              <w:t>2</w:t>
            </w:r>
          </w:p>
          <w:p w14:paraId="630B9A0A" w14:textId="77777777" w:rsidR="00FC7A68" w:rsidRPr="00C86617" w:rsidRDefault="00FC7A68" w:rsidP="00C207C3">
            <w:pPr>
              <w:pStyle w:val="a4"/>
              <w:numPr>
                <w:ilvl w:val="0"/>
                <w:numId w:val="109"/>
              </w:numPr>
              <w:spacing w:after="0" w:line="273" w:lineRule="exact"/>
              <w:ind w:right="20"/>
              <w:rPr>
                <w:rFonts w:ascii="Times New Roman" w:eastAsia="Century Schoolbook" w:hAnsi="Times New Roman" w:cs="Times New Roman"/>
                <w:color w:val="000000"/>
                <w:sz w:val="20"/>
                <w:szCs w:val="20"/>
                <w:lang w:eastAsia="ru-RU"/>
              </w:rPr>
            </w:pPr>
            <w:r w:rsidRPr="00C86617">
              <w:rPr>
                <w:rFonts w:ascii="Times New Roman" w:eastAsia="Century Schoolbook" w:hAnsi="Times New Roman" w:cs="Times New Roman"/>
                <w:color w:val="000000"/>
                <w:sz w:val="20"/>
                <w:szCs w:val="20"/>
                <w:lang w:eastAsia="ru-RU"/>
              </w:rPr>
              <w:t>0,5</w:t>
            </w:r>
          </w:p>
          <w:p w14:paraId="3F366324" w14:textId="77777777" w:rsidR="00FC7A68" w:rsidRPr="00C86617" w:rsidRDefault="00FC7A68" w:rsidP="00C207C3">
            <w:pPr>
              <w:pStyle w:val="a4"/>
              <w:numPr>
                <w:ilvl w:val="0"/>
                <w:numId w:val="109"/>
              </w:numPr>
              <w:spacing w:after="0" w:line="273" w:lineRule="exact"/>
              <w:ind w:right="20"/>
              <w:rPr>
                <w:rFonts w:ascii="Times New Roman" w:eastAsia="Century Schoolbook" w:hAnsi="Times New Roman" w:cs="Times New Roman"/>
                <w:color w:val="000000"/>
                <w:sz w:val="20"/>
                <w:szCs w:val="20"/>
                <w:lang w:eastAsia="ru-RU"/>
              </w:rPr>
            </w:pPr>
            <w:r w:rsidRPr="00C86617">
              <w:rPr>
                <w:rFonts w:ascii="Times New Roman" w:eastAsia="Century Schoolbook" w:hAnsi="Times New Roman" w:cs="Times New Roman"/>
                <w:color w:val="000000"/>
                <w:sz w:val="20"/>
                <w:szCs w:val="20"/>
                <w:lang w:eastAsia="ru-RU"/>
              </w:rPr>
              <w:t>0.25</w:t>
            </w:r>
          </w:p>
          <w:p w14:paraId="64C96621" w14:textId="1A793638" w:rsidR="00FC7A68" w:rsidRPr="006F33AA" w:rsidRDefault="00FC7A68" w:rsidP="00C207C3">
            <w:pPr>
              <w:pStyle w:val="a4"/>
              <w:numPr>
                <w:ilvl w:val="0"/>
                <w:numId w:val="109"/>
              </w:numPr>
              <w:spacing w:after="0" w:line="273" w:lineRule="exact"/>
              <w:ind w:right="20"/>
              <w:rPr>
                <w:rFonts w:ascii="Times New Roman" w:hAnsi="Times New Roman"/>
                <w:color w:val="000000"/>
                <w:sz w:val="20"/>
                <w:rPrChange w:id="5191" w:author="2" w:date="2021-08-31T10:55:00Z">
                  <w:rPr>
                    <w:rFonts w:ascii="Times New Roman" w:eastAsia="Century Schoolbook" w:hAnsi="Times New Roman" w:cs="Times New Roman"/>
                    <w:color w:val="000000"/>
                    <w:sz w:val="24"/>
                    <w:szCs w:val="24"/>
                    <w:lang w:eastAsia="ru-RU"/>
                  </w:rPr>
                </w:rPrChange>
              </w:rPr>
            </w:pPr>
            <w:r>
              <w:rPr>
                <w:rFonts w:ascii="Times New Roman" w:eastAsia="Century Schoolbook" w:hAnsi="Times New Roman" w:cs="Times New Roman"/>
                <w:color w:val="000000"/>
                <w:sz w:val="20"/>
                <w:szCs w:val="20"/>
                <w:lang w:eastAsia="ru-RU"/>
              </w:rPr>
              <w:t>7</w:t>
            </w:r>
          </w:p>
        </w:tc>
        <w:tc>
          <w:tcPr>
            <w:tcW w:w="567" w:type="dxa"/>
            <w:gridSpan w:val="2"/>
            <w:tcPrChange w:id="5192" w:author="2" w:date="2021-08-31T10:55:00Z">
              <w:tcPr>
                <w:tcW w:w="547" w:type="dxa"/>
              </w:tcPr>
            </w:tcPrChange>
          </w:tcPr>
          <w:p w14:paraId="1D5FEA2A" w14:textId="3721CFAC"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FC7A68" w:rsidRPr="00450F2B" w14:paraId="6E2D18B0" w14:textId="77777777" w:rsidTr="00911EF6">
        <w:tc>
          <w:tcPr>
            <w:tcW w:w="846" w:type="dxa"/>
            <w:tcPrChange w:id="5193" w:author="2" w:date="2021-08-31T10:55:00Z">
              <w:tcPr>
                <w:tcW w:w="846" w:type="dxa"/>
              </w:tcPr>
            </w:tcPrChange>
          </w:tcPr>
          <w:p w14:paraId="1B6D7B1A" w14:textId="2486274F" w:rsidR="00FC7A68" w:rsidRPr="00450F2B" w:rsidRDefault="00FC7A68" w:rsidP="00FC7A68">
            <w:pPr>
              <w:spacing w:after="120"/>
              <w:rPr>
                <w:rFonts w:ascii="Times New Roman" w:hAnsi="Times New Roman" w:cs="Times New Roman"/>
                <w:sz w:val="24"/>
                <w:szCs w:val="24"/>
              </w:rPr>
            </w:pPr>
          </w:p>
        </w:tc>
        <w:tc>
          <w:tcPr>
            <w:tcW w:w="1843" w:type="dxa"/>
            <w:tcPrChange w:id="5194" w:author="2" w:date="2021-08-31T10:55:00Z">
              <w:tcPr>
                <w:tcW w:w="1843" w:type="dxa"/>
              </w:tcPr>
            </w:tcPrChange>
          </w:tcPr>
          <w:p w14:paraId="521855AB" w14:textId="77777777" w:rsidR="00FC7A68" w:rsidRPr="00450F2B" w:rsidRDefault="00FC7A68" w:rsidP="00FC7A68">
            <w:pPr>
              <w:spacing w:after="120"/>
              <w:rPr>
                <w:rFonts w:ascii="Times New Roman" w:hAnsi="Times New Roman" w:cs="Times New Roman"/>
                <w:sz w:val="24"/>
                <w:szCs w:val="24"/>
              </w:rPr>
            </w:pPr>
          </w:p>
        </w:tc>
        <w:tc>
          <w:tcPr>
            <w:tcW w:w="425" w:type="dxa"/>
            <w:tcPrChange w:id="5195" w:author="2" w:date="2021-08-31T10:55:00Z">
              <w:tcPr>
                <w:tcW w:w="425" w:type="dxa"/>
              </w:tcPr>
            </w:tcPrChange>
          </w:tcPr>
          <w:p w14:paraId="0A9B5BAD" w14:textId="7903439F" w:rsidR="00FC7A68" w:rsidRPr="00450F2B"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2</w:t>
            </w:r>
          </w:p>
        </w:tc>
        <w:tc>
          <w:tcPr>
            <w:tcW w:w="392" w:type="dxa"/>
            <w:tcPrChange w:id="5196" w:author="2" w:date="2021-08-31T10:55:00Z">
              <w:tcPr>
                <w:tcW w:w="392" w:type="dxa"/>
              </w:tcPr>
            </w:tcPrChange>
          </w:tcPr>
          <w:p w14:paraId="0518AFDA" w14:textId="1122A43C" w:rsidR="00FC7A68" w:rsidRPr="00450F2B"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Б</w:t>
            </w:r>
          </w:p>
        </w:tc>
        <w:tc>
          <w:tcPr>
            <w:tcW w:w="553" w:type="dxa"/>
            <w:tcPrChange w:id="5197" w:author="2" w:date="2021-08-31T10:55:00Z">
              <w:tcPr>
                <w:tcW w:w="553" w:type="dxa"/>
              </w:tcPr>
            </w:tcPrChange>
          </w:tcPr>
          <w:p w14:paraId="1F1EF3EC" w14:textId="3E84F60B"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5198" w:author="2" w:date="2021-08-31T10:55:00Z">
              <w:tcPr>
                <w:tcW w:w="6001" w:type="dxa"/>
              </w:tcPr>
            </w:tcPrChange>
          </w:tcPr>
          <w:p w14:paraId="7A815C28" w14:textId="19C7D2A5" w:rsidR="00FC7A68" w:rsidRPr="00DB5D94" w:rsidRDefault="00FC7A68" w:rsidP="00FC7A68">
            <w:pPr>
              <w:pStyle w:val="6"/>
              <w:shd w:val="clear" w:color="auto" w:fill="auto"/>
              <w:tabs>
                <w:tab w:val="left" w:pos="322"/>
              </w:tabs>
              <w:spacing w:before="0" w:line="206" w:lineRule="exact"/>
              <w:ind w:right="40" w:firstLine="0"/>
              <w:rPr>
                <w:rFonts w:ascii="Times New Roman" w:hAnsi="Times New Roman" w:cs="Times New Roman"/>
                <w:sz w:val="20"/>
                <w:szCs w:val="20"/>
              </w:rPr>
            </w:pPr>
            <w:r w:rsidRPr="00DB5D94">
              <w:rPr>
                <w:rStyle w:val="1"/>
                <w:rFonts w:ascii="Times New Roman" w:hAnsi="Times New Roman" w:cs="Times New Roman"/>
                <w:sz w:val="20"/>
                <w:szCs w:val="20"/>
              </w:rPr>
              <w:t>Наибольшая длина волны света, при которой наблюдается фото</w:t>
            </w:r>
            <w:r w:rsidRPr="00DB5D94">
              <w:rPr>
                <w:rStyle w:val="1"/>
                <w:rFonts w:ascii="Times New Roman" w:hAnsi="Times New Roman" w:cs="Times New Roman"/>
                <w:sz w:val="20"/>
                <w:szCs w:val="20"/>
              </w:rPr>
              <w:softHyphen/>
              <w:t xml:space="preserve">эффект для калия, 6,2 • 10 </w:t>
            </w:r>
            <w:r w:rsidRPr="00DB5D94">
              <w:rPr>
                <w:rStyle w:val="1"/>
                <w:rFonts w:ascii="Times New Roman" w:hAnsi="Times New Roman" w:cs="Times New Roman"/>
                <w:sz w:val="20"/>
                <w:szCs w:val="20"/>
                <w:vertAlign w:val="superscript"/>
              </w:rPr>
              <w:t>5</w:t>
            </w:r>
            <w:r w:rsidRPr="00DB5D94">
              <w:rPr>
                <w:rStyle w:val="1"/>
                <w:rFonts w:ascii="Times New Roman" w:hAnsi="Times New Roman" w:cs="Times New Roman"/>
                <w:sz w:val="20"/>
                <w:szCs w:val="20"/>
              </w:rPr>
              <w:t xml:space="preserve"> см. Найти работу выхода электро</w:t>
            </w:r>
            <w:r w:rsidRPr="00DB5D94">
              <w:rPr>
                <w:rStyle w:val="1"/>
                <w:rFonts w:ascii="Times New Roman" w:hAnsi="Times New Roman" w:cs="Times New Roman"/>
                <w:sz w:val="20"/>
                <w:szCs w:val="20"/>
              </w:rPr>
              <w:softHyphen/>
              <w:t>нов из калия.</w:t>
            </w:r>
          </w:p>
          <w:p w14:paraId="01806148" w14:textId="77777777" w:rsidR="00FC7A68" w:rsidRPr="00DB5D94" w:rsidRDefault="00FC7A68" w:rsidP="00FC7A68">
            <w:pPr>
              <w:pStyle w:val="6"/>
              <w:shd w:val="clear" w:color="auto" w:fill="auto"/>
              <w:tabs>
                <w:tab w:val="left" w:pos="327"/>
              </w:tabs>
              <w:spacing w:before="0" w:after="185" w:line="206" w:lineRule="exact"/>
              <w:ind w:left="320" w:right="40" w:firstLine="0"/>
              <w:rPr>
                <w:rFonts w:ascii="Times New Roman" w:eastAsia="Times New Roman" w:hAnsi="Times New Roman" w:cs="Times New Roman"/>
                <w:color w:val="000000"/>
                <w:sz w:val="20"/>
                <w:szCs w:val="20"/>
                <w:lang w:eastAsia="ru-RU"/>
              </w:rPr>
            </w:pPr>
          </w:p>
        </w:tc>
        <w:tc>
          <w:tcPr>
            <w:tcW w:w="4961" w:type="dxa"/>
            <w:gridSpan w:val="2"/>
            <w:tcPrChange w:id="5199" w:author="2" w:date="2021-08-31T10:55:00Z">
              <w:tcPr>
                <w:tcW w:w="4839" w:type="dxa"/>
              </w:tcPr>
            </w:tcPrChange>
          </w:tcPr>
          <w:p w14:paraId="265935A0" w14:textId="7F050BCE" w:rsidR="00FC7A68" w:rsidRPr="00872030" w:rsidRDefault="00FC7A68" w:rsidP="00C207C3">
            <w:pPr>
              <w:pStyle w:val="a4"/>
              <w:numPr>
                <w:ilvl w:val="0"/>
                <w:numId w:val="142"/>
              </w:numPr>
              <w:spacing w:after="0" w:line="273" w:lineRule="exact"/>
              <w:ind w:right="20"/>
              <w:rPr>
                <w:rFonts w:ascii="Times New Roman" w:eastAsia="Century Schoolbook" w:hAnsi="Times New Roman" w:cs="Times New Roman"/>
                <w:color w:val="000000"/>
                <w:sz w:val="20"/>
                <w:szCs w:val="20"/>
                <w:lang w:eastAsia="ru-RU"/>
              </w:rPr>
            </w:pPr>
            <w:r w:rsidRPr="00872030">
              <w:rPr>
                <w:rFonts w:ascii="Times New Roman" w:eastAsia="Century Schoolbook" w:hAnsi="Times New Roman" w:cs="Times New Roman"/>
                <w:color w:val="000000"/>
                <w:sz w:val="20"/>
                <w:szCs w:val="20"/>
                <w:lang w:eastAsia="ru-RU"/>
              </w:rPr>
              <w:lastRenderedPageBreak/>
              <w:t>5,6</w:t>
            </w:r>
            <m:oMath>
              <m:r>
                <w:rPr>
                  <w:rFonts w:ascii="Cambria Math" w:eastAsia="Century Schoolbook" w:hAnsi="Cambria Math" w:cs="Times New Roman"/>
                  <w:color w:val="000000"/>
                  <w:sz w:val="20"/>
                  <w:szCs w:val="20"/>
                  <w:lang w:eastAsia="ru-RU"/>
                </w:rPr>
                <m:t>∙</m:t>
              </m:r>
              <m:sSup>
                <m:sSupPr>
                  <m:ctrlPr>
                    <w:rPr>
                      <w:rFonts w:ascii="Cambria Math" w:eastAsia="Century Schoolbook" w:hAnsi="Cambria Math" w:cs="Times New Roman"/>
                      <w:i/>
                      <w:color w:val="000000"/>
                      <w:sz w:val="20"/>
                      <w:szCs w:val="20"/>
                      <w:lang w:eastAsia="ru-RU"/>
                    </w:rPr>
                  </m:ctrlPr>
                </m:sSupPr>
                <m:e>
                  <m:r>
                    <w:rPr>
                      <w:rFonts w:ascii="Cambria Math" w:eastAsia="Century Schoolbook" w:hAnsi="Cambria Math" w:cs="Times New Roman"/>
                      <w:color w:val="000000"/>
                      <w:sz w:val="20"/>
                      <w:szCs w:val="20"/>
                      <w:lang w:eastAsia="ru-RU"/>
                    </w:rPr>
                    <m:t>10</m:t>
                  </m:r>
                </m:e>
                <m:sup>
                  <m:r>
                    <w:rPr>
                      <w:rFonts w:ascii="Cambria Math" w:eastAsia="Century Schoolbook" w:hAnsi="Cambria Math" w:cs="Times New Roman"/>
                      <w:color w:val="000000"/>
                      <w:sz w:val="20"/>
                      <w:szCs w:val="20"/>
                      <w:lang w:eastAsia="ru-RU"/>
                    </w:rPr>
                    <m:t>-19</m:t>
                  </m:r>
                </m:sup>
              </m:sSup>
            </m:oMath>
            <w:r w:rsidRPr="00872030">
              <w:rPr>
                <w:rFonts w:ascii="Times New Roman" w:eastAsia="Century Schoolbook" w:hAnsi="Times New Roman" w:cs="Times New Roman"/>
                <w:color w:val="000000"/>
                <w:sz w:val="20"/>
                <w:szCs w:val="20"/>
                <w:lang w:eastAsia="ru-RU"/>
              </w:rPr>
              <w:t>Дж</w:t>
            </w:r>
          </w:p>
          <w:p w14:paraId="1809997C" w14:textId="12E05045" w:rsidR="00FC7A68" w:rsidRPr="00872030" w:rsidRDefault="00FC7A68" w:rsidP="00C207C3">
            <w:pPr>
              <w:pStyle w:val="a4"/>
              <w:numPr>
                <w:ilvl w:val="0"/>
                <w:numId w:val="142"/>
              </w:numPr>
              <w:spacing w:after="0" w:line="273" w:lineRule="exact"/>
              <w:ind w:right="20"/>
              <w:rPr>
                <w:rFonts w:ascii="Times New Roman" w:eastAsia="Century Schoolbook" w:hAnsi="Times New Roman" w:cs="Times New Roman"/>
                <w:color w:val="000000"/>
                <w:sz w:val="20"/>
                <w:szCs w:val="20"/>
                <w:lang w:eastAsia="ru-RU"/>
              </w:rPr>
            </w:pPr>
            <w:r w:rsidRPr="00872030">
              <w:rPr>
                <w:rFonts w:ascii="Times New Roman" w:eastAsia="Century Schoolbook" w:hAnsi="Times New Roman" w:cs="Times New Roman"/>
                <w:color w:val="000000"/>
                <w:sz w:val="20"/>
                <w:szCs w:val="20"/>
                <w:lang w:eastAsia="ru-RU"/>
              </w:rPr>
              <w:t>3,2</w:t>
            </w:r>
            <m:oMath>
              <m:r>
                <w:rPr>
                  <w:rFonts w:ascii="Cambria Math" w:eastAsia="Century Schoolbook" w:hAnsi="Cambria Math" w:cs="Times New Roman"/>
                  <w:color w:val="000000"/>
                  <w:sz w:val="20"/>
                  <w:szCs w:val="20"/>
                  <w:lang w:eastAsia="ru-RU"/>
                </w:rPr>
                <m:t>∙</m:t>
              </m:r>
              <m:sSup>
                <m:sSupPr>
                  <m:ctrlPr>
                    <w:rPr>
                      <w:rFonts w:ascii="Cambria Math" w:eastAsia="Century Schoolbook" w:hAnsi="Cambria Math" w:cs="Times New Roman"/>
                      <w:i/>
                      <w:color w:val="000000"/>
                      <w:sz w:val="20"/>
                      <w:szCs w:val="20"/>
                      <w:lang w:eastAsia="ru-RU"/>
                    </w:rPr>
                  </m:ctrlPr>
                </m:sSupPr>
                <m:e>
                  <m:r>
                    <w:rPr>
                      <w:rFonts w:ascii="Cambria Math" w:eastAsia="Century Schoolbook" w:hAnsi="Cambria Math" w:cs="Times New Roman"/>
                      <w:color w:val="000000"/>
                      <w:sz w:val="20"/>
                      <w:szCs w:val="20"/>
                      <w:lang w:eastAsia="ru-RU"/>
                    </w:rPr>
                    <m:t>10</m:t>
                  </m:r>
                </m:e>
                <m:sup>
                  <m:r>
                    <w:rPr>
                      <w:rFonts w:ascii="Cambria Math" w:eastAsia="Century Schoolbook" w:hAnsi="Cambria Math" w:cs="Times New Roman"/>
                      <w:color w:val="000000"/>
                      <w:sz w:val="20"/>
                      <w:szCs w:val="20"/>
                      <w:lang w:eastAsia="ru-RU"/>
                    </w:rPr>
                    <m:t>-19</m:t>
                  </m:r>
                </m:sup>
              </m:sSup>
            </m:oMath>
            <w:r w:rsidRPr="00872030">
              <w:rPr>
                <w:rFonts w:ascii="Times New Roman" w:eastAsia="Century Schoolbook" w:hAnsi="Times New Roman" w:cs="Times New Roman"/>
                <w:color w:val="000000"/>
                <w:sz w:val="20"/>
                <w:szCs w:val="20"/>
                <w:lang w:eastAsia="ru-RU"/>
              </w:rPr>
              <w:t>Дж</w:t>
            </w:r>
          </w:p>
          <w:p w14:paraId="182C76D2" w14:textId="51F67669" w:rsidR="00FC7A68" w:rsidRPr="00872030" w:rsidRDefault="00FC7A68" w:rsidP="00C207C3">
            <w:pPr>
              <w:pStyle w:val="a4"/>
              <w:numPr>
                <w:ilvl w:val="0"/>
                <w:numId w:val="142"/>
              </w:numPr>
              <w:spacing w:after="0" w:line="273" w:lineRule="exact"/>
              <w:ind w:right="20"/>
              <w:rPr>
                <w:rFonts w:ascii="Times New Roman" w:eastAsia="Century Schoolbook" w:hAnsi="Times New Roman" w:cs="Times New Roman"/>
                <w:color w:val="000000"/>
                <w:sz w:val="20"/>
                <w:szCs w:val="20"/>
                <w:lang w:eastAsia="ru-RU"/>
              </w:rPr>
            </w:pPr>
            <w:r w:rsidRPr="00872030">
              <w:rPr>
                <w:rFonts w:ascii="Times New Roman" w:eastAsia="Century Schoolbook" w:hAnsi="Times New Roman" w:cs="Times New Roman"/>
                <w:color w:val="000000"/>
                <w:sz w:val="20"/>
                <w:szCs w:val="20"/>
                <w:lang w:eastAsia="ru-RU"/>
              </w:rPr>
              <w:t>2,8</w:t>
            </w:r>
            <m:oMath>
              <m:r>
                <w:rPr>
                  <w:rFonts w:ascii="Cambria Math" w:eastAsia="Century Schoolbook" w:hAnsi="Cambria Math" w:cs="Times New Roman"/>
                  <w:color w:val="000000"/>
                  <w:sz w:val="20"/>
                  <w:szCs w:val="20"/>
                  <w:lang w:eastAsia="ru-RU"/>
                </w:rPr>
                <m:t>∙</m:t>
              </m:r>
              <m:sSup>
                <m:sSupPr>
                  <m:ctrlPr>
                    <w:rPr>
                      <w:rFonts w:ascii="Cambria Math" w:eastAsia="Century Schoolbook" w:hAnsi="Cambria Math" w:cs="Times New Roman"/>
                      <w:i/>
                      <w:color w:val="000000"/>
                      <w:sz w:val="20"/>
                      <w:szCs w:val="20"/>
                      <w:lang w:eastAsia="ru-RU"/>
                    </w:rPr>
                  </m:ctrlPr>
                </m:sSupPr>
                <m:e>
                  <m:r>
                    <w:rPr>
                      <w:rFonts w:ascii="Cambria Math" w:eastAsia="Century Schoolbook" w:hAnsi="Cambria Math" w:cs="Times New Roman"/>
                      <w:color w:val="000000"/>
                      <w:sz w:val="20"/>
                      <w:szCs w:val="20"/>
                      <w:lang w:eastAsia="ru-RU"/>
                    </w:rPr>
                    <m:t>10</m:t>
                  </m:r>
                </m:e>
                <m:sup>
                  <m:r>
                    <w:rPr>
                      <w:rFonts w:ascii="Cambria Math" w:eastAsia="Century Schoolbook" w:hAnsi="Cambria Math" w:cs="Times New Roman"/>
                      <w:color w:val="000000"/>
                      <w:sz w:val="20"/>
                      <w:szCs w:val="20"/>
                      <w:lang w:eastAsia="ru-RU"/>
                    </w:rPr>
                    <m:t>-19</m:t>
                  </m:r>
                </m:sup>
              </m:sSup>
            </m:oMath>
            <w:r w:rsidRPr="00872030">
              <w:rPr>
                <w:rFonts w:ascii="Times New Roman" w:eastAsia="Century Schoolbook" w:hAnsi="Times New Roman" w:cs="Times New Roman"/>
                <w:color w:val="000000"/>
                <w:sz w:val="20"/>
                <w:szCs w:val="20"/>
                <w:lang w:eastAsia="ru-RU"/>
              </w:rPr>
              <w:t>Дж</w:t>
            </w:r>
          </w:p>
          <w:p w14:paraId="53B4E575" w14:textId="1F7F9251" w:rsidR="00FC7A68" w:rsidRPr="00872030" w:rsidRDefault="00FC7A68" w:rsidP="00C207C3">
            <w:pPr>
              <w:pStyle w:val="a4"/>
              <w:numPr>
                <w:ilvl w:val="0"/>
                <w:numId w:val="142"/>
              </w:numPr>
              <w:spacing w:after="0" w:line="273" w:lineRule="exact"/>
              <w:ind w:right="20"/>
              <w:rPr>
                <w:rFonts w:ascii="Times New Roman" w:eastAsia="Century Schoolbook" w:hAnsi="Times New Roman" w:cs="Times New Roman"/>
                <w:color w:val="000000"/>
                <w:sz w:val="20"/>
                <w:szCs w:val="20"/>
                <w:lang w:eastAsia="ru-RU"/>
              </w:rPr>
            </w:pPr>
            <m:oMath>
              <m:r>
                <w:rPr>
                  <w:rFonts w:ascii="Cambria Math" w:eastAsia="Century Schoolbook" w:hAnsi="Cambria Math" w:cs="Times New Roman"/>
                  <w:color w:val="000000"/>
                  <w:sz w:val="20"/>
                  <w:szCs w:val="20"/>
                  <w:lang w:eastAsia="ru-RU"/>
                </w:rPr>
                <w:lastRenderedPageBreak/>
                <m:t>4,2∙</m:t>
              </m:r>
              <m:sSup>
                <m:sSupPr>
                  <m:ctrlPr>
                    <w:rPr>
                      <w:rFonts w:ascii="Cambria Math" w:eastAsia="Century Schoolbook" w:hAnsi="Cambria Math" w:cs="Times New Roman"/>
                      <w:i/>
                      <w:color w:val="000000"/>
                      <w:sz w:val="20"/>
                      <w:szCs w:val="20"/>
                      <w:lang w:eastAsia="ru-RU"/>
                    </w:rPr>
                  </m:ctrlPr>
                </m:sSupPr>
                <m:e>
                  <m:r>
                    <w:rPr>
                      <w:rFonts w:ascii="Cambria Math" w:eastAsia="Century Schoolbook" w:hAnsi="Cambria Math" w:cs="Times New Roman"/>
                      <w:color w:val="000000"/>
                      <w:sz w:val="20"/>
                      <w:szCs w:val="20"/>
                      <w:lang w:eastAsia="ru-RU"/>
                    </w:rPr>
                    <m:t>10</m:t>
                  </m:r>
                </m:e>
                <m:sup>
                  <m:r>
                    <w:rPr>
                      <w:rFonts w:ascii="Cambria Math" w:eastAsia="Century Schoolbook" w:hAnsi="Cambria Math" w:cs="Times New Roman"/>
                      <w:color w:val="000000"/>
                      <w:sz w:val="20"/>
                      <w:szCs w:val="20"/>
                      <w:lang w:eastAsia="ru-RU"/>
                    </w:rPr>
                    <m:t>-19</m:t>
                  </m:r>
                </m:sup>
              </m:sSup>
            </m:oMath>
            <w:r w:rsidRPr="00872030">
              <w:rPr>
                <w:rFonts w:ascii="Times New Roman" w:eastAsia="Century Schoolbook" w:hAnsi="Times New Roman" w:cs="Times New Roman"/>
                <w:color w:val="000000"/>
                <w:sz w:val="20"/>
                <w:szCs w:val="20"/>
                <w:lang w:eastAsia="ru-RU"/>
              </w:rPr>
              <w:t>Дж</w:t>
            </w:r>
          </w:p>
          <w:p w14:paraId="3520B1A4" w14:textId="2D4AF76B" w:rsidR="00FC7A68" w:rsidRPr="006F33AA" w:rsidRDefault="00FC7A68" w:rsidP="00FC7A68">
            <w:pPr>
              <w:pStyle w:val="a4"/>
              <w:spacing w:after="0" w:line="273" w:lineRule="exact"/>
              <w:ind w:left="848" w:right="20"/>
              <w:rPr>
                <w:rFonts w:ascii="Times New Roman" w:hAnsi="Times New Roman"/>
                <w:color w:val="000000"/>
                <w:sz w:val="20"/>
                <w:rPrChange w:id="5200"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201" w:author="2" w:date="2021-08-31T10:55:00Z">
              <w:tcPr>
                <w:tcW w:w="547" w:type="dxa"/>
              </w:tcPr>
            </w:tcPrChange>
          </w:tcPr>
          <w:p w14:paraId="424BBA0B" w14:textId="7729704F"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lastRenderedPageBreak/>
              <w:t>2</w:t>
            </w:r>
          </w:p>
        </w:tc>
      </w:tr>
      <w:tr w:rsidR="00FC7A68" w:rsidRPr="00450F2B" w14:paraId="3D4E5927" w14:textId="77777777" w:rsidTr="00911EF6">
        <w:tc>
          <w:tcPr>
            <w:tcW w:w="846" w:type="dxa"/>
            <w:tcPrChange w:id="5202" w:author="2" w:date="2021-08-31T10:55:00Z">
              <w:tcPr>
                <w:tcW w:w="846" w:type="dxa"/>
              </w:tcPr>
            </w:tcPrChange>
          </w:tcPr>
          <w:p w14:paraId="01FA38C7" w14:textId="77777777" w:rsidR="00FC7A68" w:rsidRPr="00450F2B" w:rsidRDefault="00FC7A68" w:rsidP="00FC7A68">
            <w:pPr>
              <w:spacing w:after="120"/>
              <w:rPr>
                <w:rFonts w:ascii="Times New Roman" w:hAnsi="Times New Roman" w:cs="Times New Roman"/>
                <w:sz w:val="24"/>
                <w:szCs w:val="24"/>
              </w:rPr>
            </w:pPr>
          </w:p>
        </w:tc>
        <w:tc>
          <w:tcPr>
            <w:tcW w:w="1843" w:type="dxa"/>
            <w:tcPrChange w:id="5203" w:author="2" w:date="2021-08-31T10:55:00Z">
              <w:tcPr>
                <w:tcW w:w="1843" w:type="dxa"/>
              </w:tcPr>
            </w:tcPrChange>
          </w:tcPr>
          <w:p w14:paraId="7760D021" w14:textId="77777777" w:rsidR="00FC7A68" w:rsidRPr="00450F2B" w:rsidRDefault="00FC7A68" w:rsidP="00FC7A68">
            <w:pPr>
              <w:spacing w:after="120"/>
              <w:rPr>
                <w:rFonts w:ascii="Times New Roman" w:hAnsi="Times New Roman" w:cs="Times New Roman"/>
                <w:sz w:val="24"/>
                <w:szCs w:val="24"/>
              </w:rPr>
            </w:pPr>
          </w:p>
        </w:tc>
        <w:tc>
          <w:tcPr>
            <w:tcW w:w="425" w:type="dxa"/>
            <w:tcPrChange w:id="5204" w:author="2" w:date="2021-08-31T10:55:00Z">
              <w:tcPr>
                <w:tcW w:w="425" w:type="dxa"/>
              </w:tcPr>
            </w:tcPrChange>
          </w:tcPr>
          <w:p w14:paraId="581D77C7" w14:textId="77777777" w:rsidR="00FC7A68" w:rsidRPr="00450F2B" w:rsidRDefault="00FC7A68" w:rsidP="00FC7A68">
            <w:pPr>
              <w:spacing w:after="120"/>
              <w:rPr>
                <w:rFonts w:ascii="Times New Roman" w:hAnsi="Times New Roman" w:cs="Times New Roman"/>
                <w:sz w:val="24"/>
                <w:szCs w:val="24"/>
              </w:rPr>
            </w:pPr>
          </w:p>
        </w:tc>
        <w:tc>
          <w:tcPr>
            <w:tcW w:w="392" w:type="dxa"/>
            <w:tcPrChange w:id="5205" w:author="2" w:date="2021-08-31T10:55:00Z">
              <w:tcPr>
                <w:tcW w:w="392" w:type="dxa"/>
              </w:tcPr>
            </w:tcPrChange>
          </w:tcPr>
          <w:p w14:paraId="7D88EC86" w14:textId="77777777" w:rsidR="00FC7A68" w:rsidRPr="00450F2B" w:rsidRDefault="00FC7A68" w:rsidP="00FC7A68">
            <w:pPr>
              <w:spacing w:after="120"/>
              <w:rPr>
                <w:rFonts w:ascii="Times New Roman" w:hAnsi="Times New Roman" w:cs="Times New Roman"/>
                <w:sz w:val="24"/>
                <w:szCs w:val="24"/>
              </w:rPr>
            </w:pPr>
          </w:p>
        </w:tc>
        <w:tc>
          <w:tcPr>
            <w:tcW w:w="553" w:type="dxa"/>
            <w:tcPrChange w:id="5206" w:author="2" w:date="2021-08-31T10:55:00Z">
              <w:tcPr>
                <w:tcW w:w="553" w:type="dxa"/>
              </w:tcPr>
            </w:tcPrChange>
          </w:tcPr>
          <w:p w14:paraId="08E6CBB7" w14:textId="0DDFE974"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5207" w:author="2" w:date="2021-08-31T10:55:00Z">
              <w:tcPr>
                <w:tcW w:w="6001" w:type="dxa"/>
              </w:tcPr>
            </w:tcPrChange>
          </w:tcPr>
          <w:p w14:paraId="6849DF6C" w14:textId="77777777" w:rsidR="00FC7A68" w:rsidRPr="00DB5D94" w:rsidRDefault="00FC7A68" w:rsidP="00FC7A68">
            <w:pPr>
              <w:pStyle w:val="6"/>
              <w:shd w:val="clear" w:color="auto" w:fill="auto"/>
              <w:tabs>
                <w:tab w:val="left" w:pos="318"/>
              </w:tabs>
              <w:spacing w:before="0" w:line="206" w:lineRule="exact"/>
              <w:ind w:right="40" w:firstLine="0"/>
              <w:rPr>
                <w:rFonts w:ascii="Times New Roman" w:hAnsi="Times New Roman" w:cs="Times New Roman"/>
                <w:sz w:val="20"/>
                <w:szCs w:val="20"/>
              </w:rPr>
            </w:pPr>
            <w:r w:rsidRPr="00DB5D94">
              <w:rPr>
                <w:rStyle w:val="1"/>
                <w:rFonts w:ascii="Times New Roman" w:hAnsi="Times New Roman" w:cs="Times New Roman"/>
                <w:sz w:val="20"/>
                <w:szCs w:val="20"/>
              </w:rPr>
              <w:t>Определить наибольшую скорость электрона, вылетевшего из цезия, при освещении его светом с длиной волны 400 нм.</w:t>
            </w:r>
          </w:p>
          <w:p w14:paraId="1921E8D9" w14:textId="77777777" w:rsidR="00FC7A68" w:rsidRPr="00DB5D94"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5208" w:author="2" w:date="2021-08-31T10:55:00Z">
              <w:tcPr>
                <w:tcW w:w="4839" w:type="dxa"/>
              </w:tcPr>
            </w:tcPrChange>
          </w:tcPr>
          <w:p w14:paraId="68063757" w14:textId="77777777" w:rsidR="00FC7A68" w:rsidRPr="006F33AA" w:rsidRDefault="00FC7A68" w:rsidP="00C207C3">
            <w:pPr>
              <w:pStyle w:val="a4"/>
              <w:numPr>
                <w:ilvl w:val="0"/>
                <w:numId w:val="143"/>
              </w:numPr>
              <w:spacing w:after="0" w:line="240" w:lineRule="auto"/>
              <w:ind w:right="20"/>
              <w:rPr>
                <w:rFonts w:ascii="Times New Roman" w:hAnsi="Times New Roman"/>
                <w:color w:val="000000"/>
                <w:sz w:val="20"/>
                <w:rPrChange w:id="5209"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210" w:author="2" w:date="2021-08-31T10:55:00Z">
                  <w:rPr>
                    <w:rFonts w:ascii="Times New Roman" w:eastAsia="Century Schoolbook" w:hAnsi="Times New Roman" w:cs="Times New Roman"/>
                    <w:color w:val="000000"/>
                    <w:sz w:val="24"/>
                    <w:szCs w:val="24"/>
                    <w:lang w:eastAsia="ru-RU"/>
                  </w:rPr>
                </w:rPrChange>
              </w:rPr>
              <w:t xml:space="preserve">6,5 </w:t>
            </w:r>
            <m:oMath>
              <m:r>
                <w:rPr>
                  <w:rFonts w:ascii="Cambria Math" w:hAnsi="Cambria Math"/>
                  <w:color w:val="000000"/>
                  <w:sz w:val="20"/>
                  <w:rPrChange w:id="5211"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212"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213"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214" w:author="2" w:date="2021-08-31T10:55:00Z">
                        <w:rPr>
                          <w:rFonts w:ascii="Cambria Math" w:eastAsia="Century Schoolbook" w:hAnsi="Cambria Math" w:cs="Times New Roman"/>
                          <w:color w:val="000000"/>
                          <w:sz w:val="24"/>
                          <w:szCs w:val="24"/>
                          <w:lang w:eastAsia="ru-RU"/>
                        </w:rPr>
                      </w:rPrChange>
                    </w:rPr>
                    <m:t>5</m:t>
                  </m:r>
                </m:sup>
              </m:sSup>
              <m:f>
                <m:fPr>
                  <m:ctrlPr>
                    <w:rPr>
                      <w:rFonts w:ascii="Cambria Math" w:hAnsi="Cambria Math"/>
                      <w:i/>
                      <w:color w:val="000000"/>
                      <w:sz w:val="20"/>
                      <w:rPrChange w:id="5215" w:author="2" w:date="2021-08-31T10:55:00Z">
                        <w:rPr>
                          <w:rFonts w:ascii="Cambria Math" w:eastAsia="Century Schoolbook" w:hAnsi="Cambria Math" w:cs="Times New Roman"/>
                          <w:i/>
                          <w:color w:val="000000"/>
                          <w:sz w:val="24"/>
                          <w:szCs w:val="24"/>
                          <w:lang w:eastAsia="ru-RU"/>
                        </w:rPr>
                      </w:rPrChange>
                    </w:rPr>
                  </m:ctrlPr>
                </m:fPr>
                <m:num>
                  <m:r>
                    <w:rPr>
                      <w:rFonts w:ascii="Cambria Math" w:hAnsi="Cambria Math"/>
                      <w:color w:val="000000"/>
                      <w:sz w:val="20"/>
                      <w:rPrChange w:id="5216" w:author="2" w:date="2021-08-31T10:55:00Z">
                        <w:rPr>
                          <w:rFonts w:ascii="Cambria Math" w:eastAsia="Century Schoolbook" w:hAnsi="Cambria Math" w:cs="Times New Roman"/>
                          <w:color w:val="000000"/>
                          <w:sz w:val="24"/>
                          <w:szCs w:val="24"/>
                          <w:lang w:eastAsia="ru-RU"/>
                        </w:rPr>
                      </w:rPrChange>
                    </w:rPr>
                    <m:t>м</m:t>
                  </m:r>
                </m:num>
                <m:den>
                  <m:r>
                    <w:rPr>
                      <w:rFonts w:ascii="Cambria Math" w:hAnsi="Cambria Math"/>
                      <w:color w:val="000000"/>
                      <w:sz w:val="20"/>
                      <w:rPrChange w:id="5217" w:author="2" w:date="2021-08-31T10:55:00Z">
                        <w:rPr>
                          <w:rFonts w:ascii="Cambria Math" w:eastAsia="Century Schoolbook" w:hAnsi="Cambria Math" w:cs="Times New Roman"/>
                          <w:color w:val="000000"/>
                          <w:sz w:val="24"/>
                          <w:szCs w:val="24"/>
                          <w:lang w:eastAsia="ru-RU"/>
                        </w:rPr>
                      </w:rPrChange>
                    </w:rPr>
                    <m:t>с</m:t>
                  </m:r>
                </m:den>
              </m:f>
            </m:oMath>
          </w:p>
          <w:p w14:paraId="2FE6E24C" w14:textId="743BBE52" w:rsidR="00FC7A68" w:rsidRPr="006F33AA" w:rsidRDefault="00FC7A68" w:rsidP="00C207C3">
            <w:pPr>
              <w:pStyle w:val="a4"/>
              <w:numPr>
                <w:ilvl w:val="0"/>
                <w:numId w:val="143"/>
              </w:numPr>
              <w:spacing w:after="0" w:line="240" w:lineRule="auto"/>
              <w:ind w:right="20"/>
              <w:rPr>
                <w:rFonts w:ascii="Times New Roman" w:hAnsi="Times New Roman"/>
                <w:color w:val="000000"/>
                <w:sz w:val="20"/>
                <w:rPrChange w:id="5218"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219" w:author="2" w:date="2021-08-31T10:55:00Z">
                  <w:rPr>
                    <w:rFonts w:ascii="Times New Roman" w:eastAsia="Century Schoolbook" w:hAnsi="Times New Roman" w:cs="Times New Roman"/>
                    <w:color w:val="000000"/>
                    <w:sz w:val="24"/>
                    <w:szCs w:val="24"/>
                    <w:lang w:eastAsia="ru-RU"/>
                  </w:rPr>
                </w:rPrChange>
              </w:rPr>
              <w:t xml:space="preserve">3,2 </w:t>
            </w:r>
            <m:oMath>
              <m:r>
                <w:rPr>
                  <w:rFonts w:ascii="Cambria Math" w:hAnsi="Cambria Math"/>
                  <w:color w:val="000000"/>
                  <w:sz w:val="20"/>
                  <w:rPrChange w:id="5220"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221"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222"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223" w:author="2" w:date="2021-08-31T10:55:00Z">
                        <w:rPr>
                          <w:rFonts w:ascii="Cambria Math" w:eastAsia="Century Schoolbook" w:hAnsi="Cambria Math" w:cs="Times New Roman"/>
                          <w:color w:val="000000"/>
                          <w:sz w:val="24"/>
                          <w:szCs w:val="24"/>
                          <w:lang w:eastAsia="ru-RU"/>
                        </w:rPr>
                      </w:rPrChange>
                    </w:rPr>
                    <m:t>5</m:t>
                  </m:r>
                </m:sup>
              </m:sSup>
              <m:f>
                <m:fPr>
                  <m:ctrlPr>
                    <w:rPr>
                      <w:rFonts w:ascii="Cambria Math" w:hAnsi="Cambria Math"/>
                      <w:i/>
                      <w:color w:val="000000"/>
                      <w:sz w:val="20"/>
                      <w:rPrChange w:id="5224" w:author="2" w:date="2021-08-31T10:55:00Z">
                        <w:rPr>
                          <w:rFonts w:ascii="Cambria Math" w:eastAsia="Century Schoolbook" w:hAnsi="Cambria Math" w:cs="Times New Roman"/>
                          <w:i/>
                          <w:color w:val="000000"/>
                          <w:sz w:val="24"/>
                          <w:szCs w:val="24"/>
                          <w:lang w:eastAsia="ru-RU"/>
                        </w:rPr>
                      </w:rPrChange>
                    </w:rPr>
                  </m:ctrlPr>
                </m:fPr>
                <m:num>
                  <m:r>
                    <w:rPr>
                      <w:rFonts w:ascii="Cambria Math" w:hAnsi="Cambria Math"/>
                      <w:color w:val="000000"/>
                      <w:sz w:val="20"/>
                      <w:rPrChange w:id="5225" w:author="2" w:date="2021-08-31T10:55:00Z">
                        <w:rPr>
                          <w:rFonts w:ascii="Cambria Math" w:eastAsia="Century Schoolbook" w:hAnsi="Cambria Math" w:cs="Times New Roman"/>
                          <w:color w:val="000000"/>
                          <w:sz w:val="24"/>
                          <w:szCs w:val="24"/>
                          <w:lang w:eastAsia="ru-RU"/>
                        </w:rPr>
                      </w:rPrChange>
                    </w:rPr>
                    <m:t>м</m:t>
                  </m:r>
                </m:num>
                <m:den>
                  <m:r>
                    <w:rPr>
                      <w:rFonts w:ascii="Cambria Math" w:hAnsi="Cambria Math"/>
                      <w:color w:val="000000"/>
                      <w:sz w:val="20"/>
                      <w:rPrChange w:id="5226" w:author="2" w:date="2021-08-31T10:55:00Z">
                        <w:rPr>
                          <w:rFonts w:ascii="Cambria Math" w:eastAsia="Century Schoolbook" w:hAnsi="Cambria Math" w:cs="Times New Roman"/>
                          <w:color w:val="000000"/>
                          <w:sz w:val="24"/>
                          <w:szCs w:val="24"/>
                          <w:lang w:eastAsia="ru-RU"/>
                        </w:rPr>
                      </w:rPrChange>
                    </w:rPr>
                    <m:t>с</m:t>
                  </m:r>
                </m:den>
              </m:f>
            </m:oMath>
          </w:p>
          <w:p w14:paraId="21FF2AA2" w14:textId="4E5FFE87" w:rsidR="00FC7A68" w:rsidRPr="006F33AA" w:rsidRDefault="00FC7A68" w:rsidP="00C207C3">
            <w:pPr>
              <w:pStyle w:val="a4"/>
              <w:numPr>
                <w:ilvl w:val="0"/>
                <w:numId w:val="143"/>
              </w:numPr>
              <w:spacing w:after="0" w:line="240" w:lineRule="auto"/>
              <w:ind w:right="20"/>
              <w:rPr>
                <w:rFonts w:ascii="Times New Roman" w:hAnsi="Times New Roman"/>
                <w:color w:val="000000"/>
                <w:sz w:val="20"/>
                <w:rPrChange w:id="5227"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228" w:author="2" w:date="2021-08-31T10:55:00Z">
                  <w:rPr>
                    <w:rFonts w:ascii="Times New Roman" w:eastAsia="Century Schoolbook" w:hAnsi="Times New Roman" w:cs="Times New Roman"/>
                    <w:color w:val="000000"/>
                    <w:sz w:val="24"/>
                    <w:szCs w:val="24"/>
                    <w:lang w:eastAsia="ru-RU"/>
                  </w:rPr>
                </w:rPrChange>
              </w:rPr>
              <w:t xml:space="preserve">4,8 </w:t>
            </w:r>
            <m:oMath>
              <m:r>
                <w:rPr>
                  <w:rFonts w:ascii="Cambria Math" w:hAnsi="Cambria Math"/>
                  <w:color w:val="000000"/>
                  <w:sz w:val="20"/>
                  <w:rPrChange w:id="5229"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230"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231"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232" w:author="2" w:date="2021-08-31T10:55:00Z">
                        <w:rPr>
                          <w:rFonts w:ascii="Cambria Math" w:eastAsia="Century Schoolbook" w:hAnsi="Cambria Math" w:cs="Times New Roman"/>
                          <w:color w:val="000000"/>
                          <w:sz w:val="24"/>
                          <w:szCs w:val="24"/>
                          <w:lang w:eastAsia="ru-RU"/>
                        </w:rPr>
                      </w:rPrChange>
                    </w:rPr>
                    <m:t>5</m:t>
                  </m:r>
                </m:sup>
              </m:sSup>
              <m:f>
                <m:fPr>
                  <m:ctrlPr>
                    <w:rPr>
                      <w:rFonts w:ascii="Cambria Math" w:hAnsi="Cambria Math"/>
                      <w:i/>
                      <w:color w:val="000000"/>
                      <w:sz w:val="20"/>
                      <w:rPrChange w:id="5233" w:author="2" w:date="2021-08-31T10:55:00Z">
                        <w:rPr>
                          <w:rFonts w:ascii="Cambria Math" w:eastAsia="Century Schoolbook" w:hAnsi="Cambria Math" w:cs="Times New Roman"/>
                          <w:i/>
                          <w:color w:val="000000"/>
                          <w:sz w:val="24"/>
                          <w:szCs w:val="24"/>
                          <w:lang w:eastAsia="ru-RU"/>
                        </w:rPr>
                      </w:rPrChange>
                    </w:rPr>
                  </m:ctrlPr>
                </m:fPr>
                <m:num>
                  <m:r>
                    <w:rPr>
                      <w:rFonts w:ascii="Cambria Math" w:hAnsi="Cambria Math"/>
                      <w:color w:val="000000"/>
                      <w:sz w:val="20"/>
                      <w:rPrChange w:id="5234" w:author="2" w:date="2021-08-31T10:55:00Z">
                        <w:rPr>
                          <w:rFonts w:ascii="Cambria Math" w:eastAsia="Century Schoolbook" w:hAnsi="Cambria Math" w:cs="Times New Roman"/>
                          <w:color w:val="000000"/>
                          <w:sz w:val="24"/>
                          <w:szCs w:val="24"/>
                          <w:lang w:eastAsia="ru-RU"/>
                        </w:rPr>
                      </w:rPrChange>
                    </w:rPr>
                    <m:t>м</m:t>
                  </m:r>
                </m:num>
                <m:den>
                  <m:r>
                    <w:rPr>
                      <w:rFonts w:ascii="Cambria Math" w:hAnsi="Cambria Math"/>
                      <w:color w:val="000000"/>
                      <w:sz w:val="20"/>
                      <w:rPrChange w:id="5235" w:author="2" w:date="2021-08-31T10:55:00Z">
                        <w:rPr>
                          <w:rFonts w:ascii="Cambria Math" w:eastAsia="Century Schoolbook" w:hAnsi="Cambria Math" w:cs="Times New Roman"/>
                          <w:color w:val="000000"/>
                          <w:sz w:val="24"/>
                          <w:szCs w:val="24"/>
                          <w:lang w:eastAsia="ru-RU"/>
                        </w:rPr>
                      </w:rPrChange>
                    </w:rPr>
                    <m:t>с</m:t>
                  </m:r>
                </m:den>
              </m:f>
            </m:oMath>
          </w:p>
          <w:p w14:paraId="660EBDA2" w14:textId="3FD0BD1B" w:rsidR="00FC7A68" w:rsidRPr="006F33AA" w:rsidRDefault="00FC7A68" w:rsidP="00C207C3">
            <w:pPr>
              <w:pStyle w:val="a4"/>
              <w:numPr>
                <w:ilvl w:val="0"/>
                <w:numId w:val="143"/>
              </w:numPr>
              <w:spacing w:after="0" w:line="240" w:lineRule="auto"/>
              <w:ind w:right="20"/>
              <w:rPr>
                <w:rFonts w:ascii="Times New Roman" w:hAnsi="Times New Roman"/>
                <w:color w:val="000000"/>
                <w:sz w:val="20"/>
                <w:rPrChange w:id="5236"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237" w:author="2" w:date="2021-08-31T10:55:00Z">
                  <w:rPr>
                    <w:rFonts w:ascii="Times New Roman" w:eastAsia="Century Schoolbook" w:hAnsi="Times New Roman" w:cs="Times New Roman"/>
                    <w:color w:val="000000"/>
                    <w:sz w:val="24"/>
                    <w:szCs w:val="24"/>
                    <w:lang w:eastAsia="ru-RU"/>
                  </w:rPr>
                </w:rPrChange>
              </w:rPr>
              <w:t xml:space="preserve">7,2 </w:t>
            </w:r>
            <m:oMath>
              <m:r>
                <w:rPr>
                  <w:rFonts w:ascii="Cambria Math" w:hAnsi="Cambria Math"/>
                  <w:color w:val="000000"/>
                  <w:sz w:val="20"/>
                  <w:rPrChange w:id="5238"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239"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240"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241" w:author="2" w:date="2021-08-31T10:55:00Z">
                        <w:rPr>
                          <w:rFonts w:ascii="Cambria Math" w:eastAsia="Century Schoolbook" w:hAnsi="Cambria Math" w:cs="Times New Roman"/>
                          <w:color w:val="000000"/>
                          <w:sz w:val="24"/>
                          <w:szCs w:val="24"/>
                          <w:lang w:eastAsia="ru-RU"/>
                        </w:rPr>
                      </w:rPrChange>
                    </w:rPr>
                    <m:t>5</m:t>
                  </m:r>
                </m:sup>
              </m:sSup>
              <m:f>
                <m:fPr>
                  <m:ctrlPr>
                    <w:rPr>
                      <w:rFonts w:ascii="Cambria Math" w:hAnsi="Cambria Math"/>
                      <w:i/>
                      <w:color w:val="000000"/>
                      <w:sz w:val="20"/>
                      <w:rPrChange w:id="5242" w:author="2" w:date="2021-08-31T10:55:00Z">
                        <w:rPr>
                          <w:rFonts w:ascii="Cambria Math" w:eastAsia="Century Schoolbook" w:hAnsi="Cambria Math" w:cs="Times New Roman"/>
                          <w:i/>
                          <w:color w:val="000000"/>
                          <w:sz w:val="24"/>
                          <w:szCs w:val="24"/>
                          <w:lang w:eastAsia="ru-RU"/>
                        </w:rPr>
                      </w:rPrChange>
                    </w:rPr>
                  </m:ctrlPr>
                </m:fPr>
                <m:num>
                  <m:r>
                    <w:rPr>
                      <w:rFonts w:ascii="Cambria Math" w:hAnsi="Cambria Math"/>
                      <w:color w:val="000000"/>
                      <w:sz w:val="20"/>
                      <w:rPrChange w:id="5243" w:author="2" w:date="2021-08-31T10:55:00Z">
                        <w:rPr>
                          <w:rFonts w:ascii="Cambria Math" w:eastAsia="Century Schoolbook" w:hAnsi="Cambria Math" w:cs="Times New Roman"/>
                          <w:color w:val="000000"/>
                          <w:sz w:val="24"/>
                          <w:szCs w:val="24"/>
                          <w:lang w:eastAsia="ru-RU"/>
                        </w:rPr>
                      </w:rPrChange>
                    </w:rPr>
                    <m:t>м</m:t>
                  </m:r>
                </m:num>
                <m:den>
                  <m:r>
                    <w:rPr>
                      <w:rFonts w:ascii="Cambria Math" w:hAnsi="Cambria Math"/>
                      <w:color w:val="000000"/>
                      <w:sz w:val="20"/>
                      <w:rPrChange w:id="5244" w:author="2" w:date="2021-08-31T10:55:00Z">
                        <w:rPr>
                          <w:rFonts w:ascii="Cambria Math" w:eastAsia="Century Schoolbook" w:hAnsi="Cambria Math" w:cs="Times New Roman"/>
                          <w:color w:val="000000"/>
                          <w:sz w:val="24"/>
                          <w:szCs w:val="24"/>
                          <w:lang w:eastAsia="ru-RU"/>
                        </w:rPr>
                      </w:rPrChange>
                    </w:rPr>
                    <m:t>с</m:t>
                  </m:r>
                </m:den>
              </m:f>
            </m:oMath>
          </w:p>
          <w:p w14:paraId="44EE9D9B" w14:textId="06289C39" w:rsidR="00FC7A68" w:rsidRPr="006F33AA" w:rsidRDefault="00FC7A68" w:rsidP="00FC7A68">
            <w:pPr>
              <w:pStyle w:val="a4"/>
              <w:spacing w:after="0" w:line="240" w:lineRule="auto"/>
              <w:ind w:left="848" w:right="20"/>
              <w:rPr>
                <w:rFonts w:ascii="Times New Roman" w:hAnsi="Times New Roman"/>
                <w:color w:val="000000"/>
                <w:sz w:val="20"/>
                <w:rPrChange w:id="5245"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246" w:author="2" w:date="2021-08-31T10:55:00Z">
              <w:tcPr>
                <w:tcW w:w="547" w:type="dxa"/>
              </w:tcPr>
            </w:tcPrChange>
          </w:tcPr>
          <w:p w14:paraId="112115CF" w14:textId="5EFDFBF0"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5924FDBC" w14:textId="77777777" w:rsidTr="00911EF6">
        <w:tc>
          <w:tcPr>
            <w:tcW w:w="846" w:type="dxa"/>
            <w:tcPrChange w:id="5247" w:author="2" w:date="2021-08-31T10:55:00Z">
              <w:tcPr>
                <w:tcW w:w="846" w:type="dxa"/>
              </w:tcPr>
            </w:tcPrChange>
          </w:tcPr>
          <w:p w14:paraId="166D9DEB" w14:textId="77777777" w:rsidR="00FC7A68" w:rsidRPr="00450F2B" w:rsidRDefault="00FC7A68" w:rsidP="00FC7A68">
            <w:pPr>
              <w:spacing w:after="120"/>
              <w:rPr>
                <w:rFonts w:ascii="Times New Roman" w:hAnsi="Times New Roman" w:cs="Times New Roman"/>
                <w:sz w:val="24"/>
                <w:szCs w:val="24"/>
              </w:rPr>
            </w:pPr>
          </w:p>
        </w:tc>
        <w:tc>
          <w:tcPr>
            <w:tcW w:w="1843" w:type="dxa"/>
            <w:tcPrChange w:id="5248" w:author="2" w:date="2021-08-31T10:55:00Z">
              <w:tcPr>
                <w:tcW w:w="1843" w:type="dxa"/>
              </w:tcPr>
            </w:tcPrChange>
          </w:tcPr>
          <w:p w14:paraId="064FED42" w14:textId="77777777" w:rsidR="00FC7A68" w:rsidRPr="00450F2B" w:rsidRDefault="00FC7A68" w:rsidP="00FC7A68">
            <w:pPr>
              <w:spacing w:after="120"/>
              <w:rPr>
                <w:rFonts w:ascii="Times New Roman" w:hAnsi="Times New Roman" w:cs="Times New Roman"/>
                <w:sz w:val="24"/>
                <w:szCs w:val="24"/>
              </w:rPr>
            </w:pPr>
          </w:p>
        </w:tc>
        <w:tc>
          <w:tcPr>
            <w:tcW w:w="425" w:type="dxa"/>
            <w:tcPrChange w:id="5249" w:author="2" w:date="2021-08-31T10:55:00Z">
              <w:tcPr>
                <w:tcW w:w="425" w:type="dxa"/>
              </w:tcPr>
            </w:tcPrChange>
          </w:tcPr>
          <w:p w14:paraId="434DA8E2" w14:textId="77777777" w:rsidR="00FC7A68" w:rsidRPr="00450F2B" w:rsidRDefault="00FC7A68" w:rsidP="00FC7A68">
            <w:pPr>
              <w:spacing w:after="120"/>
              <w:rPr>
                <w:rFonts w:ascii="Times New Roman" w:hAnsi="Times New Roman" w:cs="Times New Roman"/>
                <w:sz w:val="24"/>
                <w:szCs w:val="24"/>
              </w:rPr>
            </w:pPr>
          </w:p>
        </w:tc>
        <w:tc>
          <w:tcPr>
            <w:tcW w:w="392" w:type="dxa"/>
            <w:tcPrChange w:id="5250" w:author="2" w:date="2021-08-31T10:55:00Z">
              <w:tcPr>
                <w:tcW w:w="392" w:type="dxa"/>
              </w:tcPr>
            </w:tcPrChange>
          </w:tcPr>
          <w:p w14:paraId="1554D0E1" w14:textId="77777777" w:rsidR="00FC7A68" w:rsidRPr="00450F2B" w:rsidRDefault="00FC7A68" w:rsidP="00FC7A68">
            <w:pPr>
              <w:spacing w:after="120"/>
              <w:rPr>
                <w:rFonts w:ascii="Times New Roman" w:hAnsi="Times New Roman" w:cs="Times New Roman"/>
                <w:sz w:val="24"/>
                <w:szCs w:val="24"/>
              </w:rPr>
            </w:pPr>
          </w:p>
        </w:tc>
        <w:tc>
          <w:tcPr>
            <w:tcW w:w="553" w:type="dxa"/>
            <w:tcPrChange w:id="5251" w:author="2" w:date="2021-08-31T10:55:00Z">
              <w:tcPr>
                <w:tcW w:w="553" w:type="dxa"/>
              </w:tcPr>
            </w:tcPrChange>
          </w:tcPr>
          <w:p w14:paraId="71DDF4FE" w14:textId="620BB85E"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5252" w:author="2" w:date="2021-08-31T10:55:00Z">
              <w:tcPr>
                <w:tcW w:w="6001" w:type="dxa"/>
              </w:tcPr>
            </w:tcPrChange>
          </w:tcPr>
          <w:p w14:paraId="6B0CA962" w14:textId="65C8F1EA" w:rsidR="00FC7A68" w:rsidRPr="00DB5D94" w:rsidRDefault="00FC7A68" w:rsidP="00FC7A68">
            <w:pPr>
              <w:jc w:val="both"/>
              <w:rPr>
                <w:rFonts w:ascii="Times New Roman" w:eastAsia="Times New Roman" w:hAnsi="Times New Roman" w:cs="Times New Roman"/>
                <w:color w:val="000000"/>
                <w:sz w:val="20"/>
                <w:szCs w:val="20"/>
                <w:lang w:eastAsia="ru-RU"/>
              </w:rPr>
            </w:pPr>
            <w:r w:rsidRPr="00DB5D94">
              <w:rPr>
                <w:rStyle w:val="1"/>
                <w:rFonts w:ascii="Times New Roman" w:hAnsi="Times New Roman" w:cs="Times New Roman"/>
                <w:sz w:val="20"/>
                <w:szCs w:val="20"/>
              </w:rPr>
              <w:t>Найти работу выхода электрона с поверхности некоторого мате</w:t>
            </w:r>
            <w:r w:rsidRPr="00DB5D94">
              <w:rPr>
                <w:rStyle w:val="1"/>
                <w:rFonts w:ascii="Times New Roman" w:hAnsi="Times New Roman" w:cs="Times New Roman"/>
                <w:sz w:val="20"/>
                <w:szCs w:val="20"/>
              </w:rPr>
              <w:softHyphen/>
              <w:t>риала, если при облучении этого материала желтым светом ско</w:t>
            </w:r>
            <w:r w:rsidRPr="00DB5D94">
              <w:rPr>
                <w:rStyle w:val="1"/>
                <w:rFonts w:ascii="Times New Roman" w:hAnsi="Times New Roman" w:cs="Times New Roman"/>
                <w:sz w:val="20"/>
                <w:szCs w:val="20"/>
              </w:rPr>
              <w:softHyphen/>
              <w:t>рость выбитых электронов равна 0,28 • 10</w:t>
            </w:r>
            <w:r w:rsidRPr="00DB5D94">
              <w:rPr>
                <w:rStyle w:val="1"/>
                <w:rFonts w:ascii="Times New Roman" w:hAnsi="Times New Roman" w:cs="Times New Roman"/>
                <w:sz w:val="20"/>
                <w:szCs w:val="20"/>
                <w:vertAlign w:val="superscript"/>
              </w:rPr>
              <w:t>6</w:t>
            </w:r>
            <w:r w:rsidRPr="00DB5D94">
              <w:rPr>
                <w:rStyle w:val="1"/>
                <w:rFonts w:ascii="Times New Roman" w:hAnsi="Times New Roman" w:cs="Times New Roman"/>
                <w:sz w:val="20"/>
                <w:szCs w:val="20"/>
              </w:rPr>
              <w:t xml:space="preserve"> м/с. Длина волны желтого света равна 590 нм</w:t>
            </w:r>
          </w:p>
        </w:tc>
        <w:tc>
          <w:tcPr>
            <w:tcW w:w="4961" w:type="dxa"/>
            <w:gridSpan w:val="2"/>
            <w:tcPrChange w:id="5253" w:author="2" w:date="2021-08-31T10:55:00Z">
              <w:tcPr>
                <w:tcW w:w="4839" w:type="dxa"/>
              </w:tcPr>
            </w:tcPrChange>
          </w:tcPr>
          <w:p w14:paraId="4660D315" w14:textId="0B8EAC77" w:rsidR="00FC7A68" w:rsidRPr="00872030" w:rsidRDefault="00FC7A68" w:rsidP="00C207C3">
            <w:pPr>
              <w:pStyle w:val="a4"/>
              <w:numPr>
                <w:ilvl w:val="0"/>
                <w:numId w:val="144"/>
              </w:numPr>
              <w:spacing w:after="0" w:line="273" w:lineRule="exact"/>
              <w:ind w:right="20"/>
              <w:rPr>
                <w:rFonts w:ascii="Times New Roman" w:eastAsia="Century Schoolbook" w:hAnsi="Times New Roman" w:cs="Times New Roman"/>
                <w:color w:val="000000"/>
                <w:sz w:val="20"/>
                <w:szCs w:val="20"/>
                <w:lang w:eastAsia="ru-RU"/>
              </w:rPr>
            </w:pPr>
            <w:r w:rsidRPr="00872030">
              <w:rPr>
                <w:rFonts w:ascii="Times New Roman" w:eastAsia="Century Schoolbook" w:hAnsi="Times New Roman" w:cs="Times New Roman"/>
                <w:color w:val="000000"/>
                <w:sz w:val="20"/>
                <w:szCs w:val="20"/>
                <w:lang w:eastAsia="ru-RU"/>
              </w:rPr>
              <w:t>3,</w:t>
            </w:r>
            <w:r>
              <w:rPr>
                <w:rFonts w:ascii="Times New Roman" w:eastAsia="Century Schoolbook" w:hAnsi="Times New Roman" w:cs="Times New Roman"/>
                <w:color w:val="000000"/>
                <w:sz w:val="20"/>
                <w:szCs w:val="20"/>
                <w:lang w:eastAsia="ru-RU"/>
              </w:rPr>
              <w:t>0</w:t>
            </w:r>
            <w:r w:rsidRPr="00872030">
              <w:rPr>
                <w:rFonts w:ascii="Times New Roman" w:eastAsia="Century Schoolbook" w:hAnsi="Times New Roman" w:cs="Times New Roman"/>
                <w:color w:val="000000"/>
                <w:sz w:val="20"/>
                <w:szCs w:val="20"/>
                <w:lang w:eastAsia="ru-RU"/>
              </w:rPr>
              <w:t>2</w:t>
            </w:r>
            <m:oMath>
              <m:r>
                <w:rPr>
                  <w:rFonts w:ascii="Cambria Math" w:eastAsia="Century Schoolbook" w:hAnsi="Cambria Math" w:cs="Times New Roman"/>
                  <w:color w:val="000000"/>
                  <w:sz w:val="20"/>
                  <w:szCs w:val="20"/>
                  <w:lang w:eastAsia="ru-RU"/>
                </w:rPr>
                <m:t>∙</m:t>
              </m:r>
              <m:sSup>
                <m:sSupPr>
                  <m:ctrlPr>
                    <w:rPr>
                      <w:rFonts w:ascii="Cambria Math" w:eastAsia="Century Schoolbook" w:hAnsi="Cambria Math" w:cs="Times New Roman"/>
                      <w:i/>
                      <w:color w:val="000000"/>
                      <w:sz w:val="20"/>
                      <w:szCs w:val="20"/>
                      <w:lang w:eastAsia="ru-RU"/>
                    </w:rPr>
                  </m:ctrlPr>
                </m:sSupPr>
                <m:e>
                  <m:r>
                    <w:rPr>
                      <w:rFonts w:ascii="Cambria Math" w:eastAsia="Century Schoolbook" w:hAnsi="Cambria Math" w:cs="Times New Roman"/>
                      <w:color w:val="000000"/>
                      <w:sz w:val="20"/>
                      <w:szCs w:val="20"/>
                      <w:lang w:eastAsia="ru-RU"/>
                    </w:rPr>
                    <m:t>10</m:t>
                  </m:r>
                </m:e>
                <m:sup>
                  <m:r>
                    <w:rPr>
                      <w:rFonts w:ascii="Cambria Math" w:eastAsia="Century Schoolbook" w:hAnsi="Cambria Math" w:cs="Times New Roman"/>
                      <w:color w:val="000000"/>
                      <w:sz w:val="20"/>
                      <w:szCs w:val="20"/>
                      <w:lang w:eastAsia="ru-RU"/>
                    </w:rPr>
                    <m:t>-19</m:t>
                  </m:r>
                </m:sup>
              </m:sSup>
            </m:oMath>
            <w:r w:rsidRPr="00872030">
              <w:rPr>
                <w:rFonts w:ascii="Times New Roman" w:eastAsia="Century Schoolbook" w:hAnsi="Times New Roman" w:cs="Times New Roman"/>
                <w:color w:val="000000"/>
                <w:sz w:val="20"/>
                <w:szCs w:val="20"/>
                <w:lang w:eastAsia="ru-RU"/>
              </w:rPr>
              <w:t>Дж</w:t>
            </w:r>
          </w:p>
          <w:p w14:paraId="520AAC0E" w14:textId="4189BE9E" w:rsidR="00FC7A68" w:rsidRPr="00872030" w:rsidRDefault="00FC7A68" w:rsidP="00C207C3">
            <w:pPr>
              <w:pStyle w:val="a4"/>
              <w:numPr>
                <w:ilvl w:val="0"/>
                <w:numId w:val="144"/>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2</w:t>
            </w:r>
            <w:r w:rsidRPr="00872030">
              <w:rPr>
                <w:rFonts w:ascii="Times New Roman" w:eastAsia="Century Schoolbook" w:hAnsi="Times New Roman" w:cs="Times New Roman"/>
                <w:color w:val="000000"/>
                <w:sz w:val="20"/>
                <w:szCs w:val="20"/>
                <w:lang w:eastAsia="ru-RU"/>
              </w:rPr>
              <w:t>,</w:t>
            </w:r>
            <w:r>
              <w:rPr>
                <w:rFonts w:ascii="Times New Roman" w:eastAsia="Century Schoolbook" w:hAnsi="Times New Roman" w:cs="Times New Roman"/>
                <w:color w:val="000000"/>
                <w:sz w:val="20"/>
                <w:szCs w:val="20"/>
                <w:lang w:eastAsia="ru-RU"/>
              </w:rPr>
              <w:t>1</w:t>
            </w:r>
            <w:r w:rsidRPr="00872030">
              <w:rPr>
                <w:rFonts w:ascii="Times New Roman" w:eastAsia="Century Schoolbook" w:hAnsi="Times New Roman" w:cs="Times New Roman"/>
                <w:color w:val="000000"/>
                <w:sz w:val="20"/>
                <w:szCs w:val="20"/>
                <w:lang w:eastAsia="ru-RU"/>
              </w:rPr>
              <w:t>2</w:t>
            </w:r>
            <m:oMath>
              <m:r>
                <w:rPr>
                  <w:rFonts w:ascii="Cambria Math" w:eastAsia="Century Schoolbook" w:hAnsi="Cambria Math" w:cs="Times New Roman"/>
                  <w:color w:val="000000"/>
                  <w:sz w:val="20"/>
                  <w:szCs w:val="20"/>
                  <w:lang w:eastAsia="ru-RU"/>
                </w:rPr>
                <m:t>∙</m:t>
              </m:r>
              <m:sSup>
                <m:sSupPr>
                  <m:ctrlPr>
                    <w:rPr>
                      <w:rFonts w:ascii="Cambria Math" w:eastAsia="Century Schoolbook" w:hAnsi="Cambria Math" w:cs="Times New Roman"/>
                      <w:i/>
                      <w:color w:val="000000"/>
                      <w:sz w:val="20"/>
                      <w:szCs w:val="20"/>
                      <w:lang w:eastAsia="ru-RU"/>
                    </w:rPr>
                  </m:ctrlPr>
                </m:sSupPr>
                <m:e>
                  <m:r>
                    <w:rPr>
                      <w:rFonts w:ascii="Cambria Math" w:eastAsia="Century Schoolbook" w:hAnsi="Cambria Math" w:cs="Times New Roman"/>
                      <w:color w:val="000000"/>
                      <w:sz w:val="20"/>
                      <w:szCs w:val="20"/>
                      <w:lang w:eastAsia="ru-RU"/>
                    </w:rPr>
                    <m:t>10</m:t>
                  </m:r>
                </m:e>
                <m:sup>
                  <m:r>
                    <w:rPr>
                      <w:rFonts w:ascii="Cambria Math" w:eastAsia="Century Schoolbook" w:hAnsi="Cambria Math" w:cs="Times New Roman"/>
                      <w:color w:val="000000"/>
                      <w:sz w:val="20"/>
                      <w:szCs w:val="20"/>
                      <w:lang w:eastAsia="ru-RU"/>
                    </w:rPr>
                    <m:t>-19</m:t>
                  </m:r>
                </m:sup>
              </m:sSup>
            </m:oMath>
            <w:r w:rsidRPr="00872030">
              <w:rPr>
                <w:rFonts w:ascii="Times New Roman" w:eastAsia="Century Schoolbook" w:hAnsi="Times New Roman" w:cs="Times New Roman"/>
                <w:color w:val="000000"/>
                <w:sz w:val="20"/>
                <w:szCs w:val="20"/>
                <w:lang w:eastAsia="ru-RU"/>
              </w:rPr>
              <w:t>Дж</w:t>
            </w:r>
          </w:p>
          <w:p w14:paraId="331D97E0" w14:textId="02E67985" w:rsidR="00FC7A68" w:rsidRPr="00872030" w:rsidRDefault="00FC7A68" w:rsidP="00C207C3">
            <w:pPr>
              <w:pStyle w:val="a4"/>
              <w:numPr>
                <w:ilvl w:val="0"/>
                <w:numId w:val="144"/>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6</w:t>
            </w:r>
            <w:r w:rsidRPr="00872030">
              <w:rPr>
                <w:rFonts w:ascii="Times New Roman" w:eastAsia="Century Schoolbook" w:hAnsi="Times New Roman" w:cs="Times New Roman"/>
                <w:color w:val="000000"/>
                <w:sz w:val="20"/>
                <w:szCs w:val="20"/>
                <w:lang w:eastAsia="ru-RU"/>
              </w:rPr>
              <w:t>,2</w:t>
            </w:r>
            <m:oMath>
              <m:r>
                <w:rPr>
                  <w:rFonts w:ascii="Cambria Math" w:eastAsia="Century Schoolbook" w:hAnsi="Cambria Math" w:cs="Times New Roman"/>
                  <w:color w:val="000000"/>
                  <w:sz w:val="20"/>
                  <w:szCs w:val="20"/>
                  <w:lang w:eastAsia="ru-RU"/>
                </w:rPr>
                <m:t>∙</m:t>
              </m:r>
              <m:sSup>
                <m:sSupPr>
                  <m:ctrlPr>
                    <w:rPr>
                      <w:rFonts w:ascii="Cambria Math" w:eastAsia="Century Schoolbook" w:hAnsi="Cambria Math" w:cs="Times New Roman"/>
                      <w:i/>
                      <w:color w:val="000000"/>
                      <w:sz w:val="20"/>
                      <w:szCs w:val="20"/>
                      <w:lang w:eastAsia="ru-RU"/>
                    </w:rPr>
                  </m:ctrlPr>
                </m:sSupPr>
                <m:e>
                  <m:r>
                    <w:rPr>
                      <w:rFonts w:ascii="Cambria Math" w:eastAsia="Century Schoolbook" w:hAnsi="Cambria Math" w:cs="Times New Roman"/>
                      <w:color w:val="000000"/>
                      <w:sz w:val="20"/>
                      <w:szCs w:val="20"/>
                      <w:lang w:eastAsia="ru-RU"/>
                    </w:rPr>
                    <m:t>10</m:t>
                  </m:r>
                </m:e>
                <m:sup>
                  <m:r>
                    <w:rPr>
                      <w:rFonts w:ascii="Cambria Math" w:eastAsia="Century Schoolbook" w:hAnsi="Cambria Math" w:cs="Times New Roman"/>
                      <w:color w:val="000000"/>
                      <w:sz w:val="20"/>
                      <w:szCs w:val="20"/>
                      <w:lang w:eastAsia="ru-RU"/>
                    </w:rPr>
                    <m:t>-19</m:t>
                  </m:r>
                </m:sup>
              </m:sSup>
            </m:oMath>
            <w:r w:rsidRPr="00872030">
              <w:rPr>
                <w:rFonts w:ascii="Times New Roman" w:eastAsia="Century Schoolbook" w:hAnsi="Times New Roman" w:cs="Times New Roman"/>
                <w:color w:val="000000"/>
                <w:sz w:val="20"/>
                <w:szCs w:val="20"/>
                <w:lang w:eastAsia="ru-RU"/>
              </w:rPr>
              <w:t>Дж</w:t>
            </w:r>
          </w:p>
          <w:p w14:paraId="2C20C56A" w14:textId="468BF0DB" w:rsidR="00FC7A68" w:rsidRPr="00872030" w:rsidRDefault="00FC7A68" w:rsidP="00C207C3">
            <w:pPr>
              <w:pStyle w:val="a4"/>
              <w:numPr>
                <w:ilvl w:val="0"/>
                <w:numId w:val="144"/>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4</w:t>
            </w:r>
            <w:r w:rsidRPr="00872030">
              <w:rPr>
                <w:rFonts w:ascii="Times New Roman" w:eastAsia="Century Schoolbook" w:hAnsi="Times New Roman" w:cs="Times New Roman"/>
                <w:color w:val="000000"/>
                <w:sz w:val="20"/>
                <w:szCs w:val="20"/>
                <w:lang w:eastAsia="ru-RU"/>
              </w:rPr>
              <w:t>,2</w:t>
            </w:r>
            <m:oMath>
              <m:r>
                <w:rPr>
                  <w:rFonts w:ascii="Cambria Math" w:eastAsia="Century Schoolbook" w:hAnsi="Cambria Math" w:cs="Times New Roman"/>
                  <w:color w:val="000000"/>
                  <w:sz w:val="20"/>
                  <w:szCs w:val="20"/>
                  <w:lang w:eastAsia="ru-RU"/>
                </w:rPr>
                <m:t>1∙</m:t>
              </m:r>
              <m:sSup>
                <m:sSupPr>
                  <m:ctrlPr>
                    <w:rPr>
                      <w:rFonts w:ascii="Cambria Math" w:eastAsia="Century Schoolbook" w:hAnsi="Cambria Math" w:cs="Times New Roman"/>
                      <w:i/>
                      <w:color w:val="000000"/>
                      <w:sz w:val="20"/>
                      <w:szCs w:val="20"/>
                      <w:lang w:eastAsia="ru-RU"/>
                    </w:rPr>
                  </m:ctrlPr>
                </m:sSupPr>
                <m:e>
                  <m:r>
                    <w:rPr>
                      <w:rFonts w:ascii="Cambria Math" w:eastAsia="Century Schoolbook" w:hAnsi="Cambria Math" w:cs="Times New Roman"/>
                      <w:color w:val="000000"/>
                      <w:sz w:val="20"/>
                      <w:szCs w:val="20"/>
                      <w:lang w:eastAsia="ru-RU"/>
                    </w:rPr>
                    <m:t>10</m:t>
                  </m:r>
                </m:e>
                <m:sup>
                  <m:r>
                    <w:rPr>
                      <w:rFonts w:ascii="Cambria Math" w:eastAsia="Century Schoolbook" w:hAnsi="Cambria Math" w:cs="Times New Roman"/>
                      <w:color w:val="000000"/>
                      <w:sz w:val="20"/>
                      <w:szCs w:val="20"/>
                      <w:lang w:eastAsia="ru-RU"/>
                    </w:rPr>
                    <m:t>-19</m:t>
                  </m:r>
                </m:sup>
              </m:sSup>
            </m:oMath>
            <w:r w:rsidRPr="00872030">
              <w:rPr>
                <w:rFonts w:ascii="Times New Roman" w:eastAsia="Century Schoolbook" w:hAnsi="Times New Roman" w:cs="Times New Roman"/>
                <w:color w:val="000000"/>
                <w:sz w:val="20"/>
                <w:szCs w:val="20"/>
                <w:lang w:eastAsia="ru-RU"/>
              </w:rPr>
              <w:t>Дж</w:t>
            </w:r>
          </w:p>
          <w:p w14:paraId="5FCB1135" w14:textId="768066C2" w:rsidR="00FC7A68" w:rsidRPr="006F33AA" w:rsidRDefault="00FC7A68" w:rsidP="00FC7A68">
            <w:pPr>
              <w:pStyle w:val="a4"/>
              <w:spacing w:after="0" w:line="273" w:lineRule="exact"/>
              <w:ind w:left="848" w:right="20"/>
              <w:rPr>
                <w:rFonts w:ascii="Times New Roman" w:hAnsi="Times New Roman"/>
                <w:color w:val="000000"/>
                <w:sz w:val="20"/>
                <w:rPrChange w:id="5254"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255" w:author="2" w:date="2021-08-31T10:55:00Z">
              <w:tcPr>
                <w:tcW w:w="547" w:type="dxa"/>
              </w:tcPr>
            </w:tcPrChange>
          </w:tcPr>
          <w:p w14:paraId="0C5FFACB" w14:textId="7B7B10EB"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5FE2677B" w14:textId="77777777" w:rsidTr="00911EF6">
        <w:tc>
          <w:tcPr>
            <w:tcW w:w="846" w:type="dxa"/>
            <w:tcPrChange w:id="5256" w:author="2" w:date="2021-08-31T10:55:00Z">
              <w:tcPr>
                <w:tcW w:w="846" w:type="dxa"/>
              </w:tcPr>
            </w:tcPrChange>
          </w:tcPr>
          <w:p w14:paraId="7CF37425" w14:textId="77777777" w:rsidR="00FC7A68" w:rsidRPr="00450F2B" w:rsidRDefault="00FC7A68" w:rsidP="00FC7A68">
            <w:pPr>
              <w:spacing w:after="120"/>
              <w:rPr>
                <w:rFonts w:ascii="Times New Roman" w:hAnsi="Times New Roman" w:cs="Times New Roman"/>
                <w:sz w:val="24"/>
                <w:szCs w:val="24"/>
              </w:rPr>
            </w:pPr>
          </w:p>
        </w:tc>
        <w:tc>
          <w:tcPr>
            <w:tcW w:w="1843" w:type="dxa"/>
            <w:tcPrChange w:id="5257" w:author="2" w:date="2021-08-31T10:55:00Z">
              <w:tcPr>
                <w:tcW w:w="1843" w:type="dxa"/>
              </w:tcPr>
            </w:tcPrChange>
          </w:tcPr>
          <w:p w14:paraId="22BBB587" w14:textId="77777777" w:rsidR="00FC7A68" w:rsidRPr="00450F2B" w:rsidRDefault="00FC7A68" w:rsidP="00FC7A68">
            <w:pPr>
              <w:spacing w:after="120"/>
              <w:rPr>
                <w:rFonts w:ascii="Times New Roman" w:hAnsi="Times New Roman" w:cs="Times New Roman"/>
                <w:sz w:val="24"/>
                <w:szCs w:val="24"/>
              </w:rPr>
            </w:pPr>
          </w:p>
        </w:tc>
        <w:tc>
          <w:tcPr>
            <w:tcW w:w="425" w:type="dxa"/>
            <w:tcPrChange w:id="5258" w:author="2" w:date="2021-08-31T10:55:00Z">
              <w:tcPr>
                <w:tcW w:w="425" w:type="dxa"/>
              </w:tcPr>
            </w:tcPrChange>
          </w:tcPr>
          <w:p w14:paraId="162FC480" w14:textId="77777777" w:rsidR="00FC7A68" w:rsidRPr="00450F2B" w:rsidRDefault="00FC7A68" w:rsidP="00FC7A68">
            <w:pPr>
              <w:spacing w:after="120"/>
              <w:rPr>
                <w:rFonts w:ascii="Times New Roman" w:hAnsi="Times New Roman" w:cs="Times New Roman"/>
                <w:sz w:val="24"/>
                <w:szCs w:val="24"/>
              </w:rPr>
            </w:pPr>
          </w:p>
        </w:tc>
        <w:tc>
          <w:tcPr>
            <w:tcW w:w="392" w:type="dxa"/>
            <w:tcPrChange w:id="5259" w:author="2" w:date="2021-08-31T10:55:00Z">
              <w:tcPr>
                <w:tcW w:w="392" w:type="dxa"/>
              </w:tcPr>
            </w:tcPrChange>
          </w:tcPr>
          <w:p w14:paraId="41922EC7" w14:textId="77777777" w:rsidR="00FC7A68" w:rsidRPr="00450F2B" w:rsidRDefault="00FC7A68" w:rsidP="00FC7A68">
            <w:pPr>
              <w:spacing w:after="120"/>
              <w:rPr>
                <w:rFonts w:ascii="Times New Roman" w:hAnsi="Times New Roman" w:cs="Times New Roman"/>
                <w:sz w:val="24"/>
                <w:szCs w:val="24"/>
              </w:rPr>
            </w:pPr>
          </w:p>
        </w:tc>
        <w:tc>
          <w:tcPr>
            <w:tcW w:w="553" w:type="dxa"/>
            <w:tcPrChange w:id="5260" w:author="2" w:date="2021-08-31T10:55:00Z">
              <w:tcPr>
                <w:tcW w:w="553" w:type="dxa"/>
              </w:tcPr>
            </w:tcPrChange>
          </w:tcPr>
          <w:p w14:paraId="20195EB0" w14:textId="76ACD4F2"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5261" w:author="2" w:date="2021-08-31T10:55:00Z">
              <w:tcPr>
                <w:tcW w:w="6001" w:type="dxa"/>
              </w:tcPr>
            </w:tcPrChange>
          </w:tcPr>
          <w:p w14:paraId="788ADC4C" w14:textId="4A47AE02" w:rsidR="00FC7A68" w:rsidRPr="00DE7751" w:rsidRDefault="00FC7A68" w:rsidP="00FC7A68">
            <w:pPr>
              <w:pStyle w:val="6"/>
              <w:shd w:val="clear" w:color="auto" w:fill="auto"/>
              <w:tabs>
                <w:tab w:val="left" w:pos="322"/>
              </w:tabs>
              <w:spacing w:before="0" w:line="235" w:lineRule="exact"/>
              <w:ind w:right="40" w:firstLine="0"/>
              <w:rPr>
                <w:rFonts w:ascii="Times New Roman" w:hAnsi="Times New Roman" w:cs="Times New Roman"/>
                <w:sz w:val="20"/>
                <w:szCs w:val="20"/>
              </w:rPr>
            </w:pPr>
            <w:r w:rsidRPr="00DE7751">
              <w:rPr>
                <w:rStyle w:val="1"/>
                <w:rFonts w:ascii="Times New Roman" w:hAnsi="Times New Roman" w:cs="Times New Roman"/>
                <w:sz w:val="20"/>
                <w:szCs w:val="20"/>
              </w:rPr>
              <w:t>Какой кинетической энергией обладают электроны, вырванные с поверхности меди, при облу</w:t>
            </w:r>
            <w:r>
              <w:rPr>
                <w:rStyle w:val="1"/>
                <w:rFonts w:ascii="Times New Roman" w:hAnsi="Times New Roman" w:cs="Times New Roman"/>
                <w:sz w:val="20"/>
                <w:szCs w:val="20"/>
              </w:rPr>
              <w:t xml:space="preserve">чении ее светом с частотой 6 </w:t>
            </w:r>
            <m:oMath>
              <m:r>
                <w:rPr>
                  <w:rStyle w:val="1"/>
                  <w:rFonts w:ascii="Cambria Math" w:hAnsi="Cambria Math" w:cs="Times New Roman"/>
                  <w:sz w:val="20"/>
                  <w:szCs w:val="20"/>
                </w:rPr>
                <m:t>∙</m:t>
              </m:r>
            </m:oMath>
            <w:r w:rsidRPr="00DE7751">
              <w:rPr>
                <w:rStyle w:val="1"/>
                <w:rFonts w:ascii="Times New Roman" w:hAnsi="Times New Roman" w:cs="Times New Roman"/>
                <w:sz w:val="20"/>
                <w:szCs w:val="20"/>
              </w:rPr>
              <w:t xml:space="preserve"> 10</w:t>
            </w:r>
            <w:r w:rsidRPr="00DE7751">
              <w:rPr>
                <w:rStyle w:val="1"/>
                <w:rFonts w:ascii="Times New Roman" w:hAnsi="Times New Roman" w:cs="Times New Roman"/>
                <w:sz w:val="20"/>
                <w:szCs w:val="20"/>
                <w:vertAlign w:val="superscript"/>
              </w:rPr>
              <w:t>16</w:t>
            </w:r>
            <w:r w:rsidRPr="00DE7751">
              <w:rPr>
                <w:rStyle w:val="1"/>
                <w:rFonts w:ascii="Times New Roman" w:hAnsi="Times New Roman" w:cs="Times New Roman"/>
                <w:sz w:val="20"/>
                <w:szCs w:val="20"/>
              </w:rPr>
              <w:t xml:space="preserve"> Гц?</w:t>
            </w:r>
          </w:p>
          <w:p w14:paraId="085249FA" w14:textId="77777777" w:rsidR="00FC7A68" w:rsidRPr="00DE7751"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5262" w:author="2" w:date="2021-08-31T10:55:00Z">
              <w:tcPr>
                <w:tcW w:w="4839" w:type="dxa"/>
              </w:tcPr>
            </w:tcPrChange>
          </w:tcPr>
          <w:p w14:paraId="5F954105" w14:textId="284FA314" w:rsidR="00FC7A68" w:rsidRPr="00872030" w:rsidRDefault="00FC7A68" w:rsidP="00C207C3">
            <w:pPr>
              <w:pStyle w:val="a4"/>
              <w:numPr>
                <w:ilvl w:val="0"/>
                <w:numId w:val="145"/>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3,93</w:t>
            </w:r>
            <m:oMath>
              <m:r>
                <w:rPr>
                  <w:rFonts w:ascii="Cambria Math" w:eastAsia="Century Schoolbook" w:hAnsi="Cambria Math" w:cs="Times New Roman"/>
                  <w:color w:val="000000"/>
                  <w:sz w:val="20"/>
                  <w:szCs w:val="20"/>
                  <w:lang w:eastAsia="ru-RU"/>
                </w:rPr>
                <m:t>∙</m:t>
              </m:r>
              <m:sSup>
                <m:sSupPr>
                  <m:ctrlPr>
                    <w:rPr>
                      <w:rFonts w:ascii="Cambria Math" w:eastAsia="Century Schoolbook" w:hAnsi="Cambria Math" w:cs="Times New Roman"/>
                      <w:i/>
                      <w:color w:val="000000"/>
                      <w:sz w:val="20"/>
                      <w:szCs w:val="20"/>
                      <w:lang w:eastAsia="ru-RU"/>
                    </w:rPr>
                  </m:ctrlPr>
                </m:sSupPr>
                <m:e>
                  <m:r>
                    <w:rPr>
                      <w:rFonts w:ascii="Cambria Math" w:eastAsia="Century Schoolbook" w:hAnsi="Cambria Math" w:cs="Times New Roman"/>
                      <w:color w:val="000000"/>
                      <w:sz w:val="20"/>
                      <w:szCs w:val="20"/>
                      <w:lang w:eastAsia="ru-RU"/>
                    </w:rPr>
                    <m:t>10</m:t>
                  </m:r>
                </m:e>
                <m:sup>
                  <m:r>
                    <w:rPr>
                      <w:rFonts w:ascii="Cambria Math" w:eastAsia="Century Schoolbook" w:hAnsi="Cambria Math" w:cs="Times New Roman"/>
                      <w:color w:val="000000"/>
                      <w:sz w:val="20"/>
                      <w:szCs w:val="20"/>
                      <w:lang w:eastAsia="ru-RU"/>
                    </w:rPr>
                    <m:t>-17</m:t>
                  </m:r>
                </m:sup>
              </m:sSup>
            </m:oMath>
            <w:r w:rsidRPr="00872030">
              <w:rPr>
                <w:rFonts w:ascii="Times New Roman" w:eastAsia="Century Schoolbook" w:hAnsi="Times New Roman" w:cs="Times New Roman"/>
                <w:color w:val="000000"/>
                <w:sz w:val="20"/>
                <w:szCs w:val="20"/>
                <w:lang w:eastAsia="ru-RU"/>
              </w:rPr>
              <w:t>Дж</w:t>
            </w:r>
          </w:p>
          <w:p w14:paraId="0542ED4D" w14:textId="3248A09B" w:rsidR="00FC7A68" w:rsidRPr="00872030" w:rsidRDefault="00FC7A68" w:rsidP="00C207C3">
            <w:pPr>
              <w:pStyle w:val="a4"/>
              <w:numPr>
                <w:ilvl w:val="0"/>
                <w:numId w:val="145"/>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4,56</w:t>
            </w:r>
            <m:oMath>
              <m:r>
                <w:rPr>
                  <w:rFonts w:ascii="Cambria Math" w:eastAsia="Century Schoolbook" w:hAnsi="Cambria Math" w:cs="Times New Roman"/>
                  <w:color w:val="000000"/>
                  <w:sz w:val="20"/>
                  <w:szCs w:val="20"/>
                  <w:lang w:eastAsia="ru-RU"/>
                </w:rPr>
                <m:t>∙</m:t>
              </m:r>
              <m:sSup>
                <m:sSupPr>
                  <m:ctrlPr>
                    <w:rPr>
                      <w:rFonts w:ascii="Cambria Math" w:eastAsia="Century Schoolbook" w:hAnsi="Cambria Math" w:cs="Times New Roman"/>
                      <w:i/>
                      <w:color w:val="000000"/>
                      <w:sz w:val="20"/>
                      <w:szCs w:val="20"/>
                      <w:lang w:eastAsia="ru-RU"/>
                    </w:rPr>
                  </m:ctrlPr>
                </m:sSupPr>
                <m:e>
                  <m:r>
                    <w:rPr>
                      <w:rFonts w:ascii="Cambria Math" w:eastAsia="Century Schoolbook" w:hAnsi="Cambria Math" w:cs="Times New Roman"/>
                      <w:color w:val="000000"/>
                      <w:sz w:val="20"/>
                      <w:szCs w:val="20"/>
                      <w:lang w:eastAsia="ru-RU"/>
                    </w:rPr>
                    <m:t>10</m:t>
                  </m:r>
                </m:e>
                <m:sup>
                  <m:r>
                    <w:rPr>
                      <w:rFonts w:ascii="Cambria Math" w:eastAsia="Century Schoolbook" w:hAnsi="Cambria Math" w:cs="Times New Roman"/>
                      <w:color w:val="000000"/>
                      <w:sz w:val="20"/>
                      <w:szCs w:val="20"/>
                      <w:lang w:eastAsia="ru-RU"/>
                    </w:rPr>
                    <m:t>-17</m:t>
                  </m:r>
                </m:sup>
              </m:sSup>
            </m:oMath>
            <w:r w:rsidRPr="00872030">
              <w:rPr>
                <w:rFonts w:ascii="Times New Roman" w:eastAsia="Century Schoolbook" w:hAnsi="Times New Roman" w:cs="Times New Roman"/>
                <w:color w:val="000000"/>
                <w:sz w:val="20"/>
                <w:szCs w:val="20"/>
                <w:lang w:eastAsia="ru-RU"/>
              </w:rPr>
              <w:t>Дж</w:t>
            </w:r>
          </w:p>
          <w:p w14:paraId="175831FD" w14:textId="1139B397" w:rsidR="00FC7A68" w:rsidRPr="00872030" w:rsidRDefault="00FC7A68" w:rsidP="00C207C3">
            <w:pPr>
              <w:pStyle w:val="a4"/>
              <w:numPr>
                <w:ilvl w:val="0"/>
                <w:numId w:val="145"/>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1,72</w:t>
            </w:r>
            <m:oMath>
              <m:r>
                <w:rPr>
                  <w:rFonts w:ascii="Cambria Math" w:eastAsia="Century Schoolbook" w:hAnsi="Cambria Math" w:cs="Times New Roman"/>
                  <w:color w:val="000000"/>
                  <w:sz w:val="20"/>
                  <w:szCs w:val="20"/>
                  <w:lang w:eastAsia="ru-RU"/>
                </w:rPr>
                <m:t>∙</m:t>
              </m:r>
              <m:sSup>
                <m:sSupPr>
                  <m:ctrlPr>
                    <w:rPr>
                      <w:rFonts w:ascii="Cambria Math" w:eastAsia="Century Schoolbook" w:hAnsi="Cambria Math" w:cs="Times New Roman"/>
                      <w:i/>
                      <w:color w:val="000000"/>
                      <w:sz w:val="20"/>
                      <w:szCs w:val="20"/>
                      <w:lang w:eastAsia="ru-RU"/>
                    </w:rPr>
                  </m:ctrlPr>
                </m:sSupPr>
                <m:e>
                  <m:r>
                    <w:rPr>
                      <w:rFonts w:ascii="Cambria Math" w:eastAsia="Century Schoolbook" w:hAnsi="Cambria Math" w:cs="Times New Roman"/>
                      <w:color w:val="000000"/>
                      <w:sz w:val="20"/>
                      <w:szCs w:val="20"/>
                      <w:lang w:eastAsia="ru-RU"/>
                    </w:rPr>
                    <m:t>10</m:t>
                  </m:r>
                </m:e>
                <m:sup>
                  <m:r>
                    <w:rPr>
                      <w:rFonts w:ascii="Cambria Math" w:eastAsia="Century Schoolbook" w:hAnsi="Cambria Math" w:cs="Times New Roman"/>
                      <w:color w:val="000000"/>
                      <w:sz w:val="20"/>
                      <w:szCs w:val="20"/>
                      <w:lang w:eastAsia="ru-RU"/>
                    </w:rPr>
                    <m:t>-17</m:t>
                  </m:r>
                </m:sup>
              </m:sSup>
            </m:oMath>
            <w:r w:rsidRPr="00872030">
              <w:rPr>
                <w:rFonts w:ascii="Times New Roman" w:eastAsia="Century Schoolbook" w:hAnsi="Times New Roman" w:cs="Times New Roman"/>
                <w:color w:val="000000"/>
                <w:sz w:val="20"/>
                <w:szCs w:val="20"/>
                <w:lang w:eastAsia="ru-RU"/>
              </w:rPr>
              <w:t>Дж</w:t>
            </w:r>
          </w:p>
          <w:p w14:paraId="1423460C" w14:textId="395AC5E6" w:rsidR="00FC7A68" w:rsidRPr="00872030" w:rsidRDefault="00FC7A68" w:rsidP="00C207C3">
            <w:pPr>
              <w:pStyle w:val="a4"/>
              <w:numPr>
                <w:ilvl w:val="0"/>
                <w:numId w:val="145"/>
              </w:numPr>
              <w:spacing w:after="0" w:line="273" w:lineRule="exact"/>
              <w:ind w:right="20"/>
              <w:rPr>
                <w:rFonts w:ascii="Times New Roman" w:eastAsia="Century Schoolbook" w:hAnsi="Times New Roman" w:cs="Times New Roman"/>
                <w:color w:val="000000"/>
                <w:sz w:val="20"/>
                <w:szCs w:val="20"/>
                <w:lang w:eastAsia="ru-RU"/>
              </w:rPr>
            </w:pPr>
            <w:r>
              <w:rPr>
                <w:rFonts w:ascii="Times New Roman" w:eastAsia="Century Schoolbook" w:hAnsi="Times New Roman" w:cs="Times New Roman"/>
                <w:color w:val="000000"/>
                <w:sz w:val="20"/>
                <w:szCs w:val="20"/>
                <w:lang w:eastAsia="ru-RU"/>
              </w:rPr>
              <w:t>5,84</w:t>
            </w:r>
            <m:oMath>
              <m:r>
                <w:rPr>
                  <w:rFonts w:ascii="Cambria Math" w:eastAsia="Century Schoolbook" w:hAnsi="Cambria Math" w:cs="Times New Roman"/>
                  <w:color w:val="000000"/>
                  <w:sz w:val="20"/>
                  <w:szCs w:val="20"/>
                  <w:lang w:eastAsia="ru-RU"/>
                </w:rPr>
                <m:t>∙</m:t>
              </m:r>
              <m:sSup>
                <m:sSupPr>
                  <m:ctrlPr>
                    <w:rPr>
                      <w:rFonts w:ascii="Cambria Math" w:eastAsia="Century Schoolbook" w:hAnsi="Cambria Math" w:cs="Times New Roman"/>
                      <w:i/>
                      <w:color w:val="000000"/>
                      <w:sz w:val="20"/>
                      <w:szCs w:val="20"/>
                      <w:lang w:eastAsia="ru-RU"/>
                    </w:rPr>
                  </m:ctrlPr>
                </m:sSupPr>
                <m:e>
                  <m:r>
                    <w:rPr>
                      <w:rFonts w:ascii="Cambria Math" w:eastAsia="Century Schoolbook" w:hAnsi="Cambria Math" w:cs="Times New Roman"/>
                      <w:color w:val="000000"/>
                      <w:sz w:val="20"/>
                      <w:szCs w:val="20"/>
                      <w:lang w:eastAsia="ru-RU"/>
                    </w:rPr>
                    <m:t>10</m:t>
                  </m:r>
                </m:e>
                <m:sup>
                  <m:r>
                    <w:rPr>
                      <w:rFonts w:ascii="Cambria Math" w:eastAsia="Century Schoolbook" w:hAnsi="Cambria Math" w:cs="Times New Roman"/>
                      <w:color w:val="000000"/>
                      <w:sz w:val="20"/>
                      <w:szCs w:val="20"/>
                      <w:lang w:eastAsia="ru-RU"/>
                    </w:rPr>
                    <m:t>-17</m:t>
                  </m:r>
                </m:sup>
              </m:sSup>
            </m:oMath>
            <w:r w:rsidRPr="00872030">
              <w:rPr>
                <w:rFonts w:ascii="Times New Roman" w:eastAsia="Century Schoolbook" w:hAnsi="Times New Roman" w:cs="Times New Roman"/>
                <w:color w:val="000000"/>
                <w:sz w:val="20"/>
                <w:szCs w:val="20"/>
                <w:lang w:eastAsia="ru-RU"/>
              </w:rPr>
              <w:t>Дж</w:t>
            </w:r>
          </w:p>
          <w:p w14:paraId="57ECAC99" w14:textId="6886592C" w:rsidR="00FC7A68" w:rsidRPr="006F33AA" w:rsidRDefault="00FC7A68" w:rsidP="00FC7A68">
            <w:pPr>
              <w:pStyle w:val="a4"/>
              <w:spacing w:after="0" w:line="273" w:lineRule="exact"/>
              <w:ind w:left="848" w:right="20"/>
              <w:rPr>
                <w:rFonts w:ascii="Times New Roman" w:hAnsi="Times New Roman"/>
                <w:color w:val="000000"/>
                <w:sz w:val="20"/>
                <w:rPrChange w:id="5263"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264" w:author="2" w:date="2021-08-31T10:55:00Z">
              <w:tcPr>
                <w:tcW w:w="547" w:type="dxa"/>
              </w:tcPr>
            </w:tcPrChange>
          </w:tcPr>
          <w:p w14:paraId="2DA64CF0" w14:textId="6A66D4D4"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0FC37F38" w14:textId="77777777" w:rsidTr="00911EF6">
        <w:tc>
          <w:tcPr>
            <w:tcW w:w="846" w:type="dxa"/>
            <w:tcPrChange w:id="5265" w:author="2" w:date="2021-08-31T10:55:00Z">
              <w:tcPr>
                <w:tcW w:w="846" w:type="dxa"/>
              </w:tcPr>
            </w:tcPrChange>
          </w:tcPr>
          <w:p w14:paraId="1CA50897" w14:textId="77777777" w:rsidR="00FC7A68" w:rsidRPr="00450F2B" w:rsidRDefault="00FC7A68" w:rsidP="00FC7A68">
            <w:pPr>
              <w:spacing w:after="120"/>
              <w:rPr>
                <w:rFonts w:ascii="Times New Roman" w:hAnsi="Times New Roman" w:cs="Times New Roman"/>
                <w:sz w:val="24"/>
                <w:szCs w:val="24"/>
              </w:rPr>
            </w:pPr>
          </w:p>
        </w:tc>
        <w:tc>
          <w:tcPr>
            <w:tcW w:w="1843" w:type="dxa"/>
            <w:tcPrChange w:id="5266" w:author="2" w:date="2021-08-31T10:55:00Z">
              <w:tcPr>
                <w:tcW w:w="1843" w:type="dxa"/>
              </w:tcPr>
            </w:tcPrChange>
          </w:tcPr>
          <w:p w14:paraId="02473E6F" w14:textId="77777777" w:rsidR="00FC7A68" w:rsidRPr="00450F2B" w:rsidRDefault="00FC7A68" w:rsidP="00FC7A68">
            <w:pPr>
              <w:spacing w:after="120"/>
              <w:rPr>
                <w:rFonts w:ascii="Times New Roman" w:hAnsi="Times New Roman" w:cs="Times New Roman"/>
                <w:sz w:val="24"/>
                <w:szCs w:val="24"/>
              </w:rPr>
            </w:pPr>
          </w:p>
        </w:tc>
        <w:tc>
          <w:tcPr>
            <w:tcW w:w="425" w:type="dxa"/>
            <w:tcPrChange w:id="5267" w:author="2" w:date="2021-08-31T10:55:00Z">
              <w:tcPr>
                <w:tcW w:w="425" w:type="dxa"/>
              </w:tcPr>
            </w:tcPrChange>
          </w:tcPr>
          <w:p w14:paraId="0232D6EF" w14:textId="77777777" w:rsidR="00FC7A68" w:rsidRPr="00450F2B" w:rsidRDefault="00FC7A68" w:rsidP="00FC7A68">
            <w:pPr>
              <w:spacing w:after="120"/>
              <w:rPr>
                <w:rFonts w:ascii="Times New Roman" w:hAnsi="Times New Roman" w:cs="Times New Roman"/>
                <w:sz w:val="24"/>
                <w:szCs w:val="24"/>
              </w:rPr>
            </w:pPr>
          </w:p>
        </w:tc>
        <w:tc>
          <w:tcPr>
            <w:tcW w:w="392" w:type="dxa"/>
            <w:tcPrChange w:id="5268" w:author="2" w:date="2021-08-31T10:55:00Z">
              <w:tcPr>
                <w:tcW w:w="392" w:type="dxa"/>
              </w:tcPr>
            </w:tcPrChange>
          </w:tcPr>
          <w:p w14:paraId="736C418D" w14:textId="77777777" w:rsidR="00FC7A68" w:rsidRPr="00450F2B" w:rsidRDefault="00FC7A68" w:rsidP="00FC7A68">
            <w:pPr>
              <w:spacing w:after="120"/>
              <w:rPr>
                <w:rFonts w:ascii="Times New Roman" w:hAnsi="Times New Roman" w:cs="Times New Roman"/>
                <w:sz w:val="24"/>
                <w:szCs w:val="24"/>
              </w:rPr>
            </w:pPr>
          </w:p>
        </w:tc>
        <w:tc>
          <w:tcPr>
            <w:tcW w:w="553" w:type="dxa"/>
            <w:tcPrChange w:id="5269" w:author="2" w:date="2021-08-31T10:55:00Z">
              <w:tcPr>
                <w:tcW w:w="553" w:type="dxa"/>
              </w:tcPr>
            </w:tcPrChange>
          </w:tcPr>
          <w:p w14:paraId="1B1BADF0" w14:textId="5F725035"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5270" w:author="2" w:date="2021-08-31T10:55:00Z">
              <w:tcPr>
                <w:tcW w:w="6001" w:type="dxa"/>
              </w:tcPr>
            </w:tcPrChange>
          </w:tcPr>
          <w:p w14:paraId="22EBA131" w14:textId="4A9B3E02" w:rsidR="00FC7A68" w:rsidRPr="00DE7751" w:rsidRDefault="00FC7A68" w:rsidP="00FC7A68">
            <w:pPr>
              <w:pStyle w:val="6"/>
              <w:shd w:val="clear" w:color="auto" w:fill="auto"/>
              <w:tabs>
                <w:tab w:val="left" w:pos="327"/>
              </w:tabs>
              <w:spacing w:before="0" w:line="206" w:lineRule="exact"/>
              <w:ind w:right="40" w:firstLine="0"/>
              <w:rPr>
                <w:rFonts w:ascii="Times New Roman" w:hAnsi="Times New Roman" w:cs="Times New Roman"/>
                <w:sz w:val="20"/>
                <w:szCs w:val="20"/>
              </w:rPr>
            </w:pPr>
            <w:r w:rsidRPr="00DE7751">
              <w:rPr>
                <w:rStyle w:val="1"/>
                <w:rFonts w:ascii="Times New Roman" w:hAnsi="Times New Roman" w:cs="Times New Roman"/>
                <w:sz w:val="20"/>
                <w:szCs w:val="20"/>
              </w:rPr>
              <w:t>Какую максимальную кинетическую энергию имеют электроны, вырванные из оксида бария, при облучении светом частотой 1 ПГц? Работа выхода из бария 1 эВ</w:t>
            </w:r>
          </w:p>
          <w:p w14:paraId="0FEC9BCB" w14:textId="77777777" w:rsidR="00FC7A68" w:rsidRPr="00DE7751"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5271" w:author="2" w:date="2021-08-31T10:55:00Z">
              <w:tcPr>
                <w:tcW w:w="4839" w:type="dxa"/>
              </w:tcPr>
            </w:tcPrChange>
          </w:tcPr>
          <w:p w14:paraId="211D1BD0" w14:textId="77777777" w:rsidR="00FC7A68" w:rsidRPr="00632EB3" w:rsidRDefault="00FC7A68" w:rsidP="00C207C3">
            <w:pPr>
              <w:pStyle w:val="a4"/>
              <w:numPr>
                <w:ilvl w:val="0"/>
                <w:numId w:val="146"/>
              </w:numPr>
              <w:spacing w:after="0" w:line="273" w:lineRule="exact"/>
              <w:ind w:right="20"/>
              <w:rPr>
                <w:rFonts w:ascii="Times New Roman" w:eastAsia="Century Schoolbook" w:hAnsi="Times New Roman" w:cs="Times New Roman"/>
                <w:color w:val="000000"/>
                <w:sz w:val="20"/>
                <w:szCs w:val="20"/>
                <w:lang w:eastAsia="ru-RU"/>
              </w:rPr>
            </w:pPr>
            <w:r w:rsidRPr="00632EB3">
              <w:rPr>
                <w:rFonts w:ascii="Times New Roman" w:eastAsia="Century Schoolbook" w:hAnsi="Times New Roman" w:cs="Times New Roman"/>
                <w:color w:val="000000"/>
                <w:sz w:val="20"/>
                <w:szCs w:val="20"/>
                <w:lang w:eastAsia="ru-RU"/>
              </w:rPr>
              <w:t>3,14 эВ</w:t>
            </w:r>
          </w:p>
          <w:p w14:paraId="2E593644" w14:textId="77777777" w:rsidR="00FC7A68" w:rsidRPr="00632EB3" w:rsidRDefault="00FC7A68" w:rsidP="00C207C3">
            <w:pPr>
              <w:pStyle w:val="a4"/>
              <w:numPr>
                <w:ilvl w:val="0"/>
                <w:numId w:val="146"/>
              </w:numPr>
              <w:spacing w:after="0" w:line="273" w:lineRule="exact"/>
              <w:ind w:right="20"/>
              <w:rPr>
                <w:rFonts w:ascii="Times New Roman" w:eastAsia="Century Schoolbook" w:hAnsi="Times New Roman" w:cs="Times New Roman"/>
                <w:color w:val="000000"/>
                <w:sz w:val="20"/>
                <w:szCs w:val="20"/>
                <w:lang w:eastAsia="ru-RU"/>
              </w:rPr>
            </w:pPr>
            <w:r w:rsidRPr="00632EB3">
              <w:rPr>
                <w:rFonts w:ascii="Times New Roman" w:eastAsia="Century Schoolbook" w:hAnsi="Times New Roman" w:cs="Times New Roman"/>
                <w:color w:val="000000"/>
                <w:sz w:val="20"/>
                <w:szCs w:val="20"/>
                <w:lang w:eastAsia="ru-RU"/>
              </w:rPr>
              <w:t>6,28 эВ</w:t>
            </w:r>
          </w:p>
          <w:p w14:paraId="1EBDCB06" w14:textId="77777777" w:rsidR="00FC7A68" w:rsidRPr="00632EB3" w:rsidRDefault="00FC7A68" w:rsidP="00C207C3">
            <w:pPr>
              <w:pStyle w:val="a4"/>
              <w:numPr>
                <w:ilvl w:val="0"/>
                <w:numId w:val="146"/>
              </w:numPr>
              <w:spacing w:after="0" w:line="273" w:lineRule="exact"/>
              <w:ind w:right="20"/>
              <w:rPr>
                <w:rFonts w:ascii="Times New Roman" w:eastAsia="Century Schoolbook" w:hAnsi="Times New Roman" w:cs="Times New Roman"/>
                <w:color w:val="000000"/>
                <w:sz w:val="20"/>
                <w:szCs w:val="20"/>
                <w:lang w:eastAsia="ru-RU"/>
              </w:rPr>
            </w:pPr>
            <w:r w:rsidRPr="00632EB3">
              <w:rPr>
                <w:rFonts w:ascii="Times New Roman" w:eastAsia="Century Schoolbook" w:hAnsi="Times New Roman" w:cs="Times New Roman"/>
                <w:color w:val="000000"/>
                <w:sz w:val="20"/>
                <w:szCs w:val="20"/>
                <w:lang w:eastAsia="ru-RU"/>
              </w:rPr>
              <w:t>2,8 эВ</w:t>
            </w:r>
          </w:p>
          <w:p w14:paraId="032178CA" w14:textId="5C867EBB" w:rsidR="00FC7A68" w:rsidRPr="006F33AA" w:rsidRDefault="00FC7A68" w:rsidP="00C207C3">
            <w:pPr>
              <w:pStyle w:val="a4"/>
              <w:numPr>
                <w:ilvl w:val="0"/>
                <w:numId w:val="146"/>
              </w:numPr>
              <w:spacing w:after="0" w:line="273" w:lineRule="exact"/>
              <w:ind w:right="20"/>
              <w:rPr>
                <w:rFonts w:ascii="Times New Roman" w:hAnsi="Times New Roman"/>
                <w:color w:val="000000"/>
                <w:sz w:val="20"/>
                <w:rPrChange w:id="5272" w:author="2" w:date="2021-08-31T10:55:00Z">
                  <w:rPr>
                    <w:rFonts w:ascii="Times New Roman" w:eastAsia="Century Schoolbook" w:hAnsi="Times New Roman" w:cs="Times New Roman"/>
                    <w:color w:val="000000"/>
                    <w:sz w:val="24"/>
                    <w:szCs w:val="24"/>
                    <w:lang w:eastAsia="ru-RU"/>
                  </w:rPr>
                </w:rPrChange>
              </w:rPr>
            </w:pPr>
            <w:r w:rsidRPr="00632EB3">
              <w:rPr>
                <w:rFonts w:ascii="Times New Roman" w:eastAsia="Century Schoolbook" w:hAnsi="Times New Roman" w:cs="Times New Roman"/>
                <w:color w:val="000000"/>
                <w:sz w:val="20"/>
                <w:szCs w:val="20"/>
                <w:lang w:eastAsia="ru-RU"/>
              </w:rPr>
              <w:t>2,0 эВ</w:t>
            </w:r>
          </w:p>
        </w:tc>
        <w:tc>
          <w:tcPr>
            <w:tcW w:w="567" w:type="dxa"/>
            <w:gridSpan w:val="2"/>
            <w:tcPrChange w:id="5273" w:author="2" w:date="2021-08-31T10:55:00Z">
              <w:tcPr>
                <w:tcW w:w="547" w:type="dxa"/>
              </w:tcPr>
            </w:tcPrChange>
          </w:tcPr>
          <w:p w14:paraId="3623A025" w14:textId="29D6663E"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25334426" w14:textId="77777777" w:rsidTr="00911EF6">
        <w:tc>
          <w:tcPr>
            <w:tcW w:w="846" w:type="dxa"/>
            <w:tcPrChange w:id="5274" w:author="2" w:date="2021-08-31T10:55:00Z">
              <w:tcPr>
                <w:tcW w:w="846" w:type="dxa"/>
              </w:tcPr>
            </w:tcPrChange>
          </w:tcPr>
          <w:p w14:paraId="56C98A68" w14:textId="77777777" w:rsidR="00FC7A68" w:rsidRPr="00450F2B" w:rsidRDefault="00FC7A68" w:rsidP="00FC7A68">
            <w:pPr>
              <w:spacing w:after="120"/>
              <w:rPr>
                <w:rFonts w:ascii="Times New Roman" w:hAnsi="Times New Roman" w:cs="Times New Roman"/>
                <w:sz w:val="24"/>
                <w:szCs w:val="24"/>
              </w:rPr>
            </w:pPr>
          </w:p>
        </w:tc>
        <w:tc>
          <w:tcPr>
            <w:tcW w:w="1843" w:type="dxa"/>
            <w:tcPrChange w:id="5275" w:author="2" w:date="2021-08-31T10:55:00Z">
              <w:tcPr>
                <w:tcW w:w="1843" w:type="dxa"/>
              </w:tcPr>
            </w:tcPrChange>
          </w:tcPr>
          <w:p w14:paraId="0CCF9D9D" w14:textId="77777777" w:rsidR="00FC7A68" w:rsidRPr="00450F2B" w:rsidRDefault="00FC7A68" w:rsidP="00FC7A68">
            <w:pPr>
              <w:spacing w:after="120"/>
              <w:rPr>
                <w:rFonts w:ascii="Times New Roman" w:hAnsi="Times New Roman" w:cs="Times New Roman"/>
                <w:sz w:val="24"/>
                <w:szCs w:val="24"/>
              </w:rPr>
            </w:pPr>
          </w:p>
        </w:tc>
        <w:tc>
          <w:tcPr>
            <w:tcW w:w="425" w:type="dxa"/>
            <w:tcPrChange w:id="5276" w:author="2" w:date="2021-08-31T10:55:00Z">
              <w:tcPr>
                <w:tcW w:w="425" w:type="dxa"/>
              </w:tcPr>
            </w:tcPrChange>
          </w:tcPr>
          <w:p w14:paraId="13DE3DBF" w14:textId="77777777" w:rsidR="00FC7A68" w:rsidRPr="00450F2B" w:rsidRDefault="00FC7A68" w:rsidP="00FC7A68">
            <w:pPr>
              <w:spacing w:after="120"/>
              <w:rPr>
                <w:rFonts w:ascii="Times New Roman" w:hAnsi="Times New Roman" w:cs="Times New Roman"/>
                <w:sz w:val="24"/>
                <w:szCs w:val="24"/>
              </w:rPr>
            </w:pPr>
          </w:p>
        </w:tc>
        <w:tc>
          <w:tcPr>
            <w:tcW w:w="392" w:type="dxa"/>
            <w:tcPrChange w:id="5277" w:author="2" w:date="2021-08-31T10:55:00Z">
              <w:tcPr>
                <w:tcW w:w="392" w:type="dxa"/>
              </w:tcPr>
            </w:tcPrChange>
          </w:tcPr>
          <w:p w14:paraId="4FF37438" w14:textId="77777777" w:rsidR="00FC7A68" w:rsidRPr="00450F2B" w:rsidRDefault="00FC7A68" w:rsidP="00FC7A68">
            <w:pPr>
              <w:spacing w:after="120"/>
              <w:rPr>
                <w:rFonts w:ascii="Times New Roman" w:hAnsi="Times New Roman" w:cs="Times New Roman"/>
                <w:sz w:val="24"/>
                <w:szCs w:val="24"/>
              </w:rPr>
            </w:pPr>
          </w:p>
        </w:tc>
        <w:tc>
          <w:tcPr>
            <w:tcW w:w="553" w:type="dxa"/>
            <w:tcPrChange w:id="5278" w:author="2" w:date="2021-08-31T10:55:00Z">
              <w:tcPr>
                <w:tcW w:w="553" w:type="dxa"/>
              </w:tcPr>
            </w:tcPrChange>
          </w:tcPr>
          <w:p w14:paraId="49BE6C26" w14:textId="3F7BEAAE"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5279" w:author="2" w:date="2021-08-31T10:55:00Z">
              <w:tcPr>
                <w:tcW w:w="6001" w:type="dxa"/>
              </w:tcPr>
            </w:tcPrChange>
          </w:tcPr>
          <w:p w14:paraId="0D98B99C" w14:textId="6A1C2DC8" w:rsidR="00FC7A68" w:rsidRPr="00DE7751" w:rsidRDefault="00FC7A68" w:rsidP="00FC7A68">
            <w:pPr>
              <w:pStyle w:val="6"/>
              <w:shd w:val="clear" w:color="auto" w:fill="auto"/>
              <w:tabs>
                <w:tab w:val="left" w:pos="322"/>
              </w:tabs>
              <w:spacing w:before="0" w:line="206" w:lineRule="exact"/>
              <w:ind w:right="40" w:firstLine="0"/>
              <w:rPr>
                <w:rFonts w:ascii="Times New Roman" w:hAnsi="Times New Roman" w:cs="Times New Roman"/>
                <w:sz w:val="20"/>
                <w:szCs w:val="20"/>
              </w:rPr>
            </w:pPr>
            <w:r w:rsidRPr="00DE7751">
              <w:rPr>
                <w:rStyle w:val="1"/>
                <w:rFonts w:ascii="Times New Roman" w:hAnsi="Times New Roman" w:cs="Times New Roman"/>
                <w:sz w:val="20"/>
                <w:szCs w:val="20"/>
              </w:rPr>
              <w:t>Какой длины волны свет надо направить на поверхность цезия, чтобы максимальная скорость фотоэлектронов была 2 Мм/с? Работа выхода из цезия 1,8 эВ</w:t>
            </w:r>
          </w:p>
          <w:p w14:paraId="2947C58C" w14:textId="77777777" w:rsidR="00FC7A68" w:rsidRPr="00DE7751"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5280" w:author="2" w:date="2021-08-31T10:55:00Z">
              <w:tcPr>
                <w:tcW w:w="4839" w:type="dxa"/>
              </w:tcPr>
            </w:tcPrChange>
          </w:tcPr>
          <w:p w14:paraId="0B0FC6A0" w14:textId="77777777" w:rsidR="00FC7A68" w:rsidRPr="003873B3" w:rsidRDefault="00FC7A68" w:rsidP="00C207C3">
            <w:pPr>
              <w:pStyle w:val="a4"/>
              <w:numPr>
                <w:ilvl w:val="0"/>
                <w:numId w:val="149"/>
              </w:numPr>
              <w:spacing w:after="0" w:line="273" w:lineRule="exact"/>
              <w:ind w:right="20"/>
              <w:rPr>
                <w:rFonts w:ascii="Times New Roman" w:eastAsia="Century Schoolbook" w:hAnsi="Times New Roman" w:cs="Times New Roman"/>
                <w:color w:val="000000"/>
                <w:sz w:val="20"/>
                <w:szCs w:val="20"/>
                <w:lang w:eastAsia="ru-RU"/>
              </w:rPr>
            </w:pPr>
            <w:r w:rsidRPr="003873B3">
              <w:rPr>
                <w:rFonts w:ascii="Times New Roman" w:eastAsia="Century Schoolbook" w:hAnsi="Times New Roman" w:cs="Times New Roman"/>
                <w:color w:val="000000"/>
                <w:sz w:val="20"/>
                <w:szCs w:val="20"/>
                <w:lang w:eastAsia="ru-RU"/>
              </w:rPr>
              <w:t>94 нм</w:t>
            </w:r>
          </w:p>
          <w:p w14:paraId="79BD9433" w14:textId="77777777" w:rsidR="00FC7A68" w:rsidRPr="003873B3" w:rsidRDefault="00FC7A68" w:rsidP="00C207C3">
            <w:pPr>
              <w:pStyle w:val="a4"/>
              <w:numPr>
                <w:ilvl w:val="0"/>
                <w:numId w:val="149"/>
              </w:numPr>
              <w:spacing w:after="0" w:line="273" w:lineRule="exact"/>
              <w:ind w:right="20"/>
              <w:rPr>
                <w:rFonts w:ascii="Times New Roman" w:eastAsia="Century Schoolbook" w:hAnsi="Times New Roman" w:cs="Times New Roman"/>
                <w:color w:val="000000"/>
                <w:sz w:val="20"/>
                <w:szCs w:val="20"/>
                <w:lang w:eastAsia="ru-RU"/>
              </w:rPr>
            </w:pPr>
            <w:r w:rsidRPr="003873B3">
              <w:rPr>
                <w:rFonts w:ascii="Times New Roman" w:eastAsia="Century Schoolbook" w:hAnsi="Times New Roman" w:cs="Times New Roman"/>
                <w:color w:val="000000"/>
                <w:sz w:val="20"/>
                <w:szCs w:val="20"/>
                <w:lang w:eastAsia="ru-RU"/>
              </w:rPr>
              <w:t>660нм</w:t>
            </w:r>
          </w:p>
          <w:p w14:paraId="799F255E" w14:textId="77777777" w:rsidR="00FC7A68" w:rsidRPr="003873B3" w:rsidRDefault="00FC7A68" w:rsidP="00C207C3">
            <w:pPr>
              <w:pStyle w:val="a4"/>
              <w:numPr>
                <w:ilvl w:val="0"/>
                <w:numId w:val="149"/>
              </w:numPr>
              <w:spacing w:after="0" w:line="273" w:lineRule="exact"/>
              <w:ind w:right="20"/>
              <w:rPr>
                <w:rFonts w:ascii="Times New Roman" w:eastAsia="Century Schoolbook" w:hAnsi="Times New Roman" w:cs="Times New Roman"/>
                <w:color w:val="000000"/>
                <w:sz w:val="20"/>
                <w:szCs w:val="20"/>
                <w:lang w:eastAsia="ru-RU"/>
              </w:rPr>
            </w:pPr>
            <w:r w:rsidRPr="003873B3">
              <w:rPr>
                <w:rFonts w:ascii="Times New Roman" w:eastAsia="Century Schoolbook" w:hAnsi="Times New Roman" w:cs="Times New Roman"/>
                <w:color w:val="000000"/>
                <w:sz w:val="20"/>
                <w:szCs w:val="20"/>
                <w:lang w:eastAsia="ru-RU"/>
              </w:rPr>
              <w:t>180нм</w:t>
            </w:r>
          </w:p>
          <w:p w14:paraId="41725A3C" w14:textId="0FE4E02C" w:rsidR="00FC7A68" w:rsidRPr="006F33AA" w:rsidRDefault="00FC7A68" w:rsidP="00C207C3">
            <w:pPr>
              <w:pStyle w:val="a4"/>
              <w:numPr>
                <w:ilvl w:val="0"/>
                <w:numId w:val="149"/>
              </w:numPr>
              <w:spacing w:after="0" w:line="273" w:lineRule="exact"/>
              <w:ind w:right="20"/>
              <w:rPr>
                <w:rFonts w:ascii="Times New Roman" w:hAnsi="Times New Roman"/>
                <w:color w:val="000000"/>
                <w:sz w:val="20"/>
                <w:rPrChange w:id="5281" w:author="2" w:date="2021-08-31T10:55:00Z">
                  <w:rPr>
                    <w:rFonts w:ascii="Times New Roman" w:eastAsia="Century Schoolbook" w:hAnsi="Times New Roman" w:cs="Times New Roman"/>
                    <w:color w:val="000000"/>
                    <w:sz w:val="24"/>
                    <w:szCs w:val="24"/>
                    <w:lang w:eastAsia="ru-RU"/>
                  </w:rPr>
                </w:rPrChange>
              </w:rPr>
            </w:pPr>
            <w:r w:rsidRPr="003873B3">
              <w:rPr>
                <w:rFonts w:ascii="Times New Roman" w:eastAsia="Century Schoolbook" w:hAnsi="Times New Roman" w:cs="Times New Roman"/>
                <w:color w:val="000000"/>
                <w:sz w:val="20"/>
                <w:szCs w:val="20"/>
                <w:lang w:eastAsia="ru-RU"/>
              </w:rPr>
              <w:t>220нм</w:t>
            </w:r>
          </w:p>
        </w:tc>
        <w:tc>
          <w:tcPr>
            <w:tcW w:w="567" w:type="dxa"/>
            <w:gridSpan w:val="2"/>
            <w:tcPrChange w:id="5282" w:author="2" w:date="2021-08-31T10:55:00Z">
              <w:tcPr>
                <w:tcW w:w="547" w:type="dxa"/>
              </w:tcPr>
            </w:tcPrChange>
          </w:tcPr>
          <w:p w14:paraId="5AFC897C" w14:textId="5A78A218"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10DD0D99" w14:textId="77777777" w:rsidTr="00911EF6">
        <w:tc>
          <w:tcPr>
            <w:tcW w:w="846" w:type="dxa"/>
            <w:tcPrChange w:id="5283" w:author="2" w:date="2021-08-31T10:55:00Z">
              <w:tcPr>
                <w:tcW w:w="846" w:type="dxa"/>
              </w:tcPr>
            </w:tcPrChange>
          </w:tcPr>
          <w:p w14:paraId="14CB5210" w14:textId="69698374" w:rsidR="00FC7A68" w:rsidRPr="00450F2B" w:rsidRDefault="00FC7A68" w:rsidP="00FC7A68">
            <w:pPr>
              <w:spacing w:after="120"/>
              <w:rPr>
                <w:rFonts w:ascii="Times New Roman" w:hAnsi="Times New Roman" w:cs="Times New Roman"/>
                <w:sz w:val="24"/>
                <w:szCs w:val="24"/>
              </w:rPr>
            </w:pPr>
          </w:p>
        </w:tc>
        <w:tc>
          <w:tcPr>
            <w:tcW w:w="1843" w:type="dxa"/>
            <w:tcPrChange w:id="5284" w:author="2" w:date="2021-08-31T10:55:00Z">
              <w:tcPr>
                <w:tcW w:w="1843" w:type="dxa"/>
              </w:tcPr>
            </w:tcPrChange>
          </w:tcPr>
          <w:p w14:paraId="5717E04A" w14:textId="77777777" w:rsidR="00FC7A68" w:rsidRPr="00450F2B" w:rsidRDefault="00FC7A68" w:rsidP="00FC7A68">
            <w:pPr>
              <w:spacing w:after="120"/>
              <w:rPr>
                <w:rFonts w:ascii="Times New Roman" w:hAnsi="Times New Roman" w:cs="Times New Roman"/>
                <w:sz w:val="24"/>
                <w:szCs w:val="24"/>
              </w:rPr>
            </w:pPr>
          </w:p>
        </w:tc>
        <w:tc>
          <w:tcPr>
            <w:tcW w:w="425" w:type="dxa"/>
            <w:tcPrChange w:id="5285" w:author="2" w:date="2021-08-31T10:55:00Z">
              <w:tcPr>
                <w:tcW w:w="425" w:type="dxa"/>
              </w:tcPr>
            </w:tcPrChange>
          </w:tcPr>
          <w:p w14:paraId="4A0464BA" w14:textId="77777777" w:rsidR="00FC7A68" w:rsidRPr="00450F2B" w:rsidRDefault="00FC7A68" w:rsidP="00FC7A68">
            <w:pPr>
              <w:spacing w:after="120"/>
              <w:rPr>
                <w:rFonts w:ascii="Times New Roman" w:hAnsi="Times New Roman" w:cs="Times New Roman"/>
                <w:sz w:val="24"/>
                <w:szCs w:val="24"/>
              </w:rPr>
            </w:pPr>
          </w:p>
        </w:tc>
        <w:tc>
          <w:tcPr>
            <w:tcW w:w="392" w:type="dxa"/>
            <w:tcPrChange w:id="5286" w:author="2" w:date="2021-08-31T10:55:00Z">
              <w:tcPr>
                <w:tcW w:w="392" w:type="dxa"/>
              </w:tcPr>
            </w:tcPrChange>
          </w:tcPr>
          <w:p w14:paraId="2599185A" w14:textId="77777777" w:rsidR="00FC7A68" w:rsidRPr="00450F2B" w:rsidRDefault="00FC7A68" w:rsidP="00FC7A68">
            <w:pPr>
              <w:spacing w:after="120"/>
              <w:rPr>
                <w:rFonts w:ascii="Times New Roman" w:hAnsi="Times New Roman" w:cs="Times New Roman"/>
                <w:sz w:val="24"/>
                <w:szCs w:val="24"/>
              </w:rPr>
            </w:pPr>
          </w:p>
        </w:tc>
        <w:tc>
          <w:tcPr>
            <w:tcW w:w="553" w:type="dxa"/>
            <w:tcPrChange w:id="5287" w:author="2" w:date="2021-08-31T10:55:00Z">
              <w:tcPr>
                <w:tcW w:w="553" w:type="dxa"/>
              </w:tcPr>
            </w:tcPrChange>
          </w:tcPr>
          <w:p w14:paraId="7D47F3EE" w14:textId="0FE6DE7E"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5288" w:author="2" w:date="2021-08-31T10:55:00Z">
              <w:tcPr>
                <w:tcW w:w="6001" w:type="dxa"/>
              </w:tcPr>
            </w:tcPrChange>
          </w:tcPr>
          <w:p w14:paraId="75751184" w14:textId="4DF78232" w:rsidR="00FC7A68" w:rsidRPr="00DB5D94" w:rsidRDefault="00FC7A68" w:rsidP="00FC7A68">
            <w:pPr>
              <w:pStyle w:val="6"/>
              <w:shd w:val="clear" w:color="auto" w:fill="auto"/>
              <w:tabs>
                <w:tab w:val="left" w:pos="327"/>
              </w:tabs>
              <w:spacing w:before="0" w:after="185" w:line="206" w:lineRule="exact"/>
              <w:ind w:right="40" w:firstLine="0"/>
              <w:rPr>
                <w:rFonts w:ascii="Times New Roman" w:hAnsi="Times New Roman" w:cs="Times New Roman"/>
                <w:sz w:val="20"/>
                <w:szCs w:val="20"/>
              </w:rPr>
            </w:pPr>
            <w:r w:rsidRPr="00DB5D94">
              <w:rPr>
                <w:rStyle w:val="1"/>
                <w:rFonts w:ascii="Times New Roman" w:hAnsi="Times New Roman" w:cs="Times New Roman"/>
                <w:sz w:val="20"/>
                <w:szCs w:val="20"/>
              </w:rPr>
              <w:t>Наибольшая длина волны света, при которой происходит фотоэф</w:t>
            </w:r>
            <w:r w:rsidRPr="00DB5D94">
              <w:rPr>
                <w:rStyle w:val="1"/>
                <w:rFonts w:ascii="Times New Roman" w:hAnsi="Times New Roman" w:cs="Times New Roman"/>
                <w:sz w:val="20"/>
                <w:szCs w:val="20"/>
              </w:rPr>
              <w:softHyphen/>
              <w:t>фект для вольфрама, 0,275 мкм. Найти наибольшую скорость электронов, выры</w:t>
            </w:r>
            <w:r w:rsidRPr="00DB5D94">
              <w:rPr>
                <w:rStyle w:val="1"/>
                <w:rFonts w:ascii="Times New Roman" w:hAnsi="Times New Roman" w:cs="Times New Roman"/>
                <w:sz w:val="20"/>
                <w:szCs w:val="20"/>
              </w:rPr>
              <w:softHyphen/>
              <w:t>ваемых из вольфрама светом с длиной волны 0,18 мкм.</w:t>
            </w:r>
          </w:p>
          <w:p w14:paraId="4C65FD5A" w14:textId="77777777" w:rsidR="00FC7A68" w:rsidRPr="00DB5D94"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5289" w:author="2" w:date="2021-08-31T10:55:00Z">
              <w:tcPr>
                <w:tcW w:w="4839" w:type="dxa"/>
              </w:tcPr>
            </w:tcPrChange>
          </w:tcPr>
          <w:p w14:paraId="043A3543" w14:textId="77777777" w:rsidR="00FC7A68" w:rsidRPr="006F33AA" w:rsidRDefault="00FC7A68" w:rsidP="00C207C3">
            <w:pPr>
              <w:pStyle w:val="a4"/>
              <w:numPr>
                <w:ilvl w:val="0"/>
                <w:numId w:val="150"/>
              </w:numPr>
              <w:spacing w:after="0" w:line="276" w:lineRule="auto"/>
              <w:ind w:right="20"/>
              <w:rPr>
                <w:rFonts w:ascii="Times New Roman" w:hAnsi="Times New Roman"/>
                <w:color w:val="000000"/>
                <w:sz w:val="20"/>
                <w:rPrChange w:id="5290"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291" w:author="2" w:date="2021-08-31T10:55:00Z">
                  <w:rPr>
                    <w:rFonts w:ascii="Times New Roman" w:eastAsia="Century Schoolbook" w:hAnsi="Times New Roman" w:cs="Times New Roman"/>
                    <w:color w:val="000000"/>
                    <w:sz w:val="24"/>
                    <w:szCs w:val="24"/>
                    <w:lang w:eastAsia="ru-RU"/>
                  </w:rPr>
                </w:rPrChange>
              </w:rPr>
              <w:t>9,1</w:t>
            </w:r>
            <m:oMath>
              <m:r>
                <w:rPr>
                  <w:rFonts w:ascii="Cambria Math" w:hAnsi="Cambria Math"/>
                  <w:color w:val="000000"/>
                  <w:sz w:val="20"/>
                  <w:rPrChange w:id="5292"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293"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294"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295" w:author="2" w:date="2021-08-31T10:55:00Z">
                        <w:rPr>
                          <w:rFonts w:ascii="Cambria Math" w:eastAsia="Century Schoolbook" w:hAnsi="Cambria Math" w:cs="Times New Roman"/>
                          <w:color w:val="000000"/>
                          <w:sz w:val="24"/>
                          <w:szCs w:val="24"/>
                          <w:lang w:eastAsia="ru-RU"/>
                        </w:rPr>
                      </w:rPrChange>
                    </w:rPr>
                    <m:t>5</m:t>
                  </m:r>
                </m:sup>
              </m:sSup>
              <m:f>
                <m:fPr>
                  <m:ctrlPr>
                    <w:rPr>
                      <w:rFonts w:ascii="Cambria Math" w:hAnsi="Cambria Math"/>
                      <w:i/>
                      <w:color w:val="000000"/>
                      <w:sz w:val="20"/>
                      <w:rPrChange w:id="5296" w:author="2" w:date="2021-08-31T10:55:00Z">
                        <w:rPr>
                          <w:rFonts w:ascii="Cambria Math" w:eastAsia="Century Schoolbook" w:hAnsi="Cambria Math" w:cs="Times New Roman"/>
                          <w:i/>
                          <w:color w:val="000000"/>
                          <w:sz w:val="24"/>
                          <w:szCs w:val="24"/>
                          <w:lang w:eastAsia="ru-RU"/>
                        </w:rPr>
                      </w:rPrChange>
                    </w:rPr>
                  </m:ctrlPr>
                </m:fPr>
                <m:num>
                  <m:r>
                    <w:rPr>
                      <w:rFonts w:ascii="Cambria Math" w:hAnsi="Cambria Math"/>
                      <w:color w:val="000000"/>
                      <w:sz w:val="20"/>
                      <w:rPrChange w:id="5297" w:author="2" w:date="2021-08-31T10:55:00Z">
                        <w:rPr>
                          <w:rFonts w:ascii="Cambria Math" w:eastAsia="Century Schoolbook" w:hAnsi="Cambria Math" w:cs="Times New Roman"/>
                          <w:color w:val="000000"/>
                          <w:sz w:val="24"/>
                          <w:szCs w:val="24"/>
                          <w:lang w:eastAsia="ru-RU"/>
                        </w:rPr>
                      </w:rPrChange>
                    </w:rPr>
                    <m:t>м</m:t>
                  </m:r>
                </m:num>
                <m:den>
                  <m:r>
                    <w:rPr>
                      <w:rFonts w:ascii="Cambria Math" w:hAnsi="Cambria Math"/>
                      <w:color w:val="000000"/>
                      <w:sz w:val="20"/>
                      <w:rPrChange w:id="5298" w:author="2" w:date="2021-08-31T10:55:00Z">
                        <w:rPr>
                          <w:rFonts w:ascii="Cambria Math" w:eastAsia="Century Schoolbook" w:hAnsi="Cambria Math" w:cs="Times New Roman"/>
                          <w:color w:val="000000"/>
                          <w:sz w:val="24"/>
                          <w:szCs w:val="24"/>
                          <w:lang w:eastAsia="ru-RU"/>
                        </w:rPr>
                      </w:rPrChange>
                    </w:rPr>
                    <m:t>с</m:t>
                  </m:r>
                </m:den>
              </m:f>
            </m:oMath>
            <w:r w:rsidRPr="006F33AA">
              <w:rPr>
                <w:rFonts w:ascii="Times New Roman" w:hAnsi="Times New Roman"/>
                <w:color w:val="000000"/>
                <w:sz w:val="20"/>
                <w:rPrChange w:id="5299" w:author="2" w:date="2021-08-31T10:55:00Z">
                  <w:rPr>
                    <w:rFonts w:ascii="Times New Roman" w:eastAsia="Century Schoolbook" w:hAnsi="Times New Roman" w:cs="Times New Roman"/>
                    <w:color w:val="000000"/>
                    <w:sz w:val="24"/>
                    <w:szCs w:val="24"/>
                    <w:lang w:eastAsia="ru-RU"/>
                  </w:rPr>
                </w:rPrChange>
              </w:rPr>
              <w:t xml:space="preserve"> </w:t>
            </w:r>
          </w:p>
          <w:p w14:paraId="0AFA393D" w14:textId="2E07D00D" w:rsidR="00FC7A68" w:rsidRPr="006F33AA" w:rsidRDefault="00FC7A68" w:rsidP="00C207C3">
            <w:pPr>
              <w:pStyle w:val="a4"/>
              <w:numPr>
                <w:ilvl w:val="0"/>
                <w:numId w:val="150"/>
              </w:numPr>
              <w:spacing w:after="0" w:line="276" w:lineRule="auto"/>
              <w:ind w:right="20"/>
              <w:rPr>
                <w:rFonts w:ascii="Times New Roman" w:hAnsi="Times New Roman"/>
                <w:color w:val="000000"/>
                <w:sz w:val="20"/>
                <w:rPrChange w:id="5300"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301" w:author="2" w:date="2021-08-31T10:55:00Z">
                  <w:rPr>
                    <w:rFonts w:ascii="Times New Roman" w:eastAsia="Century Schoolbook" w:hAnsi="Times New Roman" w:cs="Times New Roman"/>
                    <w:color w:val="000000"/>
                    <w:sz w:val="24"/>
                    <w:szCs w:val="24"/>
                    <w:lang w:eastAsia="ru-RU"/>
                  </w:rPr>
                </w:rPrChange>
              </w:rPr>
              <w:t>6,6</w:t>
            </w:r>
            <m:oMath>
              <m:r>
                <w:rPr>
                  <w:rFonts w:ascii="Cambria Math" w:hAnsi="Cambria Math"/>
                  <w:color w:val="000000"/>
                  <w:sz w:val="20"/>
                  <w:rPrChange w:id="5302"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303"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304"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305" w:author="2" w:date="2021-08-31T10:55:00Z">
                        <w:rPr>
                          <w:rFonts w:ascii="Cambria Math" w:eastAsia="Century Schoolbook" w:hAnsi="Cambria Math" w:cs="Times New Roman"/>
                          <w:color w:val="000000"/>
                          <w:sz w:val="24"/>
                          <w:szCs w:val="24"/>
                          <w:lang w:eastAsia="ru-RU"/>
                        </w:rPr>
                      </w:rPrChange>
                    </w:rPr>
                    <m:t>5</m:t>
                  </m:r>
                </m:sup>
              </m:sSup>
              <m:f>
                <m:fPr>
                  <m:ctrlPr>
                    <w:rPr>
                      <w:rFonts w:ascii="Cambria Math" w:hAnsi="Cambria Math"/>
                      <w:i/>
                      <w:color w:val="000000"/>
                      <w:sz w:val="20"/>
                      <w:rPrChange w:id="5306" w:author="2" w:date="2021-08-31T10:55:00Z">
                        <w:rPr>
                          <w:rFonts w:ascii="Cambria Math" w:eastAsia="Century Schoolbook" w:hAnsi="Cambria Math" w:cs="Times New Roman"/>
                          <w:i/>
                          <w:color w:val="000000"/>
                          <w:sz w:val="24"/>
                          <w:szCs w:val="24"/>
                          <w:lang w:eastAsia="ru-RU"/>
                        </w:rPr>
                      </w:rPrChange>
                    </w:rPr>
                  </m:ctrlPr>
                </m:fPr>
                <m:num>
                  <m:r>
                    <w:rPr>
                      <w:rFonts w:ascii="Cambria Math" w:hAnsi="Cambria Math"/>
                      <w:color w:val="000000"/>
                      <w:sz w:val="20"/>
                      <w:rPrChange w:id="5307" w:author="2" w:date="2021-08-31T10:55:00Z">
                        <w:rPr>
                          <w:rFonts w:ascii="Cambria Math" w:eastAsia="Century Schoolbook" w:hAnsi="Cambria Math" w:cs="Times New Roman"/>
                          <w:color w:val="000000"/>
                          <w:sz w:val="24"/>
                          <w:szCs w:val="24"/>
                          <w:lang w:eastAsia="ru-RU"/>
                        </w:rPr>
                      </w:rPrChange>
                    </w:rPr>
                    <m:t>м</m:t>
                  </m:r>
                </m:num>
                <m:den>
                  <m:r>
                    <w:rPr>
                      <w:rFonts w:ascii="Cambria Math" w:hAnsi="Cambria Math"/>
                      <w:color w:val="000000"/>
                      <w:sz w:val="20"/>
                      <w:rPrChange w:id="5308" w:author="2" w:date="2021-08-31T10:55:00Z">
                        <w:rPr>
                          <w:rFonts w:ascii="Cambria Math" w:eastAsia="Century Schoolbook" w:hAnsi="Cambria Math" w:cs="Times New Roman"/>
                          <w:color w:val="000000"/>
                          <w:sz w:val="24"/>
                          <w:szCs w:val="24"/>
                          <w:lang w:eastAsia="ru-RU"/>
                        </w:rPr>
                      </w:rPrChange>
                    </w:rPr>
                    <m:t>с</m:t>
                  </m:r>
                </m:den>
              </m:f>
            </m:oMath>
            <w:r w:rsidRPr="006F33AA">
              <w:rPr>
                <w:rFonts w:ascii="Times New Roman" w:hAnsi="Times New Roman"/>
                <w:color w:val="000000"/>
                <w:sz w:val="20"/>
                <w:rPrChange w:id="5309" w:author="2" w:date="2021-08-31T10:55:00Z">
                  <w:rPr>
                    <w:rFonts w:ascii="Times New Roman" w:eastAsia="Century Schoolbook" w:hAnsi="Times New Roman" w:cs="Times New Roman"/>
                    <w:color w:val="000000"/>
                    <w:sz w:val="24"/>
                    <w:szCs w:val="24"/>
                    <w:lang w:eastAsia="ru-RU"/>
                  </w:rPr>
                </w:rPrChange>
              </w:rPr>
              <w:t xml:space="preserve"> </w:t>
            </w:r>
          </w:p>
          <w:p w14:paraId="1571F9E3" w14:textId="5C663CE2" w:rsidR="00FC7A68" w:rsidRPr="006F33AA" w:rsidRDefault="00FC7A68" w:rsidP="00C207C3">
            <w:pPr>
              <w:pStyle w:val="a4"/>
              <w:numPr>
                <w:ilvl w:val="0"/>
                <w:numId w:val="150"/>
              </w:numPr>
              <w:spacing w:after="0" w:line="276" w:lineRule="auto"/>
              <w:ind w:right="20"/>
              <w:rPr>
                <w:rFonts w:ascii="Times New Roman" w:hAnsi="Times New Roman"/>
                <w:color w:val="000000"/>
                <w:sz w:val="20"/>
                <w:rPrChange w:id="5310"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311" w:author="2" w:date="2021-08-31T10:55:00Z">
                  <w:rPr>
                    <w:rFonts w:ascii="Times New Roman" w:eastAsia="Century Schoolbook" w:hAnsi="Times New Roman" w:cs="Times New Roman"/>
                    <w:color w:val="000000"/>
                    <w:sz w:val="24"/>
                    <w:szCs w:val="24"/>
                    <w:lang w:eastAsia="ru-RU"/>
                  </w:rPr>
                </w:rPrChange>
              </w:rPr>
              <w:t>2,2</w:t>
            </w:r>
            <m:oMath>
              <m:r>
                <w:rPr>
                  <w:rFonts w:ascii="Cambria Math" w:hAnsi="Cambria Math"/>
                  <w:color w:val="000000"/>
                  <w:sz w:val="20"/>
                  <w:rPrChange w:id="5312"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313"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314"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315" w:author="2" w:date="2021-08-31T10:55:00Z">
                        <w:rPr>
                          <w:rFonts w:ascii="Cambria Math" w:eastAsia="Century Schoolbook" w:hAnsi="Cambria Math" w:cs="Times New Roman"/>
                          <w:color w:val="000000"/>
                          <w:sz w:val="24"/>
                          <w:szCs w:val="24"/>
                          <w:lang w:eastAsia="ru-RU"/>
                        </w:rPr>
                      </w:rPrChange>
                    </w:rPr>
                    <m:t>5</m:t>
                  </m:r>
                </m:sup>
              </m:sSup>
              <m:f>
                <m:fPr>
                  <m:ctrlPr>
                    <w:rPr>
                      <w:rFonts w:ascii="Cambria Math" w:hAnsi="Cambria Math"/>
                      <w:i/>
                      <w:color w:val="000000"/>
                      <w:sz w:val="20"/>
                      <w:rPrChange w:id="5316" w:author="2" w:date="2021-08-31T10:55:00Z">
                        <w:rPr>
                          <w:rFonts w:ascii="Cambria Math" w:eastAsia="Century Schoolbook" w:hAnsi="Cambria Math" w:cs="Times New Roman"/>
                          <w:i/>
                          <w:color w:val="000000"/>
                          <w:sz w:val="24"/>
                          <w:szCs w:val="24"/>
                          <w:lang w:eastAsia="ru-RU"/>
                        </w:rPr>
                      </w:rPrChange>
                    </w:rPr>
                  </m:ctrlPr>
                </m:fPr>
                <m:num>
                  <m:r>
                    <w:rPr>
                      <w:rFonts w:ascii="Cambria Math" w:hAnsi="Cambria Math"/>
                      <w:color w:val="000000"/>
                      <w:sz w:val="20"/>
                      <w:rPrChange w:id="5317" w:author="2" w:date="2021-08-31T10:55:00Z">
                        <w:rPr>
                          <w:rFonts w:ascii="Cambria Math" w:eastAsia="Century Schoolbook" w:hAnsi="Cambria Math" w:cs="Times New Roman"/>
                          <w:color w:val="000000"/>
                          <w:sz w:val="24"/>
                          <w:szCs w:val="24"/>
                          <w:lang w:eastAsia="ru-RU"/>
                        </w:rPr>
                      </w:rPrChange>
                    </w:rPr>
                    <m:t>м</m:t>
                  </m:r>
                </m:num>
                <m:den>
                  <m:r>
                    <w:rPr>
                      <w:rFonts w:ascii="Cambria Math" w:hAnsi="Cambria Math"/>
                      <w:color w:val="000000"/>
                      <w:sz w:val="20"/>
                      <w:rPrChange w:id="5318" w:author="2" w:date="2021-08-31T10:55:00Z">
                        <w:rPr>
                          <w:rFonts w:ascii="Cambria Math" w:eastAsia="Century Schoolbook" w:hAnsi="Cambria Math" w:cs="Times New Roman"/>
                          <w:color w:val="000000"/>
                          <w:sz w:val="24"/>
                          <w:szCs w:val="24"/>
                          <w:lang w:eastAsia="ru-RU"/>
                        </w:rPr>
                      </w:rPrChange>
                    </w:rPr>
                    <m:t>с</m:t>
                  </m:r>
                </m:den>
              </m:f>
            </m:oMath>
            <w:r w:rsidRPr="006F33AA">
              <w:rPr>
                <w:rFonts w:ascii="Times New Roman" w:hAnsi="Times New Roman"/>
                <w:color w:val="000000"/>
                <w:sz w:val="20"/>
                <w:rPrChange w:id="5319" w:author="2" w:date="2021-08-31T10:55:00Z">
                  <w:rPr>
                    <w:rFonts w:ascii="Times New Roman" w:eastAsia="Century Schoolbook" w:hAnsi="Times New Roman" w:cs="Times New Roman"/>
                    <w:color w:val="000000"/>
                    <w:sz w:val="24"/>
                    <w:szCs w:val="24"/>
                    <w:lang w:eastAsia="ru-RU"/>
                  </w:rPr>
                </w:rPrChange>
              </w:rPr>
              <w:t xml:space="preserve"> </w:t>
            </w:r>
          </w:p>
          <w:p w14:paraId="50E3DDA1" w14:textId="527BC7B2" w:rsidR="00FC7A68" w:rsidRPr="006F33AA" w:rsidRDefault="00FC7A68" w:rsidP="00C207C3">
            <w:pPr>
              <w:pStyle w:val="a4"/>
              <w:numPr>
                <w:ilvl w:val="0"/>
                <w:numId w:val="150"/>
              </w:numPr>
              <w:spacing w:after="0" w:line="276" w:lineRule="auto"/>
              <w:ind w:right="20"/>
              <w:rPr>
                <w:rFonts w:ascii="Times New Roman" w:hAnsi="Times New Roman"/>
                <w:color w:val="000000"/>
                <w:sz w:val="20"/>
                <w:rPrChange w:id="5320"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321" w:author="2" w:date="2021-08-31T10:55:00Z">
                  <w:rPr>
                    <w:rFonts w:ascii="Times New Roman" w:eastAsia="Century Schoolbook" w:hAnsi="Times New Roman" w:cs="Times New Roman"/>
                    <w:color w:val="000000"/>
                    <w:sz w:val="24"/>
                    <w:szCs w:val="24"/>
                    <w:lang w:eastAsia="ru-RU"/>
                  </w:rPr>
                </w:rPrChange>
              </w:rPr>
              <w:t>18,6</w:t>
            </w:r>
            <m:oMath>
              <m:r>
                <w:rPr>
                  <w:rFonts w:ascii="Cambria Math" w:hAnsi="Cambria Math"/>
                  <w:color w:val="000000"/>
                  <w:sz w:val="20"/>
                  <w:rPrChange w:id="5322"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323"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324"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325" w:author="2" w:date="2021-08-31T10:55:00Z">
                        <w:rPr>
                          <w:rFonts w:ascii="Cambria Math" w:eastAsia="Century Schoolbook" w:hAnsi="Cambria Math" w:cs="Times New Roman"/>
                          <w:color w:val="000000"/>
                          <w:sz w:val="24"/>
                          <w:szCs w:val="24"/>
                          <w:lang w:eastAsia="ru-RU"/>
                        </w:rPr>
                      </w:rPrChange>
                    </w:rPr>
                    <m:t>5</m:t>
                  </m:r>
                </m:sup>
              </m:sSup>
              <m:f>
                <m:fPr>
                  <m:ctrlPr>
                    <w:rPr>
                      <w:rFonts w:ascii="Cambria Math" w:hAnsi="Cambria Math"/>
                      <w:i/>
                      <w:color w:val="000000"/>
                      <w:sz w:val="20"/>
                      <w:rPrChange w:id="5326" w:author="2" w:date="2021-08-31T10:55:00Z">
                        <w:rPr>
                          <w:rFonts w:ascii="Cambria Math" w:eastAsia="Century Schoolbook" w:hAnsi="Cambria Math" w:cs="Times New Roman"/>
                          <w:i/>
                          <w:color w:val="000000"/>
                          <w:sz w:val="24"/>
                          <w:szCs w:val="24"/>
                          <w:lang w:eastAsia="ru-RU"/>
                        </w:rPr>
                      </w:rPrChange>
                    </w:rPr>
                  </m:ctrlPr>
                </m:fPr>
                <m:num>
                  <m:r>
                    <w:rPr>
                      <w:rFonts w:ascii="Cambria Math" w:hAnsi="Cambria Math"/>
                      <w:color w:val="000000"/>
                      <w:sz w:val="20"/>
                      <w:rPrChange w:id="5327" w:author="2" w:date="2021-08-31T10:55:00Z">
                        <w:rPr>
                          <w:rFonts w:ascii="Cambria Math" w:eastAsia="Century Schoolbook" w:hAnsi="Cambria Math" w:cs="Times New Roman"/>
                          <w:color w:val="000000"/>
                          <w:sz w:val="24"/>
                          <w:szCs w:val="24"/>
                          <w:lang w:eastAsia="ru-RU"/>
                        </w:rPr>
                      </w:rPrChange>
                    </w:rPr>
                    <m:t>м</m:t>
                  </m:r>
                </m:num>
                <m:den>
                  <m:r>
                    <w:rPr>
                      <w:rFonts w:ascii="Cambria Math" w:hAnsi="Cambria Math"/>
                      <w:color w:val="000000"/>
                      <w:sz w:val="20"/>
                      <w:rPrChange w:id="5328" w:author="2" w:date="2021-08-31T10:55:00Z">
                        <w:rPr>
                          <w:rFonts w:ascii="Cambria Math" w:eastAsia="Century Schoolbook" w:hAnsi="Cambria Math" w:cs="Times New Roman"/>
                          <w:color w:val="000000"/>
                          <w:sz w:val="24"/>
                          <w:szCs w:val="24"/>
                          <w:lang w:eastAsia="ru-RU"/>
                        </w:rPr>
                      </w:rPrChange>
                    </w:rPr>
                    <m:t>с</m:t>
                  </m:r>
                </m:den>
              </m:f>
            </m:oMath>
            <w:r w:rsidRPr="006F33AA">
              <w:rPr>
                <w:rFonts w:ascii="Times New Roman" w:hAnsi="Times New Roman"/>
                <w:color w:val="000000"/>
                <w:sz w:val="20"/>
                <w:rPrChange w:id="5329" w:author="2" w:date="2021-08-31T10:55:00Z">
                  <w:rPr>
                    <w:rFonts w:ascii="Times New Roman" w:eastAsia="Century Schoolbook" w:hAnsi="Times New Roman" w:cs="Times New Roman"/>
                    <w:color w:val="000000"/>
                    <w:sz w:val="24"/>
                    <w:szCs w:val="24"/>
                    <w:lang w:eastAsia="ru-RU"/>
                  </w:rPr>
                </w:rPrChange>
              </w:rPr>
              <w:t xml:space="preserve"> </w:t>
            </w:r>
          </w:p>
          <w:p w14:paraId="7FB54454" w14:textId="6D747DB5" w:rsidR="00FC7A68" w:rsidRPr="006F33AA" w:rsidRDefault="00FC7A68" w:rsidP="00FC7A68">
            <w:pPr>
              <w:pStyle w:val="a4"/>
              <w:spacing w:after="0" w:line="276" w:lineRule="auto"/>
              <w:ind w:left="848" w:right="20"/>
              <w:rPr>
                <w:rFonts w:ascii="Times New Roman" w:hAnsi="Times New Roman"/>
                <w:color w:val="000000"/>
                <w:sz w:val="20"/>
                <w:rPrChange w:id="5330"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331" w:author="2" w:date="2021-08-31T10:55:00Z">
              <w:tcPr>
                <w:tcW w:w="547" w:type="dxa"/>
              </w:tcPr>
            </w:tcPrChange>
          </w:tcPr>
          <w:p w14:paraId="680B342A" w14:textId="7C1672AC"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78DDF149" w14:textId="77777777" w:rsidTr="00911EF6">
        <w:tc>
          <w:tcPr>
            <w:tcW w:w="846" w:type="dxa"/>
            <w:tcPrChange w:id="5332" w:author="2" w:date="2021-08-31T10:55:00Z">
              <w:tcPr>
                <w:tcW w:w="846" w:type="dxa"/>
              </w:tcPr>
            </w:tcPrChange>
          </w:tcPr>
          <w:p w14:paraId="7F295CF6" w14:textId="4819F9B8" w:rsidR="00FC7A68" w:rsidRPr="00450F2B" w:rsidRDefault="00FC7A68" w:rsidP="00FC7A68">
            <w:pPr>
              <w:spacing w:after="120"/>
              <w:rPr>
                <w:rFonts w:ascii="Times New Roman" w:hAnsi="Times New Roman" w:cs="Times New Roman"/>
                <w:sz w:val="24"/>
                <w:szCs w:val="24"/>
              </w:rPr>
            </w:pPr>
          </w:p>
        </w:tc>
        <w:tc>
          <w:tcPr>
            <w:tcW w:w="1843" w:type="dxa"/>
            <w:tcPrChange w:id="5333" w:author="2" w:date="2021-08-31T10:55:00Z">
              <w:tcPr>
                <w:tcW w:w="1843" w:type="dxa"/>
              </w:tcPr>
            </w:tcPrChange>
          </w:tcPr>
          <w:p w14:paraId="70E043DF" w14:textId="77777777" w:rsidR="00FC7A68" w:rsidRPr="00450F2B" w:rsidRDefault="00FC7A68" w:rsidP="00FC7A68">
            <w:pPr>
              <w:spacing w:after="120"/>
              <w:rPr>
                <w:rFonts w:ascii="Times New Roman" w:hAnsi="Times New Roman" w:cs="Times New Roman"/>
                <w:sz w:val="24"/>
                <w:szCs w:val="24"/>
              </w:rPr>
            </w:pPr>
          </w:p>
        </w:tc>
        <w:tc>
          <w:tcPr>
            <w:tcW w:w="425" w:type="dxa"/>
            <w:tcPrChange w:id="5334" w:author="2" w:date="2021-08-31T10:55:00Z">
              <w:tcPr>
                <w:tcW w:w="425" w:type="dxa"/>
              </w:tcPr>
            </w:tcPrChange>
          </w:tcPr>
          <w:p w14:paraId="6698C19D" w14:textId="77777777" w:rsidR="00FC7A68" w:rsidRPr="00450F2B" w:rsidRDefault="00FC7A68" w:rsidP="00FC7A68">
            <w:pPr>
              <w:spacing w:after="120"/>
              <w:rPr>
                <w:rFonts w:ascii="Times New Roman" w:hAnsi="Times New Roman" w:cs="Times New Roman"/>
                <w:sz w:val="24"/>
                <w:szCs w:val="24"/>
              </w:rPr>
            </w:pPr>
          </w:p>
        </w:tc>
        <w:tc>
          <w:tcPr>
            <w:tcW w:w="392" w:type="dxa"/>
            <w:tcPrChange w:id="5335" w:author="2" w:date="2021-08-31T10:55:00Z">
              <w:tcPr>
                <w:tcW w:w="392" w:type="dxa"/>
              </w:tcPr>
            </w:tcPrChange>
          </w:tcPr>
          <w:p w14:paraId="0D488AC4" w14:textId="77777777" w:rsidR="00FC7A68" w:rsidRPr="00450F2B" w:rsidRDefault="00FC7A68" w:rsidP="00FC7A68">
            <w:pPr>
              <w:spacing w:after="120"/>
              <w:rPr>
                <w:rFonts w:ascii="Times New Roman" w:hAnsi="Times New Roman" w:cs="Times New Roman"/>
                <w:sz w:val="24"/>
                <w:szCs w:val="24"/>
              </w:rPr>
            </w:pPr>
          </w:p>
        </w:tc>
        <w:tc>
          <w:tcPr>
            <w:tcW w:w="553" w:type="dxa"/>
            <w:tcPrChange w:id="5336" w:author="2" w:date="2021-08-31T10:55:00Z">
              <w:tcPr>
                <w:tcW w:w="553" w:type="dxa"/>
              </w:tcPr>
            </w:tcPrChange>
          </w:tcPr>
          <w:p w14:paraId="330035CE" w14:textId="26F253FA"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5337" w:author="2" w:date="2021-08-31T10:55:00Z">
              <w:tcPr>
                <w:tcW w:w="6001" w:type="dxa"/>
              </w:tcPr>
            </w:tcPrChange>
          </w:tcPr>
          <w:p w14:paraId="2A1CE6F2" w14:textId="45844D84" w:rsidR="00FC7A68" w:rsidRPr="00DB5D94" w:rsidRDefault="00FC7A68" w:rsidP="00FC7A68">
            <w:pPr>
              <w:ind w:hanging="61"/>
              <w:jc w:val="both"/>
              <w:rPr>
                <w:rFonts w:ascii="Times New Roman" w:eastAsia="Times New Roman" w:hAnsi="Times New Roman" w:cs="Times New Roman"/>
                <w:color w:val="000000"/>
                <w:sz w:val="20"/>
                <w:szCs w:val="20"/>
                <w:lang w:eastAsia="ru-RU"/>
              </w:rPr>
            </w:pPr>
            <w:r w:rsidRPr="00DB5D94">
              <w:rPr>
                <w:rFonts w:ascii="Times New Roman" w:hAnsi="Times New Roman" w:cs="Times New Roman"/>
                <w:color w:val="000000"/>
                <w:sz w:val="20"/>
                <w:szCs w:val="20"/>
              </w:rPr>
              <w:t>Энергия фотона, падающего на поверхность металлической пластинки, в 5 раз больше работы выхода электрона с поверхности этого металла. Каково отношение максимальной кинетической энергии фотоэлектрона к работе выхода?</w:t>
            </w:r>
          </w:p>
        </w:tc>
        <w:tc>
          <w:tcPr>
            <w:tcW w:w="4961" w:type="dxa"/>
            <w:gridSpan w:val="2"/>
            <w:tcPrChange w:id="5338" w:author="2" w:date="2021-08-31T10:55:00Z">
              <w:tcPr>
                <w:tcW w:w="4839" w:type="dxa"/>
              </w:tcPr>
            </w:tcPrChange>
          </w:tcPr>
          <w:p w14:paraId="14F67BCC" w14:textId="77777777" w:rsidR="00FC7A68" w:rsidRPr="006F33AA" w:rsidRDefault="00FC7A68" w:rsidP="00C207C3">
            <w:pPr>
              <w:pStyle w:val="a4"/>
              <w:numPr>
                <w:ilvl w:val="0"/>
                <w:numId w:val="112"/>
              </w:numPr>
              <w:spacing w:after="0" w:line="273" w:lineRule="exact"/>
              <w:ind w:right="20"/>
              <w:rPr>
                <w:rFonts w:ascii="Times New Roman" w:hAnsi="Times New Roman"/>
                <w:color w:val="000000"/>
                <w:sz w:val="20"/>
                <w:rPrChange w:id="5339"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340" w:author="2" w:date="2021-08-31T10:55:00Z">
                  <w:rPr>
                    <w:rFonts w:ascii="Times New Roman" w:eastAsia="Century Schoolbook" w:hAnsi="Times New Roman" w:cs="Times New Roman"/>
                    <w:color w:val="000000"/>
                    <w:sz w:val="24"/>
                    <w:szCs w:val="24"/>
                    <w:lang w:eastAsia="ru-RU"/>
                  </w:rPr>
                </w:rPrChange>
              </w:rPr>
              <w:t>2</w:t>
            </w:r>
          </w:p>
          <w:p w14:paraId="18FBF557" w14:textId="77777777" w:rsidR="00FC7A68" w:rsidRPr="006F33AA" w:rsidRDefault="00FC7A68" w:rsidP="00C207C3">
            <w:pPr>
              <w:pStyle w:val="a4"/>
              <w:numPr>
                <w:ilvl w:val="0"/>
                <w:numId w:val="112"/>
              </w:numPr>
              <w:spacing w:after="0" w:line="273" w:lineRule="exact"/>
              <w:ind w:right="20"/>
              <w:rPr>
                <w:rFonts w:ascii="Times New Roman" w:hAnsi="Times New Roman"/>
                <w:color w:val="000000"/>
                <w:sz w:val="20"/>
                <w:rPrChange w:id="5341"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342" w:author="2" w:date="2021-08-31T10:55:00Z">
                  <w:rPr>
                    <w:rFonts w:ascii="Times New Roman" w:eastAsia="Century Schoolbook" w:hAnsi="Times New Roman" w:cs="Times New Roman"/>
                    <w:color w:val="000000"/>
                    <w:sz w:val="24"/>
                    <w:szCs w:val="24"/>
                    <w:lang w:eastAsia="ru-RU"/>
                  </w:rPr>
                </w:rPrChange>
              </w:rPr>
              <w:t>5</w:t>
            </w:r>
          </w:p>
          <w:p w14:paraId="33CFAA6C" w14:textId="77777777" w:rsidR="00FC7A68" w:rsidRPr="006F33AA" w:rsidRDefault="00FC7A68" w:rsidP="00C207C3">
            <w:pPr>
              <w:pStyle w:val="a4"/>
              <w:numPr>
                <w:ilvl w:val="0"/>
                <w:numId w:val="112"/>
              </w:numPr>
              <w:spacing w:after="0" w:line="273" w:lineRule="exact"/>
              <w:ind w:right="20"/>
              <w:rPr>
                <w:rFonts w:ascii="Times New Roman" w:hAnsi="Times New Roman"/>
                <w:color w:val="000000"/>
                <w:sz w:val="20"/>
                <w:rPrChange w:id="5343"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344" w:author="2" w:date="2021-08-31T10:55:00Z">
                  <w:rPr>
                    <w:rFonts w:ascii="Times New Roman" w:eastAsia="Century Schoolbook" w:hAnsi="Times New Roman" w:cs="Times New Roman"/>
                    <w:color w:val="000000"/>
                    <w:sz w:val="24"/>
                    <w:szCs w:val="24"/>
                    <w:lang w:eastAsia="ru-RU"/>
                  </w:rPr>
                </w:rPrChange>
              </w:rPr>
              <w:t>4</w:t>
            </w:r>
          </w:p>
          <w:p w14:paraId="31D493DA" w14:textId="6F4E82C9" w:rsidR="00FC7A68" w:rsidRPr="006F33AA" w:rsidRDefault="00FC7A68" w:rsidP="00C207C3">
            <w:pPr>
              <w:pStyle w:val="a4"/>
              <w:numPr>
                <w:ilvl w:val="0"/>
                <w:numId w:val="112"/>
              </w:numPr>
              <w:spacing w:after="0" w:line="273" w:lineRule="exact"/>
              <w:ind w:right="20"/>
              <w:rPr>
                <w:rFonts w:ascii="Times New Roman" w:hAnsi="Times New Roman"/>
                <w:color w:val="000000"/>
                <w:sz w:val="20"/>
                <w:rPrChange w:id="5345"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346" w:author="2" w:date="2021-08-31T10:55:00Z">
                  <w:rPr>
                    <w:rFonts w:ascii="Times New Roman" w:eastAsia="Century Schoolbook" w:hAnsi="Times New Roman" w:cs="Times New Roman"/>
                    <w:color w:val="000000"/>
                    <w:sz w:val="24"/>
                    <w:szCs w:val="24"/>
                    <w:lang w:eastAsia="ru-RU"/>
                  </w:rPr>
                </w:rPrChange>
              </w:rPr>
              <w:t>2,5</w:t>
            </w:r>
          </w:p>
        </w:tc>
        <w:tc>
          <w:tcPr>
            <w:tcW w:w="567" w:type="dxa"/>
            <w:gridSpan w:val="2"/>
            <w:tcPrChange w:id="5347" w:author="2" w:date="2021-08-31T10:55:00Z">
              <w:tcPr>
                <w:tcW w:w="547" w:type="dxa"/>
              </w:tcPr>
            </w:tcPrChange>
          </w:tcPr>
          <w:p w14:paraId="4338E60A" w14:textId="31FC3ED9"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FC7A68" w:rsidRPr="00450F2B" w14:paraId="152B9DFD" w14:textId="77777777" w:rsidTr="00911EF6">
        <w:tc>
          <w:tcPr>
            <w:tcW w:w="846" w:type="dxa"/>
            <w:tcPrChange w:id="5348" w:author="2" w:date="2021-08-31T10:55:00Z">
              <w:tcPr>
                <w:tcW w:w="846" w:type="dxa"/>
              </w:tcPr>
            </w:tcPrChange>
          </w:tcPr>
          <w:p w14:paraId="2A7B18A1" w14:textId="40C9B066" w:rsidR="00FC7A68" w:rsidRPr="00450F2B" w:rsidRDefault="00FC7A68" w:rsidP="00FC7A68">
            <w:pPr>
              <w:spacing w:after="120"/>
              <w:rPr>
                <w:rFonts w:ascii="Times New Roman" w:hAnsi="Times New Roman" w:cs="Times New Roman"/>
                <w:sz w:val="24"/>
                <w:szCs w:val="24"/>
              </w:rPr>
            </w:pPr>
          </w:p>
        </w:tc>
        <w:tc>
          <w:tcPr>
            <w:tcW w:w="1843" w:type="dxa"/>
            <w:tcPrChange w:id="5349" w:author="2" w:date="2021-08-31T10:55:00Z">
              <w:tcPr>
                <w:tcW w:w="1843" w:type="dxa"/>
              </w:tcPr>
            </w:tcPrChange>
          </w:tcPr>
          <w:p w14:paraId="4F6CA8E3" w14:textId="77777777" w:rsidR="00FC7A68" w:rsidRPr="00450F2B" w:rsidRDefault="00FC7A68" w:rsidP="00FC7A68">
            <w:pPr>
              <w:spacing w:after="120"/>
              <w:rPr>
                <w:rFonts w:ascii="Times New Roman" w:hAnsi="Times New Roman" w:cs="Times New Roman"/>
                <w:sz w:val="24"/>
                <w:szCs w:val="24"/>
              </w:rPr>
            </w:pPr>
          </w:p>
        </w:tc>
        <w:tc>
          <w:tcPr>
            <w:tcW w:w="425" w:type="dxa"/>
            <w:tcPrChange w:id="5350" w:author="2" w:date="2021-08-31T10:55:00Z">
              <w:tcPr>
                <w:tcW w:w="425" w:type="dxa"/>
              </w:tcPr>
            </w:tcPrChange>
          </w:tcPr>
          <w:p w14:paraId="1697E27C" w14:textId="77777777" w:rsidR="00FC7A68" w:rsidRPr="00450F2B" w:rsidRDefault="00FC7A68" w:rsidP="00FC7A68">
            <w:pPr>
              <w:spacing w:after="120"/>
              <w:rPr>
                <w:rFonts w:ascii="Times New Roman" w:hAnsi="Times New Roman" w:cs="Times New Roman"/>
                <w:sz w:val="24"/>
                <w:szCs w:val="24"/>
              </w:rPr>
            </w:pPr>
          </w:p>
        </w:tc>
        <w:tc>
          <w:tcPr>
            <w:tcW w:w="392" w:type="dxa"/>
            <w:tcPrChange w:id="5351" w:author="2" w:date="2021-08-31T10:55:00Z">
              <w:tcPr>
                <w:tcW w:w="392" w:type="dxa"/>
              </w:tcPr>
            </w:tcPrChange>
          </w:tcPr>
          <w:p w14:paraId="5BD8769A" w14:textId="77777777" w:rsidR="00FC7A68" w:rsidRPr="00450F2B" w:rsidRDefault="00FC7A68" w:rsidP="00FC7A68">
            <w:pPr>
              <w:spacing w:after="120"/>
              <w:rPr>
                <w:rFonts w:ascii="Times New Roman" w:hAnsi="Times New Roman" w:cs="Times New Roman"/>
                <w:sz w:val="24"/>
                <w:szCs w:val="24"/>
              </w:rPr>
            </w:pPr>
          </w:p>
        </w:tc>
        <w:tc>
          <w:tcPr>
            <w:tcW w:w="553" w:type="dxa"/>
            <w:tcPrChange w:id="5352" w:author="2" w:date="2021-08-31T10:55:00Z">
              <w:tcPr>
                <w:tcW w:w="553" w:type="dxa"/>
              </w:tcPr>
            </w:tcPrChange>
          </w:tcPr>
          <w:p w14:paraId="1A4ADDB2" w14:textId="398C6D3F"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5353" w:author="2" w:date="2021-08-31T10:55:00Z">
              <w:tcPr>
                <w:tcW w:w="6001" w:type="dxa"/>
              </w:tcPr>
            </w:tcPrChange>
          </w:tcPr>
          <w:p w14:paraId="34577CF1" w14:textId="70061073" w:rsidR="00FC7A68" w:rsidRPr="00086FA1" w:rsidRDefault="00FC7A68" w:rsidP="00FC7A68">
            <w:pPr>
              <w:pStyle w:val="6"/>
              <w:shd w:val="clear" w:color="auto" w:fill="auto"/>
              <w:tabs>
                <w:tab w:val="left" w:pos="327"/>
              </w:tabs>
              <w:spacing w:before="0" w:line="206" w:lineRule="exact"/>
              <w:ind w:right="40" w:firstLine="0"/>
              <w:rPr>
                <w:rFonts w:ascii="Times New Roman" w:hAnsi="Times New Roman" w:cs="Times New Roman"/>
                <w:sz w:val="20"/>
                <w:szCs w:val="20"/>
              </w:rPr>
            </w:pPr>
            <w:r w:rsidRPr="00086FA1">
              <w:rPr>
                <w:rStyle w:val="1"/>
                <w:rFonts w:ascii="Times New Roman" w:hAnsi="Times New Roman" w:cs="Times New Roman"/>
                <w:sz w:val="20"/>
                <w:szCs w:val="20"/>
              </w:rPr>
              <w:t>Какую максимальную кинетическую энергию имеют электроны, вырванные из оксида бария,</w:t>
            </w:r>
            <w:r>
              <w:rPr>
                <w:rStyle w:val="1"/>
                <w:rFonts w:ascii="Times New Roman" w:hAnsi="Times New Roman" w:cs="Times New Roman"/>
                <w:sz w:val="20"/>
                <w:szCs w:val="20"/>
              </w:rPr>
              <w:t xml:space="preserve"> при облучении светом частотой 2</w:t>
            </w:r>
            <w:r w:rsidRPr="00086FA1">
              <w:rPr>
                <w:rStyle w:val="1"/>
                <w:rFonts w:ascii="Times New Roman" w:hAnsi="Times New Roman" w:cs="Times New Roman"/>
                <w:sz w:val="20"/>
                <w:szCs w:val="20"/>
              </w:rPr>
              <w:t xml:space="preserve"> ПГц? Работа выхода из бария 1 эВ</w:t>
            </w:r>
          </w:p>
          <w:p w14:paraId="4527B0C8" w14:textId="77777777" w:rsidR="00FC7A68" w:rsidRPr="00450F2B" w:rsidRDefault="00FC7A68" w:rsidP="00FC7A68">
            <w:pPr>
              <w:ind w:firstLine="375"/>
              <w:jc w:val="both"/>
              <w:rPr>
                <w:rFonts w:ascii="Times New Roman" w:eastAsia="Times New Roman" w:hAnsi="Times New Roman" w:cs="Times New Roman"/>
                <w:color w:val="000000"/>
                <w:lang w:eastAsia="ru-RU"/>
              </w:rPr>
            </w:pPr>
          </w:p>
        </w:tc>
        <w:tc>
          <w:tcPr>
            <w:tcW w:w="4961" w:type="dxa"/>
            <w:gridSpan w:val="2"/>
            <w:tcPrChange w:id="5354" w:author="2" w:date="2021-08-31T10:55:00Z">
              <w:tcPr>
                <w:tcW w:w="4839" w:type="dxa"/>
              </w:tcPr>
            </w:tcPrChange>
          </w:tcPr>
          <w:p w14:paraId="0CF926C7" w14:textId="77777777" w:rsidR="00FC7A68" w:rsidRPr="006F33AA" w:rsidRDefault="00FC7A68" w:rsidP="00C207C3">
            <w:pPr>
              <w:pStyle w:val="a4"/>
              <w:numPr>
                <w:ilvl w:val="0"/>
                <w:numId w:val="147"/>
              </w:numPr>
              <w:spacing w:after="0" w:line="273" w:lineRule="exact"/>
              <w:ind w:right="20"/>
              <w:rPr>
                <w:rFonts w:ascii="Times New Roman" w:hAnsi="Times New Roman"/>
                <w:color w:val="000000"/>
                <w:sz w:val="20"/>
                <w:rPrChange w:id="5355"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356" w:author="2" w:date="2021-08-31T10:55:00Z">
                  <w:rPr>
                    <w:rFonts w:ascii="Times New Roman" w:eastAsia="Century Schoolbook" w:hAnsi="Times New Roman" w:cs="Times New Roman"/>
                    <w:color w:val="000000"/>
                    <w:sz w:val="24"/>
                    <w:szCs w:val="24"/>
                    <w:lang w:eastAsia="ru-RU"/>
                  </w:rPr>
                </w:rPrChange>
              </w:rPr>
              <w:t>7,29 эВ</w:t>
            </w:r>
          </w:p>
          <w:p w14:paraId="1EB5CE90" w14:textId="3B497ACF" w:rsidR="00FC7A68" w:rsidRPr="006F33AA" w:rsidRDefault="00FC7A68" w:rsidP="00C207C3">
            <w:pPr>
              <w:pStyle w:val="a4"/>
              <w:numPr>
                <w:ilvl w:val="0"/>
                <w:numId w:val="147"/>
              </w:numPr>
              <w:spacing w:after="0" w:line="273" w:lineRule="exact"/>
              <w:ind w:right="20"/>
              <w:rPr>
                <w:rFonts w:ascii="Times New Roman" w:hAnsi="Times New Roman"/>
                <w:color w:val="000000"/>
                <w:sz w:val="20"/>
                <w:rPrChange w:id="5357"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358" w:author="2" w:date="2021-08-31T10:55:00Z">
              <w:tcPr>
                <w:tcW w:w="547" w:type="dxa"/>
              </w:tcPr>
            </w:tcPrChange>
          </w:tcPr>
          <w:p w14:paraId="3FC21EFD" w14:textId="4D515006"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6A9A40EC" w14:textId="77777777" w:rsidTr="00911EF6">
        <w:tc>
          <w:tcPr>
            <w:tcW w:w="846" w:type="dxa"/>
            <w:tcPrChange w:id="5359" w:author="2" w:date="2021-08-31T10:55:00Z">
              <w:tcPr>
                <w:tcW w:w="846" w:type="dxa"/>
              </w:tcPr>
            </w:tcPrChange>
          </w:tcPr>
          <w:p w14:paraId="6DCAF4D8" w14:textId="77777777" w:rsidR="00FC7A68" w:rsidRPr="00450F2B" w:rsidRDefault="00FC7A68" w:rsidP="00FC7A68">
            <w:pPr>
              <w:spacing w:after="120"/>
              <w:rPr>
                <w:rFonts w:ascii="Times New Roman" w:hAnsi="Times New Roman" w:cs="Times New Roman"/>
                <w:sz w:val="24"/>
                <w:szCs w:val="24"/>
              </w:rPr>
            </w:pPr>
          </w:p>
        </w:tc>
        <w:tc>
          <w:tcPr>
            <w:tcW w:w="1843" w:type="dxa"/>
            <w:tcPrChange w:id="5360" w:author="2" w:date="2021-08-31T10:55:00Z">
              <w:tcPr>
                <w:tcW w:w="1843" w:type="dxa"/>
              </w:tcPr>
            </w:tcPrChange>
          </w:tcPr>
          <w:p w14:paraId="1E1FFB7B" w14:textId="77777777" w:rsidR="00FC7A68" w:rsidRPr="00450F2B" w:rsidRDefault="00FC7A68" w:rsidP="00FC7A68">
            <w:pPr>
              <w:spacing w:after="120"/>
              <w:rPr>
                <w:rFonts w:ascii="Times New Roman" w:hAnsi="Times New Roman" w:cs="Times New Roman"/>
                <w:sz w:val="24"/>
                <w:szCs w:val="24"/>
              </w:rPr>
            </w:pPr>
          </w:p>
        </w:tc>
        <w:tc>
          <w:tcPr>
            <w:tcW w:w="425" w:type="dxa"/>
            <w:tcPrChange w:id="5361" w:author="2" w:date="2021-08-31T10:55:00Z">
              <w:tcPr>
                <w:tcW w:w="425" w:type="dxa"/>
              </w:tcPr>
            </w:tcPrChange>
          </w:tcPr>
          <w:p w14:paraId="4BFF5EA5" w14:textId="77777777" w:rsidR="00FC7A68" w:rsidRPr="00450F2B" w:rsidRDefault="00FC7A68" w:rsidP="00FC7A68">
            <w:pPr>
              <w:spacing w:after="120"/>
              <w:rPr>
                <w:rFonts w:ascii="Times New Roman" w:hAnsi="Times New Roman" w:cs="Times New Roman"/>
                <w:sz w:val="24"/>
                <w:szCs w:val="24"/>
              </w:rPr>
            </w:pPr>
          </w:p>
        </w:tc>
        <w:tc>
          <w:tcPr>
            <w:tcW w:w="392" w:type="dxa"/>
            <w:tcPrChange w:id="5362" w:author="2" w:date="2021-08-31T10:55:00Z">
              <w:tcPr>
                <w:tcW w:w="392" w:type="dxa"/>
              </w:tcPr>
            </w:tcPrChange>
          </w:tcPr>
          <w:p w14:paraId="1EDECC4A" w14:textId="77777777" w:rsidR="00FC7A68" w:rsidRPr="00450F2B" w:rsidRDefault="00FC7A68" w:rsidP="00FC7A68">
            <w:pPr>
              <w:spacing w:after="120"/>
              <w:rPr>
                <w:rFonts w:ascii="Times New Roman" w:hAnsi="Times New Roman" w:cs="Times New Roman"/>
                <w:sz w:val="24"/>
                <w:szCs w:val="24"/>
              </w:rPr>
            </w:pPr>
          </w:p>
        </w:tc>
        <w:tc>
          <w:tcPr>
            <w:tcW w:w="553" w:type="dxa"/>
            <w:tcPrChange w:id="5363" w:author="2" w:date="2021-08-31T10:55:00Z">
              <w:tcPr>
                <w:tcW w:w="553" w:type="dxa"/>
              </w:tcPr>
            </w:tcPrChange>
          </w:tcPr>
          <w:p w14:paraId="644FFF62" w14:textId="5B47D20B"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5364" w:author="2" w:date="2021-08-31T10:55:00Z">
              <w:tcPr>
                <w:tcW w:w="6001" w:type="dxa"/>
              </w:tcPr>
            </w:tcPrChange>
          </w:tcPr>
          <w:p w14:paraId="6C053DE6" w14:textId="2E8EAEE5" w:rsidR="00FC7A68" w:rsidRPr="00450F2B" w:rsidRDefault="00FC7A68" w:rsidP="00FC7A68">
            <w:pPr>
              <w:jc w:val="both"/>
              <w:rPr>
                <w:rFonts w:ascii="Times New Roman" w:eastAsia="Times New Roman" w:hAnsi="Times New Roman" w:cs="Times New Roman"/>
                <w:color w:val="000000"/>
                <w:lang w:eastAsia="ru-RU"/>
              </w:rPr>
            </w:pPr>
            <w:r w:rsidRPr="00086FA1">
              <w:rPr>
                <w:rStyle w:val="1"/>
                <w:rFonts w:ascii="Times New Roman" w:hAnsi="Times New Roman" w:cs="Times New Roman"/>
                <w:sz w:val="20"/>
                <w:szCs w:val="20"/>
              </w:rPr>
              <w:t>Найти работу выхода электрона с поверхности некоторого мате</w:t>
            </w:r>
            <w:r w:rsidRPr="00086FA1">
              <w:rPr>
                <w:rStyle w:val="1"/>
                <w:rFonts w:ascii="Times New Roman" w:hAnsi="Times New Roman" w:cs="Times New Roman"/>
                <w:sz w:val="20"/>
                <w:szCs w:val="20"/>
              </w:rPr>
              <w:softHyphen/>
              <w:t>риала, если при облучении этого материала желтым светом ско</w:t>
            </w:r>
            <w:r w:rsidRPr="00086FA1">
              <w:rPr>
                <w:rStyle w:val="1"/>
                <w:rFonts w:ascii="Times New Roman" w:hAnsi="Times New Roman" w:cs="Times New Roman"/>
                <w:sz w:val="20"/>
                <w:szCs w:val="20"/>
              </w:rPr>
              <w:softHyphen/>
              <w:t>рость выбитых электронов равна 0,28 • 10</w:t>
            </w:r>
            <w:r w:rsidRPr="00086FA1">
              <w:rPr>
                <w:rStyle w:val="1"/>
                <w:rFonts w:ascii="Times New Roman" w:hAnsi="Times New Roman" w:cs="Times New Roman"/>
                <w:sz w:val="20"/>
                <w:szCs w:val="20"/>
                <w:vertAlign w:val="superscript"/>
              </w:rPr>
              <w:t>6</w:t>
            </w:r>
            <w:r w:rsidRPr="00086FA1">
              <w:rPr>
                <w:rStyle w:val="1"/>
                <w:rFonts w:ascii="Times New Roman" w:hAnsi="Times New Roman" w:cs="Times New Roman"/>
                <w:sz w:val="20"/>
                <w:szCs w:val="20"/>
              </w:rPr>
              <w:t xml:space="preserve"> м/с. Дли</w:t>
            </w:r>
            <w:r>
              <w:rPr>
                <w:rStyle w:val="1"/>
                <w:rFonts w:ascii="Times New Roman" w:hAnsi="Times New Roman" w:cs="Times New Roman"/>
                <w:sz w:val="20"/>
                <w:szCs w:val="20"/>
              </w:rPr>
              <w:t>на волны желтого света равна 400</w:t>
            </w:r>
            <w:r w:rsidRPr="00086FA1">
              <w:rPr>
                <w:rStyle w:val="1"/>
                <w:rFonts w:ascii="Times New Roman" w:hAnsi="Times New Roman" w:cs="Times New Roman"/>
                <w:sz w:val="20"/>
                <w:szCs w:val="20"/>
              </w:rPr>
              <w:t xml:space="preserve"> нм</w:t>
            </w:r>
          </w:p>
        </w:tc>
        <w:tc>
          <w:tcPr>
            <w:tcW w:w="4961" w:type="dxa"/>
            <w:gridSpan w:val="2"/>
            <w:tcPrChange w:id="5365" w:author="2" w:date="2021-08-31T10:55:00Z">
              <w:tcPr>
                <w:tcW w:w="4839" w:type="dxa"/>
              </w:tcPr>
            </w:tcPrChange>
          </w:tcPr>
          <w:p w14:paraId="20247E98" w14:textId="3CC38FA1" w:rsidR="00FC7A68" w:rsidRPr="006F33AA" w:rsidRDefault="00FC7A68" w:rsidP="00C207C3">
            <w:pPr>
              <w:pStyle w:val="a4"/>
              <w:numPr>
                <w:ilvl w:val="0"/>
                <w:numId w:val="148"/>
              </w:numPr>
              <w:spacing w:after="0" w:line="273" w:lineRule="exact"/>
              <w:ind w:right="20"/>
              <w:rPr>
                <w:rFonts w:ascii="Times New Roman" w:hAnsi="Times New Roman"/>
                <w:color w:val="000000"/>
                <w:sz w:val="20"/>
                <w:rPrChange w:id="5366"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367" w:author="2" w:date="2021-08-31T10:55:00Z">
                  <w:rPr>
                    <w:rFonts w:ascii="Times New Roman" w:eastAsia="Century Schoolbook" w:hAnsi="Times New Roman" w:cs="Times New Roman"/>
                    <w:color w:val="000000"/>
                    <w:sz w:val="24"/>
                    <w:szCs w:val="24"/>
                    <w:lang w:eastAsia="ru-RU"/>
                  </w:rPr>
                </w:rPrChange>
              </w:rPr>
              <w:t>4,62</w:t>
            </w:r>
            <m:oMath>
              <m:r>
                <w:rPr>
                  <w:rFonts w:ascii="Cambria Math" w:hAnsi="Cambria Math"/>
                  <w:color w:val="000000"/>
                  <w:sz w:val="20"/>
                  <w:rPrChange w:id="5368"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369"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370"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371" w:author="2" w:date="2021-08-31T10:55:00Z">
                        <w:rPr>
                          <w:rFonts w:ascii="Cambria Math" w:eastAsia="Century Schoolbook" w:hAnsi="Cambria Math" w:cs="Times New Roman"/>
                          <w:color w:val="000000"/>
                          <w:sz w:val="24"/>
                          <w:szCs w:val="24"/>
                          <w:lang w:eastAsia="ru-RU"/>
                        </w:rPr>
                      </w:rPrChange>
                    </w:rPr>
                    <m:t>-19</m:t>
                  </m:r>
                </m:sup>
              </m:sSup>
            </m:oMath>
            <w:r w:rsidRPr="006F33AA">
              <w:rPr>
                <w:rFonts w:ascii="Times New Roman" w:hAnsi="Times New Roman"/>
                <w:color w:val="000000"/>
                <w:sz w:val="20"/>
                <w:rPrChange w:id="5372" w:author="2" w:date="2021-08-31T10:55:00Z">
                  <w:rPr>
                    <w:rFonts w:ascii="Times New Roman" w:eastAsia="Century Schoolbook" w:hAnsi="Times New Roman" w:cs="Times New Roman"/>
                    <w:color w:val="000000"/>
                    <w:sz w:val="24"/>
                    <w:szCs w:val="24"/>
                    <w:lang w:eastAsia="ru-RU"/>
                  </w:rPr>
                </w:rPrChange>
              </w:rPr>
              <w:t xml:space="preserve"> Дж</w:t>
            </w:r>
          </w:p>
        </w:tc>
        <w:tc>
          <w:tcPr>
            <w:tcW w:w="567" w:type="dxa"/>
            <w:gridSpan w:val="2"/>
            <w:tcPrChange w:id="5373" w:author="2" w:date="2021-08-31T10:55:00Z">
              <w:tcPr>
                <w:tcW w:w="547" w:type="dxa"/>
              </w:tcPr>
            </w:tcPrChange>
          </w:tcPr>
          <w:p w14:paraId="33193F32" w14:textId="3569E59C"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2896888F" w14:textId="77777777" w:rsidTr="00911EF6">
        <w:trPr>
          <w:trHeight w:val="842"/>
          <w:trPrChange w:id="5374" w:author="2" w:date="2021-08-31T10:55:00Z">
            <w:trPr>
              <w:trHeight w:val="842"/>
            </w:trPr>
          </w:trPrChange>
        </w:trPr>
        <w:tc>
          <w:tcPr>
            <w:tcW w:w="846" w:type="dxa"/>
            <w:tcPrChange w:id="5375" w:author="2" w:date="2021-08-31T10:55:00Z">
              <w:tcPr>
                <w:tcW w:w="846" w:type="dxa"/>
              </w:tcPr>
            </w:tcPrChange>
          </w:tcPr>
          <w:p w14:paraId="0E9319F3" w14:textId="77777777" w:rsidR="00FC7A68" w:rsidRPr="00450F2B" w:rsidRDefault="00FC7A68" w:rsidP="00FC7A68">
            <w:pPr>
              <w:spacing w:after="120"/>
              <w:rPr>
                <w:rFonts w:ascii="Times New Roman" w:hAnsi="Times New Roman" w:cs="Times New Roman"/>
                <w:sz w:val="24"/>
                <w:szCs w:val="24"/>
              </w:rPr>
            </w:pPr>
          </w:p>
        </w:tc>
        <w:tc>
          <w:tcPr>
            <w:tcW w:w="1843" w:type="dxa"/>
            <w:tcPrChange w:id="5376" w:author="2" w:date="2021-08-31T10:55:00Z">
              <w:tcPr>
                <w:tcW w:w="1843" w:type="dxa"/>
              </w:tcPr>
            </w:tcPrChange>
          </w:tcPr>
          <w:p w14:paraId="3C573D65" w14:textId="77777777" w:rsidR="00FC7A68" w:rsidRPr="00450F2B" w:rsidRDefault="00FC7A68" w:rsidP="00FC7A68">
            <w:pPr>
              <w:spacing w:after="120"/>
              <w:rPr>
                <w:rFonts w:ascii="Times New Roman" w:hAnsi="Times New Roman" w:cs="Times New Roman"/>
                <w:sz w:val="24"/>
                <w:szCs w:val="24"/>
              </w:rPr>
            </w:pPr>
          </w:p>
        </w:tc>
        <w:tc>
          <w:tcPr>
            <w:tcW w:w="425" w:type="dxa"/>
            <w:tcPrChange w:id="5377" w:author="2" w:date="2021-08-31T10:55:00Z">
              <w:tcPr>
                <w:tcW w:w="425" w:type="dxa"/>
              </w:tcPr>
            </w:tcPrChange>
          </w:tcPr>
          <w:p w14:paraId="79DB156B" w14:textId="597F6181" w:rsidR="00FC7A68" w:rsidRPr="00450F2B"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3</w:t>
            </w:r>
          </w:p>
        </w:tc>
        <w:tc>
          <w:tcPr>
            <w:tcW w:w="392" w:type="dxa"/>
            <w:tcPrChange w:id="5378" w:author="2" w:date="2021-08-31T10:55:00Z">
              <w:tcPr>
                <w:tcW w:w="392" w:type="dxa"/>
              </w:tcPr>
            </w:tcPrChange>
          </w:tcPr>
          <w:p w14:paraId="64D19FE2" w14:textId="0D4622F3" w:rsidR="00FC7A68" w:rsidRPr="00450F2B"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В</w:t>
            </w:r>
          </w:p>
        </w:tc>
        <w:tc>
          <w:tcPr>
            <w:tcW w:w="553" w:type="dxa"/>
            <w:tcPrChange w:id="5379" w:author="2" w:date="2021-08-31T10:55:00Z">
              <w:tcPr>
                <w:tcW w:w="553" w:type="dxa"/>
              </w:tcPr>
            </w:tcPrChange>
          </w:tcPr>
          <w:p w14:paraId="58EF7E3C" w14:textId="44A14B26"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5380" w:author="2" w:date="2021-08-31T10:55:00Z">
              <w:tcPr>
                <w:tcW w:w="6001" w:type="dxa"/>
              </w:tcPr>
            </w:tcPrChange>
          </w:tcPr>
          <w:p w14:paraId="76CABB87" w14:textId="06CC84BB" w:rsidR="00FC7A68" w:rsidRPr="00086FA1" w:rsidRDefault="00FC7A68" w:rsidP="00FC7A68">
            <w:pPr>
              <w:pStyle w:val="6"/>
              <w:shd w:val="clear" w:color="auto" w:fill="auto"/>
              <w:tabs>
                <w:tab w:val="left" w:pos="322"/>
              </w:tabs>
              <w:spacing w:before="0" w:line="206" w:lineRule="exact"/>
              <w:ind w:right="40" w:firstLine="0"/>
              <w:rPr>
                <w:rFonts w:ascii="Times New Roman" w:eastAsia="Times New Roman" w:hAnsi="Times New Roman" w:cs="Times New Roman"/>
                <w:color w:val="000000"/>
                <w:sz w:val="20"/>
                <w:szCs w:val="20"/>
                <w:lang w:eastAsia="ru-RU"/>
              </w:rPr>
            </w:pPr>
            <w:r w:rsidRPr="00086FA1">
              <w:rPr>
                <w:rStyle w:val="1"/>
                <w:rFonts w:ascii="Times New Roman" w:hAnsi="Times New Roman" w:cs="Times New Roman"/>
                <w:sz w:val="20"/>
                <w:szCs w:val="20"/>
              </w:rPr>
              <w:t>На металлическую пластину падает монохр</w:t>
            </w:r>
            <w:r>
              <w:rPr>
                <w:rStyle w:val="1"/>
                <w:rFonts w:ascii="Times New Roman" w:hAnsi="Times New Roman" w:cs="Times New Roman"/>
                <w:sz w:val="20"/>
                <w:szCs w:val="20"/>
              </w:rPr>
              <w:t>оматический свет дли</w:t>
            </w:r>
            <w:r>
              <w:rPr>
                <w:rStyle w:val="1"/>
                <w:rFonts w:ascii="Times New Roman" w:hAnsi="Times New Roman" w:cs="Times New Roman"/>
                <w:sz w:val="20"/>
                <w:szCs w:val="20"/>
              </w:rPr>
              <w:softHyphen/>
              <w:t xml:space="preserve">ной волны </w:t>
            </w:r>
            <m:oMath>
              <m:r>
                <w:rPr>
                  <w:rStyle w:val="1"/>
                  <w:rFonts w:ascii="Cambria Math" w:hAnsi="Cambria Math" w:cs="Times New Roman"/>
                  <w:sz w:val="20"/>
                  <w:szCs w:val="20"/>
                </w:rPr>
                <m:t>λ</m:t>
              </m:r>
            </m:oMath>
            <w:r w:rsidRPr="00086FA1">
              <w:rPr>
                <w:rStyle w:val="1"/>
                <w:rFonts w:ascii="Times New Roman" w:hAnsi="Times New Roman" w:cs="Times New Roman"/>
                <w:sz w:val="20"/>
                <w:szCs w:val="20"/>
              </w:rPr>
              <w:t xml:space="preserve"> = 0,42 мкм. Фототок прекращается при задержи</w:t>
            </w:r>
            <w:r w:rsidRPr="00086FA1">
              <w:rPr>
                <w:rStyle w:val="1"/>
                <w:rFonts w:ascii="Times New Roman" w:hAnsi="Times New Roman" w:cs="Times New Roman"/>
                <w:sz w:val="20"/>
                <w:szCs w:val="20"/>
              </w:rPr>
              <w:softHyphen/>
              <w:t>вающем напряжении 0,95 В. Определить работу выхода электро</w:t>
            </w:r>
            <w:r w:rsidRPr="00086FA1">
              <w:rPr>
                <w:rStyle w:val="1"/>
                <w:rFonts w:ascii="Times New Roman" w:hAnsi="Times New Roman" w:cs="Times New Roman"/>
                <w:sz w:val="20"/>
                <w:szCs w:val="20"/>
              </w:rPr>
              <w:softHyphen/>
              <w:t>нов с поверхности пластины.</w:t>
            </w:r>
          </w:p>
        </w:tc>
        <w:tc>
          <w:tcPr>
            <w:tcW w:w="4961" w:type="dxa"/>
            <w:gridSpan w:val="2"/>
            <w:tcPrChange w:id="5381" w:author="2" w:date="2021-08-31T10:55:00Z">
              <w:tcPr>
                <w:tcW w:w="4839" w:type="dxa"/>
              </w:tcPr>
            </w:tcPrChange>
          </w:tcPr>
          <w:p w14:paraId="5A893449" w14:textId="1C1F2576" w:rsidR="00FC7A68" w:rsidRPr="006F33AA" w:rsidRDefault="00FC7A68" w:rsidP="00C207C3">
            <w:pPr>
              <w:pStyle w:val="a4"/>
              <w:numPr>
                <w:ilvl w:val="0"/>
                <w:numId w:val="135"/>
              </w:numPr>
              <w:spacing w:after="0" w:line="273" w:lineRule="exact"/>
              <w:ind w:right="20"/>
              <w:rPr>
                <w:rFonts w:ascii="Times New Roman" w:hAnsi="Times New Roman"/>
                <w:color w:val="000000"/>
                <w:sz w:val="20"/>
                <w:rPrChange w:id="5382"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383" w:author="2" w:date="2021-08-31T10:55:00Z">
                  <w:rPr>
                    <w:rFonts w:ascii="Times New Roman" w:eastAsia="Century Schoolbook" w:hAnsi="Times New Roman" w:cs="Times New Roman"/>
                    <w:color w:val="000000"/>
                    <w:sz w:val="24"/>
                    <w:szCs w:val="24"/>
                    <w:lang w:eastAsia="ru-RU"/>
                  </w:rPr>
                </w:rPrChange>
              </w:rPr>
              <w:t>2эВ</w:t>
            </w:r>
          </w:p>
        </w:tc>
        <w:tc>
          <w:tcPr>
            <w:tcW w:w="567" w:type="dxa"/>
            <w:gridSpan w:val="2"/>
            <w:tcPrChange w:id="5384" w:author="2" w:date="2021-08-31T10:55:00Z">
              <w:tcPr>
                <w:tcW w:w="547" w:type="dxa"/>
              </w:tcPr>
            </w:tcPrChange>
          </w:tcPr>
          <w:p w14:paraId="5CA7B34D" w14:textId="5E056F2E"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203A8DD0" w14:textId="77777777" w:rsidTr="00911EF6">
        <w:tc>
          <w:tcPr>
            <w:tcW w:w="846" w:type="dxa"/>
            <w:tcPrChange w:id="5385" w:author="2" w:date="2021-08-31T10:55:00Z">
              <w:tcPr>
                <w:tcW w:w="846" w:type="dxa"/>
              </w:tcPr>
            </w:tcPrChange>
          </w:tcPr>
          <w:p w14:paraId="06A504A6" w14:textId="77777777" w:rsidR="00FC7A68" w:rsidRPr="00450F2B" w:rsidRDefault="00FC7A68" w:rsidP="00FC7A68">
            <w:pPr>
              <w:spacing w:after="120"/>
              <w:rPr>
                <w:rFonts w:ascii="Times New Roman" w:hAnsi="Times New Roman" w:cs="Times New Roman"/>
                <w:sz w:val="24"/>
                <w:szCs w:val="24"/>
              </w:rPr>
            </w:pPr>
          </w:p>
        </w:tc>
        <w:tc>
          <w:tcPr>
            <w:tcW w:w="1843" w:type="dxa"/>
            <w:tcPrChange w:id="5386" w:author="2" w:date="2021-08-31T10:55:00Z">
              <w:tcPr>
                <w:tcW w:w="1843" w:type="dxa"/>
              </w:tcPr>
            </w:tcPrChange>
          </w:tcPr>
          <w:p w14:paraId="03B00AC8" w14:textId="77777777" w:rsidR="00FC7A68" w:rsidRPr="00450F2B" w:rsidRDefault="00FC7A68" w:rsidP="00FC7A68">
            <w:pPr>
              <w:spacing w:after="120"/>
              <w:rPr>
                <w:rFonts w:ascii="Times New Roman" w:hAnsi="Times New Roman" w:cs="Times New Roman"/>
                <w:sz w:val="24"/>
                <w:szCs w:val="24"/>
              </w:rPr>
            </w:pPr>
          </w:p>
        </w:tc>
        <w:tc>
          <w:tcPr>
            <w:tcW w:w="425" w:type="dxa"/>
            <w:tcPrChange w:id="5387" w:author="2" w:date="2021-08-31T10:55:00Z">
              <w:tcPr>
                <w:tcW w:w="425" w:type="dxa"/>
              </w:tcPr>
            </w:tcPrChange>
          </w:tcPr>
          <w:p w14:paraId="139A5028" w14:textId="77777777" w:rsidR="00FC7A68" w:rsidRPr="00450F2B" w:rsidRDefault="00FC7A68" w:rsidP="00FC7A68">
            <w:pPr>
              <w:spacing w:after="120"/>
              <w:rPr>
                <w:rFonts w:ascii="Times New Roman" w:hAnsi="Times New Roman" w:cs="Times New Roman"/>
                <w:sz w:val="24"/>
                <w:szCs w:val="24"/>
              </w:rPr>
            </w:pPr>
          </w:p>
        </w:tc>
        <w:tc>
          <w:tcPr>
            <w:tcW w:w="392" w:type="dxa"/>
            <w:tcPrChange w:id="5388" w:author="2" w:date="2021-08-31T10:55:00Z">
              <w:tcPr>
                <w:tcW w:w="392" w:type="dxa"/>
              </w:tcPr>
            </w:tcPrChange>
          </w:tcPr>
          <w:p w14:paraId="2201DC89" w14:textId="77777777" w:rsidR="00FC7A68" w:rsidRPr="00450F2B" w:rsidRDefault="00FC7A68" w:rsidP="00FC7A68">
            <w:pPr>
              <w:spacing w:after="120"/>
              <w:rPr>
                <w:rFonts w:ascii="Times New Roman" w:hAnsi="Times New Roman" w:cs="Times New Roman"/>
                <w:sz w:val="24"/>
                <w:szCs w:val="24"/>
              </w:rPr>
            </w:pPr>
          </w:p>
        </w:tc>
        <w:tc>
          <w:tcPr>
            <w:tcW w:w="553" w:type="dxa"/>
            <w:tcPrChange w:id="5389" w:author="2" w:date="2021-08-31T10:55:00Z">
              <w:tcPr>
                <w:tcW w:w="553" w:type="dxa"/>
              </w:tcPr>
            </w:tcPrChange>
          </w:tcPr>
          <w:p w14:paraId="3C762A9E" w14:textId="7ACCD14F"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5390" w:author="2" w:date="2021-08-31T10:55:00Z">
              <w:tcPr>
                <w:tcW w:w="6001" w:type="dxa"/>
              </w:tcPr>
            </w:tcPrChange>
          </w:tcPr>
          <w:p w14:paraId="1C4DC7BE" w14:textId="7A4224A7" w:rsidR="00FC7A68" w:rsidRPr="00086FA1" w:rsidRDefault="00FC7A68" w:rsidP="00FC7A68">
            <w:pPr>
              <w:jc w:val="both"/>
              <w:rPr>
                <w:rFonts w:ascii="Times New Roman" w:eastAsia="Times New Roman" w:hAnsi="Times New Roman" w:cs="Times New Roman"/>
                <w:color w:val="000000"/>
                <w:sz w:val="20"/>
                <w:szCs w:val="20"/>
                <w:lang w:eastAsia="ru-RU"/>
              </w:rPr>
            </w:pPr>
            <w:r w:rsidRPr="00086FA1">
              <w:rPr>
                <w:rStyle w:val="1"/>
                <w:rFonts w:ascii="Times New Roman" w:hAnsi="Times New Roman" w:cs="Times New Roman"/>
                <w:sz w:val="20"/>
                <w:szCs w:val="20"/>
              </w:rPr>
              <w:t>При фотоэффекте с поверхности серебра задерживающий потен</w:t>
            </w:r>
            <w:r w:rsidRPr="00086FA1">
              <w:rPr>
                <w:rStyle w:val="1"/>
                <w:rFonts w:ascii="Times New Roman" w:hAnsi="Times New Roman" w:cs="Times New Roman"/>
                <w:sz w:val="20"/>
                <w:szCs w:val="20"/>
              </w:rPr>
              <w:softHyphen/>
              <w:t>циал оказался равным 1,2 В. Вычислить частоту падающего света</w:t>
            </w:r>
            <w:r>
              <w:rPr>
                <w:rStyle w:val="1"/>
                <w:rFonts w:ascii="Times New Roman" w:hAnsi="Times New Roman" w:cs="Times New Roman"/>
                <w:sz w:val="20"/>
                <w:szCs w:val="20"/>
              </w:rPr>
              <w:t>. Работа выхода из серебра 4,3 эВ</w:t>
            </w:r>
          </w:p>
        </w:tc>
        <w:tc>
          <w:tcPr>
            <w:tcW w:w="4961" w:type="dxa"/>
            <w:gridSpan w:val="2"/>
            <w:tcPrChange w:id="5391" w:author="2" w:date="2021-08-31T10:55:00Z">
              <w:tcPr>
                <w:tcW w:w="4839" w:type="dxa"/>
              </w:tcPr>
            </w:tcPrChange>
          </w:tcPr>
          <w:p w14:paraId="6EF47D6A" w14:textId="3778C723" w:rsidR="00FC7A68" w:rsidRPr="006F33AA" w:rsidRDefault="00FC7A68" w:rsidP="00C207C3">
            <w:pPr>
              <w:pStyle w:val="a4"/>
              <w:numPr>
                <w:ilvl w:val="0"/>
                <w:numId w:val="136"/>
              </w:numPr>
              <w:spacing w:after="0" w:line="273" w:lineRule="exact"/>
              <w:ind w:right="20"/>
              <w:rPr>
                <w:rFonts w:ascii="Times New Roman" w:hAnsi="Times New Roman"/>
                <w:color w:val="000000"/>
                <w:sz w:val="20"/>
                <w:rPrChange w:id="5392"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393" w:author="2" w:date="2021-08-31T10:55:00Z">
                  <w:rPr>
                    <w:rFonts w:ascii="Times New Roman" w:eastAsia="Century Schoolbook" w:hAnsi="Times New Roman" w:cs="Times New Roman"/>
                    <w:color w:val="000000"/>
                    <w:sz w:val="24"/>
                    <w:szCs w:val="24"/>
                    <w:lang w:eastAsia="ru-RU"/>
                  </w:rPr>
                </w:rPrChange>
              </w:rPr>
              <w:t>1,33</w:t>
            </w:r>
            <m:oMath>
              <m:r>
                <w:rPr>
                  <w:rFonts w:ascii="Cambria Math" w:hAnsi="Cambria Math"/>
                  <w:color w:val="000000"/>
                  <w:sz w:val="20"/>
                  <w:rPrChange w:id="5394"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395"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396"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397" w:author="2" w:date="2021-08-31T10:55:00Z">
                        <w:rPr>
                          <w:rFonts w:ascii="Cambria Math" w:eastAsia="Century Schoolbook" w:hAnsi="Cambria Math" w:cs="Times New Roman"/>
                          <w:color w:val="000000"/>
                          <w:sz w:val="24"/>
                          <w:szCs w:val="24"/>
                          <w:lang w:eastAsia="ru-RU"/>
                        </w:rPr>
                      </w:rPrChange>
                    </w:rPr>
                    <m:t xml:space="preserve">15 </m:t>
                  </m:r>
                </m:sup>
              </m:sSup>
            </m:oMath>
            <w:r w:rsidRPr="006F33AA">
              <w:rPr>
                <w:rFonts w:ascii="Times New Roman" w:hAnsi="Times New Roman"/>
                <w:color w:val="000000"/>
                <w:sz w:val="20"/>
                <w:rPrChange w:id="5398" w:author="2" w:date="2021-08-31T10:55:00Z">
                  <w:rPr>
                    <w:rFonts w:ascii="Times New Roman" w:eastAsia="Century Schoolbook" w:hAnsi="Times New Roman" w:cs="Times New Roman"/>
                    <w:color w:val="000000"/>
                    <w:sz w:val="24"/>
                    <w:szCs w:val="24"/>
                    <w:lang w:eastAsia="ru-RU"/>
                  </w:rPr>
                </w:rPrChange>
              </w:rPr>
              <w:t>Гц</w:t>
            </w:r>
          </w:p>
        </w:tc>
        <w:tc>
          <w:tcPr>
            <w:tcW w:w="567" w:type="dxa"/>
            <w:gridSpan w:val="2"/>
            <w:tcPrChange w:id="5399" w:author="2" w:date="2021-08-31T10:55:00Z">
              <w:tcPr>
                <w:tcW w:w="547" w:type="dxa"/>
              </w:tcPr>
            </w:tcPrChange>
          </w:tcPr>
          <w:p w14:paraId="347C50F5" w14:textId="11871F91"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4AC40CC3" w14:textId="77777777" w:rsidTr="00911EF6">
        <w:tc>
          <w:tcPr>
            <w:tcW w:w="846" w:type="dxa"/>
            <w:tcPrChange w:id="5400" w:author="2" w:date="2021-08-31T10:55:00Z">
              <w:tcPr>
                <w:tcW w:w="846" w:type="dxa"/>
              </w:tcPr>
            </w:tcPrChange>
          </w:tcPr>
          <w:p w14:paraId="0495EE90" w14:textId="77777777" w:rsidR="00FC7A68" w:rsidRPr="00450F2B" w:rsidRDefault="00FC7A68" w:rsidP="00FC7A68">
            <w:pPr>
              <w:spacing w:after="120"/>
              <w:rPr>
                <w:rFonts w:ascii="Times New Roman" w:hAnsi="Times New Roman" w:cs="Times New Roman"/>
                <w:sz w:val="24"/>
                <w:szCs w:val="24"/>
              </w:rPr>
            </w:pPr>
          </w:p>
        </w:tc>
        <w:tc>
          <w:tcPr>
            <w:tcW w:w="1843" w:type="dxa"/>
            <w:tcPrChange w:id="5401" w:author="2" w:date="2021-08-31T10:55:00Z">
              <w:tcPr>
                <w:tcW w:w="1843" w:type="dxa"/>
              </w:tcPr>
            </w:tcPrChange>
          </w:tcPr>
          <w:p w14:paraId="06EDACDC" w14:textId="77777777" w:rsidR="00FC7A68" w:rsidRPr="00450F2B" w:rsidRDefault="00FC7A68" w:rsidP="00FC7A68">
            <w:pPr>
              <w:spacing w:after="120"/>
              <w:rPr>
                <w:rFonts w:ascii="Times New Roman" w:hAnsi="Times New Roman" w:cs="Times New Roman"/>
                <w:sz w:val="24"/>
                <w:szCs w:val="24"/>
              </w:rPr>
            </w:pPr>
          </w:p>
        </w:tc>
        <w:tc>
          <w:tcPr>
            <w:tcW w:w="425" w:type="dxa"/>
            <w:tcPrChange w:id="5402" w:author="2" w:date="2021-08-31T10:55:00Z">
              <w:tcPr>
                <w:tcW w:w="425" w:type="dxa"/>
              </w:tcPr>
            </w:tcPrChange>
          </w:tcPr>
          <w:p w14:paraId="670D1D48" w14:textId="77777777" w:rsidR="00FC7A68" w:rsidRPr="00450F2B" w:rsidRDefault="00FC7A68" w:rsidP="00FC7A68">
            <w:pPr>
              <w:spacing w:after="120"/>
              <w:rPr>
                <w:rFonts w:ascii="Times New Roman" w:hAnsi="Times New Roman" w:cs="Times New Roman"/>
                <w:sz w:val="24"/>
                <w:szCs w:val="24"/>
              </w:rPr>
            </w:pPr>
          </w:p>
        </w:tc>
        <w:tc>
          <w:tcPr>
            <w:tcW w:w="392" w:type="dxa"/>
            <w:tcPrChange w:id="5403" w:author="2" w:date="2021-08-31T10:55:00Z">
              <w:tcPr>
                <w:tcW w:w="392" w:type="dxa"/>
              </w:tcPr>
            </w:tcPrChange>
          </w:tcPr>
          <w:p w14:paraId="7D29372F" w14:textId="77777777" w:rsidR="00FC7A68" w:rsidRPr="00450F2B" w:rsidRDefault="00FC7A68" w:rsidP="00FC7A68">
            <w:pPr>
              <w:spacing w:after="120"/>
              <w:rPr>
                <w:rFonts w:ascii="Times New Roman" w:hAnsi="Times New Roman" w:cs="Times New Roman"/>
                <w:sz w:val="24"/>
                <w:szCs w:val="24"/>
              </w:rPr>
            </w:pPr>
          </w:p>
        </w:tc>
        <w:tc>
          <w:tcPr>
            <w:tcW w:w="553" w:type="dxa"/>
            <w:tcPrChange w:id="5404" w:author="2" w:date="2021-08-31T10:55:00Z">
              <w:tcPr>
                <w:tcW w:w="553" w:type="dxa"/>
              </w:tcPr>
            </w:tcPrChange>
          </w:tcPr>
          <w:p w14:paraId="3136F2B9" w14:textId="1E86C21B"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5405" w:author="2" w:date="2021-08-31T10:55:00Z">
              <w:tcPr>
                <w:tcW w:w="6001" w:type="dxa"/>
              </w:tcPr>
            </w:tcPrChange>
          </w:tcPr>
          <w:p w14:paraId="0F13A943" w14:textId="77777777" w:rsidR="00FC7A68" w:rsidRPr="00086FA1" w:rsidRDefault="00FC7A68" w:rsidP="00FC7A68">
            <w:pPr>
              <w:pStyle w:val="6"/>
              <w:shd w:val="clear" w:color="auto" w:fill="auto"/>
              <w:tabs>
                <w:tab w:val="left" w:pos="327"/>
              </w:tabs>
              <w:spacing w:before="0" w:line="206" w:lineRule="exact"/>
              <w:ind w:right="40" w:firstLine="0"/>
              <w:rPr>
                <w:rFonts w:ascii="Times New Roman" w:hAnsi="Times New Roman" w:cs="Times New Roman"/>
                <w:sz w:val="20"/>
                <w:szCs w:val="20"/>
              </w:rPr>
            </w:pPr>
            <w:r w:rsidRPr="00086FA1">
              <w:rPr>
                <w:rStyle w:val="1"/>
                <w:rFonts w:ascii="Times New Roman" w:hAnsi="Times New Roman" w:cs="Times New Roman"/>
                <w:sz w:val="20"/>
                <w:szCs w:val="20"/>
              </w:rPr>
              <w:t>Если поочередно освещать поверхности металлов излучением с длинами волн 350 и 540 нм, то максимальные скорости фото</w:t>
            </w:r>
            <w:r w:rsidRPr="00086FA1">
              <w:rPr>
                <w:rStyle w:val="1"/>
                <w:rFonts w:ascii="Times New Roman" w:hAnsi="Times New Roman" w:cs="Times New Roman"/>
                <w:sz w:val="20"/>
                <w:szCs w:val="20"/>
              </w:rPr>
              <w:softHyphen/>
              <w:t>электронов будут отличаться в два раза. Определить работу вы</w:t>
            </w:r>
            <w:r w:rsidRPr="00086FA1">
              <w:rPr>
                <w:rStyle w:val="1"/>
                <w:rFonts w:ascii="Times New Roman" w:hAnsi="Times New Roman" w:cs="Times New Roman"/>
                <w:sz w:val="20"/>
                <w:szCs w:val="20"/>
              </w:rPr>
              <w:softHyphen/>
              <w:t>хода электрона для этого металла.</w:t>
            </w:r>
          </w:p>
          <w:p w14:paraId="240A655F" w14:textId="77777777" w:rsidR="00FC7A68" w:rsidRPr="00086FA1"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5406" w:author="2" w:date="2021-08-31T10:55:00Z">
              <w:tcPr>
                <w:tcW w:w="4839" w:type="dxa"/>
              </w:tcPr>
            </w:tcPrChange>
          </w:tcPr>
          <w:p w14:paraId="6905A2F0" w14:textId="77777777" w:rsidR="00FC7A68" w:rsidRPr="006F33AA" w:rsidRDefault="00FC7A68" w:rsidP="00C207C3">
            <w:pPr>
              <w:pStyle w:val="a4"/>
              <w:numPr>
                <w:ilvl w:val="0"/>
                <w:numId w:val="137"/>
              </w:numPr>
              <w:spacing w:after="0" w:line="273" w:lineRule="exact"/>
              <w:ind w:right="20"/>
              <w:rPr>
                <w:rFonts w:ascii="Times New Roman" w:hAnsi="Times New Roman"/>
                <w:color w:val="000000"/>
                <w:sz w:val="20"/>
                <w:rPrChange w:id="5407"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408" w:author="2" w:date="2021-08-31T10:55:00Z">
                  <w:rPr>
                    <w:rFonts w:ascii="Times New Roman" w:eastAsia="Century Schoolbook" w:hAnsi="Times New Roman" w:cs="Times New Roman"/>
                    <w:color w:val="000000"/>
                    <w:sz w:val="24"/>
                    <w:szCs w:val="24"/>
                    <w:lang w:eastAsia="ru-RU"/>
                  </w:rPr>
                </w:rPrChange>
              </w:rPr>
              <w:t>5.6</w:t>
            </w:r>
            <m:oMath>
              <m:r>
                <w:rPr>
                  <w:rFonts w:ascii="Cambria Math" w:hAnsi="Cambria Math"/>
                  <w:color w:val="000000"/>
                  <w:sz w:val="20"/>
                  <w:rPrChange w:id="5409"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410"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411"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412" w:author="2" w:date="2021-08-31T10:55:00Z">
                        <w:rPr>
                          <w:rFonts w:ascii="Cambria Math" w:eastAsia="Century Schoolbook" w:hAnsi="Cambria Math" w:cs="Times New Roman"/>
                          <w:color w:val="000000"/>
                          <w:sz w:val="24"/>
                          <w:szCs w:val="24"/>
                          <w:lang w:eastAsia="ru-RU"/>
                        </w:rPr>
                      </w:rPrChange>
                    </w:rPr>
                    <m:t>-19</m:t>
                  </m:r>
                </m:sup>
              </m:sSup>
            </m:oMath>
            <w:r w:rsidRPr="006F33AA">
              <w:rPr>
                <w:rFonts w:ascii="Times New Roman" w:hAnsi="Times New Roman"/>
                <w:color w:val="000000"/>
                <w:sz w:val="20"/>
                <w:rPrChange w:id="5413" w:author="2" w:date="2021-08-31T10:55:00Z">
                  <w:rPr>
                    <w:rFonts w:ascii="Times New Roman" w:eastAsia="Century Schoolbook" w:hAnsi="Times New Roman" w:cs="Times New Roman"/>
                    <w:color w:val="000000"/>
                    <w:sz w:val="24"/>
                    <w:szCs w:val="24"/>
                    <w:lang w:eastAsia="ru-RU"/>
                  </w:rPr>
                </w:rPrChange>
              </w:rPr>
              <w:t>Дж</w:t>
            </w:r>
          </w:p>
          <w:p w14:paraId="3DDFAFE6" w14:textId="6CA7AAC7" w:rsidR="00FC7A68" w:rsidRPr="006F33AA" w:rsidRDefault="00FC7A68" w:rsidP="00C207C3">
            <w:pPr>
              <w:pStyle w:val="a4"/>
              <w:numPr>
                <w:ilvl w:val="0"/>
                <w:numId w:val="137"/>
              </w:numPr>
              <w:spacing w:after="0" w:line="273" w:lineRule="exact"/>
              <w:ind w:right="20"/>
              <w:rPr>
                <w:rFonts w:ascii="Times New Roman" w:hAnsi="Times New Roman"/>
                <w:color w:val="000000"/>
                <w:sz w:val="20"/>
                <w:rPrChange w:id="5414"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415" w:author="2" w:date="2021-08-31T10:55:00Z">
                  <w:rPr>
                    <w:rFonts w:ascii="Times New Roman" w:eastAsia="Century Schoolbook" w:hAnsi="Times New Roman" w:cs="Times New Roman"/>
                    <w:color w:val="000000"/>
                    <w:sz w:val="24"/>
                    <w:szCs w:val="24"/>
                    <w:lang w:eastAsia="ru-RU"/>
                  </w:rPr>
                </w:rPrChange>
              </w:rPr>
              <w:t>2,8</w:t>
            </w:r>
            <m:oMath>
              <m:r>
                <w:rPr>
                  <w:rFonts w:ascii="Cambria Math" w:hAnsi="Cambria Math"/>
                  <w:color w:val="000000"/>
                  <w:sz w:val="20"/>
                  <w:rPrChange w:id="5416"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417"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418"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419" w:author="2" w:date="2021-08-31T10:55:00Z">
                        <w:rPr>
                          <w:rFonts w:ascii="Cambria Math" w:eastAsia="Century Schoolbook" w:hAnsi="Cambria Math" w:cs="Times New Roman"/>
                          <w:color w:val="000000"/>
                          <w:sz w:val="24"/>
                          <w:szCs w:val="24"/>
                          <w:lang w:eastAsia="ru-RU"/>
                        </w:rPr>
                      </w:rPrChange>
                    </w:rPr>
                    <m:t>-19</m:t>
                  </m:r>
                </m:sup>
              </m:sSup>
            </m:oMath>
            <w:r w:rsidRPr="006F33AA">
              <w:rPr>
                <w:rFonts w:ascii="Times New Roman" w:hAnsi="Times New Roman"/>
                <w:color w:val="000000"/>
                <w:sz w:val="20"/>
                <w:rPrChange w:id="5420" w:author="2" w:date="2021-08-31T10:55:00Z">
                  <w:rPr>
                    <w:rFonts w:ascii="Times New Roman" w:eastAsia="Century Schoolbook" w:hAnsi="Times New Roman" w:cs="Times New Roman"/>
                    <w:color w:val="000000"/>
                    <w:sz w:val="24"/>
                    <w:szCs w:val="24"/>
                    <w:lang w:eastAsia="ru-RU"/>
                  </w:rPr>
                </w:rPrChange>
              </w:rPr>
              <w:t xml:space="preserve"> Дж</w:t>
            </w:r>
          </w:p>
        </w:tc>
        <w:tc>
          <w:tcPr>
            <w:tcW w:w="567" w:type="dxa"/>
            <w:gridSpan w:val="2"/>
            <w:tcPrChange w:id="5421" w:author="2" w:date="2021-08-31T10:55:00Z">
              <w:tcPr>
                <w:tcW w:w="547" w:type="dxa"/>
              </w:tcPr>
            </w:tcPrChange>
          </w:tcPr>
          <w:p w14:paraId="496BE1D9" w14:textId="774F9101"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FC7A68" w:rsidRPr="00450F2B" w14:paraId="4CF9C2FF" w14:textId="77777777" w:rsidTr="00911EF6">
        <w:tc>
          <w:tcPr>
            <w:tcW w:w="846" w:type="dxa"/>
            <w:tcPrChange w:id="5422" w:author="2" w:date="2021-08-31T10:55:00Z">
              <w:tcPr>
                <w:tcW w:w="846" w:type="dxa"/>
              </w:tcPr>
            </w:tcPrChange>
          </w:tcPr>
          <w:p w14:paraId="7DD6050D" w14:textId="1848BC6A" w:rsidR="00FC7A68" w:rsidRPr="00450F2B" w:rsidRDefault="00FC7A68" w:rsidP="00FC7A68">
            <w:pPr>
              <w:spacing w:after="120"/>
              <w:rPr>
                <w:rFonts w:ascii="Times New Roman" w:hAnsi="Times New Roman" w:cs="Times New Roman"/>
                <w:sz w:val="24"/>
                <w:szCs w:val="24"/>
              </w:rPr>
            </w:pPr>
          </w:p>
        </w:tc>
        <w:tc>
          <w:tcPr>
            <w:tcW w:w="1843" w:type="dxa"/>
            <w:tcPrChange w:id="5423" w:author="2" w:date="2021-08-31T10:55:00Z">
              <w:tcPr>
                <w:tcW w:w="1843" w:type="dxa"/>
              </w:tcPr>
            </w:tcPrChange>
          </w:tcPr>
          <w:p w14:paraId="168CB83D" w14:textId="77777777" w:rsidR="00FC7A68" w:rsidRPr="00450F2B" w:rsidRDefault="00FC7A68" w:rsidP="00FC7A68">
            <w:pPr>
              <w:spacing w:after="120"/>
              <w:rPr>
                <w:rFonts w:ascii="Times New Roman" w:hAnsi="Times New Roman" w:cs="Times New Roman"/>
                <w:sz w:val="24"/>
                <w:szCs w:val="24"/>
              </w:rPr>
            </w:pPr>
          </w:p>
        </w:tc>
        <w:tc>
          <w:tcPr>
            <w:tcW w:w="425" w:type="dxa"/>
            <w:tcPrChange w:id="5424" w:author="2" w:date="2021-08-31T10:55:00Z">
              <w:tcPr>
                <w:tcW w:w="425" w:type="dxa"/>
              </w:tcPr>
            </w:tcPrChange>
          </w:tcPr>
          <w:p w14:paraId="2F84C105" w14:textId="77777777" w:rsidR="00FC7A68" w:rsidRPr="00450F2B" w:rsidRDefault="00FC7A68" w:rsidP="00FC7A68">
            <w:pPr>
              <w:spacing w:after="120"/>
              <w:rPr>
                <w:rFonts w:ascii="Times New Roman" w:hAnsi="Times New Roman" w:cs="Times New Roman"/>
                <w:sz w:val="24"/>
                <w:szCs w:val="24"/>
              </w:rPr>
            </w:pPr>
          </w:p>
        </w:tc>
        <w:tc>
          <w:tcPr>
            <w:tcW w:w="392" w:type="dxa"/>
            <w:tcPrChange w:id="5425" w:author="2" w:date="2021-08-31T10:55:00Z">
              <w:tcPr>
                <w:tcW w:w="392" w:type="dxa"/>
              </w:tcPr>
            </w:tcPrChange>
          </w:tcPr>
          <w:p w14:paraId="12EDB3E3" w14:textId="77777777" w:rsidR="00FC7A68" w:rsidRPr="00450F2B" w:rsidRDefault="00FC7A68" w:rsidP="00FC7A68">
            <w:pPr>
              <w:spacing w:after="120"/>
              <w:rPr>
                <w:rFonts w:ascii="Times New Roman" w:hAnsi="Times New Roman" w:cs="Times New Roman"/>
                <w:sz w:val="24"/>
                <w:szCs w:val="24"/>
              </w:rPr>
            </w:pPr>
          </w:p>
        </w:tc>
        <w:tc>
          <w:tcPr>
            <w:tcW w:w="553" w:type="dxa"/>
            <w:tcPrChange w:id="5426" w:author="2" w:date="2021-08-31T10:55:00Z">
              <w:tcPr>
                <w:tcW w:w="553" w:type="dxa"/>
              </w:tcPr>
            </w:tcPrChange>
          </w:tcPr>
          <w:p w14:paraId="441AC17D" w14:textId="32D149C5"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5427" w:author="2" w:date="2021-08-31T10:55:00Z">
              <w:tcPr>
                <w:tcW w:w="6001" w:type="dxa"/>
              </w:tcPr>
            </w:tcPrChange>
          </w:tcPr>
          <w:p w14:paraId="1D6B15F8" w14:textId="21F8923E" w:rsidR="00FC7A68" w:rsidRPr="00086FA1" w:rsidRDefault="00FC7A68" w:rsidP="00FC7A68">
            <w:pPr>
              <w:pStyle w:val="6"/>
              <w:shd w:val="clear" w:color="auto" w:fill="auto"/>
              <w:tabs>
                <w:tab w:val="left" w:pos="318"/>
              </w:tabs>
              <w:spacing w:before="0" w:line="211" w:lineRule="exact"/>
              <w:ind w:right="40" w:firstLine="0"/>
              <w:rPr>
                <w:rFonts w:ascii="Times New Roman" w:hAnsi="Times New Roman" w:cs="Times New Roman"/>
                <w:sz w:val="20"/>
                <w:szCs w:val="20"/>
              </w:rPr>
            </w:pPr>
            <w:r w:rsidRPr="00086FA1">
              <w:rPr>
                <w:rStyle w:val="1"/>
                <w:rFonts w:ascii="Times New Roman" w:hAnsi="Times New Roman" w:cs="Times New Roman"/>
                <w:sz w:val="20"/>
                <w:szCs w:val="20"/>
              </w:rPr>
              <w:t>Красная граница</w:t>
            </w:r>
            <w:r>
              <w:rPr>
                <w:rStyle w:val="1"/>
                <w:rFonts w:ascii="Times New Roman" w:hAnsi="Times New Roman" w:cs="Times New Roman"/>
                <w:sz w:val="20"/>
                <w:szCs w:val="20"/>
              </w:rPr>
              <w:t xml:space="preserve"> фотоэффекта для металла 6,2 • 10</w:t>
            </w:r>
            <w:r>
              <w:rPr>
                <w:rStyle w:val="1"/>
                <w:rFonts w:ascii="Times New Roman" w:hAnsi="Times New Roman" w:cs="Times New Roman"/>
                <w:sz w:val="20"/>
                <w:szCs w:val="20"/>
                <w:vertAlign w:val="superscript"/>
              </w:rPr>
              <w:t>-5</w:t>
            </w:r>
            <w:r w:rsidRPr="00086FA1">
              <w:rPr>
                <w:rStyle w:val="1"/>
                <w:rFonts w:ascii="Times New Roman" w:hAnsi="Times New Roman" w:cs="Times New Roman"/>
                <w:sz w:val="20"/>
                <w:szCs w:val="20"/>
              </w:rPr>
              <w:t xml:space="preserve"> см. Найти величину запирающего напряжения для фотоэлектронов при ос</w:t>
            </w:r>
            <w:r w:rsidRPr="00086FA1">
              <w:rPr>
                <w:rStyle w:val="1"/>
                <w:rFonts w:ascii="Times New Roman" w:hAnsi="Times New Roman" w:cs="Times New Roman"/>
                <w:sz w:val="20"/>
                <w:szCs w:val="20"/>
              </w:rPr>
              <w:softHyphen/>
              <w:t>вещении металла светом с длиной волны 330 нм.</w:t>
            </w:r>
          </w:p>
          <w:p w14:paraId="517DB0D3" w14:textId="77777777" w:rsidR="00FC7A68" w:rsidRPr="00086FA1"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5428" w:author="2" w:date="2021-08-31T10:55:00Z">
              <w:tcPr>
                <w:tcW w:w="4839" w:type="dxa"/>
              </w:tcPr>
            </w:tcPrChange>
          </w:tcPr>
          <w:p w14:paraId="5DF57561" w14:textId="7563D348" w:rsidR="00FC7A68" w:rsidRPr="006F33AA" w:rsidRDefault="00FC7A68" w:rsidP="00C207C3">
            <w:pPr>
              <w:pStyle w:val="a4"/>
              <w:numPr>
                <w:ilvl w:val="0"/>
                <w:numId w:val="138"/>
              </w:numPr>
              <w:spacing w:after="0" w:line="273" w:lineRule="exact"/>
              <w:ind w:right="20"/>
              <w:rPr>
                <w:rFonts w:ascii="Times New Roman" w:hAnsi="Times New Roman"/>
                <w:color w:val="000000"/>
                <w:sz w:val="20"/>
                <w:rPrChange w:id="5429"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430" w:author="2" w:date="2021-08-31T10:55:00Z">
                  <w:rPr>
                    <w:rFonts w:ascii="Times New Roman" w:eastAsia="Century Schoolbook" w:hAnsi="Times New Roman" w:cs="Times New Roman"/>
                    <w:color w:val="000000"/>
                    <w:sz w:val="24"/>
                    <w:szCs w:val="24"/>
                    <w:lang w:eastAsia="ru-RU"/>
                  </w:rPr>
                </w:rPrChange>
              </w:rPr>
              <w:t>1,76 В</w:t>
            </w:r>
          </w:p>
        </w:tc>
        <w:tc>
          <w:tcPr>
            <w:tcW w:w="567" w:type="dxa"/>
            <w:gridSpan w:val="2"/>
            <w:tcPrChange w:id="5431" w:author="2" w:date="2021-08-31T10:55:00Z">
              <w:tcPr>
                <w:tcW w:w="547" w:type="dxa"/>
              </w:tcPr>
            </w:tcPrChange>
          </w:tcPr>
          <w:p w14:paraId="2CA4E534" w14:textId="11AD7AE1"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62CF6E40" w14:textId="77777777" w:rsidTr="00911EF6">
        <w:tc>
          <w:tcPr>
            <w:tcW w:w="846" w:type="dxa"/>
            <w:tcPrChange w:id="5432" w:author="2" w:date="2021-08-31T10:55:00Z">
              <w:tcPr>
                <w:tcW w:w="846" w:type="dxa"/>
              </w:tcPr>
            </w:tcPrChange>
          </w:tcPr>
          <w:p w14:paraId="34A60A22" w14:textId="77777777" w:rsidR="00FC7A68" w:rsidRPr="00450F2B" w:rsidRDefault="00FC7A68" w:rsidP="00FC7A68">
            <w:pPr>
              <w:spacing w:after="120"/>
              <w:rPr>
                <w:rFonts w:ascii="Times New Roman" w:hAnsi="Times New Roman" w:cs="Times New Roman"/>
                <w:sz w:val="24"/>
                <w:szCs w:val="24"/>
              </w:rPr>
            </w:pPr>
          </w:p>
        </w:tc>
        <w:tc>
          <w:tcPr>
            <w:tcW w:w="1843" w:type="dxa"/>
            <w:tcPrChange w:id="5433" w:author="2" w:date="2021-08-31T10:55:00Z">
              <w:tcPr>
                <w:tcW w:w="1843" w:type="dxa"/>
              </w:tcPr>
            </w:tcPrChange>
          </w:tcPr>
          <w:p w14:paraId="60DF8A00" w14:textId="77777777" w:rsidR="00FC7A68" w:rsidRPr="00450F2B" w:rsidRDefault="00FC7A68" w:rsidP="00FC7A68">
            <w:pPr>
              <w:spacing w:after="120"/>
              <w:rPr>
                <w:rFonts w:ascii="Times New Roman" w:hAnsi="Times New Roman" w:cs="Times New Roman"/>
                <w:sz w:val="24"/>
                <w:szCs w:val="24"/>
              </w:rPr>
            </w:pPr>
          </w:p>
        </w:tc>
        <w:tc>
          <w:tcPr>
            <w:tcW w:w="425" w:type="dxa"/>
            <w:tcPrChange w:id="5434" w:author="2" w:date="2021-08-31T10:55:00Z">
              <w:tcPr>
                <w:tcW w:w="425" w:type="dxa"/>
              </w:tcPr>
            </w:tcPrChange>
          </w:tcPr>
          <w:p w14:paraId="7ABDFF0F" w14:textId="77777777" w:rsidR="00FC7A68" w:rsidRPr="00450F2B" w:rsidRDefault="00FC7A68" w:rsidP="00FC7A68">
            <w:pPr>
              <w:spacing w:after="120"/>
              <w:rPr>
                <w:rFonts w:ascii="Times New Roman" w:hAnsi="Times New Roman" w:cs="Times New Roman"/>
                <w:sz w:val="24"/>
                <w:szCs w:val="24"/>
              </w:rPr>
            </w:pPr>
          </w:p>
        </w:tc>
        <w:tc>
          <w:tcPr>
            <w:tcW w:w="392" w:type="dxa"/>
            <w:tcPrChange w:id="5435" w:author="2" w:date="2021-08-31T10:55:00Z">
              <w:tcPr>
                <w:tcW w:w="392" w:type="dxa"/>
              </w:tcPr>
            </w:tcPrChange>
          </w:tcPr>
          <w:p w14:paraId="65EED337" w14:textId="77777777" w:rsidR="00FC7A68" w:rsidRPr="00450F2B" w:rsidRDefault="00FC7A68" w:rsidP="00FC7A68">
            <w:pPr>
              <w:spacing w:after="120"/>
              <w:rPr>
                <w:rFonts w:ascii="Times New Roman" w:hAnsi="Times New Roman" w:cs="Times New Roman"/>
                <w:sz w:val="24"/>
                <w:szCs w:val="24"/>
              </w:rPr>
            </w:pPr>
          </w:p>
        </w:tc>
        <w:tc>
          <w:tcPr>
            <w:tcW w:w="553" w:type="dxa"/>
            <w:tcPrChange w:id="5436" w:author="2" w:date="2021-08-31T10:55:00Z">
              <w:tcPr>
                <w:tcW w:w="553" w:type="dxa"/>
              </w:tcPr>
            </w:tcPrChange>
          </w:tcPr>
          <w:p w14:paraId="1629CD0F" w14:textId="2207DABE"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5437" w:author="2" w:date="2021-08-31T10:55:00Z">
              <w:tcPr>
                <w:tcW w:w="6001" w:type="dxa"/>
              </w:tcPr>
            </w:tcPrChange>
          </w:tcPr>
          <w:p w14:paraId="176DCDCE" w14:textId="4025E25C" w:rsidR="00FC7A68" w:rsidRPr="00086FA1" w:rsidRDefault="00FC7A68" w:rsidP="00FC7A68">
            <w:pPr>
              <w:pStyle w:val="6"/>
              <w:shd w:val="clear" w:color="auto" w:fill="auto"/>
              <w:tabs>
                <w:tab w:val="left" w:pos="322"/>
              </w:tabs>
              <w:spacing w:before="0" w:line="206" w:lineRule="exact"/>
              <w:ind w:right="40" w:firstLine="0"/>
              <w:rPr>
                <w:rFonts w:ascii="Times New Roman" w:hAnsi="Times New Roman" w:cs="Times New Roman"/>
                <w:sz w:val="20"/>
                <w:szCs w:val="20"/>
              </w:rPr>
            </w:pPr>
            <w:r w:rsidRPr="00086FA1">
              <w:rPr>
                <w:rStyle w:val="1"/>
                <w:rFonts w:ascii="Times New Roman" w:hAnsi="Times New Roman" w:cs="Times New Roman"/>
                <w:sz w:val="20"/>
                <w:szCs w:val="20"/>
              </w:rPr>
              <w:t>К вакуумному фотоэлементу, у которого катод выполнен из це</w:t>
            </w:r>
            <w:r w:rsidRPr="00086FA1">
              <w:rPr>
                <w:rStyle w:val="1"/>
                <w:rFonts w:ascii="Times New Roman" w:hAnsi="Times New Roman" w:cs="Times New Roman"/>
                <w:sz w:val="20"/>
                <w:szCs w:val="20"/>
              </w:rPr>
              <w:softHyphen/>
              <w:t>зия, приложено запирающее напряжение 2 В. При какой длине волны падающего на катод света появится фототок. Работа выхода из цезия 1,8 эВ</w:t>
            </w:r>
          </w:p>
          <w:p w14:paraId="5CAC7763" w14:textId="77777777" w:rsidR="00FC7A68" w:rsidRPr="00086FA1"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5438" w:author="2" w:date="2021-08-31T10:55:00Z">
              <w:tcPr>
                <w:tcW w:w="4839" w:type="dxa"/>
              </w:tcPr>
            </w:tcPrChange>
          </w:tcPr>
          <w:p w14:paraId="5F6D00FB" w14:textId="02625E81" w:rsidR="00FC7A68" w:rsidRPr="006F33AA" w:rsidRDefault="00FC7A68" w:rsidP="00C207C3">
            <w:pPr>
              <w:pStyle w:val="a4"/>
              <w:numPr>
                <w:ilvl w:val="0"/>
                <w:numId w:val="139"/>
              </w:numPr>
              <w:spacing w:after="0" w:line="273" w:lineRule="exact"/>
              <w:ind w:right="20"/>
              <w:rPr>
                <w:rFonts w:ascii="Times New Roman" w:hAnsi="Times New Roman"/>
                <w:color w:val="000000"/>
                <w:sz w:val="20"/>
                <w:rPrChange w:id="5439"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440" w:author="2" w:date="2021-08-31T10:55:00Z">
                  <w:rPr>
                    <w:rFonts w:ascii="Times New Roman" w:eastAsia="Century Schoolbook" w:hAnsi="Times New Roman" w:cs="Times New Roman"/>
                    <w:color w:val="000000"/>
                    <w:sz w:val="24"/>
                    <w:szCs w:val="24"/>
                    <w:lang w:eastAsia="ru-RU"/>
                  </w:rPr>
                </w:rPrChange>
              </w:rPr>
              <w:t>330 нм</w:t>
            </w:r>
          </w:p>
        </w:tc>
        <w:tc>
          <w:tcPr>
            <w:tcW w:w="567" w:type="dxa"/>
            <w:gridSpan w:val="2"/>
            <w:tcPrChange w:id="5441" w:author="2" w:date="2021-08-31T10:55:00Z">
              <w:tcPr>
                <w:tcW w:w="547" w:type="dxa"/>
              </w:tcPr>
            </w:tcPrChange>
          </w:tcPr>
          <w:p w14:paraId="73CB8C39" w14:textId="12D03E74"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118462F0" w14:textId="77777777" w:rsidTr="00911EF6">
        <w:tc>
          <w:tcPr>
            <w:tcW w:w="846" w:type="dxa"/>
            <w:tcPrChange w:id="5442" w:author="2" w:date="2021-08-31T10:55:00Z">
              <w:tcPr>
                <w:tcW w:w="846" w:type="dxa"/>
              </w:tcPr>
            </w:tcPrChange>
          </w:tcPr>
          <w:p w14:paraId="66199192" w14:textId="77777777" w:rsidR="00FC7A68" w:rsidRPr="00450F2B" w:rsidRDefault="00FC7A68" w:rsidP="00FC7A68">
            <w:pPr>
              <w:spacing w:after="120"/>
              <w:rPr>
                <w:rFonts w:ascii="Times New Roman" w:hAnsi="Times New Roman" w:cs="Times New Roman"/>
                <w:sz w:val="24"/>
                <w:szCs w:val="24"/>
              </w:rPr>
            </w:pPr>
          </w:p>
        </w:tc>
        <w:tc>
          <w:tcPr>
            <w:tcW w:w="1843" w:type="dxa"/>
            <w:tcPrChange w:id="5443" w:author="2" w:date="2021-08-31T10:55:00Z">
              <w:tcPr>
                <w:tcW w:w="1843" w:type="dxa"/>
              </w:tcPr>
            </w:tcPrChange>
          </w:tcPr>
          <w:p w14:paraId="7DF289D1" w14:textId="77777777" w:rsidR="00FC7A68" w:rsidRPr="00450F2B" w:rsidRDefault="00FC7A68" w:rsidP="00FC7A68">
            <w:pPr>
              <w:spacing w:after="120"/>
              <w:rPr>
                <w:rFonts w:ascii="Times New Roman" w:hAnsi="Times New Roman" w:cs="Times New Roman"/>
                <w:sz w:val="24"/>
                <w:szCs w:val="24"/>
              </w:rPr>
            </w:pPr>
          </w:p>
        </w:tc>
        <w:tc>
          <w:tcPr>
            <w:tcW w:w="425" w:type="dxa"/>
            <w:tcPrChange w:id="5444" w:author="2" w:date="2021-08-31T10:55:00Z">
              <w:tcPr>
                <w:tcW w:w="425" w:type="dxa"/>
              </w:tcPr>
            </w:tcPrChange>
          </w:tcPr>
          <w:p w14:paraId="5C9E19D3" w14:textId="77777777" w:rsidR="00FC7A68" w:rsidRPr="00450F2B" w:rsidRDefault="00FC7A68" w:rsidP="00FC7A68">
            <w:pPr>
              <w:spacing w:after="120"/>
              <w:rPr>
                <w:rFonts w:ascii="Times New Roman" w:hAnsi="Times New Roman" w:cs="Times New Roman"/>
                <w:sz w:val="24"/>
                <w:szCs w:val="24"/>
              </w:rPr>
            </w:pPr>
          </w:p>
        </w:tc>
        <w:tc>
          <w:tcPr>
            <w:tcW w:w="392" w:type="dxa"/>
            <w:tcPrChange w:id="5445" w:author="2" w:date="2021-08-31T10:55:00Z">
              <w:tcPr>
                <w:tcW w:w="392" w:type="dxa"/>
              </w:tcPr>
            </w:tcPrChange>
          </w:tcPr>
          <w:p w14:paraId="38519A15" w14:textId="77777777" w:rsidR="00FC7A68" w:rsidRPr="00450F2B" w:rsidRDefault="00FC7A68" w:rsidP="00FC7A68">
            <w:pPr>
              <w:spacing w:after="120"/>
              <w:rPr>
                <w:rFonts w:ascii="Times New Roman" w:hAnsi="Times New Roman" w:cs="Times New Roman"/>
                <w:sz w:val="24"/>
                <w:szCs w:val="24"/>
              </w:rPr>
            </w:pPr>
          </w:p>
        </w:tc>
        <w:tc>
          <w:tcPr>
            <w:tcW w:w="553" w:type="dxa"/>
            <w:tcPrChange w:id="5446" w:author="2" w:date="2021-08-31T10:55:00Z">
              <w:tcPr>
                <w:tcW w:w="553" w:type="dxa"/>
              </w:tcPr>
            </w:tcPrChange>
          </w:tcPr>
          <w:p w14:paraId="2D90D6B8" w14:textId="225F6C23"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5447" w:author="2" w:date="2021-08-31T10:55:00Z">
              <w:tcPr>
                <w:tcW w:w="6001" w:type="dxa"/>
              </w:tcPr>
            </w:tcPrChange>
          </w:tcPr>
          <w:p w14:paraId="0A8C250F" w14:textId="547ECB35" w:rsidR="00FC7A68" w:rsidRPr="00086FA1" w:rsidRDefault="00FC7A68" w:rsidP="00FC7A68">
            <w:pPr>
              <w:pStyle w:val="6"/>
              <w:shd w:val="clear" w:color="auto" w:fill="auto"/>
              <w:tabs>
                <w:tab w:val="left" w:pos="318"/>
              </w:tabs>
              <w:spacing w:before="0" w:line="211" w:lineRule="exact"/>
              <w:ind w:right="40" w:firstLine="0"/>
              <w:rPr>
                <w:rFonts w:ascii="Times New Roman" w:hAnsi="Times New Roman" w:cs="Times New Roman"/>
                <w:sz w:val="20"/>
                <w:szCs w:val="20"/>
              </w:rPr>
            </w:pPr>
            <w:r w:rsidRPr="00086FA1">
              <w:rPr>
                <w:rStyle w:val="1"/>
                <w:rFonts w:ascii="Times New Roman" w:hAnsi="Times New Roman" w:cs="Times New Roman"/>
                <w:sz w:val="20"/>
                <w:szCs w:val="20"/>
              </w:rPr>
              <w:t>Какое запирающее напряжение надо подать, чтобы электроны, вырванные ультрафиолетовым светом с длиной волны 100 нм из вольфрамового катода, не могли создать ток в цепи?</w:t>
            </w:r>
            <w:r>
              <w:rPr>
                <w:rStyle w:val="1"/>
                <w:rFonts w:ascii="Times New Roman" w:hAnsi="Times New Roman" w:cs="Times New Roman"/>
                <w:sz w:val="20"/>
                <w:szCs w:val="20"/>
              </w:rPr>
              <w:t xml:space="preserve"> Работа выхода из вольфрама 4,54 эВ.</w:t>
            </w:r>
          </w:p>
          <w:p w14:paraId="288A2870" w14:textId="77777777" w:rsidR="00FC7A68" w:rsidRPr="00086FA1" w:rsidRDefault="00FC7A68" w:rsidP="00FC7A68">
            <w:pPr>
              <w:ind w:firstLine="375"/>
              <w:jc w:val="both"/>
              <w:rPr>
                <w:rFonts w:ascii="Times New Roman" w:eastAsia="Times New Roman" w:hAnsi="Times New Roman" w:cs="Times New Roman"/>
                <w:color w:val="000000"/>
                <w:sz w:val="20"/>
                <w:szCs w:val="20"/>
                <w:lang w:eastAsia="ru-RU"/>
              </w:rPr>
            </w:pPr>
          </w:p>
        </w:tc>
        <w:tc>
          <w:tcPr>
            <w:tcW w:w="4961" w:type="dxa"/>
            <w:gridSpan w:val="2"/>
            <w:tcPrChange w:id="5448" w:author="2" w:date="2021-08-31T10:55:00Z">
              <w:tcPr>
                <w:tcW w:w="4839" w:type="dxa"/>
              </w:tcPr>
            </w:tcPrChange>
          </w:tcPr>
          <w:p w14:paraId="573E1120" w14:textId="6050E63B" w:rsidR="00FC7A68" w:rsidRPr="006F33AA" w:rsidRDefault="00FC7A68" w:rsidP="00C207C3">
            <w:pPr>
              <w:pStyle w:val="a4"/>
              <w:numPr>
                <w:ilvl w:val="0"/>
                <w:numId w:val="140"/>
              </w:numPr>
              <w:spacing w:after="0" w:line="273" w:lineRule="exact"/>
              <w:ind w:right="20"/>
              <w:rPr>
                <w:rFonts w:ascii="Times New Roman" w:hAnsi="Times New Roman"/>
                <w:color w:val="000000"/>
                <w:sz w:val="20"/>
                <w:rPrChange w:id="5449"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450" w:author="2" w:date="2021-08-31T10:55:00Z">
                  <w:rPr>
                    <w:rFonts w:ascii="Times New Roman" w:eastAsia="Century Schoolbook" w:hAnsi="Times New Roman" w:cs="Times New Roman"/>
                    <w:color w:val="000000"/>
                    <w:sz w:val="24"/>
                    <w:szCs w:val="24"/>
                    <w:lang w:eastAsia="ru-RU"/>
                  </w:rPr>
                </w:rPrChange>
              </w:rPr>
              <w:t>7,9 В</w:t>
            </w:r>
          </w:p>
        </w:tc>
        <w:tc>
          <w:tcPr>
            <w:tcW w:w="567" w:type="dxa"/>
            <w:gridSpan w:val="2"/>
            <w:tcPrChange w:id="5451" w:author="2" w:date="2021-08-31T10:55:00Z">
              <w:tcPr>
                <w:tcW w:w="547" w:type="dxa"/>
              </w:tcPr>
            </w:tcPrChange>
          </w:tcPr>
          <w:p w14:paraId="0323DA8F" w14:textId="2F81A911"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6370543D" w14:textId="77777777" w:rsidTr="00911EF6">
        <w:tc>
          <w:tcPr>
            <w:tcW w:w="846" w:type="dxa"/>
            <w:tcPrChange w:id="5452" w:author="2" w:date="2021-08-31T10:55:00Z">
              <w:tcPr>
                <w:tcW w:w="846" w:type="dxa"/>
              </w:tcPr>
            </w:tcPrChange>
          </w:tcPr>
          <w:p w14:paraId="3C397EB4" w14:textId="77777777" w:rsidR="00FC7A68" w:rsidRPr="00450F2B" w:rsidRDefault="00FC7A68" w:rsidP="00FC7A68">
            <w:pPr>
              <w:spacing w:after="120"/>
              <w:rPr>
                <w:rFonts w:ascii="Times New Roman" w:hAnsi="Times New Roman" w:cs="Times New Roman"/>
                <w:sz w:val="24"/>
                <w:szCs w:val="24"/>
              </w:rPr>
            </w:pPr>
          </w:p>
        </w:tc>
        <w:tc>
          <w:tcPr>
            <w:tcW w:w="1843" w:type="dxa"/>
            <w:tcPrChange w:id="5453" w:author="2" w:date="2021-08-31T10:55:00Z">
              <w:tcPr>
                <w:tcW w:w="1843" w:type="dxa"/>
              </w:tcPr>
            </w:tcPrChange>
          </w:tcPr>
          <w:p w14:paraId="04BE85C1" w14:textId="77777777" w:rsidR="00FC7A68" w:rsidRPr="00450F2B" w:rsidRDefault="00FC7A68" w:rsidP="00FC7A68">
            <w:pPr>
              <w:spacing w:after="120"/>
              <w:rPr>
                <w:rFonts w:ascii="Times New Roman" w:hAnsi="Times New Roman" w:cs="Times New Roman"/>
                <w:sz w:val="24"/>
                <w:szCs w:val="24"/>
              </w:rPr>
            </w:pPr>
          </w:p>
        </w:tc>
        <w:tc>
          <w:tcPr>
            <w:tcW w:w="425" w:type="dxa"/>
            <w:tcPrChange w:id="5454" w:author="2" w:date="2021-08-31T10:55:00Z">
              <w:tcPr>
                <w:tcW w:w="425" w:type="dxa"/>
              </w:tcPr>
            </w:tcPrChange>
          </w:tcPr>
          <w:p w14:paraId="1C1DDFBC" w14:textId="77777777" w:rsidR="00FC7A68" w:rsidRPr="00450F2B" w:rsidRDefault="00FC7A68" w:rsidP="00FC7A68">
            <w:pPr>
              <w:spacing w:after="120"/>
              <w:rPr>
                <w:rFonts w:ascii="Times New Roman" w:hAnsi="Times New Roman" w:cs="Times New Roman"/>
                <w:sz w:val="24"/>
                <w:szCs w:val="24"/>
              </w:rPr>
            </w:pPr>
          </w:p>
        </w:tc>
        <w:tc>
          <w:tcPr>
            <w:tcW w:w="392" w:type="dxa"/>
            <w:tcPrChange w:id="5455" w:author="2" w:date="2021-08-31T10:55:00Z">
              <w:tcPr>
                <w:tcW w:w="392" w:type="dxa"/>
              </w:tcPr>
            </w:tcPrChange>
          </w:tcPr>
          <w:p w14:paraId="411CDFA0" w14:textId="77777777" w:rsidR="00FC7A68" w:rsidRPr="00450F2B" w:rsidRDefault="00FC7A68" w:rsidP="00FC7A68">
            <w:pPr>
              <w:spacing w:after="120"/>
              <w:rPr>
                <w:rFonts w:ascii="Times New Roman" w:hAnsi="Times New Roman" w:cs="Times New Roman"/>
                <w:sz w:val="24"/>
                <w:szCs w:val="24"/>
              </w:rPr>
            </w:pPr>
          </w:p>
        </w:tc>
        <w:tc>
          <w:tcPr>
            <w:tcW w:w="553" w:type="dxa"/>
            <w:tcPrChange w:id="5456" w:author="2" w:date="2021-08-31T10:55:00Z">
              <w:tcPr>
                <w:tcW w:w="553" w:type="dxa"/>
              </w:tcPr>
            </w:tcPrChange>
          </w:tcPr>
          <w:p w14:paraId="0BBBDD09" w14:textId="41C44EA2"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5457" w:author="2" w:date="2021-08-31T10:55:00Z">
              <w:tcPr>
                <w:tcW w:w="6001" w:type="dxa"/>
              </w:tcPr>
            </w:tcPrChange>
          </w:tcPr>
          <w:p w14:paraId="736AE95F" w14:textId="67BFE721" w:rsidR="00FC7A68" w:rsidRDefault="00FC7A68" w:rsidP="00FC7A68">
            <w:pPr>
              <w:pStyle w:val="6"/>
              <w:shd w:val="clear" w:color="auto" w:fill="auto"/>
              <w:tabs>
                <w:tab w:val="left" w:pos="327"/>
              </w:tabs>
              <w:spacing w:before="0" w:line="240" w:lineRule="auto"/>
              <w:ind w:right="40" w:firstLine="0"/>
              <w:rPr>
                <w:rStyle w:val="1"/>
                <w:rFonts w:ascii="Times New Roman" w:hAnsi="Times New Roman" w:cs="Times New Roman"/>
                <w:sz w:val="20"/>
                <w:szCs w:val="20"/>
              </w:rPr>
            </w:pPr>
            <w:r w:rsidRPr="00A21A60">
              <w:rPr>
                <w:rStyle w:val="1"/>
                <w:rFonts w:ascii="Times New Roman" w:hAnsi="Times New Roman" w:cs="Times New Roman"/>
                <w:sz w:val="20"/>
                <w:szCs w:val="20"/>
              </w:rPr>
              <w:t>Найти длину волны света, ко</w:t>
            </w:r>
            <w:r>
              <w:rPr>
                <w:rStyle w:val="1"/>
                <w:rFonts w:ascii="Times New Roman" w:hAnsi="Times New Roman" w:cs="Times New Roman"/>
                <w:sz w:val="20"/>
                <w:szCs w:val="20"/>
              </w:rPr>
              <w:t>торым освещается поверхность ме</w:t>
            </w:r>
            <w:r w:rsidRPr="00A21A60">
              <w:rPr>
                <w:rStyle w:val="1"/>
                <w:rFonts w:ascii="Times New Roman" w:hAnsi="Times New Roman" w:cs="Times New Roman"/>
                <w:sz w:val="20"/>
                <w:szCs w:val="20"/>
              </w:rPr>
              <w:t>талла, если фотоэлектроны им</w:t>
            </w:r>
            <w:r>
              <w:rPr>
                <w:rStyle w:val="1"/>
                <w:rFonts w:ascii="Times New Roman" w:hAnsi="Times New Roman" w:cs="Times New Roman"/>
                <w:sz w:val="20"/>
                <w:szCs w:val="20"/>
              </w:rPr>
              <w:t xml:space="preserve">еют кинетическую энергию </w:t>
            </w:r>
          </w:p>
          <w:p w14:paraId="7CA85D82" w14:textId="77777777" w:rsidR="00FC7A68" w:rsidRDefault="00FC7A68" w:rsidP="00FC7A68">
            <w:pPr>
              <w:pStyle w:val="6"/>
              <w:shd w:val="clear" w:color="auto" w:fill="auto"/>
              <w:tabs>
                <w:tab w:val="left" w:pos="327"/>
              </w:tabs>
              <w:spacing w:before="0" w:line="240" w:lineRule="auto"/>
              <w:ind w:right="40" w:firstLine="0"/>
              <w:rPr>
                <w:rStyle w:val="1"/>
                <w:rFonts w:ascii="Times New Roman" w:hAnsi="Times New Roman" w:cs="Times New Roman"/>
                <w:sz w:val="20"/>
                <w:szCs w:val="20"/>
              </w:rPr>
            </w:pPr>
            <w:r>
              <w:rPr>
                <w:rStyle w:val="1"/>
                <w:rFonts w:ascii="Times New Roman" w:hAnsi="Times New Roman" w:cs="Times New Roman"/>
                <w:sz w:val="20"/>
                <w:szCs w:val="20"/>
              </w:rPr>
              <w:t xml:space="preserve">4,5 </w:t>
            </w:r>
            <m:oMath>
              <m:r>
                <w:rPr>
                  <w:rStyle w:val="1"/>
                  <w:rFonts w:ascii="Cambria Math" w:hAnsi="Cambria Math" w:cs="Times New Roman"/>
                  <w:sz w:val="20"/>
                  <w:szCs w:val="20"/>
                </w:rPr>
                <m:t>∙</m:t>
              </m:r>
            </m:oMath>
            <w:r w:rsidRPr="00A21A60">
              <w:rPr>
                <w:rStyle w:val="1"/>
                <w:rFonts w:ascii="Times New Roman" w:hAnsi="Times New Roman" w:cs="Times New Roman"/>
                <w:sz w:val="20"/>
                <w:szCs w:val="20"/>
              </w:rPr>
              <w:t xml:space="preserve"> 10~</w:t>
            </w:r>
            <w:r w:rsidRPr="00A21A60">
              <w:rPr>
                <w:rStyle w:val="1"/>
                <w:rFonts w:ascii="Times New Roman" w:hAnsi="Times New Roman" w:cs="Times New Roman"/>
                <w:sz w:val="20"/>
                <w:szCs w:val="20"/>
                <w:vertAlign w:val="superscript"/>
              </w:rPr>
              <w:t>16</w:t>
            </w:r>
            <w:r w:rsidRPr="00A21A60">
              <w:rPr>
                <w:rStyle w:val="1"/>
                <w:rFonts w:ascii="Times New Roman" w:hAnsi="Times New Roman" w:cs="Times New Roman"/>
                <w:sz w:val="20"/>
                <w:szCs w:val="20"/>
              </w:rPr>
              <w:t xml:space="preserve"> Дж, а работа выхода эл</w:t>
            </w:r>
            <w:r>
              <w:rPr>
                <w:rStyle w:val="1"/>
                <w:rFonts w:ascii="Times New Roman" w:hAnsi="Times New Roman" w:cs="Times New Roman"/>
                <w:sz w:val="20"/>
                <w:szCs w:val="20"/>
              </w:rPr>
              <w:t xml:space="preserve">ектрона из металла равна </w:t>
            </w:r>
          </w:p>
          <w:p w14:paraId="411B68ED" w14:textId="62184481" w:rsidR="00FC7A68" w:rsidRPr="00A21A60" w:rsidRDefault="00FC7A68" w:rsidP="00FC7A68">
            <w:pPr>
              <w:pStyle w:val="6"/>
              <w:shd w:val="clear" w:color="auto" w:fill="auto"/>
              <w:tabs>
                <w:tab w:val="left" w:pos="327"/>
              </w:tabs>
              <w:spacing w:before="0" w:line="240" w:lineRule="auto"/>
              <w:ind w:right="40" w:firstLine="0"/>
              <w:rPr>
                <w:rFonts w:ascii="Times New Roman" w:eastAsia="Times New Roman" w:hAnsi="Times New Roman" w:cs="Times New Roman"/>
                <w:color w:val="000000"/>
                <w:sz w:val="20"/>
                <w:szCs w:val="20"/>
                <w:lang w:eastAsia="ru-RU"/>
              </w:rPr>
            </w:pPr>
            <w:r>
              <w:rPr>
                <w:rStyle w:val="1"/>
                <w:rFonts w:ascii="Times New Roman" w:hAnsi="Times New Roman" w:cs="Times New Roman"/>
                <w:sz w:val="20"/>
                <w:szCs w:val="20"/>
              </w:rPr>
              <w:t xml:space="preserve">7,5 </w:t>
            </w:r>
            <m:oMath>
              <m:r>
                <w:rPr>
                  <w:rStyle w:val="1"/>
                  <w:rFonts w:ascii="Cambria Math" w:hAnsi="Cambria Math" w:cs="Times New Roman"/>
                  <w:sz w:val="20"/>
                  <w:szCs w:val="20"/>
                </w:rPr>
                <m:t>∙</m:t>
              </m:r>
            </m:oMath>
            <w:r w:rsidRPr="00A21A60">
              <w:rPr>
                <w:rStyle w:val="1"/>
                <w:rFonts w:ascii="Times New Roman" w:hAnsi="Times New Roman" w:cs="Times New Roman"/>
                <w:sz w:val="20"/>
                <w:szCs w:val="20"/>
              </w:rPr>
              <w:t xml:space="preserve"> 10</w:t>
            </w:r>
            <w:r w:rsidRPr="00A21A60">
              <w:rPr>
                <w:rStyle w:val="1"/>
                <w:rFonts w:ascii="Times New Roman" w:hAnsi="Times New Roman" w:cs="Times New Roman"/>
                <w:sz w:val="20"/>
                <w:szCs w:val="20"/>
                <w:vertAlign w:val="superscript"/>
              </w:rPr>
              <w:t>19</w:t>
            </w:r>
            <w:r w:rsidRPr="00A21A60">
              <w:rPr>
                <w:rStyle w:val="1"/>
                <w:rFonts w:ascii="Times New Roman" w:hAnsi="Times New Roman" w:cs="Times New Roman"/>
                <w:sz w:val="20"/>
                <w:szCs w:val="20"/>
              </w:rPr>
              <w:t xml:space="preserve"> Дж</w:t>
            </w:r>
          </w:p>
        </w:tc>
        <w:tc>
          <w:tcPr>
            <w:tcW w:w="4961" w:type="dxa"/>
            <w:gridSpan w:val="2"/>
            <w:tcPrChange w:id="5458" w:author="2" w:date="2021-08-31T10:55:00Z">
              <w:tcPr>
                <w:tcW w:w="4839" w:type="dxa"/>
              </w:tcPr>
            </w:tcPrChange>
          </w:tcPr>
          <w:p w14:paraId="6AD04407" w14:textId="77777777" w:rsidR="00FC7A68" w:rsidRPr="006F33AA" w:rsidRDefault="00FC7A68" w:rsidP="00C207C3">
            <w:pPr>
              <w:pStyle w:val="a4"/>
              <w:numPr>
                <w:ilvl w:val="0"/>
                <w:numId w:val="141"/>
              </w:numPr>
              <w:spacing w:after="0" w:line="273" w:lineRule="exact"/>
              <w:ind w:right="20"/>
              <w:rPr>
                <w:rFonts w:ascii="Times New Roman" w:hAnsi="Times New Roman"/>
                <w:color w:val="000000"/>
                <w:sz w:val="20"/>
                <w:rPrChange w:id="5459"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460" w:author="2" w:date="2021-08-31T10:55:00Z">
                  <w:rPr>
                    <w:rFonts w:ascii="Times New Roman" w:eastAsia="Century Schoolbook" w:hAnsi="Times New Roman" w:cs="Times New Roman"/>
                    <w:color w:val="000000"/>
                    <w:sz w:val="24"/>
                    <w:szCs w:val="24"/>
                    <w:lang w:eastAsia="ru-RU"/>
                  </w:rPr>
                </w:rPrChange>
              </w:rPr>
              <w:t>250нм</w:t>
            </w:r>
          </w:p>
          <w:p w14:paraId="539530F3" w14:textId="52CCF31F" w:rsidR="00FC7A68" w:rsidRPr="006F33AA" w:rsidRDefault="00FC7A68" w:rsidP="00C207C3">
            <w:pPr>
              <w:pStyle w:val="a4"/>
              <w:numPr>
                <w:ilvl w:val="0"/>
                <w:numId w:val="141"/>
              </w:numPr>
              <w:spacing w:after="0" w:line="273" w:lineRule="exact"/>
              <w:ind w:right="20"/>
              <w:rPr>
                <w:rFonts w:ascii="Times New Roman" w:hAnsi="Times New Roman"/>
                <w:color w:val="000000"/>
                <w:sz w:val="20"/>
                <w:rPrChange w:id="5461"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462" w:author="2" w:date="2021-08-31T10:55:00Z">
              <w:tcPr>
                <w:tcW w:w="547" w:type="dxa"/>
              </w:tcPr>
            </w:tcPrChange>
          </w:tcPr>
          <w:p w14:paraId="1D83C6DA" w14:textId="77777777" w:rsidR="00FC7A68" w:rsidRPr="00450F2B" w:rsidRDefault="00FC7A68" w:rsidP="00FC7A68">
            <w:pPr>
              <w:tabs>
                <w:tab w:val="left" w:pos="600"/>
                <w:tab w:val="left" w:pos="851"/>
              </w:tabs>
              <w:ind w:right="34" w:firstLine="142"/>
              <w:rPr>
                <w:rFonts w:ascii="Times New Roman" w:hAnsi="Times New Roman" w:cs="Times New Roman"/>
                <w:sz w:val="24"/>
                <w:szCs w:val="24"/>
              </w:rPr>
            </w:pPr>
          </w:p>
        </w:tc>
      </w:tr>
      <w:tr w:rsidR="00FC7A68" w:rsidRPr="00450F2B" w14:paraId="45CA544F" w14:textId="77777777" w:rsidTr="00911EF6">
        <w:tc>
          <w:tcPr>
            <w:tcW w:w="846" w:type="dxa"/>
            <w:tcPrChange w:id="5463" w:author="2" w:date="2021-08-31T10:55:00Z">
              <w:tcPr>
                <w:tcW w:w="846" w:type="dxa"/>
              </w:tcPr>
            </w:tcPrChange>
          </w:tcPr>
          <w:p w14:paraId="279590AE" w14:textId="52CEA2EC" w:rsidR="00FC7A68" w:rsidRPr="00450F2B" w:rsidRDefault="00FC7A68" w:rsidP="00FC7A68">
            <w:pPr>
              <w:spacing w:after="120"/>
              <w:rPr>
                <w:rFonts w:ascii="Times New Roman" w:hAnsi="Times New Roman" w:cs="Times New Roman"/>
                <w:sz w:val="24"/>
                <w:szCs w:val="24"/>
              </w:rPr>
            </w:pPr>
          </w:p>
        </w:tc>
        <w:tc>
          <w:tcPr>
            <w:tcW w:w="1843" w:type="dxa"/>
            <w:tcPrChange w:id="5464" w:author="2" w:date="2021-08-31T10:55:00Z">
              <w:tcPr>
                <w:tcW w:w="1843" w:type="dxa"/>
              </w:tcPr>
            </w:tcPrChange>
          </w:tcPr>
          <w:p w14:paraId="2FDC1F01" w14:textId="77777777" w:rsidR="00FC7A68" w:rsidRPr="00450F2B" w:rsidRDefault="00FC7A68" w:rsidP="00FC7A68">
            <w:pPr>
              <w:spacing w:after="120"/>
              <w:rPr>
                <w:rFonts w:ascii="Times New Roman" w:hAnsi="Times New Roman" w:cs="Times New Roman"/>
                <w:sz w:val="24"/>
                <w:szCs w:val="24"/>
              </w:rPr>
            </w:pPr>
          </w:p>
        </w:tc>
        <w:tc>
          <w:tcPr>
            <w:tcW w:w="425" w:type="dxa"/>
            <w:tcPrChange w:id="5465" w:author="2" w:date="2021-08-31T10:55:00Z">
              <w:tcPr>
                <w:tcW w:w="425" w:type="dxa"/>
              </w:tcPr>
            </w:tcPrChange>
          </w:tcPr>
          <w:p w14:paraId="2A9E4141" w14:textId="77777777" w:rsidR="00FC7A68" w:rsidRPr="00450F2B" w:rsidRDefault="00FC7A68" w:rsidP="00FC7A68">
            <w:pPr>
              <w:spacing w:after="120"/>
              <w:rPr>
                <w:rFonts w:ascii="Times New Roman" w:hAnsi="Times New Roman" w:cs="Times New Roman"/>
                <w:sz w:val="24"/>
                <w:szCs w:val="24"/>
              </w:rPr>
            </w:pPr>
          </w:p>
        </w:tc>
        <w:tc>
          <w:tcPr>
            <w:tcW w:w="392" w:type="dxa"/>
            <w:tcPrChange w:id="5466" w:author="2" w:date="2021-08-31T10:55:00Z">
              <w:tcPr>
                <w:tcW w:w="392" w:type="dxa"/>
              </w:tcPr>
            </w:tcPrChange>
          </w:tcPr>
          <w:p w14:paraId="143A36EE" w14:textId="77777777" w:rsidR="00FC7A68" w:rsidRPr="00450F2B" w:rsidRDefault="00FC7A68" w:rsidP="00FC7A68">
            <w:pPr>
              <w:spacing w:after="120"/>
              <w:rPr>
                <w:rFonts w:ascii="Times New Roman" w:hAnsi="Times New Roman" w:cs="Times New Roman"/>
                <w:sz w:val="24"/>
                <w:szCs w:val="24"/>
              </w:rPr>
            </w:pPr>
          </w:p>
        </w:tc>
        <w:tc>
          <w:tcPr>
            <w:tcW w:w="553" w:type="dxa"/>
            <w:tcPrChange w:id="5467" w:author="2" w:date="2021-08-31T10:55:00Z">
              <w:tcPr>
                <w:tcW w:w="553" w:type="dxa"/>
              </w:tcPr>
            </w:tcPrChange>
          </w:tcPr>
          <w:p w14:paraId="1859F38C" w14:textId="2309877A"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5468" w:author="2" w:date="2021-08-31T10:55:00Z">
              <w:tcPr>
                <w:tcW w:w="6001" w:type="dxa"/>
              </w:tcPr>
            </w:tcPrChange>
          </w:tcPr>
          <w:p w14:paraId="4DE10658" w14:textId="5ED4B60F" w:rsidR="00FC7A68" w:rsidRPr="00A21A60" w:rsidRDefault="00FC7A68" w:rsidP="00FC7A68">
            <w:pPr>
              <w:ind w:firstLine="375"/>
              <w:jc w:val="both"/>
              <w:rPr>
                <w:rFonts w:ascii="Times New Roman" w:eastAsia="Times New Roman" w:hAnsi="Times New Roman" w:cs="Times New Roman"/>
                <w:color w:val="000000"/>
                <w:sz w:val="20"/>
                <w:szCs w:val="20"/>
                <w:lang w:eastAsia="ru-RU"/>
              </w:rPr>
            </w:pPr>
            <w:r w:rsidRPr="00A21A60">
              <w:rPr>
                <w:rFonts w:ascii="Times New Roman" w:hAnsi="Times New Roman" w:cs="Times New Roman"/>
                <w:color w:val="000000"/>
                <w:sz w:val="20"/>
                <w:szCs w:val="20"/>
              </w:rPr>
              <w:t>Фотоэффект наблюдают, освещая поверхность металла светом фиксированной частоты. При этом задерживающая разность потенциалов равна </w:t>
            </w:r>
            <w:r w:rsidRPr="00A21A60">
              <w:rPr>
                <w:rFonts w:ascii="Times New Roman" w:hAnsi="Times New Roman" w:cs="Times New Roman"/>
                <w:i/>
                <w:iCs/>
                <w:color w:val="000000"/>
                <w:sz w:val="20"/>
                <w:szCs w:val="20"/>
              </w:rPr>
              <w:t>U</w:t>
            </w:r>
            <w:r w:rsidRPr="00A21A60">
              <w:rPr>
                <w:rFonts w:ascii="Times New Roman" w:hAnsi="Times New Roman" w:cs="Times New Roman"/>
                <w:color w:val="000000"/>
                <w:sz w:val="20"/>
                <w:szCs w:val="20"/>
              </w:rPr>
              <w:t xml:space="preserve">. После изменения частоты света задерживающая разность потенциалов увеличилась на 1,2 В  На какую величину изменилась частота падающего света? (Ответ дать </w:t>
            </w:r>
            <w:r w:rsidRPr="00A21A60">
              <w:rPr>
                <w:rFonts w:ascii="Times New Roman" w:hAnsi="Times New Roman" w:cs="Times New Roman"/>
                <w:color w:val="000000"/>
                <w:sz w:val="20"/>
                <w:szCs w:val="20"/>
              </w:rPr>
              <w:lastRenderedPageBreak/>
              <w:t>в 10</w:t>
            </w:r>
            <w:r w:rsidRPr="00A21A60">
              <w:rPr>
                <w:rFonts w:ascii="Times New Roman" w:hAnsi="Times New Roman" w:cs="Times New Roman"/>
                <w:color w:val="000000"/>
                <w:sz w:val="20"/>
                <w:szCs w:val="20"/>
                <w:vertAlign w:val="superscript"/>
              </w:rPr>
              <w:t>14</w:t>
            </w:r>
            <w:r w:rsidRPr="00A21A60">
              <w:rPr>
                <w:rFonts w:ascii="Times New Roman" w:hAnsi="Times New Roman" w:cs="Times New Roman"/>
                <w:color w:val="000000"/>
                <w:sz w:val="20"/>
                <w:szCs w:val="20"/>
              </w:rPr>
              <w:t> Гц, округлив до десятых. Элементарный заряд — 1,6·10</w:t>
            </w:r>
            <w:r w:rsidRPr="00A21A60">
              <w:rPr>
                <w:rFonts w:ascii="Times New Roman" w:hAnsi="Times New Roman" w:cs="Times New Roman"/>
                <w:color w:val="000000"/>
                <w:sz w:val="20"/>
                <w:szCs w:val="20"/>
                <w:vertAlign w:val="superscript"/>
              </w:rPr>
              <w:t>−19</w:t>
            </w:r>
            <w:r w:rsidRPr="00A21A60">
              <w:rPr>
                <w:rFonts w:ascii="Times New Roman" w:hAnsi="Times New Roman" w:cs="Times New Roman"/>
                <w:color w:val="000000"/>
                <w:sz w:val="20"/>
                <w:szCs w:val="20"/>
              </w:rPr>
              <w:t> Кл, постоянная Планка — 6,6·10</w:t>
            </w:r>
            <w:r w:rsidRPr="00A21A60">
              <w:rPr>
                <w:rFonts w:ascii="Times New Roman" w:hAnsi="Times New Roman" w:cs="Times New Roman"/>
                <w:color w:val="000000"/>
                <w:sz w:val="20"/>
                <w:szCs w:val="20"/>
                <w:vertAlign w:val="superscript"/>
              </w:rPr>
              <w:t>−34</w:t>
            </w:r>
            <w:r w:rsidRPr="00A21A60">
              <w:rPr>
                <w:rFonts w:ascii="Times New Roman" w:hAnsi="Times New Roman" w:cs="Times New Roman"/>
                <w:color w:val="000000"/>
                <w:sz w:val="20"/>
                <w:szCs w:val="20"/>
              </w:rPr>
              <w:t> Дж·с.)</w:t>
            </w:r>
          </w:p>
        </w:tc>
        <w:tc>
          <w:tcPr>
            <w:tcW w:w="4961" w:type="dxa"/>
            <w:gridSpan w:val="2"/>
            <w:tcPrChange w:id="5469" w:author="2" w:date="2021-08-31T10:55:00Z">
              <w:tcPr>
                <w:tcW w:w="4839" w:type="dxa"/>
              </w:tcPr>
            </w:tcPrChange>
          </w:tcPr>
          <w:p w14:paraId="6027826B" w14:textId="77777777" w:rsidR="00FC7A68" w:rsidRPr="009D36A7" w:rsidRDefault="00FC7A68" w:rsidP="00C207C3">
            <w:pPr>
              <w:pStyle w:val="a4"/>
              <w:numPr>
                <w:ilvl w:val="0"/>
                <w:numId w:val="110"/>
              </w:numPr>
              <w:spacing w:after="0" w:line="273" w:lineRule="exact"/>
              <w:ind w:right="20"/>
              <w:rPr>
                <w:rFonts w:ascii="Times New Roman" w:eastAsia="Century Schoolbook" w:hAnsi="Times New Roman" w:cs="Times New Roman"/>
                <w:color w:val="000000"/>
                <w:sz w:val="20"/>
                <w:szCs w:val="20"/>
                <w:lang w:eastAsia="ru-RU"/>
              </w:rPr>
            </w:pPr>
            <w:r w:rsidRPr="009D36A7">
              <w:rPr>
                <w:rFonts w:ascii="Times New Roman" w:eastAsia="Century Schoolbook" w:hAnsi="Times New Roman" w:cs="Times New Roman"/>
                <w:color w:val="000000"/>
                <w:sz w:val="20"/>
                <w:szCs w:val="20"/>
                <w:lang w:eastAsia="ru-RU"/>
              </w:rPr>
              <w:lastRenderedPageBreak/>
              <w:t xml:space="preserve">2,9 </w:t>
            </w:r>
            <m:oMath>
              <m:r>
                <w:rPr>
                  <w:rFonts w:ascii="Cambria Math" w:eastAsia="Century Schoolbook" w:hAnsi="Cambria Math" w:cs="Times New Roman"/>
                  <w:color w:val="000000"/>
                  <w:sz w:val="20"/>
                  <w:szCs w:val="20"/>
                  <w:lang w:eastAsia="ru-RU"/>
                </w:rPr>
                <m:t>∙</m:t>
              </m:r>
              <m:sSup>
                <m:sSupPr>
                  <m:ctrlPr>
                    <w:rPr>
                      <w:rFonts w:ascii="Cambria Math" w:eastAsia="Century Schoolbook" w:hAnsi="Cambria Math" w:cs="Times New Roman"/>
                      <w:i/>
                      <w:color w:val="000000"/>
                      <w:sz w:val="20"/>
                      <w:szCs w:val="20"/>
                      <w:lang w:eastAsia="ru-RU"/>
                    </w:rPr>
                  </m:ctrlPr>
                </m:sSupPr>
                <m:e>
                  <m:r>
                    <w:rPr>
                      <w:rFonts w:ascii="Cambria Math" w:eastAsia="Century Schoolbook" w:hAnsi="Cambria Math" w:cs="Times New Roman"/>
                      <w:color w:val="000000"/>
                      <w:sz w:val="20"/>
                      <w:szCs w:val="20"/>
                      <w:lang w:eastAsia="ru-RU"/>
                    </w:rPr>
                    <m:t>10</m:t>
                  </m:r>
                </m:e>
                <m:sup>
                  <m:r>
                    <w:rPr>
                      <w:rFonts w:ascii="Cambria Math" w:eastAsia="Century Schoolbook" w:hAnsi="Cambria Math" w:cs="Times New Roman"/>
                      <w:color w:val="000000"/>
                      <w:sz w:val="20"/>
                      <w:szCs w:val="20"/>
                      <w:lang w:eastAsia="ru-RU"/>
                    </w:rPr>
                    <m:t>14</m:t>
                  </m:r>
                </m:sup>
              </m:sSup>
            </m:oMath>
            <w:r w:rsidRPr="009D36A7">
              <w:rPr>
                <w:rFonts w:ascii="Times New Roman" w:eastAsia="Century Schoolbook" w:hAnsi="Times New Roman" w:cs="Times New Roman"/>
                <w:color w:val="000000"/>
                <w:sz w:val="20"/>
                <w:szCs w:val="20"/>
                <w:lang w:eastAsia="ru-RU"/>
              </w:rPr>
              <w:t xml:space="preserve"> Гц</w:t>
            </w:r>
          </w:p>
          <w:p w14:paraId="7028CFA1" w14:textId="1F0F943F" w:rsidR="00FC7A68" w:rsidRPr="009D36A7" w:rsidRDefault="00FC7A68" w:rsidP="00C207C3">
            <w:pPr>
              <w:pStyle w:val="a4"/>
              <w:numPr>
                <w:ilvl w:val="0"/>
                <w:numId w:val="110"/>
              </w:numPr>
              <w:spacing w:after="0" w:line="273" w:lineRule="exact"/>
              <w:ind w:right="20"/>
              <w:rPr>
                <w:rFonts w:ascii="Times New Roman" w:eastAsia="Century Schoolbook" w:hAnsi="Times New Roman" w:cs="Times New Roman"/>
                <w:color w:val="000000"/>
                <w:sz w:val="20"/>
                <w:szCs w:val="20"/>
                <w:lang w:eastAsia="ru-RU"/>
              </w:rPr>
            </w:pPr>
            <w:r w:rsidRPr="009D36A7">
              <w:rPr>
                <w:rFonts w:ascii="Times New Roman" w:eastAsia="Century Schoolbook" w:hAnsi="Times New Roman" w:cs="Times New Roman"/>
                <w:color w:val="000000"/>
                <w:sz w:val="20"/>
                <w:szCs w:val="20"/>
                <w:lang w:eastAsia="ru-RU"/>
              </w:rPr>
              <w:t xml:space="preserve">6,6 </w:t>
            </w:r>
            <m:oMath>
              <m:r>
                <w:rPr>
                  <w:rFonts w:ascii="Cambria Math" w:eastAsia="Century Schoolbook" w:hAnsi="Cambria Math" w:cs="Times New Roman"/>
                  <w:color w:val="000000"/>
                  <w:sz w:val="20"/>
                  <w:szCs w:val="20"/>
                  <w:lang w:eastAsia="ru-RU"/>
                </w:rPr>
                <m:t>∙</m:t>
              </m:r>
              <m:sSup>
                <m:sSupPr>
                  <m:ctrlPr>
                    <w:rPr>
                      <w:rFonts w:ascii="Cambria Math" w:eastAsia="Century Schoolbook" w:hAnsi="Cambria Math" w:cs="Times New Roman"/>
                      <w:i/>
                      <w:color w:val="000000"/>
                      <w:sz w:val="20"/>
                      <w:szCs w:val="20"/>
                      <w:lang w:eastAsia="ru-RU"/>
                    </w:rPr>
                  </m:ctrlPr>
                </m:sSupPr>
                <m:e>
                  <m:r>
                    <w:rPr>
                      <w:rFonts w:ascii="Cambria Math" w:eastAsia="Century Schoolbook" w:hAnsi="Cambria Math" w:cs="Times New Roman"/>
                      <w:color w:val="000000"/>
                      <w:sz w:val="20"/>
                      <w:szCs w:val="20"/>
                      <w:lang w:eastAsia="ru-RU"/>
                    </w:rPr>
                    <m:t>10</m:t>
                  </m:r>
                </m:e>
                <m:sup>
                  <m:r>
                    <w:rPr>
                      <w:rFonts w:ascii="Cambria Math" w:eastAsia="Century Schoolbook" w:hAnsi="Cambria Math" w:cs="Times New Roman"/>
                      <w:color w:val="000000"/>
                      <w:sz w:val="20"/>
                      <w:szCs w:val="20"/>
                      <w:lang w:eastAsia="ru-RU"/>
                    </w:rPr>
                    <m:t>14</m:t>
                  </m:r>
                </m:sup>
              </m:sSup>
            </m:oMath>
            <w:r w:rsidRPr="009D36A7">
              <w:rPr>
                <w:rFonts w:ascii="Times New Roman" w:eastAsia="Century Schoolbook" w:hAnsi="Times New Roman" w:cs="Times New Roman"/>
                <w:color w:val="000000"/>
                <w:sz w:val="20"/>
                <w:szCs w:val="20"/>
                <w:lang w:eastAsia="ru-RU"/>
              </w:rPr>
              <w:t xml:space="preserve"> Гц</w:t>
            </w:r>
          </w:p>
          <w:p w14:paraId="33C9FF47" w14:textId="3E651707" w:rsidR="00FC7A68" w:rsidRPr="009D36A7" w:rsidRDefault="00FC7A68" w:rsidP="00C207C3">
            <w:pPr>
              <w:pStyle w:val="a4"/>
              <w:numPr>
                <w:ilvl w:val="0"/>
                <w:numId w:val="110"/>
              </w:numPr>
              <w:spacing w:after="0" w:line="273" w:lineRule="exact"/>
              <w:ind w:right="20"/>
              <w:rPr>
                <w:rFonts w:ascii="Times New Roman" w:eastAsia="Century Schoolbook" w:hAnsi="Times New Roman" w:cs="Times New Roman"/>
                <w:color w:val="000000"/>
                <w:sz w:val="20"/>
                <w:szCs w:val="20"/>
                <w:lang w:eastAsia="ru-RU"/>
              </w:rPr>
            </w:pPr>
            <w:r w:rsidRPr="009D36A7">
              <w:rPr>
                <w:rFonts w:ascii="Times New Roman" w:eastAsia="Century Schoolbook" w:hAnsi="Times New Roman" w:cs="Times New Roman"/>
                <w:color w:val="000000"/>
                <w:sz w:val="20"/>
                <w:szCs w:val="20"/>
                <w:lang w:eastAsia="ru-RU"/>
              </w:rPr>
              <w:t xml:space="preserve">3,8 </w:t>
            </w:r>
            <m:oMath>
              <m:r>
                <w:rPr>
                  <w:rFonts w:ascii="Cambria Math" w:eastAsia="Century Schoolbook" w:hAnsi="Cambria Math" w:cs="Times New Roman"/>
                  <w:color w:val="000000"/>
                  <w:sz w:val="20"/>
                  <w:szCs w:val="20"/>
                  <w:lang w:eastAsia="ru-RU"/>
                </w:rPr>
                <m:t>∙</m:t>
              </m:r>
              <m:sSup>
                <m:sSupPr>
                  <m:ctrlPr>
                    <w:rPr>
                      <w:rFonts w:ascii="Cambria Math" w:eastAsia="Century Schoolbook" w:hAnsi="Cambria Math" w:cs="Times New Roman"/>
                      <w:i/>
                      <w:color w:val="000000"/>
                      <w:sz w:val="20"/>
                      <w:szCs w:val="20"/>
                      <w:lang w:eastAsia="ru-RU"/>
                    </w:rPr>
                  </m:ctrlPr>
                </m:sSupPr>
                <m:e>
                  <m:r>
                    <w:rPr>
                      <w:rFonts w:ascii="Cambria Math" w:eastAsia="Century Schoolbook" w:hAnsi="Cambria Math" w:cs="Times New Roman"/>
                      <w:color w:val="000000"/>
                      <w:sz w:val="20"/>
                      <w:szCs w:val="20"/>
                      <w:lang w:eastAsia="ru-RU"/>
                    </w:rPr>
                    <m:t>10</m:t>
                  </m:r>
                </m:e>
                <m:sup>
                  <m:r>
                    <w:rPr>
                      <w:rFonts w:ascii="Cambria Math" w:eastAsia="Century Schoolbook" w:hAnsi="Cambria Math" w:cs="Times New Roman"/>
                      <w:color w:val="000000"/>
                      <w:sz w:val="20"/>
                      <w:szCs w:val="20"/>
                      <w:lang w:eastAsia="ru-RU"/>
                    </w:rPr>
                    <m:t>14</m:t>
                  </m:r>
                </m:sup>
              </m:sSup>
            </m:oMath>
            <w:r w:rsidRPr="009D36A7">
              <w:rPr>
                <w:rFonts w:ascii="Times New Roman" w:eastAsia="Century Schoolbook" w:hAnsi="Times New Roman" w:cs="Times New Roman"/>
                <w:color w:val="000000"/>
                <w:sz w:val="20"/>
                <w:szCs w:val="20"/>
                <w:lang w:eastAsia="ru-RU"/>
              </w:rPr>
              <w:t xml:space="preserve"> Гц</w:t>
            </w:r>
          </w:p>
          <w:p w14:paraId="7C390F44" w14:textId="0CBD1799" w:rsidR="00FC7A68" w:rsidRPr="009D36A7" w:rsidRDefault="00FC7A68" w:rsidP="00C207C3">
            <w:pPr>
              <w:pStyle w:val="a4"/>
              <w:numPr>
                <w:ilvl w:val="0"/>
                <w:numId w:val="110"/>
              </w:numPr>
              <w:spacing w:after="0" w:line="273" w:lineRule="exact"/>
              <w:ind w:right="20"/>
              <w:rPr>
                <w:rFonts w:ascii="Times New Roman" w:eastAsia="Century Schoolbook" w:hAnsi="Times New Roman" w:cs="Times New Roman"/>
                <w:color w:val="000000"/>
                <w:sz w:val="20"/>
                <w:szCs w:val="20"/>
                <w:lang w:eastAsia="ru-RU"/>
              </w:rPr>
            </w:pPr>
            <w:r w:rsidRPr="009D36A7">
              <w:rPr>
                <w:rFonts w:ascii="Times New Roman" w:eastAsia="Century Schoolbook" w:hAnsi="Times New Roman" w:cs="Times New Roman"/>
                <w:color w:val="000000"/>
                <w:sz w:val="20"/>
                <w:szCs w:val="20"/>
                <w:lang w:eastAsia="ru-RU"/>
              </w:rPr>
              <w:t xml:space="preserve">4,2 </w:t>
            </w:r>
            <m:oMath>
              <m:r>
                <w:rPr>
                  <w:rFonts w:ascii="Cambria Math" w:eastAsia="Century Schoolbook" w:hAnsi="Cambria Math" w:cs="Times New Roman"/>
                  <w:color w:val="000000"/>
                  <w:sz w:val="20"/>
                  <w:szCs w:val="20"/>
                  <w:lang w:eastAsia="ru-RU"/>
                </w:rPr>
                <m:t>∙</m:t>
              </m:r>
              <m:sSup>
                <m:sSupPr>
                  <m:ctrlPr>
                    <w:rPr>
                      <w:rFonts w:ascii="Cambria Math" w:eastAsia="Century Schoolbook" w:hAnsi="Cambria Math" w:cs="Times New Roman"/>
                      <w:i/>
                      <w:color w:val="000000"/>
                      <w:sz w:val="20"/>
                      <w:szCs w:val="20"/>
                      <w:lang w:eastAsia="ru-RU"/>
                    </w:rPr>
                  </m:ctrlPr>
                </m:sSupPr>
                <m:e>
                  <m:r>
                    <w:rPr>
                      <w:rFonts w:ascii="Cambria Math" w:eastAsia="Century Schoolbook" w:hAnsi="Cambria Math" w:cs="Times New Roman"/>
                      <w:color w:val="000000"/>
                      <w:sz w:val="20"/>
                      <w:szCs w:val="20"/>
                      <w:lang w:eastAsia="ru-RU"/>
                    </w:rPr>
                    <m:t>10</m:t>
                  </m:r>
                </m:e>
                <m:sup>
                  <m:r>
                    <w:rPr>
                      <w:rFonts w:ascii="Cambria Math" w:eastAsia="Century Schoolbook" w:hAnsi="Cambria Math" w:cs="Times New Roman"/>
                      <w:color w:val="000000"/>
                      <w:sz w:val="20"/>
                      <w:szCs w:val="20"/>
                      <w:lang w:eastAsia="ru-RU"/>
                    </w:rPr>
                    <m:t>14</m:t>
                  </m:r>
                </m:sup>
              </m:sSup>
            </m:oMath>
            <w:r w:rsidRPr="009D36A7">
              <w:rPr>
                <w:rFonts w:ascii="Times New Roman" w:eastAsia="Century Schoolbook" w:hAnsi="Times New Roman" w:cs="Times New Roman"/>
                <w:color w:val="000000"/>
                <w:sz w:val="20"/>
                <w:szCs w:val="20"/>
                <w:lang w:eastAsia="ru-RU"/>
              </w:rPr>
              <w:t xml:space="preserve"> Гц</w:t>
            </w:r>
          </w:p>
          <w:p w14:paraId="4CBD388E" w14:textId="7993620E" w:rsidR="00FC7A68" w:rsidRPr="006F33AA" w:rsidRDefault="00FC7A68" w:rsidP="00FC7A68">
            <w:pPr>
              <w:pStyle w:val="a4"/>
              <w:spacing w:after="0" w:line="273" w:lineRule="exact"/>
              <w:ind w:left="848" w:right="20"/>
              <w:rPr>
                <w:rFonts w:ascii="Times New Roman" w:hAnsi="Times New Roman"/>
                <w:color w:val="000000"/>
                <w:sz w:val="20"/>
                <w:rPrChange w:id="5470"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471" w:author="2" w:date="2021-08-31T10:55:00Z">
              <w:tcPr>
                <w:tcW w:w="547" w:type="dxa"/>
              </w:tcPr>
            </w:tcPrChange>
          </w:tcPr>
          <w:p w14:paraId="122F9095" w14:textId="4731402F"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2A033001" w14:textId="77777777" w:rsidTr="00911EF6">
        <w:tc>
          <w:tcPr>
            <w:tcW w:w="846" w:type="dxa"/>
            <w:tcPrChange w:id="5472" w:author="2" w:date="2021-08-31T10:55:00Z">
              <w:tcPr>
                <w:tcW w:w="846" w:type="dxa"/>
              </w:tcPr>
            </w:tcPrChange>
          </w:tcPr>
          <w:p w14:paraId="68D26B64" w14:textId="77777777" w:rsidR="00FC7A68" w:rsidRPr="00450F2B" w:rsidRDefault="00FC7A68" w:rsidP="00FC7A68">
            <w:pPr>
              <w:spacing w:after="120"/>
              <w:rPr>
                <w:rFonts w:ascii="Times New Roman" w:hAnsi="Times New Roman" w:cs="Times New Roman"/>
                <w:sz w:val="24"/>
                <w:szCs w:val="24"/>
              </w:rPr>
            </w:pPr>
          </w:p>
        </w:tc>
        <w:tc>
          <w:tcPr>
            <w:tcW w:w="1843" w:type="dxa"/>
            <w:tcPrChange w:id="5473" w:author="2" w:date="2021-08-31T10:55:00Z">
              <w:tcPr>
                <w:tcW w:w="1843" w:type="dxa"/>
              </w:tcPr>
            </w:tcPrChange>
          </w:tcPr>
          <w:p w14:paraId="6B6ECB6B" w14:textId="77777777" w:rsidR="00FC7A68" w:rsidRPr="00450F2B" w:rsidRDefault="00FC7A68" w:rsidP="00FC7A68">
            <w:pPr>
              <w:spacing w:after="120"/>
              <w:rPr>
                <w:rFonts w:ascii="Times New Roman" w:hAnsi="Times New Roman" w:cs="Times New Roman"/>
                <w:sz w:val="24"/>
                <w:szCs w:val="24"/>
              </w:rPr>
            </w:pPr>
          </w:p>
        </w:tc>
        <w:tc>
          <w:tcPr>
            <w:tcW w:w="425" w:type="dxa"/>
            <w:tcPrChange w:id="5474" w:author="2" w:date="2021-08-31T10:55:00Z">
              <w:tcPr>
                <w:tcW w:w="425" w:type="dxa"/>
              </w:tcPr>
            </w:tcPrChange>
          </w:tcPr>
          <w:p w14:paraId="147EBDE3" w14:textId="77777777" w:rsidR="00FC7A68" w:rsidRPr="00450F2B" w:rsidRDefault="00FC7A68" w:rsidP="00FC7A68">
            <w:pPr>
              <w:spacing w:after="120"/>
              <w:rPr>
                <w:rFonts w:ascii="Times New Roman" w:hAnsi="Times New Roman" w:cs="Times New Roman"/>
                <w:sz w:val="24"/>
                <w:szCs w:val="24"/>
              </w:rPr>
            </w:pPr>
          </w:p>
        </w:tc>
        <w:tc>
          <w:tcPr>
            <w:tcW w:w="392" w:type="dxa"/>
            <w:tcPrChange w:id="5475" w:author="2" w:date="2021-08-31T10:55:00Z">
              <w:tcPr>
                <w:tcW w:w="392" w:type="dxa"/>
              </w:tcPr>
            </w:tcPrChange>
          </w:tcPr>
          <w:p w14:paraId="5D47643C" w14:textId="77777777" w:rsidR="00FC7A68" w:rsidRPr="00450F2B" w:rsidRDefault="00FC7A68" w:rsidP="00FC7A68">
            <w:pPr>
              <w:spacing w:after="120"/>
              <w:rPr>
                <w:rFonts w:ascii="Times New Roman" w:hAnsi="Times New Roman" w:cs="Times New Roman"/>
                <w:sz w:val="24"/>
                <w:szCs w:val="24"/>
              </w:rPr>
            </w:pPr>
          </w:p>
        </w:tc>
        <w:tc>
          <w:tcPr>
            <w:tcW w:w="553" w:type="dxa"/>
            <w:tcPrChange w:id="5476" w:author="2" w:date="2021-08-31T10:55:00Z">
              <w:tcPr>
                <w:tcW w:w="553" w:type="dxa"/>
              </w:tcPr>
            </w:tcPrChange>
          </w:tcPr>
          <w:p w14:paraId="16DD4989" w14:textId="3F9F1901"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5477" w:author="2" w:date="2021-08-31T10:55:00Z">
              <w:tcPr>
                <w:tcW w:w="6001" w:type="dxa"/>
              </w:tcPr>
            </w:tcPrChange>
          </w:tcPr>
          <w:p w14:paraId="425ACA49" w14:textId="2C21CB15" w:rsidR="00FC7A68" w:rsidRPr="00614FCD" w:rsidRDefault="00FC7A68" w:rsidP="00FC7A68">
            <w:pPr>
              <w:ind w:firstLine="375"/>
              <w:jc w:val="both"/>
              <w:rPr>
                <w:rFonts w:ascii="Times New Roman" w:eastAsia="Times New Roman" w:hAnsi="Times New Roman" w:cs="Times New Roman"/>
                <w:color w:val="000000"/>
                <w:sz w:val="20"/>
                <w:szCs w:val="20"/>
                <w:lang w:eastAsia="ru-RU"/>
              </w:rPr>
            </w:pPr>
            <w:r w:rsidRPr="00614FCD">
              <w:rPr>
                <w:rFonts w:ascii="Times New Roman" w:hAnsi="Times New Roman" w:cs="Times New Roman"/>
                <w:color w:val="000000"/>
                <w:sz w:val="20"/>
                <w:szCs w:val="20"/>
              </w:rPr>
              <w:t>Фотоэффект наблюдают, освещая поверхность металла светом с частотой </w:t>
            </w:r>
            <m:oMath>
              <m:r>
                <w:rPr>
                  <w:rFonts w:ascii="Cambria Math" w:hAnsi="Cambria Math" w:cs="Times New Roman"/>
                  <w:color w:val="000000"/>
                  <w:sz w:val="20"/>
                  <w:szCs w:val="20"/>
                </w:rPr>
                <m:t>ν</m:t>
              </m:r>
            </m:oMath>
            <w:r w:rsidRPr="00614FCD">
              <w:rPr>
                <w:rFonts w:ascii="Times New Roman" w:hAnsi="Times New Roman" w:cs="Times New Roman"/>
                <w:color w:val="000000"/>
                <w:sz w:val="20"/>
                <w:szCs w:val="20"/>
              </w:rPr>
              <w:t> При этом задерживающая разность потенциалов равна </w:t>
            </w:r>
            <w:r w:rsidRPr="00614FCD">
              <w:rPr>
                <w:rFonts w:ascii="Times New Roman" w:hAnsi="Times New Roman" w:cs="Times New Roman"/>
                <w:i/>
                <w:iCs/>
                <w:color w:val="000000"/>
                <w:sz w:val="20"/>
                <w:szCs w:val="20"/>
              </w:rPr>
              <w:t>U</w:t>
            </w:r>
            <w:r w:rsidRPr="00614FCD">
              <w:rPr>
                <w:rFonts w:ascii="Times New Roman" w:hAnsi="Times New Roman" w:cs="Times New Roman"/>
                <w:color w:val="000000"/>
                <w:sz w:val="20"/>
                <w:szCs w:val="20"/>
              </w:rPr>
              <w:t>. Частота света увеличилась на </w:t>
            </w:r>
            <m:oMath>
              <m:r>
                <w:rPr>
                  <w:rFonts w:ascii="Cambria Math" w:hAnsi="Cambria Math" w:cs="Times New Roman"/>
                  <w:color w:val="000000"/>
                  <w:sz w:val="20"/>
                  <w:szCs w:val="20"/>
                </w:rPr>
                <m:t>3∙</m:t>
              </m:r>
              <m:sSup>
                <m:sSupPr>
                  <m:ctrlPr>
                    <w:rPr>
                      <w:rFonts w:ascii="Cambria Math" w:hAnsi="Cambria Math" w:cs="Times New Roman"/>
                      <w:i/>
                      <w:color w:val="000000"/>
                      <w:sz w:val="20"/>
                      <w:szCs w:val="20"/>
                    </w:rPr>
                  </m:ctrlPr>
                </m:sSupPr>
                <m:e>
                  <m:r>
                    <w:rPr>
                      <w:rFonts w:ascii="Cambria Math" w:hAnsi="Cambria Math" w:cs="Times New Roman"/>
                      <w:color w:val="000000"/>
                      <w:sz w:val="20"/>
                      <w:szCs w:val="20"/>
                    </w:rPr>
                    <m:t>10</m:t>
                  </m:r>
                </m:e>
                <m:sup>
                  <m:r>
                    <w:rPr>
                      <w:rFonts w:ascii="Cambria Math" w:hAnsi="Cambria Math" w:cs="Times New Roman"/>
                      <w:color w:val="000000"/>
                      <w:sz w:val="20"/>
                      <w:szCs w:val="20"/>
                    </w:rPr>
                    <m:t>14</m:t>
                  </m:r>
                </m:sup>
              </m:sSup>
            </m:oMath>
            <w:r w:rsidRPr="00614FCD">
              <w:rPr>
                <w:rFonts w:ascii="Times New Roman" w:hAnsi="Times New Roman" w:cs="Times New Roman"/>
                <w:color w:val="000000"/>
                <w:sz w:val="20"/>
                <w:szCs w:val="20"/>
              </w:rPr>
              <w:t>  Гц. Каково изменение задерживающей разности потенциалов? (Ответ выразите в вольтах и округлите с точностью до десятых.) Заряд электрона принять равным 1,6·10</w:t>
            </w:r>
            <w:r w:rsidRPr="00614FCD">
              <w:rPr>
                <w:rFonts w:ascii="Times New Roman" w:hAnsi="Times New Roman" w:cs="Times New Roman"/>
                <w:color w:val="000000"/>
                <w:sz w:val="20"/>
                <w:szCs w:val="20"/>
                <w:vertAlign w:val="superscript"/>
              </w:rPr>
              <w:t>−19</w:t>
            </w:r>
            <w:r w:rsidRPr="00614FCD">
              <w:rPr>
                <w:rFonts w:ascii="Times New Roman" w:hAnsi="Times New Roman" w:cs="Times New Roman"/>
                <w:color w:val="000000"/>
                <w:sz w:val="20"/>
                <w:szCs w:val="20"/>
              </w:rPr>
              <w:t> Кл, а постоянную Планка — 6,6·10</w:t>
            </w:r>
            <w:r w:rsidRPr="00614FCD">
              <w:rPr>
                <w:rFonts w:ascii="Times New Roman" w:hAnsi="Times New Roman" w:cs="Times New Roman"/>
                <w:color w:val="000000"/>
                <w:sz w:val="20"/>
                <w:szCs w:val="20"/>
                <w:vertAlign w:val="superscript"/>
              </w:rPr>
              <w:t>−34</w:t>
            </w:r>
            <w:r w:rsidRPr="00614FCD">
              <w:rPr>
                <w:rFonts w:ascii="Times New Roman" w:hAnsi="Times New Roman" w:cs="Times New Roman"/>
                <w:color w:val="000000"/>
                <w:sz w:val="20"/>
                <w:szCs w:val="20"/>
              </w:rPr>
              <w:t> Дж·с.</w:t>
            </w:r>
          </w:p>
        </w:tc>
        <w:tc>
          <w:tcPr>
            <w:tcW w:w="4961" w:type="dxa"/>
            <w:gridSpan w:val="2"/>
            <w:tcPrChange w:id="5478" w:author="2" w:date="2021-08-31T10:55:00Z">
              <w:tcPr>
                <w:tcW w:w="4839" w:type="dxa"/>
              </w:tcPr>
            </w:tcPrChange>
          </w:tcPr>
          <w:p w14:paraId="12A29C46" w14:textId="2AFAB30C" w:rsidR="00FC7A68" w:rsidRPr="00614FCD" w:rsidRDefault="00FC7A68" w:rsidP="00C207C3">
            <w:pPr>
              <w:pStyle w:val="a4"/>
              <w:numPr>
                <w:ilvl w:val="0"/>
                <w:numId w:val="111"/>
              </w:numPr>
              <w:spacing w:after="0" w:line="273" w:lineRule="exact"/>
              <w:ind w:right="20"/>
              <w:rPr>
                <w:rFonts w:ascii="Times New Roman" w:eastAsia="Century Schoolbook" w:hAnsi="Times New Roman" w:cs="Times New Roman"/>
                <w:color w:val="000000"/>
                <w:sz w:val="20"/>
                <w:szCs w:val="20"/>
                <w:lang w:eastAsia="ru-RU"/>
              </w:rPr>
            </w:pPr>
            <w:r w:rsidRPr="00614FCD">
              <w:rPr>
                <w:rFonts w:ascii="Times New Roman" w:eastAsia="Century Schoolbook" w:hAnsi="Times New Roman" w:cs="Times New Roman"/>
                <w:color w:val="000000"/>
                <w:sz w:val="20"/>
                <w:szCs w:val="20"/>
                <w:lang w:eastAsia="ru-RU"/>
              </w:rPr>
              <w:t>2,1 В</w:t>
            </w:r>
          </w:p>
          <w:p w14:paraId="3F97B231" w14:textId="77777777" w:rsidR="00FC7A68" w:rsidRPr="00614FCD" w:rsidRDefault="00FC7A68" w:rsidP="00C207C3">
            <w:pPr>
              <w:pStyle w:val="a4"/>
              <w:numPr>
                <w:ilvl w:val="0"/>
                <w:numId w:val="111"/>
              </w:numPr>
              <w:spacing w:after="0" w:line="273" w:lineRule="exact"/>
              <w:ind w:right="20"/>
              <w:rPr>
                <w:rFonts w:ascii="Times New Roman" w:eastAsia="Century Schoolbook" w:hAnsi="Times New Roman" w:cs="Times New Roman"/>
                <w:color w:val="000000"/>
                <w:sz w:val="20"/>
                <w:szCs w:val="20"/>
                <w:lang w:eastAsia="ru-RU"/>
              </w:rPr>
            </w:pPr>
            <w:r w:rsidRPr="00614FCD">
              <w:rPr>
                <w:rFonts w:ascii="Times New Roman" w:eastAsia="Century Schoolbook" w:hAnsi="Times New Roman" w:cs="Times New Roman"/>
                <w:color w:val="000000"/>
                <w:sz w:val="20"/>
                <w:szCs w:val="20"/>
                <w:lang w:eastAsia="ru-RU"/>
              </w:rPr>
              <w:t>1,2 В</w:t>
            </w:r>
          </w:p>
          <w:p w14:paraId="13F2F6AA" w14:textId="77777777" w:rsidR="00FC7A68" w:rsidRPr="00614FCD" w:rsidRDefault="00FC7A68" w:rsidP="00C207C3">
            <w:pPr>
              <w:pStyle w:val="a4"/>
              <w:numPr>
                <w:ilvl w:val="0"/>
                <w:numId w:val="111"/>
              </w:numPr>
              <w:spacing w:after="0" w:line="273" w:lineRule="exact"/>
              <w:ind w:right="20"/>
              <w:rPr>
                <w:rFonts w:ascii="Times New Roman" w:eastAsia="Century Schoolbook" w:hAnsi="Times New Roman" w:cs="Times New Roman"/>
                <w:color w:val="000000"/>
                <w:sz w:val="20"/>
                <w:szCs w:val="20"/>
                <w:lang w:eastAsia="ru-RU"/>
              </w:rPr>
            </w:pPr>
            <w:r w:rsidRPr="00614FCD">
              <w:rPr>
                <w:rFonts w:ascii="Times New Roman" w:eastAsia="Century Schoolbook" w:hAnsi="Times New Roman" w:cs="Times New Roman"/>
                <w:color w:val="000000"/>
                <w:sz w:val="20"/>
                <w:szCs w:val="20"/>
                <w:lang w:eastAsia="ru-RU"/>
              </w:rPr>
              <w:t>2,4 В</w:t>
            </w:r>
          </w:p>
          <w:p w14:paraId="300F313B" w14:textId="5B2F0FC1" w:rsidR="00FC7A68" w:rsidRPr="006F33AA" w:rsidRDefault="00FC7A68" w:rsidP="00C207C3">
            <w:pPr>
              <w:pStyle w:val="a4"/>
              <w:numPr>
                <w:ilvl w:val="0"/>
                <w:numId w:val="111"/>
              </w:numPr>
              <w:spacing w:after="0" w:line="273" w:lineRule="exact"/>
              <w:ind w:right="20"/>
              <w:rPr>
                <w:rFonts w:ascii="Times New Roman" w:hAnsi="Times New Roman"/>
                <w:color w:val="000000"/>
                <w:sz w:val="20"/>
                <w:rPrChange w:id="5479" w:author="2" w:date="2021-08-31T10:55:00Z">
                  <w:rPr>
                    <w:rFonts w:ascii="Times New Roman" w:eastAsia="Century Schoolbook" w:hAnsi="Times New Roman" w:cs="Times New Roman"/>
                    <w:color w:val="000000"/>
                    <w:sz w:val="24"/>
                    <w:szCs w:val="24"/>
                    <w:lang w:eastAsia="ru-RU"/>
                  </w:rPr>
                </w:rPrChange>
              </w:rPr>
            </w:pPr>
            <w:r w:rsidRPr="00614FCD">
              <w:rPr>
                <w:rFonts w:ascii="Times New Roman" w:eastAsia="Century Schoolbook" w:hAnsi="Times New Roman" w:cs="Times New Roman"/>
                <w:color w:val="000000"/>
                <w:sz w:val="20"/>
                <w:szCs w:val="20"/>
                <w:lang w:eastAsia="ru-RU"/>
              </w:rPr>
              <w:t>1,6 В</w:t>
            </w:r>
          </w:p>
        </w:tc>
        <w:tc>
          <w:tcPr>
            <w:tcW w:w="567" w:type="dxa"/>
            <w:gridSpan w:val="2"/>
            <w:tcPrChange w:id="5480" w:author="2" w:date="2021-08-31T10:55:00Z">
              <w:tcPr>
                <w:tcW w:w="547" w:type="dxa"/>
              </w:tcPr>
            </w:tcPrChange>
          </w:tcPr>
          <w:p w14:paraId="51E06EB0" w14:textId="399BC95C"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FC7A68" w:rsidRPr="00450F2B" w14:paraId="4F5EB663" w14:textId="77777777" w:rsidTr="00911EF6">
        <w:tc>
          <w:tcPr>
            <w:tcW w:w="846" w:type="dxa"/>
            <w:tcPrChange w:id="5481" w:author="2" w:date="2021-08-31T10:55:00Z">
              <w:tcPr>
                <w:tcW w:w="846" w:type="dxa"/>
              </w:tcPr>
            </w:tcPrChange>
          </w:tcPr>
          <w:p w14:paraId="6A17E311" w14:textId="0351E56A" w:rsidR="00FC7A68" w:rsidRPr="00450F2B" w:rsidRDefault="00FC7A68" w:rsidP="00FC7A68">
            <w:pPr>
              <w:spacing w:after="120"/>
              <w:rPr>
                <w:rFonts w:ascii="Times New Roman" w:hAnsi="Times New Roman" w:cs="Times New Roman"/>
                <w:sz w:val="24"/>
                <w:szCs w:val="24"/>
              </w:rPr>
            </w:pPr>
          </w:p>
        </w:tc>
        <w:tc>
          <w:tcPr>
            <w:tcW w:w="1843" w:type="dxa"/>
            <w:tcPrChange w:id="5482" w:author="2" w:date="2021-08-31T10:55:00Z">
              <w:tcPr>
                <w:tcW w:w="1843" w:type="dxa"/>
              </w:tcPr>
            </w:tcPrChange>
          </w:tcPr>
          <w:p w14:paraId="316EE3D6" w14:textId="77777777" w:rsidR="00FC7A68" w:rsidRPr="00450F2B" w:rsidRDefault="00FC7A68" w:rsidP="00FC7A68">
            <w:pPr>
              <w:spacing w:after="120"/>
              <w:rPr>
                <w:rFonts w:ascii="Times New Roman" w:hAnsi="Times New Roman" w:cs="Times New Roman"/>
                <w:sz w:val="24"/>
                <w:szCs w:val="24"/>
              </w:rPr>
            </w:pPr>
          </w:p>
        </w:tc>
        <w:tc>
          <w:tcPr>
            <w:tcW w:w="425" w:type="dxa"/>
            <w:tcPrChange w:id="5483" w:author="2" w:date="2021-08-31T10:55:00Z">
              <w:tcPr>
                <w:tcW w:w="425" w:type="dxa"/>
              </w:tcPr>
            </w:tcPrChange>
          </w:tcPr>
          <w:p w14:paraId="0627485C" w14:textId="77777777" w:rsidR="00FC7A68" w:rsidRPr="00450F2B" w:rsidRDefault="00FC7A68" w:rsidP="00FC7A68">
            <w:pPr>
              <w:spacing w:after="120"/>
              <w:rPr>
                <w:rFonts w:ascii="Times New Roman" w:hAnsi="Times New Roman" w:cs="Times New Roman"/>
                <w:sz w:val="24"/>
                <w:szCs w:val="24"/>
              </w:rPr>
            </w:pPr>
          </w:p>
        </w:tc>
        <w:tc>
          <w:tcPr>
            <w:tcW w:w="392" w:type="dxa"/>
            <w:tcPrChange w:id="5484" w:author="2" w:date="2021-08-31T10:55:00Z">
              <w:tcPr>
                <w:tcW w:w="392" w:type="dxa"/>
              </w:tcPr>
            </w:tcPrChange>
          </w:tcPr>
          <w:p w14:paraId="2C0FAD11" w14:textId="77777777" w:rsidR="00FC7A68" w:rsidRPr="00450F2B" w:rsidRDefault="00FC7A68" w:rsidP="00FC7A68">
            <w:pPr>
              <w:spacing w:after="120"/>
              <w:rPr>
                <w:rFonts w:ascii="Times New Roman" w:hAnsi="Times New Roman" w:cs="Times New Roman"/>
                <w:sz w:val="24"/>
                <w:szCs w:val="24"/>
              </w:rPr>
            </w:pPr>
          </w:p>
        </w:tc>
        <w:tc>
          <w:tcPr>
            <w:tcW w:w="553" w:type="dxa"/>
            <w:tcPrChange w:id="5485" w:author="2" w:date="2021-08-31T10:55:00Z">
              <w:tcPr>
                <w:tcW w:w="553" w:type="dxa"/>
              </w:tcPr>
            </w:tcPrChange>
          </w:tcPr>
          <w:p w14:paraId="706F2F21" w14:textId="558F125B"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5486" w:author="2" w:date="2021-08-31T10:55:00Z">
              <w:tcPr>
                <w:tcW w:w="6001" w:type="dxa"/>
              </w:tcPr>
            </w:tcPrChange>
          </w:tcPr>
          <w:p w14:paraId="746FE98A" w14:textId="7859AB30" w:rsidR="00FC7A68" w:rsidRPr="00450F2B" w:rsidRDefault="00FC7A68" w:rsidP="00FC7A68">
            <w:pPr>
              <w:jc w:val="both"/>
              <w:rPr>
                <w:rFonts w:ascii="Times New Roman" w:eastAsia="Times New Roman" w:hAnsi="Times New Roman" w:cs="Times New Roman"/>
                <w:color w:val="000000"/>
                <w:lang w:eastAsia="ru-RU"/>
              </w:rPr>
            </w:pPr>
            <w:r w:rsidRPr="00614FCD">
              <w:rPr>
                <w:rFonts w:ascii="Times New Roman" w:hAnsi="Times New Roman" w:cs="Times New Roman"/>
                <w:color w:val="000000"/>
                <w:sz w:val="20"/>
                <w:szCs w:val="20"/>
              </w:rPr>
              <w:t>Красная граница фотоэффекта для вещества фотокатода λ</w:t>
            </w:r>
            <w:r w:rsidRPr="00614FCD">
              <w:rPr>
                <w:rFonts w:ascii="Times New Roman" w:hAnsi="Times New Roman" w:cs="Times New Roman"/>
                <w:color w:val="000000"/>
                <w:sz w:val="20"/>
                <w:szCs w:val="20"/>
                <w:vertAlign w:val="subscript"/>
              </w:rPr>
              <w:t>0</w:t>
            </w:r>
            <w:r w:rsidRPr="00614FCD">
              <w:rPr>
                <w:rFonts w:ascii="Times New Roman" w:hAnsi="Times New Roman" w:cs="Times New Roman"/>
                <w:color w:val="000000"/>
                <w:sz w:val="20"/>
                <w:szCs w:val="20"/>
              </w:rPr>
              <w:t> = 290 нм. При облучении катода светом с длиной волны λ фототок прекращается при напряжении между анодом и катодом </w:t>
            </w:r>
            <w:r w:rsidRPr="00614FCD">
              <w:rPr>
                <w:rFonts w:ascii="Times New Roman" w:hAnsi="Times New Roman" w:cs="Times New Roman"/>
                <w:i/>
                <w:iCs/>
                <w:color w:val="000000"/>
                <w:sz w:val="20"/>
                <w:szCs w:val="20"/>
              </w:rPr>
              <w:t>U</w:t>
            </w:r>
            <w:r w:rsidRPr="00614FCD">
              <w:rPr>
                <w:rFonts w:ascii="Times New Roman" w:hAnsi="Times New Roman" w:cs="Times New Roman"/>
                <w:color w:val="000000"/>
                <w:sz w:val="20"/>
                <w:szCs w:val="20"/>
              </w:rPr>
              <w:t> = 1,9 В. Определите длину волны λ. Ответ выразить в нм и округлить до целого. Заряд электрона принять равным 1,6·10</w:t>
            </w:r>
            <w:r w:rsidRPr="00614FCD">
              <w:rPr>
                <w:rFonts w:ascii="Times New Roman" w:hAnsi="Times New Roman" w:cs="Times New Roman"/>
                <w:color w:val="000000"/>
                <w:sz w:val="20"/>
                <w:szCs w:val="20"/>
                <w:vertAlign w:val="superscript"/>
              </w:rPr>
              <w:t>−19</w:t>
            </w:r>
            <w:r w:rsidRPr="00614FCD">
              <w:rPr>
                <w:rFonts w:ascii="Times New Roman" w:hAnsi="Times New Roman" w:cs="Times New Roman"/>
                <w:color w:val="000000"/>
                <w:sz w:val="20"/>
                <w:szCs w:val="20"/>
              </w:rPr>
              <w:t> Кл, постоянную Планка — 6,6·10</w:t>
            </w:r>
            <w:r w:rsidRPr="00614FCD">
              <w:rPr>
                <w:rFonts w:ascii="Times New Roman" w:hAnsi="Times New Roman" w:cs="Times New Roman"/>
                <w:color w:val="000000"/>
                <w:sz w:val="20"/>
                <w:szCs w:val="20"/>
                <w:vertAlign w:val="superscript"/>
              </w:rPr>
              <w:t>−34</w:t>
            </w:r>
            <w:r w:rsidRPr="00614FCD">
              <w:rPr>
                <w:rFonts w:ascii="Times New Roman" w:hAnsi="Times New Roman" w:cs="Times New Roman"/>
                <w:color w:val="000000"/>
                <w:sz w:val="20"/>
                <w:szCs w:val="20"/>
              </w:rPr>
              <w:t> Дж·с, а скорость света  — 3·10</w:t>
            </w:r>
            <w:r w:rsidRPr="00614FCD">
              <w:rPr>
                <w:rFonts w:ascii="Times New Roman" w:hAnsi="Times New Roman" w:cs="Times New Roman"/>
                <w:color w:val="000000"/>
                <w:sz w:val="20"/>
                <w:szCs w:val="20"/>
                <w:vertAlign w:val="superscript"/>
              </w:rPr>
              <w:t>8</w:t>
            </w:r>
            <w:r w:rsidRPr="00614FCD">
              <w:rPr>
                <w:rFonts w:ascii="Times New Roman" w:hAnsi="Times New Roman" w:cs="Times New Roman"/>
                <w:color w:val="000000"/>
                <w:sz w:val="20"/>
                <w:szCs w:val="20"/>
              </w:rPr>
              <w:t> м/с</w:t>
            </w:r>
            <w:r>
              <w:rPr>
                <w:color w:val="000000"/>
              </w:rPr>
              <w:t>.</w:t>
            </w:r>
          </w:p>
        </w:tc>
        <w:tc>
          <w:tcPr>
            <w:tcW w:w="4961" w:type="dxa"/>
            <w:gridSpan w:val="2"/>
            <w:tcPrChange w:id="5487" w:author="2" w:date="2021-08-31T10:55:00Z">
              <w:tcPr>
                <w:tcW w:w="4839" w:type="dxa"/>
              </w:tcPr>
            </w:tcPrChange>
          </w:tcPr>
          <w:p w14:paraId="0BFD7113" w14:textId="77777777" w:rsidR="00FC7A68" w:rsidRPr="00302B2B" w:rsidRDefault="00FC7A68" w:rsidP="00C207C3">
            <w:pPr>
              <w:pStyle w:val="a4"/>
              <w:numPr>
                <w:ilvl w:val="0"/>
                <w:numId w:val="113"/>
              </w:numPr>
              <w:spacing w:after="0" w:line="273" w:lineRule="exact"/>
              <w:ind w:right="20"/>
              <w:rPr>
                <w:rFonts w:ascii="Times New Roman" w:eastAsia="Century Schoolbook" w:hAnsi="Times New Roman" w:cs="Times New Roman"/>
                <w:color w:val="000000"/>
                <w:sz w:val="20"/>
                <w:szCs w:val="20"/>
                <w:lang w:eastAsia="ru-RU"/>
              </w:rPr>
            </w:pPr>
            <w:r w:rsidRPr="00302B2B">
              <w:rPr>
                <w:rFonts w:ascii="Times New Roman" w:eastAsia="Century Schoolbook" w:hAnsi="Times New Roman" w:cs="Times New Roman"/>
                <w:color w:val="000000"/>
                <w:sz w:val="20"/>
                <w:szCs w:val="20"/>
                <w:lang w:eastAsia="ru-RU"/>
              </w:rPr>
              <w:t>201нм</w:t>
            </w:r>
          </w:p>
          <w:p w14:paraId="14E78E11" w14:textId="1E52D0B8" w:rsidR="00FC7A68" w:rsidRPr="00302B2B" w:rsidRDefault="00FC7A68" w:rsidP="00C207C3">
            <w:pPr>
              <w:pStyle w:val="a4"/>
              <w:numPr>
                <w:ilvl w:val="0"/>
                <w:numId w:val="113"/>
              </w:numPr>
              <w:spacing w:after="0" w:line="273" w:lineRule="exact"/>
              <w:ind w:right="20"/>
              <w:rPr>
                <w:rFonts w:ascii="Times New Roman" w:eastAsia="Century Schoolbook" w:hAnsi="Times New Roman" w:cs="Times New Roman"/>
                <w:color w:val="000000"/>
                <w:sz w:val="20"/>
                <w:szCs w:val="20"/>
                <w:lang w:eastAsia="ru-RU"/>
              </w:rPr>
            </w:pPr>
            <w:r w:rsidRPr="00302B2B">
              <w:rPr>
                <w:rFonts w:ascii="Times New Roman" w:eastAsia="Century Schoolbook" w:hAnsi="Times New Roman" w:cs="Times New Roman"/>
                <w:color w:val="000000"/>
                <w:sz w:val="20"/>
                <w:szCs w:val="20"/>
                <w:lang w:eastAsia="ru-RU"/>
              </w:rPr>
              <w:t>146 нм</w:t>
            </w:r>
          </w:p>
          <w:p w14:paraId="04BF218C" w14:textId="6A1DEF7E" w:rsidR="00FC7A68" w:rsidRPr="00302B2B" w:rsidRDefault="00FC7A68" w:rsidP="00C207C3">
            <w:pPr>
              <w:pStyle w:val="a4"/>
              <w:numPr>
                <w:ilvl w:val="0"/>
                <w:numId w:val="113"/>
              </w:numPr>
              <w:spacing w:after="0" w:line="273" w:lineRule="exact"/>
              <w:ind w:right="20"/>
              <w:rPr>
                <w:rFonts w:ascii="Times New Roman" w:eastAsia="Century Schoolbook" w:hAnsi="Times New Roman" w:cs="Times New Roman"/>
                <w:color w:val="000000"/>
                <w:sz w:val="20"/>
                <w:szCs w:val="20"/>
                <w:lang w:eastAsia="ru-RU"/>
              </w:rPr>
            </w:pPr>
            <w:r w:rsidRPr="00302B2B">
              <w:rPr>
                <w:rFonts w:ascii="Times New Roman" w:eastAsia="Century Schoolbook" w:hAnsi="Times New Roman" w:cs="Times New Roman"/>
                <w:color w:val="000000"/>
                <w:sz w:val="20"/>
                <w:szCs w:val="20"/>
                <w:lang w:eastAsia="ru-RU"/>
              </w:rPr>
              <w:t>240 нм</w:t>
            </w:r>
          </w:p>
          <w:p w14:paraId="045F4A59" w14:textId="1979AE03" w:rsidR="00FC7A68" w:rsidRPr="006F33AA" w:rsidRDefault="00FC7A68" w:rsidP="00C207C3">
            <w:pPr>
              <w:pStyle w:val="a4"/>
              <w:numPr>
                <w:ilvl w:val="0"/>
                <w:numId w:val="113"/>
              </w:numPr>
              <w:spacing w:after="0" w:line="273" w:lineRule="exact"/>
              <w:ind w:right="20"/>
              <w:rPr>
                <w:rFonts w:ascii="Times New Roman" w:hAnsi="Times New Roman"/>
                <w:color w:val="000000"/>
                <w:sz w:val="20"/>
                <w:rPrChange w:id="5488" w:author="2" w:date="2021-08-31T10:55:00Z">
                  <w:rPr>
                    <w:rFonts w:ascii="Times New Roman" w:eastAsia="Century Schoolbook" w:hAnsi="Times New Roman" w:cs="Times New Roman"/>
                    <w:color w:val="000000"/>
                    <w:sz w:val="24"/>
                    <w:szCs w:val="24"/>
                    <w:lang w:eastAsia="ru-RU"/>
                  </w:rPr>
                </w:rPrChange>
              </w:rPr>
            </w:pPr>
            <w:r w:rsidRPr="00302B2B">
              <w:rPr>
                <w:rFonts w:ascii="Times New Roman" w:eastAsia="Century Schoolbook" w:hAnsi="Times New Roman" w:cs="Times New Roman"/>
                <w:color w:val="000000"/>
                <w:sz w:val="20"/>
                <w:szCs w:val="20"/>
                <w:lang w:eastAsia="ru-RU"/>
              </w:rPr>
              <w:t>182 нм</w:t>
            </w:r>
          </w:p>
        </w:tc>
        <w:tc>
          <w:tcPr>
            <w:tcW w:w="567" w:type="dxa"/>
            <w:gridSpan w:val="2"/>
            <w:tcPrChange w:id="5489" w:author="2" w:date="2021-08-31T10:55:00Z">
              <w:tcPr>
                <w:tcW w:w="547" w:type="dxa"/>
              </w:tcPr>
            </w:tcPrChange>
          </w:tcPr>
          <w:p w14:paraId="56B3EB82" w14:textId="0FC82343"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7873F295" w14:textId="77777777" w:rsidTr="00911EF6">
        <w:tc>
          <w:tcPr>
            <w:tcW w:w="846" w:type="dxa"/>
            <w:tcPrChange w:id="5490" w:author="2" w:date="2021-08-31T10:55:00Z">
              <w:tcPr>
                <w:tcW w:w="846" w:type="dxa"/>
              </w:tcPr>
            </w:tcPrChange>
          </w:tcPr>
          <w:p w14:paraId="24ED1AA8" w14:textId="3376B3E1" w:rsidR="00FC7A68" w:rsidRPr="00450F2B" w:rsidRDefault="00FC7A68" w:rsidP="00FC7A68">
            <w:pPr>
              <w:spacing w:after="120"/>
              <w:rPr>
                <w:rFonts w:ascii="Times New Roman" w:hAnsi="Times New Roman" w:cs="Times New Roman"/>
                <w:sz w:val="24"/>
                <w:szCs w:val="24"/>
              </w:rPr>
            </w:pPr>
          </w:p>
        </w:tc>
        <w:tc>
          <w:tcPr>
            <w:tcW w:w="1843" w:type="dxa"/>
            <w:tcPrChange w:id="5491" w:author="2" w:date="2021-08-31T10:55:00Z">
              <w:tcPr>
                <w:tcW w:w="1843" w:type="dxa"/>
              </w:tcPr>
            </w:tcPrChange>
          </w:tcPr>
          <w:p w14:paraId="37246D2F" w14:textId="09F1BF56" w:rsidR="00FC7A68" w:rsidRPr="00614FCD" w:rsidRDefault="00FC7A68" w:rsidP="00FC7A68">
            <w:pPr>
              <w:spacing w:after="120"/>
              <w:rPr>
                <w:rFonts w:ascii="Times New Roman" w:hAnsi="Times New Roman" w:cs="Times New Roman"/>
                <w:b/>
                <w:sz w:val="20"/>
                <w:szCs w:val="20"/>
              </w:rPr>
            </w:pPr>
            <w:r w:rsidRPr="00614FCD">
              <w:rPr>
                <w:rFonts w:ascii="Times New Roman" w:hAnsi="Times New Roman" w:cs="Times New Roman"/>
                <w:b/>
                <w:sz w:val="20"/>
                <w:szCs w:val="20"/>
              </w:rPr>
              <w:t>Давление света</w:t>
            </w:r>
          </w:p>
        </w:tc>
        <w:tc>
          <w:tcPr>
            <w:tcW w:w="425" w:type="dxa"/>
            <w:tcPrChange w:id="5492" w:author="2" w:date="2021-08-31T10:55:00Z">
              <w:tcPr>
                <w:tcW w:w="425" w:type="dxa"/>
              </w:tcPr>
            </w:tcPrChange>
          </w:tcPr>
          <w:p w14:paraId="0B7D68DD" w14:textId="1319064C" w:rsidR="00FC7A68" w:rsidRPr="00450F2B"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4</w:t>
            </w:r>
          </w:p>
        </w:tc>
        <w:tc>
          <w:tcPr>
            <w:tcW w:w="392" w:type="dxa"/>
            <w:tcPrChange w:id="5493" w:author="2" w:date="2021-08-31T10:55:00Z">
              <w:tcPr>
                <w:tcW w:w="392" w:type="dxa"/>
              </w:tcPr>
            </w:tcPrChange>
          </w:tcPr>
          <w:p w14:paraId="652C9005" w14:textId="60F90CFB" w:rsidR="00FC7A68" w:rsidRPr="00450F2B"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П</w:t>
            </w:r>
          </w:p>
        </w:tc>
        <w:tc>
          <w:tcPr>
            <w:tcW w:w="553" w:type="dxa"/>
            <w:tcPrChange w:id="5494" w:author="2" w:date="2021-08-31T10:55:00Z">
              <w:tcPr>
                <w:tcW w:w="553" w:type="dxa"/>
              </w:tcPr>
            </w:tcPrChange>
          </w:tcPr>
          <w:p w14:paraId="799DF052" w14:textId="37A4585D"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5495" w:author="2" w:date="2021-08-31T10:55:00Z">
              <w:tcPr>
                <w:tcW w:w="6001" w:type="dxa"/>
              </w:tcPr>
            </w:tcPrChange>
          </w:tcPr>
          <w:p w14:paraId="3B197832" w14:textId="16A5C828" w:rsidR="00FC7A68" w:rsidRPr="00987D95" w:rsidRDefault="00FC7A68" w:rsidP="00FC7A68">
            <w:pPr>
              <w:pStyle w:val="6"/>
              <w:shd w:val="clear" w:color="auto" w:fill="auto"/>
              <w:tabs>
                <w:tab w:val="left" w:pos="322"/>
              </w:tabs>
              <w:spacing w:before="0" w:line="206" w:lineRule="exact"/>
              <w:ind w:right="40" w:firstLine="0"/>
              <w:rPr>
                <w:rFonts w:ascii="Times New Roman" w:hAnsi="Times New Roman" w:cs="Times New Roman"/>
                <w:sz w:val="20"/>
                <w:szCs w:val="20"/>
              </w:rPr>
            </w:pPr>
            <w:r w:rsidRPr="00987D95">
              <w:rPr>
                <w:rStyle w:val="1"/>
                <w:rFonts w:ascii="Times New Roman" w:hAnsi="Times New Roman" w:cs="Times New Roman"/>
                <w:sz w:val="20"/>
                <w:szCs w:val="20"/>
              </w:rPr>
              <w:t>Излучение с энергией 15 Дж освещает площадку в 2 см</w:t>
            </w:r>
            <w:r w:rsidRPr="00987D95">
              <w:rPr>
                <w:rStyle w:val="1"/>
                <w:rFonts w:ascii="Times New Roman" w:hAnsi="Times New Roman" w:cs="Times New Roman"/>
                <w:sz w:val="20"/>
                <w:szCs w:val="20"/>
                <w:vertAlign w:val="superscript"/>
              </w:rPr>
              <w:t>2</w:t>
            </w:r>
            <w:r w:rsidRPr="00987D95">
              <w:rPr>
                <w:rStyle w:val="1"/>
                <w:rFonts w:ascii="Times New Roman" w:hAnsi="Times New Roman" w:cs="Times New Roman"/>
                <w:sz w:val="20"/>
                <w:szCs w:val="20"/>
              </w:rPr>
              <w:t xml:space="preserve"> в тече</w:t>
            </w:r>
            <w:r w:rsidRPr="00987D95">
              <w:rPr>
                <w:rStyle w:val="1"/>
                <w:rFonts w:ascii="Times New Roman" w:hAnsi="Times New Roman" w:cs="Times New Roman"/>
                <w:sz w:val="20"/>
                <w:szCs w:val="20"/>
              </w:rPr>
              <w:softHyphen/>
              <w:t>ние 1 мин. Определить давление, производимое излучением на поверхность в случае, когда площадка полностью поглощает лу</w:t>
            </w:r>
            <w:r w:rsidRPr="00987D95">
              <w:rPr>
                <w:rStyle w:val="1"/>
                <w:rFonts w:ascii="Times New Roman" w:hAnsi="Times New Roman" w:cs="Times New Roman"/>
                <w:sz w:val="20"/>
                <w:szCs w:val="20"/>
              </w:rPr>
              <w:softHyphen/>
              <w:t>чи.</w:t>
            </w:r>
          </w:p>
        </w:tc>
        <w:tc>
          <w:tcPr>
            <w:tcW w:w="4961" w:type="dxa"/>
            <w:gridSpan w:val="2"/>
            <w:tcPrChange w:id="5496" w:author="2" w:date="2021-08-31T10:55:00Z">
              <w:tcPr>
                <w:tcW w:w="4839" w:type="dxa"/>
              </w:tcPr>
            </w:tcPrChange>
          </w:tcPr>
          <w:p w14:paraId="6C608FAE" w14:textId="77777777" w:rsidR="00FC7A68" w:rsidRPr="006F33AA" w:rsidRDefault="00FC7A68" w:rsidP="00C207C3">
            <w:pPr>
              <w:pStyle w:val="a4"/>
              <w:numPr>
                <w:ilvl w:val="0"/>
                <w:numId w:val="125"/>
              </w:numPr>
              <w:spacing w:after="0" w:line="273" w:lineRule="exact"/>
              <w:ind w:right="20"/>
              <w:rPr>
                <w:rFonts w:ascii="Times New Roman" w:hAnsi="Times New Roman"/>
                <w:color w:val="000000"/>
                <w:sz w:val="20"/>
                <w:rPrChange w:id="5497"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498" w:author="2" w:date="2021-08-31T10:55:00Z">
                  <w:rPr>
                    <w:rFonts w:ascii="Times New Roman" w:eastAsia="Century Schoolbook" w:hAnsi="Times New Roman" w:cs="Times New Roman"/>
                    <w:color w:val="000000"/>
                    <w:sz w:val="24"/>
                    <w:szCs w:val="24"/>
                    <w:lang w:eastAsia="ru-RU"/>
                  </w:rPr>
                </w:rPrChange>
              </w:rPr>
              <w:t>4,2</w:t>
            </w:r>
            <m:oMath>
              <m:r>
                <w:rPr>
                  <w:rFonts w:ascii="Cambria Math" w:hAnsi="Cambria Math"/>
                  <w:color w:val="000000"/>
                  <w:sz w:val="20"/>
                  <w:rPrChange w:id="5499"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500"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501"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502" w:author="2" w:date="2021-08-31T10:55:00Z">
                        <w:rPr>
                          <w:rFonts w:ascii="Cambria Math" w:eastAsia="Century Schoolbook" w:hAnsi="Cambria Math" w:cs="Times New Roman"/>
                          <w:color w:val="000000"/>
                          <w:sz w:val="24"/>
                          <w:szCs w:val="24"/>
                          <w:lang w:eastAsia="ru-RU"/>
                        </w:rPr>
                      </w:rPrChange>
                    </w:rPr>
                    <m:t>-6</m:t>
                  </m:r>
                </m:sup>
              </m:sSup>
            </m:oMath>
            <w:r w:rsidRPr="006F33AA">
              <w:rPr>
                <w:rFonts w:ascii="Times New Roman" w:hAnsi="Times New Roman"/>
                <w:color w:val="000000"/>
                <w:sz w:val="20"/>
                <w:rPrChange w:id="5503" w:author="2" w:date="2021-08-31T10:55:00Z">
                  <w:rPr>
                    <w:rFonts w:ascii="Times New Roman" w:eastAsia="Century Schoolbook" w:hAnsi="Times New Roman" w:cs="Times New Roman"/>
                    <w:color w:val="000000"/>
                    <w:sz w:val="24"/>
                    <w:szCs w:val="24"/>
                    <w:lang w:eastAsia="ru-RU"/>
                  </w:rPr>
                </w:rPrChange>
              </w:rPr>
              <w:t xml:space="preserve"> Па</w:t>
            </w:r>
          </w:p>
          <w:p w14:paraId="3B1F23EC" w14:textId="77777777" w:rsidR="00FC7A68" w:rsidRPr="006F33AA" w:rsidRDefault="00FC7A68" w:rsidP="00C207C3">
            <w:pPr>
              <w:pStyle w:val="a4"/>
              <w:numPr>
                <w:ilvl w:val="0"/>
                <w:numId w:val="125"/>
              </w:numPr>
              <w:spacing w:after="0" w:line="273" w:lineRule="exact"/>
              <w:ind w:right="20"/>
              <w:rPr>
                <w:rFonts w:ascii="Times New Roman" w:hAnsi="Times New Roman"/>
                <w:color w:val="000000"/>
                <w:sz w:val="20"/>
                <w:rPrChange w:id="5504"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505" w:author="2" w:date="2021-08-31T10:55:00Z">
                  <w:rPr>
                    <w:rFonts w:ascii="Times New Roman" w:eastAsia="Century Schoolbook" w:hAnsi="Times New Roman" w:cs="Times New Roman"/>
                    <w:color w:val="000000"/>
                    <w:sz w:val="24"/>
                    <w:szCs w:val="24"/>
                    <w:lang w:eastAsia="ru-RU"/>
                  </w:rPr>
                </w:rPrChange>
              </w:rPr>
              <w:t>2,1</w:t>
            </w:r>
            <m:oMath>
              <m:r>
                <w:rPr>
                  <w:rFonts w:ascii="Cambria Math" w:hAnsi="Cambria Math"/>
                  <w:color w:val="000000"/>
                  <w:sz w:val="20"/>
                  <w:rPrChange w:id="5506"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507"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508"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509" w:author="2" w:date="2021-08-31T10:55:00Z">
                        <w:rPr>
                          <w:rFonts w:ascii="Cambria Math" w:eastAsia="Century Schoolbook" w:hAnsi="Cambria Math" w:cs="Times New Roman"/>
                          <w:color w:val="000000"/>
                          <w:sz w:val="24"/>
                          <w:szCs w:val="24"/>
                          <w:lang w:eastAsia="ru-RU"/>
                        </w:rPr>
                      </w:rPrChange>
                    </w:rPr>
                    <m:t>-6</m:t>
                  </m:r>
                </m:sup>
              </m:sSup>
            </m:oMath>
            <w:r w:rsidRPr="006F33AA">
              <w:rPr>
                <w:rFonts w:ascii="Times New Roman" w:hAnsi="Times New Roman"/>
                <w:color w:val="000000"/>
                <w:sz w:val="20"/>
                <w:rPrChange w:id="5510" w:author="2" w:date="2021-08-31T10:55:00Z">
                  <w:rPr>
                    <w:rFonts w:ascii="Times New Roman" w:eastAsia="Century Schoolbook" w:hAnsi="Times New Roman" w:cs="Times New Roman"/>
                    <w:color w:val="000000"/>
                    <w:sz w:val="24"/>
                    <w:szCs w:val="24"/>
                    <w:lang w:eastAsia="ru-RU"/>
                  </w:rPr>
                </w:rPrChange>
              </w:rPr>
              <w:t xml:space="preserve"> Па</w:t>
            </w:r>
          </w:p>
          <w:p w14:paraId="44169BA3" w14:textId="77777777" w:rsidR="00FC7A68" w:rsidRPr="006F33AA" w:rsidRDefault="00FC7A68" w:rsidP="00C207C3">
            <w:pPr>
              <w:pStyle w:val="a4"/>
              <w:numPr>
                <w:ilvl w:val="0"/>
                <w:numId w:val="125"/>
              </w:numPr>
              <w:spacing w:after="0" w:line="273" w:lineRule="exact"/>
              <w:ind w:right="20"/>
              <w:rPr>
                <w:rFonts w:ascii="Times New Roman" w:hAnsi="Times New Roman"/>
                <w:color w:val="000000"/>
                <w:sz w:val="20"/>
                <w:rPrChange w:id="5511"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512" w:author="2" w:date="2021-08-31T10:55:00Z">
                  <w:rPr>
                    <w:rFonts w:ascii="Times New Roman" w:eastAsia="Century Schoolbook" w:hAnsi="Times New Roman" w:cs="Times New Roman"/>
                    <w:color w:val="000000"/>
                    <w:sz w:val="24"/>
                    <w:szCs w:val="24"/>
                    <w:lang w:eastAsia="ru-RU"/>
                  </w:rPr>
                </w:rPrChange>
              </w:rPr>
              <w:t>8,4</w:t>
            </w:r>
            <m:oMath>
              <m:r>
                <w:rPr>
                  <w:rFonts w:ascii="Cambria Math" w:hAnsi="Cambria Math"/>
                  <w:color w:val="000000"/>
                  <w:sz w:val="20"/>
                  <w:rPrChange w:id="5513"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514"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515"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516" w:author="2" w:date="2021-08-31T10:55:00Z">
                        <w:rPr>
                          <w:rFonts w:ascii="Cambria Math" w:eastAsia="Century Schoolbook" w:hAnsi="Cambria Math" w:cs="Times New Roman"/>
                          <w:color w:val="000000"/>
                          <w:sz w:val="24"/>
                          <w:szCs w:val="24"/>
                          <w:lang w:eastAsia="ru-RU"/>
                        </w:rPr>
                      </w:rPrChange>
                    </w:rPr>
                    <m:t>-6</m:t>
                  </m:r>
                </m:sup>
              </m:sSup>
            </m:oMath>
            <w:r w:rsidRPr="006F33AA">
              <w:rPr>
                <w:rFonts w:ascii="Times New Roman" w:hAnsi="Times New Roman"/>
                <w:color w:val="000000"/>
                <w:sz w:val="20"/>
                <w:rPrChange w:id="5517" w:author="2" w:date="2021-08-31T10:55:00Z">
                  <w:rPr>
                    <w:rFonts w:ascii="Times New Roman" w:eastAsia="Century Schoolbook" w:hAnsi="Times New Roman" w:cs="Times New Roman"/>
                    <w:color w:val="000000"/>
                    <w:sz w:val="24"/>
                    <w:szCs w:val="24"/>
                    <w:lang w:eastAsia="ru-RU"/>
                  </w:rPr>
                </w:rPrChange>
              </w:rPr>
              <w:t xml:space="preserve"> Па</w:t>
            </w:r>
          </w:p>
          <w:p w14:paraId="5B24DA1F" w14:textId="15BAE8D8" w:rsidR="00FC7A68" w:rsidRPr="006F33AA" w:rsidRDefault="00FC7A68" w:rsidP="00C207C3">
            <w:pPr>
              <w:pStyle w:val="a4"/>
              <w:numPr>
                <w:ilvl w:val="0"/>
                <w:numId w:val="125"/>
              </w:numPr>
              <w:spacing w:after="0" w:line="273" w:lineRule="exact"/>
              <w:ind w:right="20"/>
              <w:rPr>
                <w:rFonts w:ascii="Times New Roman" w:hAnsi="Times New Roman"/>
                <w:color w:val="000000"/>
                <w:sz w:val="20"/>
                <w:rPrChange w:id="5518"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519" w:author="2" w:date="2021-08-31T10:55:00Z">
                  <w:rPr>
                    <w:rFonts w:ascii="Times New Roman" w:eastAsia="Century Schoolbook" w:hAnsi="Times New Roman" w:cs="Times New Roman"/>
                    <w:color w:val="000000"/>
                    <w:sz w:val="24"/>
                    <w:szCs w:val="24"/>
                    <w:lang w:eastAsia="ru-RU"/>
                  </w:rPr>
                </w:rPrChange>
              </w:rPr>
              <w:t>5,2</w:t>
            </w:r>
            <m:oMath>
              <m:r>
                <w:rPr>
                  <w:rFonts w:ascii="Cambria Math" w:hAnsi="Cambria Math"/>
                  <w:color w:val="000000"/>
                  <w:sz w:val="20"/>
                  <w:rPrChange w:id="5520"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521"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522"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523" w:author="2" w:date="2021-08-31T10:55:00Z">
                        <w:rPr>
                          <w:rFonts w:ascii="Cambria Math" w:eastAsia="Century Schoolbook" w:hAnsi="Cambria Math" w:cs="Times New Roman"/>
                          <w:color w:val="000000"/>
                          <w:sz w:val="24"/>
                          <w:szCs w:val="24"/>
                          <w:lang w:eastAsia="ru-RU"/>
                        </w:rPr>
                      </w:rPrChange>
                    </w:rPr>
                    <m:t>-6</m:t>
                  </m:r>
                </m:sup>
              </m:sSup>
            </m:oMath>
            <w:r w:rsidRPr="006F33AA">
              <w:rPr>
                <w:rFonts w:ascii="Times New Roman" w:hAnsi="Times New Roman"/>
                <w:color w:val="000000"/>
                <w:sz w:val="20"/>
                <w:rPrChange w:id="5524" w:author="2" w:date="2021-08-31T10:55:00Z">
                  <w:rPr>
                    <w:rFonts w:ascii="Times New Roman" w:eastAsia="Century Schoolbook" w:hAnsi="Times New Roman" w:cs="Times New Roman"/>
                    <w:color w:val="000000"/>
                    <w:sz w:val="24"/>
                    <w:szCs w:val="24"/>
                    <w:lang w:eastAsia="ru-RU"/>
                  </w:rPr>
                </w:rPrChange>
              </w:rPr>
              <w:t xml:space="preserve"> Па</w:t>
            </w:r>
          </w:p>
        </w:tc>
        <w:tc>
          <w:tcPr>
            <w:tcW w:w="567" w:type="dxa"/>
            <w:gridSpan w:val="2"/>
            <w:tcPrChange w:id="5525" w:author="2" w:date="2021-08-31T10:55:00Z">
              <w:tcPr>
                <w:tcW w:w="547" w:type="dxa"/>
              </w:tcPr>
            </w:tcPrChange>
          </w:tcPr>
          <w:p w14:paraId="2FD0CDCD" w14:textId="08F23B9D"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6857AC31" w14:textId="77777777" w:rsidTr="00911EF6">
        <w:tc>
          <w:tcPr>
            <w:tcW w:w="846" w:type="dxa"/>
            <w:tcPrChange w:id="5526" w:author="2" w:date="2021-08-31T10:55:00Z">
              <w:tcPr>
                <w:tcW w:w="846" w:type="dxa"/>
              </w:tcPr>
            </w:tcPrChange>
          </w:tcPr>
          <w:p w14:paraId="05664BAB" w14:textId="77777777" w:rsidR="00FC7A68" w:rsidRPr="00450F2B" w:rsidRDefault="00FC7A68" w:rsidP="00FC7A68">
            <w:pPr>
              <w:spacing w:after="120"/>
              <w:rPr>
                <w:rFonts w:ascii="Times New Roman" w:hAnsi="Times New Roman" w:cs="Times New Roman"/>
                <w:sz w:val="24"/>
                <w:szCs w:val="24"/>
              </w:rPr>
            </w:pPr>
          </w:p>
        </w:tc>
        <w:tc>
          <w:tcPr>
            <w:tcW w:w="1843" w:type="dxa"/>
            <w:tcPrChange w:id="5527" w:author="2" w:date="2021-08-31T10:55:00Z">
              <w:tcPr>
                <w:tcW w:w="1843" w:type="dxa"/>
              </w:tcPr>
            </w:tcPrChange>
          </w:tcPr>
          <w:p w14:paraId="4071A2EE" w14:textId="77777777" w:rsidR="00FC7A68" w:rsidRPr="00450F2B" w:rsidRDefault="00FC7A68" w:rsidP="00FC7A68">
            <w:pPr>
              <w:spacing w:after="120"/>
              <w:rPr>
                <w:rFonts w:ascii="Times New Roman" w:hAnsi="Times New Roman" w:cs="Times New Roman"/>
                <w:sz w:val="24"/>
                <w:szCs w:val="24"/>
              </w:rPr>
            </w:pPr>
          </w:p>
        </w:tc>
        <w:tc>
          <w:tcPr>
            <w:tcW w:w="425" w:type="dxa"/>
            <w:tcPrChange w:id="5528" w:author="2" w:date="2021-08-31T10:55:00Z">
              <w:tcPr>
                <w:tcW w:w="425" w:type="dxa"/>
              </w:tcPr>
            </w:tcPrChange>
          </w:tcPr>
          <w:p w14:paraId="62846D0F" w14:textId="77777777" w:rsidR="00FC7A68" w:rsidRPr="00450F2B" w:rsidRDefault="00FC7A68" w:rsidP="00FC7A68">
            <w:pPr>
              <w:spacing w:after="120"/>
              <w:rPr>
                <w:rFonts w:ascii="Times New Roman" w:hAnsi="Times New Roman" w:cs="Times New Roman"/>
                <w:sz w:val="24"/>
                <w:szCs w:val="24"/>
              </w:rPr>
            </w:pPr>
          </w:p>
        </w:tc>
        <w:tc>
          <w:tcPr>
            <w:tcW w:w="392" w:type="dxa"/>
            <w:tcPrChange w:id="5529" w:author="2" w:date="2021-08-31T10:55:00Z">
              <w:tcPr>
                <w:tcW w:w="392" w:type="dxa"/>
              </w:tcPr>
            </w:tcPrChange>
          </w:tcPr>
          <w:p w14:paraId="0D58C82C" w14:textId="77777777" w:rsidR="00FC7A68" w:rsidRPr="00450F2B" w:rsidRDefault="00FC7A68" w:rsidP="00FC7A68">
            <w:pPr>
              <w:spacing w:after="120"/>
              <w:rPr>
                <w:rFonts w:ascii="Times New Roman" w:hAnsi="Times New Roman" w:cs="Times New Roman"/>
                <w:sz w:val="24"/>
                <w:szCs w:val="24"/>
              </w:rPr>
            </w:pPr>
          </w:p>
        </w:tc>
        <w:tc>
          <w:tcPr>
            <w:tcW w:w="553" w:type="dxa"/>
            <w:tcPrChange w:id="5530" w:author="2" w:date="2021-08-31T10:55:00Z">
              <w:tcPr>
                <w:tcW w:w="553" w:type="dxa"/>
              </w:tcPr>
            </w:tcPrChange>
          </w:tcPr>
          <w:p w14:paraId="2203ECCB" w14:textId="36DECBBE"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5531" w:author="2" w:date="2021-08-31T10:55:00Z">
              <w:tcPr>
                <w:tcW w:w="6001" w:type="dxa"/>
              </w:tcPr>
            </w:tcPrChange>
          </w:tcPr>
          <w:p w14:paraId="0B9FF30D" w14:textId="4EF56805" w:rsidR="00FC7A68" w:rsidRPr="00987D95" w:rsidRDefault="00FC7A68" w:rsidP="00FC7A68">
            <w:pPr>
              <w:pStyle w:val="6"/>
              <w:shd w:val="clear" w:color="auto" w:fill="auto"/>
              <w:tabs>
                <w:tab w:val="left" w:pos="313"/>
              </w:tabs>
              <w:spacing w:before="0" w:line="206" w:lineRule="exact"/>
              <w:ind w:right="40" w:firstLine="0"/>
              <w:rPr>
                <w:rFonts w:ascii="Times New Roman" w:hAnsi="Times New Roman" w:cs="Times New Roman"/>
                <w:sz w:val="20"/>
                <w:szCs w:val="20"/>
              </w:rPr>
            </w:pPr>
            <w:r w:rsidRPr="00987D95">
              <w:rPr>
                <w:rStyle w:val="1"/>
                <w:rFonts w:ascii="Times New Roman" w:hAnsi="Times New Roman" w:cs="Times New Roman"/>
                <w:sz w:val="20"/>
                <w:szCs w:val="20"/>
              </w:rPr>
              <w:t>Давление солнечного света на поверхность Земли составляет 4,7 • 10"</w:t>
            </w:r>
            <w:r w:rsidRPr="00987D95">
              <w:rPr>
                <w:rStyle w:val="1"/>
                <w:rFonts w:ascii="Times New Roman" w:hAnsi="Times New Roman" w:cs="Times New Roman"/>
                <w:sz w:val="20"/>
                <w:szCs w:val="20"/>
                <w:vertAlign w:val="superscript"/>
              </w:rPr>
              <w:t>4</w:t>
            </w:r>
            <w:r w:rsidRPr="00987D95">
              <w:rPr>
                <w:rStyle w:val="1"/>
                <w:rFonts w:ascii="Times New Roman" w:hAnsi="Times New Roman" w:cs="Times New Roman"/>
                <w:sz w:val="20"/>
                <w:szCs w:val="20"/>
              </w:rPr>
              <w:t xml:space="preserve"> Па. Определить энергию излучения, падающего ежесе</w:t>
            </w:r>
            <w:r w:rsidRPr="00987D95">
              <w:rPr>
                <w:rStyle w:val="1"/>
                <w:rFonts w:ascii="Times New Roman" w:hAnsi="Times New Roman" w:cs="Times New Roman"/>
                <w:sz w:val="20"/>
                <w:szCs w:val="20"/>
              </w:rPr>
              <w:softHyphen/>
              <w:t>кундно на каждый квадратный метр поверхности Земли, распо</w:t>
            </w:r>
            <w:r w:rsidRPr="00987D95">
              <w:rPr>
                <w:rStyle w:val="1"/>
                <w:rFonts w:ascii="Times New Roman" w:hAnsi="Times New Roman" w:cs="Times New Roman"/>
                <w:sz w:val="20"/>
                <w:szCs w:val="20"/>
              </w:rPr>
              <w:softHyphen/>
              <w:t>ложенной перпендикулярно лучам.</w:t>
            </w:r>
            <w:r w:rsidRPr="00987D95">
              <w:rPr>
                <w:rFonts w:ascii="Times New Roman" w:hAnsi="Times New Roman" w:cs="Times New Roman"/>
                <w:sz w:val="20"/>
                <w:szCs w:val="20"/>
              </w:rPr>
              <w:br w:type="page"/>
            </w:r>
          </w:p>
        </w:tc>
        <w:tc>
          <w:tcPr>
            <w:tcW w:w="4961" w:type="dxa"/>
            <w:gridSpan w:val="2"/>
            <w:tcPrChange w:id="5532" w:author="2" w:date="2021-08-31T10:55:00Z">
              <w:tcPr>
                <w:tcW w:w="4839" w:type="dxa"/>
              </w:tcPr>
            </w:tcPrChange>
          </w:tcPr>
          <w:p w14:paraId="0A84D92C" w14:textId="1C91A292" w:rsidR="00FC7A68" w:rsidRPr="006F33AA" w:rsidRDefault="00FC7A68" w:rsidP="00C207C3">
            <w:pPr>
              <w:pStyle w:val="a4"/>
              <w:numPr>
                <w:ilvl w:val="0"/>
                <w:numId w:val="126"/>
              </w:numPr>
              <w:spacing w:after="0" w:line="273" w:lineRule="exact"/>
              <w:ind w:right="20"/>
              <w:rPr>
                <w:rFonts w:ascii="Times New Roman" w:hAnsi="Times New Roman"/>
                <w:color w:val="000000"/>
                <w:sz w:val="20"/>
                <w:rPrChange w:id="5533"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534" w:author="2" w:date="2021-08-31T10:55:00Z">
                  <w:rPr>
                    <w:rFonts w:ascii="Times New Roman" w:eastAsia="Century Schoolbook" w:hAnsi="Times New Roman" w:cs="Times New Roman"/>
                    <w:color w:val="000000"/>
                    <w:sz w:val="24"/>
                    <w:szCs w:val="24"/>
                    <w:lang w:eastAsia="ru-RU"/>
                  </w:rPr>
                </w:rPrChange>
              </w:rPr>
              <w:t>282 кДж</w:t>
            </w:r>
          </w:p>
          <w:p w14:paraId="3D0D2BA7" w14:textId="5489056E" w:rsidR="00FC7A68" w:rsidRPr="006F33AA" w:rsidRDefault="00FC7A68" w:rsidP="00C207C3">
            <w:pPr>
              <w:pStyle w:val="a4"/>
              <w:numPr>
                <w:ilvl w:val="0"/>
                <w:numId w:val="126"/>
              </w:numPr>
              <w:spacing w:after="0" w:line="273" w:lineRule="exact"/>
              <w:ind w:right="20"/>
              <w:rPr>
                <w:rFonts w:ascii="Times New Roman" w:hAnsi="Times New Roman"/>
                <w:color w:val="000000"/>
                <w:sz w:val="20"/>
                <w:rPrChange w:id="5535"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536" w:author="2" w:date="2021-08-31T10:55:00Z">
                  <w:rPr>
                    <w:rFonts w:ascii="Times New Roman" w:eastAsia="Century Schoolbook" w:hAnsi="Times New Roman" w:cs="Times New Roman"/>
                    <w:color w:val="000000"/>
                    <w:sz w:val="24"/>
                    <w:szCs w:val="24"/>
                    <w:lang w:eastAsia="ru-RU"/>
                  </w:rPr>
                </w:rPrChange>
              </w:rPr>
              <w:t>141 кДж</w:t>
            </w:r>
          </w:p>
          <w:p w14:paraId="27A229F3" w14:textId="47D5CC8F" w:rsidR="00FC7A68" w:rsidRPr="006F33AA" w:rsidRDefault="00FC7A68" w:rsidP="00C207C3">
            <w:pPr>
              <w:pStyle w:val="a4"/>
              <w:numPr>
                <w:ilvl w:val="0"/>
                <w:numId w:val="126"/>
              </w:numPr>
              <w:spacing w:after="0" w:line="273" w:lineRule="exact"/>
              <w:ind w:right="20"/>
              <w:rPr>
                <w:rFonts w:ascii="Times New Roman" w:hAnsi="Times New Roman"/>
                <w:color w:val="000000"/>
                <w:sz w:val="20"/>
                <w:rPrChange w:id="5537"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538" w:author="2" w:date="2021-08-31T10:55:00Z">
                  <w:rPr>
                    <w:rFonts w:ascii="Times New Roman" w:eastAsia="Century Schoolbook" w:hAnsi="Times New Roman" w:cs="Times New Roman"/>
                    <w:color w:val="000000"/>
                    <w:sz w:val="24"/>
                    <w:szCs w:val="24"/>
                    <w:lang w:eastAsia="ru-RU"/>
                  </w:rPr>
                </w:rPrChange>
              </w:rPr>
              <w:t>256 кДж</w:t>
            </w:r>
          </w:p>
          <w:p w14:paraId="015556F3" w14:textId="7E91270F" w:rsidR="00FC7A68" w:rsidRPr="006F33AA" w:rsidRDefault="00FC7A68" w:rsidP="00C207C3">
            <w:pPr>
              <w:pStyle w:val="a4"/>
              <w:numPr>
                <w:ilvl w:val="0"/>
                <w:numId w:val="126"/>
              </w:numPr>
              <w:spacing w:after="0" w:line="273" w:lineRule="exact"/>
              <w:ind w:right="20"/>
              <w:rPr>
                <w:rFonts w:ascii="Times New Roman" w:hAnsi="Times New Roman"/>
                <w:color w:val="000000"/>
                <w:sz w:val="20"/>
                <w:rPrChange w:id="5539"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540" w:author="2" w:date="2021-08-31T10:55:00Z">
                  <w:rPr>
                    <w:rFonts w:ascii="Times New Roman" w:eastAsia="Century Schoolbook" w:hAnsi="Times New Roman" w:cs="Times New Roman"/>
                    <w:color w:val="000000"/>
                    <w:sz w:val="24"/>
                    <w:szCs w:val="24"/>
                    <w:lang w:eastAsia="ru-RU"/>
                  </w:rPr>
                </w:rPrChange>
              </w:rPr>
              <w:t>112 кДж</w:t>
            </w:r>
          </w:p>
          <w:p w14:paraId="123C0242" w14:textId="2E2F8CAA" w:rsidR="00FC7A68" w:rsidRPr="006F33AA" w:rsidRDefault="00FC7A68" w:rsidP="00FC7A68">
            <w:pPr>
              <w:pStyle w:val="a4"/>
              <w:spacing w:after="0" w:line="273" w:lineRule="exact"/>
              <w:ind w:right="20"/>
              <w:rPr>
                <w:rFonts w:ascii="Times New Roman" w:hAnsi="Times New Roman"/>
                <w:color w:val="000000"/>
                <w:sz w:val="20"/>
                <w:rPrChange w:id="5541"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542" w:author="2" w:date="2021-08-31T10:55:00Z">
              <w:tcPr>
                <w:tcW w:w="547" w:type="dxa"/>
              </w:tcPr>
            </w:tcPrChange>
          </w:tcPr>
          <w:p w14:paraId="232F4ADC" w14:textId="765089F3"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FC7A68" w:rsidRPr="00450F2B" w14:paraId="7FF6B122" w14:textId="77777777" w:rsidTr="00911EF6">
        <w:tc>
          <w:tcPr>
            <w:tcW w:w="846" w:type="dxa"/>
            <w:tcPrChange w:id="5543" w:author="2" w:date="2021-08-31T10:55:00Z">
              <w:tcPr>
                <w:tcW w:w="846" w:type="dxa"/>
              </w:tcPr>
            </w:tcPrChange>
          </w:tcPr>
          <w:p w14:paraId="3B42E3AC" w14:textId="41F56113" w:rsidR="00FC7A68" w:rsidRPr="00450F2B" w:rsidRDefault="00FC7A68" w:rsidP="00FC7A68">
            <w:pPr>
              <w:spacing w:after="120"/>
              <w:rPr>
                <w:rFonts w:ascii="Times New Roman" w:hAnsi="Times New Roman" w:cs="Times New Roman"/>
                <w:sz w:val="24"/>
                <w:szCs w:val="24"/>
              </w:rPr>
            </w:pPr>
          </w:p>
        </w:tc>
        <w:tc>
          <w:tcPr>
            <w:tcW w:w="1843" w:type="dxa"/>
            <w:tcPrChange w:id="5544" w:author="2" w:date="2021-08-31T10:55:00Z">
              <w:tcPr>
                <w:tcW w:w="1843" w:type="dxa"/>
              </w:tcPr>
            </w:tcPrChange>
          </w:tcPr>
          <w:p w14:paraId="1025118F" w14:textId="77777777" w:rsidR="00FC7A68" w:rsidRPr="00450F2B" w:rsidRDefault="00FC7A68" w:rsidP="00FC7A68">
            <w:pPr>
              <w:spacing w:after="120"/>
              <w:rPr>
                <w:rFonts w:ascii="Times New Roman" w:hAnsi="Times New Roman" w:cs="Times New Roman"/>
                <w:sz w:val="24"/>
                <w:szCs w:val="24"/>
              </w:rPr>
            </w:pPr>
          </w:p>
        </w:tc>
        <w:tc>
          <w:tcPr>
            <w:tcW w:w="425" w:type="dxa"/>
            <w:tcPrChange w:id="5545" w:author="2" w:date="2021-08-31T10:55:00Z">
              <w:tcPr>
                <w:tcW w:w="425" w:type="dxa"/>
              </w:tcPr>
            </w:tcPrChange>
          </w:tcPr>
          <w:p w14:paraId="791F46C7" w14:textId="77777777" w:rsidR="00FC7A68" w:rsidRPr="00450F2B" w:rsidRDefault="00FC7A68" w:rsidP="00FC7A68">
            <w:pPr>
              <w:spacing w:after="120"/>
              <w:rPr>
                <w:rFonts w:ascii="Times New Roman" w:hAnsi="Times New Roman" w:cs="Times New Roman"/>
                <w:sz w:val="24"/>
                <w:szCs w:val="24"/>
              </w:rPr>
            </w:pPr>
          </w:p>
        </w:tc>
        <w:tc>
          <w:tcPr>
            <w:tcW w:w="392" w:type="dxa"/>
            <w:tcPrChange w:id="5546" w:author="2" w:date="2021-08-31T10:55:00Z">
              <w:tcPr>
                <w:tcW w:w="392" w:type="dxa"/>
              </w:tcPr>
            </w:tcPrChange>
          </w:tcPr>
          <w:p w14:paraId="3FEB4A76" w14:textId="77777777" w:rsidR="00FC7A68" w:rsidRPr="00450F2B" w:rsidRDefault="00FC7A68" w:rsidP="00FC7A68">
            <w:pPr>
              <w:spacing w:after="120"/>
              <w:rPr>
                <w:rFonts w:ascii="Times New Roman" w:hAnsi="Times New Roman" w:cs="Times New Roman"/>
                <w:sz w:val="24"/>
                <w:szCs w:val="24"/>
              </w:rPr>
            </w:pPr>
          </w:p>
        </w:tc>
        <w:tc>
          <w:tcPr>
            <w:tcW w:w="553" w:type="dxa"/>
            <w:tcPrChange w:id="5547" w:author="2" w:date="2021-08-31T10:55:00Z">
              <w:tcPr>
                <w:tcW w:w="553" w:type="dxa"/>
              </w:tcPr>
            </w:tcPrChange>
          </w:tcPr>
          <w:p w14:paraId="4094689C" w14:textId="1C3AF757"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5548" w:author="2" w:date="2021-08-31T10:55:00Z">
              <w:tcPr>
                <w:tcW w:w="6001" w:type="dxa"/>
              </w:tcPr>
            </w:tcPrChange>
          </w:tcPr>
          <w:p w14:paraId="187DF70D" w14:textId="4146AA05" w:rsidR="00FC7A68" w:rsidRPr="00987D95" w:rsidRDefault="00FC7A68" w:rsidP="00FC7A68">
            <w:pPr>
              <w:pStyle w:val="6"/>
              <w:shd w:val="clear" w:color="auto" w:fill="auto"/>
              <w:tabs>
                <w:tab w:val="left" w:pos="318"/>
              </w:tabs>
              <w:spacing w:before="0" w:line="206" w:lineRule="exact"/>
              <w:ind w:right="40" w:firstLine="0"/>
              <w:rPr>
                <w:rFonts w:ascii="Times New Roman" w:eastAsia="Times New Roman" w:hAnsi="Times New Roman" w:cs="Times New Roman"/>
                <w:color w:val="000000"/>
                <w:sz w:val="20"/>
                <w:szCs w:val="20"/>
                <w:lang w:eastAsia="ru-RU"/>
              </w:rPr>
            </w:pPr>
            <w:r w:rsidRPr="00987D95">
              <w:rPr>
                <w:rStyle w:val="1"/>
                <w:rFonts w:ascii="Times New Roman" w:hAnsi="Times New Roman" w:cs="Times New Roman"/>
                <w:sz w:val="20"/>
                <w:szCs w:val="20"/>
              </w:rPr>
              <w:t>На каждый квадратный сантиметр черной поверхности ежесе</w:t>
            </w:r>
            <w:r w:rsidRPr="00987D95">
              <w:rPr>
                <w:rStyle w:val="1"/>
                <w:rFonts w:ascii="Times New Roman" w:hAnsi="Times New Roman" w:cs="Times New Roman"/>
                <w:sz w:val="20"/>
                <w:szCs w:val="20"/>
              </w:rPr>
              <w:softHyphen/>
              <w:t>кундно падает 2,8 • 10</w:t>
            </w:r>
            <w:r w:rsidRPr="00987D95">
              <w:rPr>
                <w:rStyle w:val="1"/>
                <w:rFonts w:ascii="Times New Roman" w:hAnsi="Times New Roman" w:cs="Times New Roman"/>
                <w:sz w:val="20"/>
                <w:szCs w:val="20"/>
                <w:vertAlign w:val="superscript"/>
              </w:rPr>
              <w:t>17</w:t>
            </w:r>
            <w:r w:rsidRPr="00987D95">
              <w:rPr>
                <w:rStyle w:val="1"/>
                <w:rFonts w:ascii="Times New Roman" w:hAnsi="Times New Roman" w:cs="Times New Roman"/>
                <w:sz w:val="20"/>
                <w:szCs w:val="20"/>
              </w:rPr>
              <w:t xml:space="preserve"> квантов излучения с длиной волны 400 нм. Какое давление создает это излучение на поверхность?</w:t>
            </w:r>
            <w:r w:rsidRPr="00987D95">
              <w:rPr>
                <w:rFonts w:ascii="Times New Roman" w:eastAsia="Times New Roman" w:hAnsi="Times New Roman" w:cs="Times New Roman"/>
                <w:color w:val="000000"/>
                <w:sz w:val="20"/>
                <w:szCs w:val="20"/>
                <w:lang w:eastAsia="ru-RU"/>
              </w:rPr>
              <w:t xml:space="preserve"> </w:t>
            </w:r>
          </w:p>
        </w:tc>
        <w:tc>
          <w:tcPr>
            <w:tcW w:w="4961" w:type="dxa"/>
            <w:gridSpan w:val="2"/>
            <w:tcPrChange w:id="5549" w:author="2" w:date="2021-08-31T10:55:00Z">
              <w:tcPr>
                <w:tcW w:w="4839" w:type="dxa"/>
              </w:tcPr>
            </w:tcPrChange>
          </w:tcPr>
          <w:p w14:paraId="25EE482D" w14:textId="77777777" w:rsidR="00FC7A68" w:rsidRPr="006F33AA" w:rsidRDefault="00FC7A68" w:rsidP="00C207C3">
            <w:pPr>
              <w:pStyle w:val="a4"/>
              <w:numPr>
                <w:ilvl w:val="0"/>
                <w:numId w:val="127"/>
              </w:numPr>
              <w:spacing w:after="0" w:line="273" w:lineRule="exact"/>
              <w:ind w:right="20"/>
              <w:rPr>
                <w:rFonts w:ascii="Times New Roman" w:hAnsi="Times New Roman"/>
                <w:color w:val="000000"/>
                <w:sz w:val="20"/>
                <w:rPrChange w:id="5550"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551" w:author="2" w:date="2021-08-31T10:55:00Z">
                  <w:rPr>
                    <w:rFonts w:ascii="Times New Roman" w:eastAsia="Century Schoolbook" w:hAnsi="Times New Roman" w:cs="Times New Roman"/>
                    <w:color w:val="000000"/>
                    <w:sz w:val="24"/>
                    <w:szCs w:val="24"/>
                    <w:lang w:eastAsia="ru-RU"/>
                  </w:rPr>
                </w:rPrChange>
              </w:rPr>
              <w:t>4,6</w:t>
            </w:r>
            <m:oMath>
              <m:r>
                <w:rPr>
                  <w:rFonts w:ascii="Cambria Math" w:hAnsi="Cambria Math"/>
                  <w:color w:val="000000"/>
                  <w:sz w:val="20"/>
                  <w:rPrChange w:id="5552"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553"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554"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555" w:author="2" w:date="2021-08-31T10:55:00Z">
                        <w:rPr>
                          <w:rFonts w:ascii="Cambria Math" w:eastAsia="Century Schoolbook" w:hAnsi="Cambria Math" w:cs="Times New Roman"/>
                          <w:color w:val="000000"/>
                          <w:sz w:val="24"/>
                          <w:szCs w:val="24"/>
                          <w:lang w:eastAsia="ru-RU"/>
                        </w:rPr>
                      </w:rPrChange>
                    </w:rPr>
                    <m:t>-6</m:t>
                  </m:r>
                </m:sup>
              </m:sSup>
            </m:oMath>
            <w:r w:rsidRPr="006F33AA">
              <w:rPr>
                <w:rFonts w:ascii="Times New Roman" w:hAnsi="Times New Roman"/>
                <w:color w:val="000000"/>
                <w:sz w:val="20"/>
                <w:rPrChange w:id="5556" w:author="2" w:date="2021-08-31T10:55:00Z">
                  <w:rPr>
                    <w:rFonts w:ascii="Times New Roman" w:eastAsia="Century Schoolbook" w:hAnsi="Times New Roman" w:cs="Times New Roman"/>
                    <w:color w:val="000000"/>
                    <w:sz w:val="24"/>
                    <w:szCs w:val="24"/>
                    <w:lang w:eastAsia="ru-RU"/>
                  </w:rPr>
                </w:rPrChange>
              </w:rPr>
              <w:t xml:space="preserve"> Па</w:t>
            </w:r>
          </w:p>
          <w:p w14:paraId="62D98E7E" w14:textId="77777777" w:rsidR="00FC7A68" w:rsidRPr="006F33AA" w:rsidRDefault="00FC7A68" w:rsidP="00C207C3">
            <w:pPr>
              <w:pStyle w:val="a4"/>
              <w:numPr>
                <w:ilvl w:val="0"/>
                <w:numId w:val="127"/>
              </w:numPr>
              <w:spacing w:after="0" w:line="273" w:lineRule="exact"/>
              <w:ind w:right="20"/>
              <w:rPr>
                <w:rFonts w:ascii="Times New Roman" w:hAnsi="Times New Roman"/>
                <w:color w:val="000000"/>
                <w:sz w:val="20"/>
                <w:rPrChange w:id="5557"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558" w:author="2" w:date="2021-08-31T10:55:00Z">
                  <w:rPr>
                    <w:rFonts w:ascii="Times New Roman" w:eastAsia="Century Schoolbook" w:hAnsi="Times New Roman" w:cs="Times New Roman"/>
                    <w:color w:val="000000"/>
                    <w:sz w:val="24"/>
                    <w:szCs w:val="24"/>
                    <w:lang w:eastAsia="ru-RU"/>
                  </w:rPr>
                </w:rPrChange>
              </w:rPr>
              <w:t>5.6</w:t>
            </w:r>
            <m:oMath>
              <m:r>
                <w:rPr>
                  <w:rFonts w:ascii="Cambria Math" w:hAnsi="Cambria Math"/>
                  <w:color w:val="000000"/>
                  <w:sz w:val="20"/>
                  <w:rPrChange w:id="5559"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560"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561"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562" w:author="2" w:date="2021-08-31T10:55:00Z">
                        <w:rPr>
                          <w:rFonts w:ascii="Cambria Math" w:eastAsia="Century Schoolbook" w:hAnsi="Cambria Math" w:cs="Times New Roman"/>
                          <w:color w:val="000000"/>
                          <w:sz w:val="24"/>
                          <w:szCs w:val="24"/>
                          <w:lang w:eastAsia="ru-RU"/>
                        </w:rPr>
                      </w:rPrChange>
                    </w:rPr>
                    <m:t>-6</m:t>
                  </m:r>
                </m:sup>
              </m:sSup>
            </m:oMath>
            <w:r w:rsidRPr="006F33AA">
              <w:rPr>
                <w:rFonts w:ascii="Times New Roman" w:hAnsi="Times New Roman"/>
                <w:color w:val="000000"/>
                <w:sz w:val="20"/>
                <w:rPrChange w:id="5563" w:author="2" w:date="2021-08-31T10:55:00Z">
                  <w:rPr>
                    <w:rFonts w:ascii="Times New Roman" w:eastAsia="Century Schoolbook" w:hAnsi="Times New Roman" w:cs="Times New Roman"/>
                    <w:color w:val="000000"/>
                    <w:sz w:val="24"/>
                    <w:szCs w:val="24"/>
                    <w:lang w:eastAsia="ru-RU"/>
                  </w:rPr>
                </w:rPrChange>
              </w:rPr>
              <w:t xml:space="preserve"> Па</w:t>
            </w:r>
          </w:p>
          <w:p w14:paraId="407E3DFD" w14:textId="77777777" w:rsidR="00FC7A68" w:rsidRPr="006F33AA" w:rsidRDefault="00FC7A68" w:rsidP="00C207C3">
            <w:pPr>
              <w:pStyle w:val="a4"/>
              <w:numPr>
                <w:ilvl w:val="0"/>
                <w:numId w:val="127"/>
              </w:numPr>
              <w:spacing w:after="0" w:line="273" w:lineRule="exact"/>
              <w:ind w:right="20"/>
              <w:rPr>
                <w:rFonts w:ascii="Times New Roman" w:hAnsi="Times New Roman"/>
                <w:color w:val="000000"/>
                <w:sz w:val="20"/>
                <w:rPrChange w:id="5564"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565" w:author="2" w:date="2021-08-31T10:55:00Z">
                  <w:rPr>
                    <w:rFonts w:ascii="Times New Roman" w:eastAsia="Century Schoolbook" w:hAnsi="Times New Roman" w:cs="Times New Roman"/>
                    <w:color w:val="000000"/>
                    <w:sz w:val="24"/>
                    <w:szCs w:val="24"/>
                    <w:lang w:eastAsia="ru-RU"/>
                  </w:rPr>
                </w:rPrChange>
              </w:rPr>
              <w:t>2,3</w:t>
            </w:r>
            <m:oMath>
              <m:r>
                <w:rPr>
                  <w:rFonts w:ascii="Cambria Math" w:hAnsi="Cambria Math"/>
                  <w:color w:val="000000"/>
                  <w:sz w:val="20"/>
                  <w:rPrChange w:id="5566"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567"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568"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569" w:author="2" w:date="2021-08-31T10:55:00Z">
                        <w:rPr>
                          <w:rFonts w:ascii="Cambria Math" w:eastAsia="Century Schoolbook" w:hAnsi="Cambria Math" w:cs="Times New Roman"/>
                          <w:color w:val="000000"/>
                          <w:sz w:val="24"/>
                          <w:szCs w:val="24"/>
                          <w:lang w:eastAsia="ru-RU"/>
                        </w:rPr>
                      </w:rPrChange>
                    </w:rPr>
                    <m:t>-6</m:t>
                  </m:r>
                </m:sup>
              </m:sSup>
            </m:oMath>
            <w:r w:rsidRPr="006F33AA">
              <w:rPr>
                <w:rFonts w:ascii="Times New Roman" w:hAnsi="Times New Roman"/>
                <w:color w:val="000000"/>
                <w:sz w:val="20"/>
                <w:rPrChange w:id="5570" w:author="2" w:date="2021-08-31T10:55:00Z">
                  <w:rPr>
                    <w:rFonts w:ascii="Times New Roman" w:eastAsia="Century Schoolbook" w:hAnsi="Times New Roman" w:cs="Times New Roman"/>
                    <w:color w:val="000000"/>
                    <w:sz w:val="24"/>
                    <w:szCs w:val="24"/>
                    <w:lang w:eastAsia="ru-RU"/>
                  </w:rPr>
                </w:rPrChange>
              </w:rPr>
              <w:t xml:space="preserve"> Па</w:t>
            </w:r>
          </w:p>
          <w:p w14:paraId="337B610D" w14:textId="1863F128" w:rsidR="00FC7A68" w:rsidRPr="006F33AA" w:rsidRDefault="00FC7A68" w:rsidP="00C207C3">
            <w:pPr>
              <w:pStyle w:val="a4"/>
              <w:numPr>
                <w:ilvl w:val="0"/>
                <w:numId w:val="127"/>
              </w:numPr>
              <w:spacing w:after="0" w:line="273" w:lineRule="exact"/>
              <w:ind w:right="20"/>
              <w:rPr>
                <w:rFonts w:ascii="Times New Roman" w:hAnsi="Times New Roman"/>
                <w:color w:val="000000"/>
                <w:sz w:val="20"/>
                <w:rPrChange w:id="5571" w:author="2" w:date="2021-08-31T10:55:00Z">
                  <w:rPr>
                    <w:rFonts w:ascii="Times New Roman" w:eastAsia="Century Schoolbook" w:hAnsi="Times New Roman" w:cs="Times New Roman"/>
                    <w:color w:val="000000"/>
                    <w:sz w:val="24"/>
                    <w:szCs w:val="24"/>
                    <w:lang w:eastAsia="ru-RU"/>
                  </w:rPr>
                </w:rPrChange>
              </w:rPr>
            </w:pPr>
            <m:oMath>
              <m:r>
                <w:rPr>
                  <w:rFonts w:ascii="Cambria Math" w:hAnsi="Cambria Math"/>
                  <w:color w:val="000000"/>
                  <w:sz w:val="20"/>
                  <w:rPrChange w:id="5572" w:author="2" w:date="2021-08-31T10:55:00Z">
                    <w:rPr>
                      <w:rFonts w:ascii="Cambria Math" w:eastAsia="Century Schoolbook" w:hAnsi="Cambria Math" w:cs="Times New Roman"/>
                      <w:color w:val="000000"/>
                      <w:sz w:val="24"/>
                      <w:szCs w:val="24"/>
                      <w:lang w:eastAsia="ru-RU"/>
                    </w:rPr>
                  </w:rPrChange>
                </w:rPr>
                <m:t>2,4∙</m:t>
              </m:r>
              <m:sSup>
                <m:sSupPr>
                  <m:ctrlPr>
                    <w:rPr>
                      <w:rFonts w:ascii="Cambria Math" w:hAnsi="Cambria Math"/>
                      <w:i/>
                      <w:color w:val="000000"/>
                      <w:sz w:val="20"/>
                      <w:rPrChange w:id="5573"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574"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575" w:author="2" w:date="2021-08-31T10:55:00Z">
                        <w:rPr>
                          <w:rFonts w:ascii="Cambria Math" w:eastAsia="Century Schoolbook" w:hAnsi="Cambria Math" w:cs="Times New Roman"/>
                          <w:color w:val="000000"/>
                          <w:sz w:val="24"/>
                          <w:szCs w:val="24"/>
                          <w:lang w:eastAsia="ru-RU"/>
                        </w:rPr>
                      </w:rPrChange>
                    </w:rPr>
                    <m:t>-6</m:t>
                  </m:r>
                </m:sup>
              </m:sSup>
            </m:oMath>
            <w:r w:rsidRPr="006F33AA">
              <w:rPr>
                <w:rFonts w:ascii="Times New Roman" w:hAnsi="Times New Roman"/>
                <w:color w:val="000000"/>
                <w:sz w:val="20"/>
                <w:rPrChange w:id="5576" w:author="2" w:date="2021-08-31T10:55:00Z">
                  <w:rPr>
                    <w:rFonts w:ascii="Times New Roman" w:eastAsia="Century Schoolbook" w:hAnsi="Times New Roman" w:cs="Times New Roman"/>
                    <w:color w:val="000000"/>
                    <w:sz w:val="24"/>
                    <w:szCs w:val="24"/>
                    <w:lang w:eastAsia="ru-RU"/>
                  </w:rPr>
                </w:rPrChange>
              </w:rPr>
              <w:t xml:space="preserve"> Па</w:t>
            </w:r>
          </w:p>
        </w:tc>
        <w:tc>
          <w:tcPr>
            <w:tcW w:w="567" w:type="dxa"/>
            <w:gridSpan w:val="2"/>
            <w:tcPrChange w:id="5577" w:author="2" w:date="2021-08-31T10:55:00Z">
              <w:tcPr>
                <w:tcW w:w="547" w:type="dxa"/>
              </w:tcPr>
            </w:tcPrChange>
          </w:tcPr>
          <w:p w14:paraId="1F46F376" w14:textId="71214F5B"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66E01F3C" w14:textId="77777777" w:rsidTr="00911EF6">
        <w:tc>
          <w:tcPr>
            <w:tcW w:w="846" w:type="dxa"/>
            <w:tcPrChange w:id="5578" w:author="2" w:date="2021-08-31T10:55:00Z">
              <w:tcPr>
                <w:tcW w:w="846" w:type="dxa"/>
              </w:tcPr>
            </w:tcPrChange>
          </w:tcPr>
          <w:p w14:paraId="73F100DC" w14:textId="77777777" w:rsidR="00FC7A68" w:rsidRPr="00450F2B" w:rsidRDefault="00FC7A68" w:rsidP="00FC7A68">
            <w:pPr>
              <w:spacing w:after="120"/>
              <w:rPr>
                <w:rFonts w:ascii="Times New Roman" w:hAnsi="Times New Roman" w:cs="Times New Roman"/>
                <w:sz w:val="24"/>
                <w:szCs w:val="24"/>
              </w:rPr>
            </w:pPr>
          </w:p>
        </w:tc>
        <w:tc>
          <w:tcPr>
            <w:tcW w:w="1843" w:type="dxa"/>
            <w:tcPrChange w:id="5579" w:author="2" w:date="2021-08-31T10:55:00Z">
              <w:tcPr>
                <w:tcW w:w="1843" w:type="dxa"/>
              </w:tcPr>
            </w:tcPrChange>
          </w:tcPr>
          <w:p w14:paraId="7FBAE550" w14:textId="77777777" w:rsidR="00FC7A68" w:rsidRPr="00450F2B" w:rsidRDefault="00FC7A68" w:rsidP="00FC7A68">
            <w:pPr>
              <w:spacing w:after="120"/>
              <w:rPr>
                <w:rFonts w:ascii="Times New Roman" w:hAnsi="Times New Roman" w:cs="Times New Roman"/>
                <w:sz w:val="24"/>
                <w:szCs w:val="24"/>
              </w:rPr>
            </w:pPr>
          </w:p>
        </w:tc>
        <w:tc>
          <w:tcPr>
            <w:tcW w:w="425" w:type="dxa"/>
            <w:tcPrChange w:id="5580" w:author="2" w:date="2021-08-31T10:55:00Z">
              <w:tcPr>
                <w:tcW w:w="425" w:type="dxa"/>
              </w:tcPr>
            </w:tcPrChange>
          </w:tcPr>
          <w:p w14:paraId="3FFC35C2" w14:textId="77777777" w:rsidR="00FC7A68" w:rsidRPr="00450F2B" w:rsidRDefault="00FC7A68" w:rsidP="00FC7A68">
            <w:pPr>
              <w:spacing w:after="120"/>
              <w:rPr>
                <w:rFonts w:ascii="Times New Roman" w:hAnsi="Times New Roman" w:cs="Times New Roman"/>
                <w:sz w:val="24"/>
                <w:szCs w:val="24"/>
              </w:rPr>
            </w:pPr>
          </w:p>
        </w:tc>
        <w:tc>
          <w:tcPr>
            <w:tcW w:w="392" w:type="dxa"/>
            <w:tcPrChange w:id="5581" w:author="2" w:date="2021-08-31T10:55:00Z">
              <w:tcPr>
                <w:tcW w:w="392" w:type="dxa"/>
              </w:tcPr>
            </w:tcPrChange>
          </w:tcPr>
          <w:p w14:paraId="49A72B84" w14:textId="77777777" w:rsidR="00FC7A68" w:rsidRPr="00450F2B" w:rsidRDefault="00FC7A68" w:rsidP="00FC7A68">
            <w:pPr>
              <w:spacing w:after="120"/>
              <w:rPr>
                <w:rFonts w:ascii="Times New Roman" w:hAnsi="Times New Roman" w:cs="Times New Roman"/>
                <w:sz w:val="24"/>
                <w:szCs w:val="24"/>
              </w:rPr>
            </w:pPr>
          </w:p>
        </w:tc>
        <w:tc>
          <w:tcPr>
            <w:tcW w:w="553" w:type="dxa"/>
            <w:tcPrChange w:id="5582" w:author="2" w:date="2021-08-31T10:55:00Z">
              <w:tcPr>
                <w:tcW w:w="553" w:type="dxa"/>
              </w:tcPr>
            </w:tcPrChange>
          </w:tcPr>
          <w:p w14:paraId="2D3D5134" w14:textId="1D2F8ABE"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5583" w:author="2" w:date="2021-08-31T10:55:00Z">
              <w:tcPr>
                <w:tcW w:w="6001" w:type="dxa"/>
              </w:tcPr>
            </w:tcPrChange>
          </w:tcPr>
          <w:p w14:paraId="59D5D444" w14:textId="77777777" w:rsidR="00FC7A68" w:rsidRDefault="00FC7A68" w:rsidP="00FC7A68">
            <w:pPr>
              <w:pStyle w:val="6"/>
              <w:shd w:val="clear" w:color="auto" w:fill="auto"/>
              <w:tabs>
                <w:tab w:val="left" w:pos="322"/>
              </w:tabs>
              <w:spacing w:before="0" w:line="206" w:lineRule="exact"/>
              <w:ind w:right="40" w:firstLine="0"/>
              <w:rPr>
                <w:rStyle w:val="1"/>
                <w:rFonts w:ascii="Times New Roman" w:hAnsi="Times New Roman" w:cs="Times New Roman"/>
                <w:sz w:val="20"/>
                <w:szCs w:val="20"/>
              </w:rPr>
            </w:pPr>
            <w:r w:rsidRPr="00987D95">
              <w:rPr>
                <w:rStyle w:val="1"/>
                <w:rFonts w:ascii="Times New Roman" w:hAnsi="Times New Roman" w:cs="Times New Roman"/>
                <w:sz w:val="20"/>
                <w:szCs w:val="20"/>
              </w:rPr>
              <w:t>На каждый квадратный метр черной поверхности ежесекундно падает 2,5 • 10</w:t>
            </w:r>
            <w:r w:rsidRPr="00987D95">
              <w:rPr>
                <w:rStyle w:val="1"/>
                <w:rFonts w:ascii="Times New Roman" w:hAnsi="Times New Roman" w:cs="Times New Roman"/>
                <w:sz w:val="20"/>
                <w:szCs w:val="20"/>
                <w:vertAlign w:val="superscript"/>
              </w:rPr>
              <w:t>15</w:t>
            </w:r>
            <w:r w:rsidRPr="00987D95">
              <w:rPr>
                <w:rStyle w:val="1"/>
                <w:rFonts w:ascii="Times New Roman" w:hAnsi="Times New Roman" w:cs="Times New Roman"/>
                <w:sz w:val="20"/>
                <w:szCs w:val="20"/>
              </w:rPr>
              <w:t xml:space="preserve"> фотонов рентгеновского излучения с частотой </w:t>
            </w:r>
          </w:p>
          <w:p w14:paraId="24610119" w14:textId="7B3D119C" w:rsidR="00FC7A68" w:rsidRPr="00987D95" w:rsidRDefault="00FC7A68" w:rsidP="00FC7A68">
            <w:pPr>
              <w:pStyle w:val="6"/>
              <w:shd w:val="clear" w:color="auto" w:fill="auto"/>
              <w:tabs>
                <w:tab w:val="left" w:pos="322"/>
              </w:tabs>
              <w:spacing w:before="0" w:line="206" w:lineRule="exact"/>
              <w:ind w:right="40" w:firstLine="0"/>
              <w:rPr>
                <w:rFonts w:ascii="Times New Roman" w:hAnsi="Times New Roman" w:cs="Times New Roman"/>
                <w:sz w:val="20"/>
                <w:szCs w:val="20"/>
              </w:rPr>
            </w:pPr>
            <w:r w:rsidRPr="00987D95">
              <w:rPr>
                <w:rStyle w:val="1"/>
                <w:rFonts w:ascii="Times New Roman" w:hAnsi="Times New Roman" w:cs="Times New Roman"/>
                <w:sz w:val="20"/>
                <w:szCs w:val="20"/>
              </w:rPr>
              <w:t>7 • 10</w:t>
            </w:r>
            <w:r w:rsidRPr="00987D95">
              <w:rPr>
                <w:rStyle w:val="1"/>
                <w:rFonts w:ascii="Times New Roman" w:hAnsi="Times New Roman" w:cs="Times New Roman"/>
                <w:sz w:val="20"/>
                <w:szCs w:val="20"/>
                <w:vertAlign w:val="superscript"/>
              </w:rPr>
              <w:t>19</w:t>
            </w:r>
            <w:r w:rsidRPr="00987D95">
              <w:rPr>
                <w:rStyle w:val="1"/>
                <w:rFonts w:ascii="Times New Roman" w:hAnsi="Times New Roman" w:cs="Times New Roman"/>
                <w:sz w:val="20"/>
                <w:szCs w:val="20"/>
              </w:rPr>
              <w:t xml:space="preserve"> Гц. Какое давление создает это излучение?</w:t>
            </w:r>
          </w:p>
        </w:tc>
        <w:tc>
          <w:tcPr>
            <w:tcW w:w="4961" w:type="dxa"/>
            <w:gridSpan w:val="2"/>
            <w:tcPrChange w:id="5584" w:author="2" w:date="2021-08-31T10:55:00Z">
              <w:tcPr>
                <w:tcW w:w="4839" w:type="dxa"/>
              </w:tcPr>
            </w:tcPrChange>
          </w:tcPr>
          <w:p w14:paraId="71E949DF" w14:textId="3E278E86" w:rsidR="00FC7A68" w:rsidRPr="006F33AA" w:rsidRDefault="00FC7A68" w:rsidP="00C207C3">
            <w:pPr>
              <w:pStyle w:val="a4"/>
              <w:numPr>
                <w:ilvl w:val="0"/>
                <w:numId w:val="128"/>
              </w:numPr>
              <w:spacing w:after="0" w:line="273" w:lineRule="exact"/>
              <w:ind w:right="20"/>
              <w:rPr>
                <w:rFonts w:ascii="Times New Roman" w:hAnsi="Times New Roman"/>
                <w:color w:val="000000"/>
                <w:sz w:val="20"/>
                <w:rPrChange w:id="5585"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586" w:author="2" w:date="2021-08-31T10:55:00Z">
                  <w:rPr>
                    <w:rFonts w:ascii="Times New Roman" w:eastAsia="Century Schoolbook" w:hAnsi="Times New Roman" w:cs="Times New Roman"/>
                    <w:color w:val="000000"/>
                    <w:sz w:val="24"/>
                    <w:szCs w:val="24"/>
                    <w:lang w:eastAsia="ru-RU"/>
                  </w:rPr>
                </w:rPrChange>
              </w:rPr>
              <w:t>5,0</w:t>
            </w:r>
            <m:oMath>
              <m:r>
                <w:rPr>
                  <w:rFonts w:ascii="Cambria Math" w:hAnsi="Cambria Math"/>
                  <w:color w:val="000000"/>
                  <w:sz w:val="20"/>
                  <w:rPrChange w:id="5587"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588"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589"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590" w:author="2" w:date="2021-08-31T10:55:00Z">
                        <w:rPr>
                          <w:rFonts w:ascii="Cambria Math" w:eastAsia="Century Schoolbook" w:hAnsi="Cambria Math" w:cs="Times New Roman"/>
                          <w:color w:val="000000"/>
                          <w:sz w:val="24"/>
                          <w:szCs w:val="24"/>
                          <w:lang w:eastAsia="ru-RU"/>
                        </w:rPr>
                      </w:rPrChange>
                    </w:rPr>
                    <m:t>-7</m:t>
                  </m:r>
                </m:sup>
              </m:sSup>
            </m:oMath>
            <w:r w:rsidRPr="006F33AA">
              <w:rPr>
                <w:rFonts w:ascii="Times New Roman" w:hAnsi="Times New Roman"/>
                <w:color w:val="000000"/>
                <w:sz w:val="20"/>
                <w:rPrChange w:id="5591" w:author="2" w:date="2021-08-31T10:55:00Z">
                  <w:rPr>
                    <w:rFonts w:ascii="Times New Roman" w:eastAsia="Century Schoolbook" w:hAnsi="Times New Roman" w:cs="Times New Roman"/>
                    <w:color w:val="000000"/>
                    <w:sz w:val="24"/>
                    <w:szCs w:val="24"/>
                    <w:lang w:eastAsia="ru-RU"/>
                  </w:rPr>
                </w:rPrChange>
              </w:rPr>
              <w:t xml:space="preserve"> Па</w:t>
            </w:r>
          </w:p>
          <w:p w14:paraId="613BBD3B" w14:textId="21E7EF58" w:rsidR="00FC7A68" w:rsidRPr="006F33AA" w:rsidRDefault="00FC7A68" w:rsidP="00C207C3">
            <w:pPr>
              <w:pStyle w:val="a4"/>
              <w:numPr>
                <w:ilvl w:val="0"/>
                <w:numId w:val="128"/>
              </w:numPr>
              <w:spacing w:after="0" w:line="273" w:lineRule="exact"/>
              <w:ind w:right="20"/>
              <w:rPr>
                <w:rFonts w:ascii="Times New Roman" w:hAnsi="Times New Roman"/>
                <w:color w:val="000000"/>
                <w:sz w:val="20"/>
                <w:rPrChange w:id="5592"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593" w:author="2" w:date="2021-08-31T10:55:00Z">
                  <w:rPr>
                    <w:rFonts w:ascii="Times New Roman" w:eastAsia="Century Schoolbook" w:hAnsi="Times New Roman" w:cs="Times New Roman"/>
                    <w:color w:val="000000"/>
                    <w:sz w:val="24"/>
                    <w:szCs w:val="24"/>
                    <w:lang w:eastAsia="ru-RU"/>
                  </w:rPr>
                </w:rPrChange>
              </w:rPr>
              <w:t>4,25</w:t>
            </w:r>
            <m:oMath>
              <m:r>
                <w:rPr>
                  <w:rFonts w:ascii="Cambria Math" w:hAnsi="Cambria Math"/>
                  <w:color w:val="000000"/>
                  <w:sz w:val="20"/>
                  <w:rPrChange w:id="5594"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595"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596"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597" w:author="2" w:date="2021-08-31T10:55:00Z">
                        <w:rPr>
                          <w:rFonts w:ascii="Cambria Math" w:eastAsia="Century Schoolbook" w:hAnsi="Cambria Math" w:cs="Times New Roman"/>
                          <w:color w:val="000000"/>
                          <w:sz w:val="24"/>
                          <w:szCs w:val="24"/>
                          <w:lang w:eastAsia="ru-RU"/>
                        </w:rPr>
                      </w:rPrChange>
                    </w:rPr>
                    <m:t>-7</m:t>
                  </m:r>
                </m:sup>
              </m:sSup>
            </m:oMath>
            <w:r w:rsidRPr="006F33AA">
              <w:rPr>
                <w:rFonts w:ascii="Times New Roman" w:hAnsi="Times New Roman"/>
                <w:color w:val="000000"/>
                <w:sz w:val="20"/>
                <w:rPrChange w:id="5598" w:author="2" w:date="2021-08-31T10:55:00Z">
                  <w:rPr>
                    <w:rFonts w:ascii="Times New Roman" w:eastAsia="Century Schoolbook" w:hAnsi="Times New Roman" w:cs="Times New Roman"/>
                    <w:color w:val="000000"/>
                    <w:sz w:val="24"/>
                    <w:szCs w:val="24"/>
                    <w:lang w:eastAsia="ru-RU"/>
                  </w:rPr>
                </w:rPrChange>
              </w:rPr>
              <w:t xml:space="preserve"> Па</w:t>
            </w:r>
          </w:p>
          <w:p w14:paraId="0BA446C1" w14:textId="5A888584" w:rsidR="00FC7A68" w:rsidRPr="006F33AA" w:rsidRDefault="00FC7A68" w:rsidP="00C207C3">
            <w:pPr>
              <w:pStyle w:val="a4"/>
              <w:numPr>
                <w:ilvl w:val="0"/>
                <w:numId w:val="128"/>
              </w:numPr>
              <w:spacing w:after="0" w:line="273" w:lineRule="exact"/>
              <w:ind w:right="20"/>
              <w:rPr>
                <w:rFonts w:ascii="Times New Roman" w:hAnsi="Times New Roman"/>
                <w:color w:val="000000"/>
                <w:sz w:val="20"/>
                <w:rPrChange w:id="5599"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600" w:author="2" w:date="2021-08-31T10:55:00Z">
                  <w:rPr>
                    <w:rFonts w:ascii="Times New Roman" w:eastAsia="Century Schoolbook" w:hAnsi="Times New Roman" w:cs="Times New Roman"/>
                    <w:color w:val="000000"/>
                    <w:sz w:val="24"/>
                    <w:szCs w:val="24"/>
                    <w:lang w:eastAsia="ru-RU"/>
                  </w:rPr>
                </w:rPrChange>
              </w:rPr>
              <w:t>3,86</w:t>
            </w:r>
            <m:oMath>
              <m:r>
                <w:rPr>
                  <w:rFonts w:ascii="Cambria Math" w:hAnsi="Cambria Math"/>
                  <w:color w:val="000000"/>
                  <w:sz w:val="20"/>
                  <w:rPrChange w:id="5601"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602"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603"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604" w:author="2" w:date="2021-08-31T10:55:00Z">
                        <w:rPr>
                          <w:rFonts w:ascii="Cambria Math" w:eastAsia="Century Schoolbook" w:hAnsi="Cambria Math" w:cs="Times New Roman"/>
                          <w:color w:val="000000"/>
                          <w:sz w:val="24"/>
                          <w:szCs w:val="24"/>
                          <w:lang w:eastAsia="ru-RU"/>
                        </w:rPr>
                      </w:rPrChange>
                    </w:rPr>
                    <m:t>-7</m:t>
                  </m:r>
                </m:sup>
              </m:sSup>
            </m:oMath>
            <w:r w:rsidRPr="006F33AA">
              <w:rPr>
                <w:rFonts w:ascii="Times New Roman" w:hAnsi="Times New Roman"/>
                <w:color w:val="000000"/>
                <w:sz w:val="20"/>
                <w:rPrChange w:id="5605" w:author="2" w:date="2021-08-31T10:55:00Z">
                  <w:rPr>
                    <w:rFonts w:ascii="Times New Roman" w:eastAsia="Century Schoolbook" w:hAnsi="Times New Roman" w:cs="Times New Roman"/>
                    <w:color w:val="000000"/>
                    <w:sz w:val="24"/>
                    <w:szCs w:val="24"/>
                    <w:lang w:eastAsia="ru-RU"/>
                  </w:rPr>
                </w:rPrChange>
              </w:rPr>
              <w:t xml:space="preserve"> Па</w:t>
            </w:r>
          </w:p>
          <w:p w14:paraId="7CC331DF" w14:textId="753049AA" w:rsidR="00FC7A68" w:rsidRPr="006F33AA" w:rsidRDefault="00FC7A68" w:rsidP="00C207C3">
            <w:pPr>
              <w:pStyle w:val="a4"/>
              <w:numPr>
                <w:ilvl w:val="0"/>
                <w:numId w:val="128"/>
              </w:numPr>
              <w:spacing w:after="0" w:line="273" w:lineRule="exact"/>
              <w:ind w:right="20"/>
              <w:rPr>
                <w:rFonts w:ascii="Times New Roman" w:hAnsi="Times New Roman"/>
                <w:color w:val="000000"/>
                <w:sz w:val="20"/>
                <w:rPrChange w:id="5606"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607" w:author="2" w:date="2021-08-31T10:55:00Z">
                  <w:rPr>
                    <w:rFonts w:ascii="Times New Roman" w:eastAsia="Century Schoolbook" w:hAnsi="Times New Roman" w:cs="Times New Roman"/>
                    <w:color w:val="000000"/>
                    <w:sz w:val="24"/>
                    <w:szCs w:val="24"/>
                    <w:lang w:eastAsia="ru-RU"/>
                  </w:rPr>
                </w:rPrChange>
              </w:rPr>
              <w:t>2,5</w:t>
            </w:r>
            <m:oMath>
              <m:r>
                <w:rPr>
                  <w:rFonts w:ascii="Cambria Math" w:hAnsi="Cambria Math"/>
                  <w:color w:val="000000"/>
                  <w:sz w:val="20"/>
                  <w:rPrChange w:id="5608"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609"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610"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611" w:author="2" w:date="2021-08-31T10:55:00Z">
                        <w:rPr>
                          <w:rFonts w:ascii="Cambria Math" w:eastAsia="Century Schoolbook" w:hAnsi="Cambria Math" w:cs="Times New Roman"/>
                          <w:color w:val="000000"/>
                          <w:sz w:val="24"/>
                          <w:szCs w:val="24"/>
                          <w:lang w:eastAsia="ru-RU"/>
                        </w:rPr>
                      </w:rPrChange>
                    </w:rPr>
                    <m:t>-7</m:t>
                  </m:r>
                </m:sup>
              </m:sSup>
            </m:oMath>
            <w:r w:rsidRPr="006F33AA">
              <w:rPr>
                <w:rFonts w:ascii="Times New Roman" w:hAnsi="Times New Roman"/>
                <w:color w:val="000000"/>
                <w:sz w:val="20"/>
                <w:rPrChange w:id="5612" w:author="2" w:date="2021-08-31T10:55:00Z">
                  <w:rPr>
                    <w:rFonts w:ascii="Times New Roman" w:eastAsia="Century Schoolbook" w:hAnsi="Times New Roman" w:cs="Times New Roman"/>
                    <w:color w:val="000000"/>
                    <w:sz w:val="24"/>
                    <w:szCs w:val="24"/>
                    <w:lang w:eastAsia="ru-RU"/>
                  </w:rPr>
                </w:rPrChange>
              </w:rPr>
              <w:t xml:space="preserve"> Па</w:t>
            </w:r>
          </w:p>
          <w:p w14:paraId="3873E151" w14:textId="33377752" w:rsidR="00FC7A68" w:rsidRPr="006F33AA" w:rsidRDefault="00FC7A68" w:rsidP="00FC7A68">
            <w:pPr>
              <w:spacing w:line="273" w:lineRule="exact"/>
              <w:ind w:left="488" w:right="20"/>
              <w:rPr>
                <w:rFonts w:ascii="Times New Roman" w:hAnsi="Times New Roman"/>
                <w:color w:val="000000"/>
                <w:sz w:val="20"/>
                <w:rPrChange w:id="5613"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614" w:author="2" w:date="2021-08-31T10:55:00Z">
              <w:tcPr>
                <w:tcW w:w="547" w:type="dxa"/>
              </w:tcPr>
            </w:tcPrChange>
          </w:tcPr>
          <w:p w14:paraId="5097B3F8" w14:textId="4276F20B"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3</w:t>
            </w:r>
          </w:p>
        </w:tc>
      </w:tr>
      <w:tr w:rsidR="00FC7A68" w:rsidRPr="00450F2B" w14:paraId="34FF67B2" w14:textId="77777777" w:rsidTr="00911EF6">
        <w:tc>
          <w:tcPr>
            <w:tcW w:w="846" w:type="dxa"/>
            <w:tcPrChange w:id="5615" w:author="2" w:date="2021-08-31T10:55:00Z">
              <w:tcPr>
                <w:tcW w:w="846" w:type="dxa"/>
              </w:tcPr>
            </w:tcPrChange>
          </w:tcPr>
          <w:p w14:paraId="02872DE9" w14:textId="77777777" w:rsidR="00FC7A68" w:rsidRPr="00450F2B" w:rsidRDefault="00FC7A68" w:rsidP="00FC7A68">
            <w:pPr>
              <w:spacing w:after="120"/>
              <w:rPr>
                <w:rFonts w:ascii="Times New Roman" w:hAnsi="Times New Roman" w:cs="Times New Roman"/>
                <w:sz w:val="24"/>
                <w:szCs w:val="24"/>
              </w:rPr>
            </w:pPr>
          </w:p>
        </w:tc>
        <w:tc>
          <w:tcPr>
            <w:tcW w:w="1843" w:type="dxa"/>
            <w:tcPrChange w:id="5616" w:author="2" w:date="2021-08-31T10:55:00Z">
              <w:tcPr>
                <w:tcW w:w="1843" w:type="dxa"/>
              </w:tcPr>
            </w:tcPrChange>
          </w:tcPr>
          <w:p w14:paraId="16F8EBBC" w14:textId="77777777" w:rsidR="00FC7A68" w:rsidRPr="00450F2B" w:rsidRDefault="00FC7A68" w:rsidP="00FC7A68">
            <w:pPr>
              <w:spacing w:after="120"/>
              <w:rPr>
                <w:rFonts w:ascii="Times New Roman" w:hAnsi="Times New Roman" w:cs="Times New Roman"/>
                <w:sz w:val="24"/>
                <w:szCs w:val="24"/>
              </w:rPr>
            </w:pPr>
          </w:p>
        </w:tc>
        <w:tc>
          <w:tcPr>
            <w:tcW w:w="425" w:type="dxa"/>
            <w:tcPrChange w:id="5617" w:author="2" w:date="2021-08-31T10:55:00Z">
              <w:tcPr>
                <w:tcW w:w="425" w:type="dxa"/>
              </w:tcPr>
            </w:tcPrChange>
          </w:tcPr>
          <w:p w14:paraId="66784597" w14:textId="77777777" w:rsidR="00FC7A68" w:rsidRPr="00450F2B" w:rsidRDefault="00FC7A68" w:rsidP="00FC7A68">
            <w:pPr>
              <w:spacing w:after="120"/>
              <w:rPr>
                <w:rFonts w:ascii="Times New Roman" w:hAnsi="Times New Roman" w:cs="Times New Roman"/>
                <w:sz w:val="24"/>
                <w:szCs w:val="24"/>
              </w:rPr>
            </w:pPr>
          </w:p>
        </w:tc>
        <w:tc>
          <w:tcPr>
            <w:tcW w:w="392" w:type="dxa"/>
            <w:tcPrChange w:id="5618" w:author="2" w:date="2021-08-31T10:55:00Z">
              <w:tcPr>
                <w:tcW w:w="392" w:type="dxa"/>
              </w:tcPr>
            </w:tcPrChange>
          </w:tcPr>
          <w:p w14:paraId="2F12AED6" w14:textId="77777777" w:rsidR="00FC7A68" w:rsidRPr="00450F2B" w:rsidRDefault="00FC7A68" w:rsidP="00FC7A68">
            <w:pPr>
              <w:spacing w:after="120"/>
              <w:rPr>
                <w:rFonts w:ascii="Times New Roman" w:hAnsi="Times New Roman" w:cs="Times New Roman"/>
                <w:sz w:val="24"/>
                <w:szCs w:val="24"/>
              </w:rPr>
            </w:pPr>
          </w:p>
        </w:tc>
        <w:tc>
          <w:tcPr>
            <w:tcW w:w="553" w:type="dxa"/>
            <w:tcPrChange w:id="5619" w:author="2" w:date="2021-08-31T10:55:00Z">
              <w:tcPr>
                <w:tcW w:w="553" w:type="dxa"/>
              </w:tcPr>
            </w:tcPrChange>
          </w:tcPr>
          <w:p w14:paraId="7ACA20AE" w14:textId="43EA4F19"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5620" w:author="2" w:date="2021-08-31T10:55:00Z">
              <w:tcPr>
                <w:tcW w:w="6001" w:type="dxa"/>
              </w:tcPr>
            </w:tcPrChange>
          </w:tcPr>
          <w:p w14:paraId="3754A45B" w14:textId="6A55E8A1" w:rsidR="00FC7A68" w:rsidRPr="00987D95" w:rsidRDefault="00FC7A68" w:rsidP="00FC7A68">
            <w:pPr>
              <w:jc w:val="both"/>
              <w:rPr>
                <w:rFonts w:ascii="Times New Roman" w:eastAsia="Times New Roman" w:hAnsi="Times New Roman" w:cs="Times New Roman"/>
                <w:color w:val="000000"/>
                <w:sz w:val="20"/>
                <w:szCs w:val="20"/>
                <w:lang w:eastAsia="ru-RU"/>
              </w:rPr>
            </w:pPr>
            <w:r w:rsidRPr="00987D95">
              <w:rPr>
                <w:rStyle w:val="1"/>
                <w:rFonts w:ascii="Times New Roman" w:hAnsi="Times New Roman" w:cs="Times New Roman"/>
                <w:sz w:val="20"/>
                <w:szCs w:val="20"/>
              </w:rPr>
              <w:t>Какое давление производит световое излучение на 1мм</w:t>
            </w:r>
            <w:r w:rsidRPr="00987D95">
              <w:rPr>
                <w:rStyle w:val="1"/>
                <w:rFonts w:ascii="Times New Roman" w:hAnsi="Times New Roman" w:cs="Times New Roman"/>
                <w:sz w:val="20"/>
                <w:szCs w:val="20"/>
                <w:vertAlign w:val="superscript"/>
              </w:rPr>
              <w:t>2</w:t>
            </w:r>
            <w:r w:rsidRPr="00987D95">
              <w:rPr>
                <w:rStyle w:val="1"/>
                <w:rFonts w:ascii="Times New Roman" w:hAnsi="Times New Roman" w:cs="Times New Roman"/>
                <w:sz w:val="20"/>
                <w:szCs w:val="20"/>
              </w:rPr>
              <w:t xml:space="preserve"> черной поверхности, которая получает с излучением 500 Дж энергии каждую секунду?</w:t>
            </w:r>
          </w:p>
        </w:tc>
        <w:tc>
          <w:tcPr>
            <w:tcW w:w="4961" w:type="dxa"/>
            <w:gridSpan w:val="2"/>
            <w:tcPrChange w:id="5621" w:author="2" w:date="2021-08-31T10:55:00Z">
              <w:tcPr>
                <w:tcW w:w="4839" w:type="dxa"/>
              </w:tcPr>
            </w:tcPrChange>
          </w:tcPr>
          <w:p w14:paraId="304E0DA8" w14:textId="77777777" w:rsidR="00FC7A68" w:rsidRPr="006F33AA" w:rsidRDefault="00FC7A68" w:rsidP="00C207C3">
            <w:pPr>
              <w:pStyle w:val="a4"/>
              <w:numPr>
                <w:ilvl w:val="0"/>
                <w:numId w:val="129"/>
              </w:numPr>
              <w:spacing w:after="0" w:line="273" w:lineRule="exact"/>
              <w:ind w:right="20"/>
              <w:rPr>
                <w:rFonts w:ascii="Times New Roman" w:hAnsi="Times New Roman"/>
                <w:color w:val="000000"/>
                <w:sz w:val="20"/>
                <w:rPrChange w:id="5622"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623" w:author="2" w:date="2021-08-31T10:55:00Z">
                  <w:rPr>
                    <w:rFonts w:ascii="Times New Roman" w:eastAsia="Century Schoolbook" w:hAnsi="Times New Roman" w:cs="Times New Roman"/>
                    <w:color w:val="000000"/>
                    <w:sz w:val="24"/>
                    <w:szCs w:val="24"/>
                    <w:lang w:eastAsia="ru-RU"/>
                  </w:rPr>
                </w:rPrChange>
              </w:rPr>
              <w:t>3,34 Па</w:t>
            </w:r>
          </w:p>
          <w:p w14:paraId="4AD9E654" w14:textId="77777777" w:rsidR="00FC7A68" w:rsidRPr="006F33AA" w:rsidRDefault="00FC7A68" w:rsidP="00C207C3">
            <w:pPr>
              <w:pStyle w:val="a4"/>
              <w:numPr>
                <w:ilvl w:val="0"/>
                <w:numId w:val="129"/>
              </w:numPr>
              <w:spacing w:after="0" w:line="273" w:lineRule="exact"/>
              <w:ind w:right="20"/>
              <w:rPr>
                <w:rFonts w:ascii="Times New Roman" w:hAnsi="Times New Roman"/>
                <w:color w:val="000000"/>
                <w:sz w:val="20"/>
                <w:rPrChange w:id="5624"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625" w:author="2" w:date="2021-08-31T10:55:00Z">
                  <w:rPr>
                    <w:rFonts w:ascii="Times New Roman" w:eastAsia="Century Schoolbook" w:hAnsi="Times New Roman" w:cs="Times New Roman"/>
                    <w:color w:val="000000"/>
                    <w:sz w:val="24"/>
                    <w:szCs w:val="24"/>
                    <w:lang w:eastAsia="ru-RU"/>
                  </w:rPr>
                </w:rPrChange>
              </w:rPr>
              <w:t>1.86 Па</w:t>
            </w:r>
          </w:p>
          <w:p w14:paraId="3CD25B4C" w14:textId="77777777" w:rsidR="00FC7A68" w:rsidRPr="006F33AA" w:rsidRDefault="00FC7A68" w:rsidP="00C207C3">
            <w:pPr>
              <w:pStyle w:val="a4"/>
              <w:numPr>
                <w:ilvl w:val="0"/>
                <w:numId w:val="129"/>
              </w:numPr>
              <w:spacing w:after="0" w:line="273" w:lineRule="exact"/>
              <w:ind w:right="20"/>
              <w:rPr>
                <w:rFonts w:ascii="Times New Roman" w:hAnsi="Times New Roman"/>
                <w:color w:val="000000"/>
                <w:sz w:val="20"/>
                <w:rPrChange w:id="5626"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627" w:author="2" w:date="2021-08-31T10:55:00Z">
                  <w:rPr>
                    <w:rFonts w:ascii="Times New Roman" w:eastAsia="Century Schoolbook" w:hAnsi="Times New Roman" w:cs="Times New Roman"/>
                    <w:color w:val="000000"/>
                    <w:sz w:val="24"/>
                    <w:szCs w:val="24"/>
                    <w:lang w:eastAsia="ru-RU"/>
                  </w:rPr>
                </w:rPrChange>
              </w:rPr>
              <w:t>2,24 Па</w:t>
            </w:r>
          </w:p>
          <w:p w14:paraId="4531F553" w14:textId="4B814A5A" w:rsidR="00FC7A68" w:rsidRPr="006F33AA" w:rsidRDefault="00FC7A68" w:rsidP="00C207C3">
            <w:pPr>
              <w:pStyle w:val="a4"/>
              <w:numPr>
                <w:ilvl w:val="0"/>
                <w:numId w:val="129"/>
              </w:numPr>
              <w:spacing w:after="0" w:line="273" w:lineRule="exact"/>
              <w:ind w:right="20"/>
              <w:rPr>
                <w:rFonts w:ascii="Times New Roman" w:hAnsi="Times New Roman"/>
                <w:color w:val="000000"/>
                <w:sz w:val="20"/>
                <w:rPrChange w:id="5628"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629" w:author="2" w:date="2021-08-31T10:55:00Z">
                  <w:rPr>
                    <w:rFonts w:ascii="Times New Roman" w:eastAsia="Century Schoolbook" w:hAnsi="Times New Roman" w:cs="Times New Roman"/>
                    <w:color w:val="000000"/>
                    <w:sz w:val="24"/>
                    <w:szCs w:val="24"/>
                    <w:lang w:eastAsia="ru-RU"/>
                  </w:rPr>
                </w:rPrChange>
              </w:rPr>
              <w:t>1,67 Па</w:t>
            </w:r>
          </w:p>
        </w:tc>
        <w:tc>
          <w:tcPr>
            <w:tcW w:w="567" w:type="dxa"/>
            <w:gridSpan w:val="2"/>
            <w:tcPrChange w:id="5630" w:author="2" w:date="2021-08-31T10:55:00Z">
              <w:tcPr>
                <w:tcW w:w="547" w:type="dxa"/>
              </w:tcPr>
            </w:tcPrChange>
          </w:tcPr>
          <w:p w14:paraId="289D48D2" w14:textId="3A0E292D"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4</w:t>
            </w:r>
          </w:p>
        </w:tc>
      </w:tr>
      <w:tr w:rsidR="00FC7A68" w:rsidRPr="00450F2B" w14:paraId="1FF2AF1D" w14:textId="77777777" w:rsidTr="00911EF6">
        <w:tc>
          <w:tcPr>
            <w:tcW w:w="846" w:type="dxa"/>
            <w:tcPrChange w:id="5631" w:author="2" w:date="2021-08-31T10:55:00Z">
              <w:tcPr>
                <w:tcW w:w="846" w:type="dxa"/>
              </w:tcPr>
            </w:tcPrChange>
          </w:tcPr>
          <w:p w14:paraId="4CCD1455" w14:textId="6D053631" w:rsidR="00FC7A68" w:rsidRPr="00450F2B" w:rsidRDefault="00FC7A68" w:rsidP="00FC7A68">
            <w:pPr>
              <w:spacing w:after="120"/>
              <w:rPr>
                <w:rFonts w:ascii="Times New Roman" w:hAnsi="Times New Roman" w:cs="Times New Roman"/>
                <w:sz w:val="24"/>
                <w:szCs w:val="24"/>
              </w:rPr>
            </w:pPr>
          </w:p>
        </w:tc>
        <w:tc>
          <w:tcPr>
            <w:tcW w:w="1843" w:type="dxa"/>
            <w:tcPrChange w:id="5632" w:author="2" w:date="2021-08-31T10:55:00Z">
              <w:tcPr>
                <w:tcW w:w="1843" w:type="dxa"/>
              </w:tcPr>
            </w:tcPrChange>
          </w:tcPr>
          <w:p w14:paraId="7291D060" w14:textId="77777777" w:rsidR="00FC7A68" w:rsidRPr="00450F2B" w:rsidRDefault="00FC7A68" w:rsidP="00FC7A68">
            <w:pPr>
              <w:spacing w:after="120"/>
              <w:rPr>
                <w:rFonts w:ascii="Times New Roman" w:hAnsi="Times New Roman" w:cs="Times New Roman"/>
                <w:sz w:val="24"/>
                <w:szCs w:val="24"/>
              </w:rPr>
            </w:pPr>
          </w:p>
        </w:tc>
        <w:tc>
          <w:tcPr>
            <w:tcW w:w="425" w:type="dxa"/>
            <w:tcPrChange w:id="5633" w:author="2" w:date="2021-08-31T10:55:00Z">
              <w:tcPr>
                <w:tcW w:w="425" w:type="dxa"/>
              </w:tcPr>
            </w:tcPrChange>
          </w:tcPr>
          <w:p w14:paraId="5EF3E85C" w14:textId="77777777" w:rsidR="00FC7A68" w:rsidRPr="00450F2B" w:rsidRDefault="00FC7A68" w:rsidP="00FC7A68">
            <w:pPr>
              <w:spacing w:after="120"/>
              <w:rPr>
                <w:rFonts w:ascii="Times New Roman" w:hAnsi="Times New Roman" w:cs="Times New Roman"/>
                <w:sz w:val="24"/>
                <w:szCs w:val="24"/>
              </w:rPr>
            </w:pPr>
          </w:p>
        </w:tc>
        <w:tc>
          <w:tcPr>
            <w:tcW w:w="392" w:type="dxa"/>
            <w:tcPrChange w:id="5634" w:author="2" w:date="2021-08-31T10:55:00Z">
              <w:tcPr>
                <w:tcW w:w="392" w:type="dxa"/>
              </w:tcPr>
            </w:tcPrChange>
          </w:tcPr>
          <w:p w14:paraId="4E260A6E" w14:textId="77777777" w:rsidR="00FC7A68" w:rsidRPr="00450F2B" w:rsidRDefault="00FC7A68" w:rsidP="00FC7A68">
            <w:pPr>
              <w:spacing w:after="120"/>
              <w:rPr>
                <w:rFonts w:ascii="Times New Roman" w:hAnsi="Times New Roman" w:cs="Times New Roman"/>
                <w:sz w:val="24"/>
                <w:szCs w:val="24"/>
              </w:rPr>
            </w:pPr>
          </w:p>
        </w:tc>
        <w:tc>
          <w:tcPr>
            <w:tcW w:w="553" w:type="dxa"/>
            <w:tcPrChange w:id="5635" w:author="2" w:date="2021-08-31T10:55:00Z">
              <w:tcPr>
                <w:tcW w:w="553" w:type="dxa"/>
              </w:tcPr>
            </w:tcPrChange>
          </w:tcPr>
          <w:p w14:paraId="246B0537" w14:textId="0EE95524"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5636" w:author="2" w:date="2021-08-31T10:55:00Z">
              <w:tcPr>
                <w:tcW w:w="6001" w:type="dxa"/>
              </w:tcPr>
            </w:tcPrChange>
          </w:tcPr>
          <w:p w14:paraId="38B3CDFF" w14:textId="70FC6D1C" w:rsidR="00FC7A68" w:rsidRPr="00987D95" w:rsidRDefault="00FC7A68" w:rsidP="00FC7A68">
            <w:pPr>
              <w:pStyle w:val="6"/>
              <w:shd w:val="clear" w:color="auto" w:fill="auto"/>
              <w:tabs>
                <w:tab w:val="left" w:pos="322"/>
              </w:tabs>
              <w:spacing w:before="0" w:after="185" w:line="206" w:lineRule="exact"/>
              <w:ind w:right="40" w:firstLine="0"/>
              <w:rPr>
                <w:rFonts w:ascii="Times New Roman" w:hAnsi="Times New Roman" w:cs="Times New Roman"/>
                <w:sz w:val="20"/>
                <w:szCs w:val="20"/>
              </w:rPr>
            </w:pPr>
            <w:r w:rsidRPr="00987D95">
              <w:rPr>
                <w:rStyle w:val="1"/>
                <w:rFonts w:ascii="Times New Roman" w:hAnsi="Times New Roman" w:cs="Times New Roman"/>
                <w:sz w:val="20"/>
                <w:szCs w:val="20"/>
              </w:rPr>
              <w:t>Пучок света с длиной волны 0,49 мкм, падая перпендикулярно поверхности, производит на нее давление 5 мкПа. Сколько фо</w:t>
            </w:r>
            <w:r w:rsidRPr="00987D95">
              <w:rPr>
                <w:rStyle w:val="1"/>
                <w:rFonts w:ascii="Times New Roman" w:hAnsi="Times New Roman" w:cs="Times New Roman"/>
                <w:sz w:val="20"/>
                <w:szCs w:val="20"/>
              </w:rPr>
              <w:softHyphen/>
              <w:t>тонов падает ежесекундно на 1 м</w:t>
            </w:r>
            <w:r w:rsidRPr="00987D95">
              <w:rPr>
                <w:rStyle w:val="1"/>
                <w:rFonts w:ascii="Times New Roman" w:hAnsi="Times New Roman" w:cs="Times New Roman"/>
                <w:sz w:val="20"/>
                <w:szCs w:val="20"/>
                <w:vertAlign w:val="superscript"/>
              </w:rPr>
              <w:t>2</w:t>
            </w:r>
            <w:r w:rsidRPr="00987D95">
              <w:rPr>
                <w:rStyle w:val="1"/>
                <w:rFonts w:ascii="Times New Roman" w:hAnsi="Times New Roman" w:cs="Times New Roman"/>
                <w:sz w:val="20"/>
                <w:szCs w:val="20"/>
              </w:rPr>
              <w:t xml:space="preserve"> этой поверхности? Коэффициент отражения света от данной поверхности 0,25.</w:t>
            </w:r>
          </w:p>
        </w:tc>
        <w:tc>
          <w:tcPr>
            <w:tcW w:w="4961" w:type="dxa"/>
            <w:gridSpan w:val="2"/>
            <w:tcPrChange w:id="5637" w:author="2" w:date="2021-08-31T10:55:00Z">
              <w:tcPr>
                <w:tcW w:w="4839" w:type="dxa"/>
              </w:tcPr>
            </w:tcPrChange>
          </w:tcPr>
          <w:p w14:paraId="2DE1F4E5" w14:textId="77777777" w:rsidR="00FC7A68" w:rsidRPr="006F33AA" w:rsidRDefault="00FC7A68" w:rsidP="00C207C3">
            <w:pPr>
              <w:pStyle w:val="a4"/>
              <w:numPr>
                <w:ilvl w:val="0"/>
                <w:numId w:val="130"/>
              </w:numPr>
              <w:spacing w:after="0" w:line="276" w:lineRule="auto"/>
              <w:ind w:right="20"/>
              <w:rPr>
                <w:rFonts w:ascii="Times New Roman" w:hAnsi="Times New Roman"/>
                <w:color w:val="000000"/>
                <w:sz w:val="20"/>
                <w:rPrChange w:id="5638"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639" w:author="2" w:date="2021-08-31T10:55:00Z">
                  <w:rPr>
                    <w:rFonts w:ascii="Times New Roman" w:eastAsia="Century Schoolbook" w:hAnsi="Times New Roman" w:cs="Times New Roman"/>
                    <w:color w:val="000000"/>
                    <w:sz w:val="24"/>
                    <w:szCs w:val="24"/>
                    <w:lang w:eastAsia="ru-RU"/>
                  </w:rPr>
                </w:rPrChange>
              </w:rPr>
              <w:t>2,9</w:t>
            </w:r>
            <m:oMath>
              <m:r>
                <w:rPr>
                  <w:rFonts w:ascii="Cambria Math" w:hAnsi="Cambria Math"/>
                  <w:color w:val="000000"/>
                  <w:sz w:val="20"/>
                  <w:rPrChange w:id="5640"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641"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642"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643" w:author="2" w:date="2021-08-31T10:55:00Z">
                        <w:rPr>
                          <w:rFonts w:ascii="Cambria Math" w:eastAsia="Century Schoolbook" w:hAnsi="Cambria Math" w:cs="Times New Roman"/>
                          <w:color w:val="000000"/>
                          <w:sz w:val="24"/>
                          <w:szCs w:val="24"/>
                          <w:lang w:eastAsia="ru-RU"/>
                        </w:rPr>
                      </w:rPrChange>
                    </w:rPr>
                    <m:t>21</m:t>
                  </m:r>
                </m:sup>
              </m:sSup>
              <m:f>
                <m:fPr>
                  <m:ctrlPr>
                    <w:rPr>
                      <w:rFonts w:ascii="Cambria Math" w:hAnsi="Cambria Math"/>
                      <w:i/>
                      <w:color w:val="000000"/>
                      <w:sz w:val="20"/>
                      <w:rPrChange w:id="5644" w:author="2" w:date="2021-08-31T10:55:00Z">
                        <w:rPr>
                          <w:rFonts w:ascii="Cambria Math" w:eastAsia="Century Schoolbook" w:hAnsi="Cambria Math" w:cs="Times New Roman"/>
                          <w:i/>
                          <w:color w:val="000000"/>
                          <w:sz w:val="24"/>
                          <w:szCs w:val="24"/>
                          <w:lang w:eastAsia="ru-RU"/>
                        </w:rPr>
                      </w:rPrChange>
                    </w:rPr>
                  </m:ctrlPr>
                </m:fPr>
                <m:num>
                  <m:r>
                    <w:rPr>
                      <w:rFonts w:ascii="Cambria Math" w:hAnsi="Cambria Math"/>
                      <w:color w:val="000000"/>
                      <w:sz w:val="20"/>
                      <w:rPrChange w:id="5645" w:author="2" w:date="2021-08-31T10:55:00Z">
                        <w:rPr>
                          <w:rFonts w:ascii="Cambria Math" w:eastAsia="Century Schoolbook" w:hAnsi="Cambria Math" w:cs="Times New Roman"/>
                          <w:color w:val="000000"/>
                          <w:sz w:val="24"/>
                          <w:szCs w:val="24"/>
                          <w:lang w:eastAsia="ru-RU"/>
                        </w:rPr>
                      </w:rPrChange>
                    </w:rPr>
                    <m:t>1</m:t>
                  </m:r>
                </m:num>
                <m:den>
                  <m:sSup>
                    <m:sSupPr>
                      <m:ctrlPr>
                        <w:rPr>
                          <w:rFonts w:ascii="Cambria Math" w:hAnsi="Cambria Math"/>
                          <w:i/>
                          <w:color w:val="000000"/>
                          <w:sz w:val="20"/>
                          <w:rPrChange w:id="5646"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647" w:author="2" w:date="2021-08-31T10:55:00Z">
                            <w:rPr>
                              <w:rFonts w:ascii="Cambria Math" w:eastAsia="Century Schoolbook" w:hAnsi="Cambria Math" w:cs="Times New Roman"/>
                              <w:color w:val="000000"/>
                              <w:sz w:val="24"/>
                              <w:szCs w:val="24"/>
                              <w:lang w:eastAsia="ru-RU"/>
                            </w:rPr>
                          </w:rPrChange>
                        </w:rPr>
                        <m:t>м</m:t>
                      </m:r>
                    </m:e>
                    <m:sup>
                      <m:r>
                        <w:rPr>
                          <w:rFonts w:ascii="Cambria Math" w:hAnsi="Cambria Math"/>
                          <w:color w:val="000000"/>
                          <w:sz w:val="20"/>
                          <w:rPrChange w:id="5648" w:author="2" w:date="2021-08-31T10:55:00Z">
                            <w:rPr>
                              <w:rFonts w:ascii="Cambria Math" w:eastAsia="Century Schoolbook" w:hAnsi="Cambria Math" w:cs="Times New Roman"/>
                              <w:color w:val="000000"/>
                              <w:sz w:val="24"/>
                              <w:szCs w:val="24"/>
                              <w:lang w:eastAsia="ru-RU"/>
                            </w:rPr>
                          </w:rPrChange>
                        </w:rPr>
                        <m:t>2</m:t>
                      </m:r>
                    </m:sup>
                  </m:sSup>
                  <m:r>
                    <w:rPr>
                      <w:rFonts w:ascii="Cambria Math" w:hAnsi="Cambria Math"/>
                      <w:color w:val="000000"/>
                      <w:sz w:val="20"/>
                      <w:rPrChange w:id="5649" w:author="2" w:date="2021-08-31T10:55:00Z">
                        <w:rPr>
                          <w:rFonts w:ascii="Cambria Math" w:eastAsia="Century Schoolbook" w:hAnsi="Cambria Math" w:cs="Times New Roman"/>
                          <w:color w:val="000000"/>
                          <w:sz w:val="24"/>
                          <w:szCs w:val="24"/>
                          <w:lang w:eastAsia="ru-RU"/>
                        </w:rPr>
                      </w:rPrChange>
                    </w:rPr>
                    <m:t>∙с</m:t>
                  </m:r>
                </m:den>
              </m:f>
            </m:oMath>
          </w:p>
          <w:p w14:paraId="5CC45676" w14:textId="77777777" w:rsidR="00FC7A68" w:rsidRPr="006F33AA" w:rsidRDefault="00FC7A68" w:rsidP="00C207C3">
            <w:pPr>
              <w:pStyle w:val="a4"/>
              <w:numPr>
                <w:ilvl w:val="0"/>
                <w:numId w:val="130"/>
              </w:numPr>
              <w:spacing w:after="0" w:line="276" w:lineRule="auto"/>
              <w:ind w:right="20"/>
              <w:rPr>
                <w:rFonts w:ascii="Times New Roman" w:hAnsi="Times New Roman"/>
                <w:color w:val="000000"/>
                <w:sz w:val="20"/>
                <w:rPrChange w:id="5650"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651" w:author="2" w:date="2021-08-31T10:55:00Z">
                  <w:rPr>
                    <w:rFonts w:ascii="Times New Roman" w:eastAsia="Century Schoolbook" w:hAnsi="Times New Roman" w:cs="Times New Roman"/>
                    <w:color w:val="000000"/>
                    <w:sz w:val="24"/>
                    <w:szCs w:val="24"/>
                    <w:lang w:eastAsia="ru-RU"/>
                  </w:rPr>
                </w:rPrChange>
              </w:rPr>
              <w:t>7,5</w:t>
            </w:r>
            <m:oMath>
              <m:r>
                <w:rPr>
                  <w:rFonts w:ascii="Cambria Math" w:hAnsi="Cambria Math"/>
                  <w:color w:val="000000"/>
                  <w:sz w:val="20"/>
                  <w:rPrChange w:id="5652"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653"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654"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655" w:author="2" w:date="2021-08-31T10:55:00Z">
                        <w:rPr>
                          <w:rFonts w:ascii="Cambria Math" w:eastAsia="Century Schoolbook" w:hAnsi="Cambria Math" w:cs="Times New Roman"/>
                          <w:color w:val="000000"/>
                          <w:sz w:val="24"/>
                          <w:szCs w:val="24"/>
                          <w:lang w:eastAsia="ru-RU"/>
                        </w:rPr>
                      </w:rPrChange>
                    </w:rPr>
                    <m:t>21</m:t>
                  </m:r>
                </m:sup>
              </m:sSup>
              <m:f>
                <m:fPr>
                  <m:ctrlPr>
                    <w:rPr>
                      <w:rFonts w:ascii="Cambria Math" w:hAnsi="Cambria Math"/>
                      <w:i/>
                      <w:color w:val="000000"/>
                      <w:sz w:val="20"/>
                      <w:rPrChange w:id="5656" w:author="2" w:date="2021-08-31T10:55:00Z">
                        <w:rPr>
                          <w:rFonts w:ascii="Cambria Math" w:eastAsia="Century Schoolbook" w:hAnsi="Cambria Math" w:cs="Times New Roman"/>
                          <w:i/>
                          <w:color w:val="000000"/>
                          <w:sz w:val="24"/>
                          <w:szCs w:val="24"/>
                          <w:lang w:eastAsia="ru-RU"/>
                        </w:rPr>
                      </w:rPrChange>
                    </w:rPr>
                  </m:ctrlPr>
                </m:fPr>
                <m:num>
                  <m:r>
                    <w:rPr>
                      <w:rFonts w:ascii="Cambria Math" w:hAnsi="Cambria Math"/>
                      <w:color w:val="000000"/>
                      <w:sz w:val="20"/>
                      <w:rPrChange w:id="5657" w:author="2" w:date="2021-08-31T10:55:00Z">
                        <w:rPr>
                          <w:rFonts w:ascii="Cambria Math" w:eastAsia="Century Schoolbook" w:hAnsi="Cambria Math" w:cs="Times New Roman"/>
                          <w:color w:val="000000"/>
                          <w:sz w:val="24"/>
                          <w:szCs w:val="24"/>
                          <w:lang w:eastAsia="ru-RU"/>
                        </w:rPr>
                      </w:rPrChange>
                    </w:rPr>
                    <m:t>1</m:t>
                  </m:r>
                </m:num>
                <m:den>
                  <m:sSup>
                    <m:sSupPr>
                      <m:ctrlPr>
                        <w:rPr>
                          <w:rFonts w:ascii="Cambria Math" w:hAnsi="Cambria Math"/>
                          <w:i/>
                          <w:color w:val="000000"/>
                          <w:sz w:val="20"/>
                          <w:rPrChange w:id="5658"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659" w:author="2" w:date="2021-08-31T10:55:00Z">
                            <w:rPr>
                              <w:rFonts w:ascii="Cambria Math" w:eastAsia="Century Schoolbook" w:hAnsi="Cambria Math" w:cs="Times New Roman"/>
                              <w:color w:val="000000"/>
                              <w:sz w:val="24"/>
                              <w:szCs w:val="24"/>
                              <w:lang w:eastAsia="ru-RU"/>
                            </w:rPr>
                          </w:rPrChange>
                        </w:rPr>
                        <m:t>м</m:t>
                      </m:r>
                    </m:e>
                    <m:sup>
                      <m:r>
                        <w:rPr>
                          <w:rFonts w:ascii="Cambria Math" w:hAnsi="Cambria Math"/>
                          <w:color w:val="000000"/>
                          <w:sz w:val="20"/>
                          <w:rPrChange w:id="5660" w:author="2" w:date="2021-08-31T10:55:00Z">
                            <w:rPr>
                              <w:rFonts w:ascii="Cambria Math" w:eastAsia="Century Schoolbook" w:hAnsi="Cambria Math" w:cs="Times New Roman"/>
                              <w:color w:val="000000"/>
                              <w:sz w:val="24"/>
                              <w:szCs w:val="24"/>
                              <w:lang w:eastAsia="ru-RU"/>
                            </w:rPr>
                          </w:rPrChange>
                        </w:rPr>
                        <m:t>2</m:t>
                      </m:r>
                    </m:sup>
                  </m:sSup>
                  <m:r>
                    <w:rPr>
                      <w:rFonts w:ascii="Cambria Math" w:hAnsi="Cambria Math"/>
                      <w:color w:val="000000"/>
                      <w:sz w:val="20"/>
                      <w:rPrChange w:id="5661" w:author="2" w:date="2021-08-31T10:55:00Z">
                        <w:rPr>
                          <w:rFonts w:ascii="Cambria Math" w:eastAsia="Century Schoolbook" w:hAnsi="Cambria Math" w:cs="Times New Roman"/>
                          <w:color w:val="000000"/>
                          <w:sz w:val="24"/>
                          <w:szCs w:val="24"/>
                          <w:lang w:eastAsia="ru-RU"/>
                        </w:rPr>
                      </w:rPrChange>
                    </w:rPr>
                    <m:t>∙с</m:t>
                  </m:r>
                </m:den>
              </m:f>
            </m:oMath>
          </w:p>
          <w:p w14:paraId="7C28ECA9" w14:textId="77777777" w:rsidR="00FC7A68" w:rsidRPr="006F33AA" w:rsidRDefault="00FC7A68" w:rsidP="00C207C3">
            <w:pPr>
              <w:pStyle w:val="a4"/>
              <w:numPr>
                <w:ilvl w:val="0"/>
                <w:numId w:val="130"/>
              </w:numPr>
              <w:spacing w:after="0" w:line="276" w:lineRule="auto"/>
              <w:ind w:right="20"/>
              <w:rPr>
                <w:rFonts w:ascii="Times New Roman" w:hAnsi="Times New Roman"/>
                <w:color w:val="000000"/>
                <w:sz w:val="20"/>
                <w:rPrChange w:id="5662"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663" w:author="2" w:date="2021-08-31T10:55:00Z">
                  <w:rPr>
                    <w:rFonts w:ascii="Times New Roman" w:eastAsia="Century Schoolbook" w:hAnsi="Times New Roman" w:cs="Times New Roman"/>
                    <w:color w:val="000000"/>
                    <w:sz w:val="24"/>
                    <w:szCs w:val="24"/>
                    <w:lang w:eastAsia="ru-RU"/>
                  </w:rPr>
                </w:rPrChange>
              </w:rPr>
              <w:t>5,82</w:t>
            </w:r>
            <m:oMath>
              <m:r>
                <w:rPr>
                  <w:rFonts w:ascii="Cambria Math" w:hAnsi="Cambria Math"/>
                  <w:color w:val="000000"/>
                  <w:sz w:val="20"/>
                  <w:rPrChange w:id="5664"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665"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666"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667" w:author="2" w:date="2021-08-31T10:55:00Z">
                        <w:rPr>
                          <w:rFonts w:ascii="Cambria Math" w:eastAsia="Century Schoolbook" w:hAnsi="Cambria Math" w:cs="Times New Roman"/>
                          <w:color w:val="000000"/>
                          <w:sz w:val="24"/>
                          <w:szCs w:val="24"/>
                          <w:lang w:eastAsia="ru-RU"/>
                        </w:rPr>
                      </w:rPrChange>
                    </w:rPr>
                    <m:t>21</m:t>
                  </m:r>
                </m:sup>
              </m:sSup>
              <m:f>
                <m:fPr>
                  <m:ctrlPr>
                    <w:rPr>
                      <w:rFonts w:ascii="Cambria Math" w:hAnsi="Cambria Math"/>
                      <w:i/>
                      <w:color w:val="000000"/>
                      <w:sz w:val="20"/>
                      <w:rPrChange w:id="5668" w:author="2" w:date="2021-08-31T10:55:00Z">
                        <w:rPr>
                          <w:rFonts w:ascii="Cambria Math" w:eastAsia="Century Schoolbook" w:hAnsi="Cambria Math" w:cs="Times New Roman"/>
                          <w:i/>
                          <w:color w:val="000000"/>
                          <w:sz w:val="24"/>
                          <w:szCs w:val="24"/>
                          <w:lang w:eastAsia="ru-RU"/>
                        </w:rPr>
                      </w:rPrChange>
                    </w:rPr>
                  </m:ctrlPr>
                </m:fPr>
                <m:num>
                  <m:r>
                    <w:rPr>
                      <w:rFonts w:ascii="Cambria Math" w:hAnsi="Cambria Math"/>
                      <w:color w:val="000000"/>
                      <w:sz w:val="20"/>
                      <w:rPrChange w:id="5669" w:author="2" w:date="2021-08-31T10:55:00Z">
                        <w:rPr>
                          <w:rFonts w:ascii="Cambria Math" w:eastAsia="Century Schoolbook" w:hAnsi="Cambria Math" w:cs="Times New Roman"/>
                          <w:color w:val="000000"/>
                          <w:sz w:val="24"/>
                          <w:szCs w:val="24"/>
                          <w:lang w:eastAsia="ru-RU"/>
                        </w:rPr>
                      </w:rPrChange>
                    </w:rPr>
                    <m:t>1</m:t>
                  </m:r>
                </m:num>
                <m:den>
                  <m:sSup>
                    <m:sSupPr>
                      <m:ctrlPr>
                        <w:rPr>
                          <w:rFonts w:ascii="Cambria Math" w:hAnsi="Cambria Math"/>
                          <w:i/>
                          <w:color w:val="000000"/>
                          <w:sz w:val="20"/>
                          <w:rPrChange w:id="5670"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671" w:author="2" w:date="2021-08-31T10:55:00Z">
                            <w:rPr>
                              <w:rFonts w:ascii="Cambria Math" w:eastAsia="Century Schoolbook" w:hAnsi="Cambria Math" w:cs="Times New Roman"/>
                              <w:color w:val="000000"/>
                              <w:sz w:val="24"/>
                              <w:szCs w:val="24"/>
                              <w:lang w:eastAsia="ru-RU"/>
                            </w:rPr>
                          </w:rPrChange>
                        </w:rPr>
                        <m:t>м</m:t>
                      </m:r>
                    </m:e>
                    <m:sup>
                      <m:r>
                        <w:rPr>
                          <w:rFonts w:ascii="Cambria Math" w:hAnsi="Cambria Math"/>
                          <w:color w:val="000000"/>
                          <w:sz w:val="20"/>
                          <w:rPrChange w:id="5672" w:author="2" w:date="2021-08-31T10:55:00Z">
                            <w:rPr>
                              <w:rFonts w:ascii="Cambria Math" w:eastAsia="Century Schoolbook" w:hAnsi="Cambria Math" w:cs="Times New Roman"/>
                              <w:color w:val="000000"/>
                              <w:sz w:val="24"/>
                              <w:szCs w:val="24"/>
                              <w:lang w:eastAsia="ru-RU"/>
                            </w:rPr>
                          </w:rPrChange>
                        </w:rPr>
                        <m:t>2</m:t>
                      </m:r>
                    </m:sup>
                  </m:sSup>
                  <m:r>
                    <w:rPr>
                      <w:rFonts w:ascii="Cambria Math" w:hAnsi="Cambria Math"/>
                      <w:color w:val="000000"/>
                      <w:sz w:val="20"/>
                      <w:rPrChange w:id="5673" w:author="2" w:date="2021-08-31T10:55:00Z">
                        <w:rPr>
                          <w:rFonts w:ascii="Cambria Math" w:eastAsia="Century Schoolbook" w:hAnsi="Cambria Math" w:cs="Times New Roman"/>
                          <w:color w:val="000000"/>
                          <w:sz w:val="24"/>
                          <w:szCs w:val="24"/>
                          <w:lang w:eastAsia="ru-RU"/>
                        </w:rPr>
                      </w:rPrChange>
                    </w:rPr>
                    <m:t>∙с</m:t>
                  </m:r>
                </m:den>
              </m:f>
            </m:oMath>
          </w:p>
          <w:p w14:paraId="64F28042" w14:textId="423FF71A" w:rsidR="00FC7A68" w:rsidRPr="006F33AA" w:rsidRDefault="00FC7A68" w:rsidP="00C207C3">
            <w:pPr>
              <w:pStyle w:val="a4"/>
              <w:numPr>
                <w:ilvl w:val="0"/>
                <w:numId w:val="130"/>
              </w:numPr>
              <w:spacing w:after="0" w:line="276" w:lineRule="auto"/>
              <w:ind w:right="20"/>
              <w:rPr>
                <w:rFonts w:ascii="Times New Roman" w:hAnsi="Times New Roman"/>
                <w:color w:val="000000"/>
                <w:sz w:val="20"/>
                <w:rPrChange w:id="5674"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675" w:author="2" w:date="2021-08-31T10:55:00Z">
                  <w:rPr>
                    <w:rFonts w:ascii="Times New Roman" w:eastAsia="Century Schoolbook" w:hAnsi="Times New Roman" w:cs="Times New Roman"/>
                    <w:color w:val="000000"/>
                    <w:sz w:val="24"/>
                    <w:szCs w:val="24"/>
                    <w:lang w:eastAsia="ru-RU"/>
                  </w:rPr>
                </w:rPrChange>
              </w:rPr>
              <w:t>3,6</w:t>
            </w:r>
            <m:oMath>
              <m:r>
                <w:rPr>
                  <w:rFonts w:ascii="Cambria Math" w:hAnsi="Cambria Math"/>
                  <w:color w:val="000000"/>
                  <w:sz w:val="20"/>
                  <w:rPrChange w:id="5676"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677"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678"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679" w:author="2" w:date="2021-08-31T10:55:00Z">
                        <w:rPr>
                          <w:rFonts w:ascii="Cambria Math" w:eastAsia="Century Schoolbook" w:hAnsi="Cambria Math" w:cs="Times New Roman"/>
                          <w:color w:val="000000"/>
                          <w:sz w:val="24"/>
                          <w:szCs w:val="24"/>
                          <w:lang w:eastAsia="ru-RU"/>
                        </w:rPr>
                      </w:rPrChange>
                    </w:rPr>
                    <m:t>21</m:t>
                  </m:r>
                </m:sup>
              </m:sSup>
              <m:f>
                <m:fPr>
                  <m:ctrlPr>
                    <w:rPr>
                      <w:rFonts w:ascii="Cambria Math" w:hAnsi="Cambria Math"/>
                      <w:i/>
                      <w:color w:val="000000"/>
                      <w:sz w:val="20"/>
                      <w:rPrChange w:id="5680" w:author="2" w:date="2021-08-31T10:55:00Z">
                        <w:rPr>
                          <w:rFonts w:ascii="Cambria Math" w:eastAsia="Century Schoolbook" w:hAnsi="Cambria Math" w:cs="Times New Roman"/>
                          <w:i/>
                          <w:color w:val="000000"/>
                          <w:sz w:val="24"/>
                          <w:szCs w:val="24"/>
                          <w:lang w:eastAsia="ru-RU"/>
                        </w:rPr>
                      </w:rPrChange>
                    </w:rPr>
                  </m:ctrlPr>
                </m:fPr>
                <m:num>
                  <m:r>
                    <w:rPr>
                      <w:rFonts w:ascii="Cambria Math" w:hAnsi="Cambria Math"/>
                      <w:color w:val="000000"/>
                      <w:sz w:val="20"/>
                      <w:rPrChange w:id="5681" w:author="2" w:date="2021-08-31T10:55:00Z">
                        <w:rPr>
                          <w:rFonts w:ascii="Cambria Math" w:eastAsia="Century Schoolbook" w:hAnsi="Cambria Math" w:cs="Times New Roman"/>
                          <w:color w:val="000000"/>
                          <w:sz w:val="24"/>
                          <w:szCs w:val="24"/>
                          <w:lang w:eastAsia="ru-RU"/>
                        </w:rPr>
                      </w:rPrChange>
                    </w:rPr>
                    <m:t>1</m:t>
                  </m:r>
                </m:num>
                <m:den>
                  <m:sSup>
                    <m:sSupPr>
                      <m:ctrlPr>
                        <w:rPr>
                          <w:rFonts w:ascii="Cambria Math" w:hAnsi="Cambria Math"/>
                          <w:i/>
                          <w:color w:val="000000"/>
                          <w:sz w:val="20"/>
                          <w:rPrChange w:id="5682"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683" w:author="2" w:date="2021-08-31T10:55:00Z">
                            <w:rPr>
                              <w:rFonts w:ascii="Cambria Math" w:eastAsia="Century Schoolbook" w:hAnsi="Cambria Math" w:cs="Times New Roman"/>
                              <w:color w:val="000000"/>
                              <w:sz w:val="24"/>
                              <w:szCs w:val="24"/>
                              <w:lang w:eastAsia="ru-RU"/>
                            </w:rPr>
                          </w:rPrChange>
                        </w:rPr>
                        <m:t>м</m:t>
                      </m:r>
                    </m:e>
                    <m:sup>
                      <m:r>
                        <w:rPr>
                          <w:rFonts w:ascii="Cambria Math" w:hAnsi="Cambria Math"/>
                          <w:color w:val="000000"/>
                          <w:sz w:val="20"/>
                          <w:rPrChange w:id="5684" w:author="2" w:date="2021-08-31T10:55:00Z">
                            <w:rPr>
                              <w:rFonts w:ascii="Cambria Math" w:eastAsia="Century Schoolbook" w:hAnsi="Cambria Math" w:cs="Times New Roman"/>
                              <w:color w:val="000000"/>
                              <w:sz w:val="24"/>
                              <w:szCs w:val="24"/>
                              <w:lang w:eastAsia="ru-RU"/>
                            </w:rPr>
                          </w:rPrChange>
                        </w:rPr>
                        <m:t>2</m:t>
                      </m:r>
                    </m:sup>
                  </m:sSup>
                  <m:r>
                    <w:rPr>
                      <w:rFonts w:ascii="Cambria Math" w:hAnsi="Cambria Math"/>
                      <w:color w:val="000000"/>
                      <w:sz w:val="20"/>
                      <w:rPrChange w:id="5685" w:author="2" w:date="2021-08-31T10:55:00Z">
                        <w:rPr>
                          <w:rFonts w:ascii="Cambria Math" w:eastAsia="Century Schoolbook" w:hAnsi="Cambria Math" w:cs="Times New Roman"/>
                          <w:color w:val="000000"/>
                          <w:sz w:val="24"/>
                          <w:szCs w:val="24"/>
                          <w:lang w:eastAsia="ru-RU"/>
                        </w:rPr>
                      </w:rPrChange>
                    </w:rPr>
                    <m:t>∙с</m:t>
                  </m:r>
                </m:den>
              </m:f>
            </m:oMath>
          </w:p>
        </w:tc>
        <w:tc>
          <w:tcPr>
            <w:tcW w:w="567" w:type="dxa"/>
            <w:gridSpan w:val="2"/>
            <w:tcPrChange w:id="5686" w:author="2" w:date="2021-08-31T10:55:00Z">
              <w:tcPr>
                <w:tcW w:w="547" w:type="dxa"/>
              </w:tcPr>
            </w:tcPrChange>
          </w:tcPr>
          <w:p w14:paraId="462F4EE6" w14:textId="5FA10C97"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4D04A045" w14:textId="77777777" w:rsidTr="00911EF6">
        <w:tc>
          <w:tcPr>
            <w:tcW w:w="846" w:type="dxa"/>
            <w:tcPrChange w:id="5687" w:author="2" w:date="2021-08-31T10:55:00Z">
              <w:tcPr>
                <w:tcW w:w="846" w:type="dxa"/>
              </w:tcPr>
            </w:tcPrChange>
          </w:tcPr>
          <w:p w14:paraId="7A3BC0D7" w14:textId="77777777" w:rsidR="00FC7A68" w:rsidRPr="00450F2B" w:rsidRDefault="00FC7A68" w:rsidP="00FC7A68">
            <w:pPr>
              <w:spacing w:after="120"/>
              <w:rPr>
                <w:rFonts w:ascii="Times New Roman" w:hAnsi="Times New Roman" w:cs="Times New Roman"/>
                <w:sz w:val="24"/>
                <w:szCs w:val="24"/>
              </w:rPr>
            </w:pPr>
          </w:p>
        </w:tc>
        <w:tc>
          <w:tcPr>
            <w:tcW w:w="1843" w:type="dxa"/>
            <w:tcPrChange w:id="5688" w:author="2" w:date="2021-08-31T10:55:00Z">
              <w:tcPr>
                <w:tcW w:w="1843" w:type="dxa"/>
              </w:tcPr>
            </w:tcPrChange>
          </w:tcPr>
          <w:p w14:paraId="6161F456" w14:textId="77777777" w:rsidR="00FC7A68" w:rsidRPr="00450F2B" w:rsidRDefault="00FC7A68" w:rsidP="00FC7A68">
            <w:pPr>
              <w:spacing w:after="120"/>
              <w:rPr>
                <w:rFonts w:ascii="Times New Roman" w:hAnsi="Times New Roman" w:cs="Times New Roman"/>
                <w:sz w:val="24"/>
                <w:szCs w:val="24"/>
              </w:rPr>
            </w:pPr>
          </w:p>
        </w:tc>
        <w:tc>
          <w:tcPr>
            <w:tcW w:w="425" w:type="dxa"/>
            <w:tcPrChange w:id="5689" w:author="2" w:date="2021-08-31T10:55:00Z">
              <w:tcPr>
                <w:tcW w:w="425" w:type="dxa"/>
              </w:tcPr>
            </w:tcPrChange>
          </w:tcPr>
          <w:p w14:paraId="05E76761" w14:textId="77777777" w:rsidR="00FC7A68" w:rsidRPr="00450F2B" w:rsidRDefault="00FC7A68" w:rsidP="00FC7A68">
            <w:pPr>
              <w:spacing w:after="120"/>
              <w:rPr>
                <w:rFonts w:ascii="Times New Roman" w:hAnsi="Times New Roman" w:cs="Times New Roman"/>
                <w:sz w:val="24"/>
                <w:szCs w:val="24"/>
              </w:rPr>
            </w:pPr>
          </w:p>
        </w:tc>
        <w:tc>
          <w:tcPr>
            <w:tcW w:w="392" w:type="dxa"/>
            <w:tcPrChange w:id="5690" w:author="2" w:date="2021-08-31T10:55:00Z">
              <w:tcPr>
                <w:tcW w:w="392" w:type="dxa"/>
              </w:tcPr>
            </w:tcPrChange>
          </w:tcPr>
          <w:p w14:paraId="1975A971" w14:textId="77777777" w:rsidR="00FC7A68" w:rsidRPr="00450F2B" w:rsidRDefault="00FC7A68" w:rsidP="00FC7A68">
            <w:pPr>
              <w:spacing w:after="120"/>
              <w:rPr>
                <w:rFonts w:ascii="Times New Roman" w:hAnsi="Times New Roman" w:cs="Times New Roman"/>
                <w:sz w:val="24"/>
                <w:szCs w:val="24"/>
              </w:rPr>
            </w:pPr>
          </w:p>
        </w:tc>
        <w:tc>
          <w:tcPr>
            <w:tcW w:w="553" w:type="dxa"/>
            <w:tcPrChange w:id="5691" w:author="2" w:date="2021-08-31T10:55:00Z">
              <w:tcPr>
                <w:tcW w:w="553" w:type="dxa"/>
              </w:tcPr>
            </w:tcPrChange>
          </w:tcPr>
          <w:p w14:paraId="51F2062D" w14:textId="2873FE80"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5692" w:author="2" w:date="2021-08-31T10:55:00Z">
              <w:tcPr>
                <w:tcW w:w="6001" w:type="dxa"/>
              </w:tcPr>
            </w:tcPrChange>
          </w:tcPr>
          <w:p w14:paraId="4CE3DA0B" w14:textId="5676689D" w:rsidR="00FC7A68" w:rsidRPr="00987D95" w:rsidRDefault="00FC7A68" w:rsidP="00FC7A68">
            <w:pPr>
              <w:jc w:val="both"/>
              <w:rPr>
                <w:rFonts w:ascii="Times New Roman" w:eastAsia="Times New Roman" w:hAnsi="Times New Roman" w:cs="Times New Roman"/>
                <w:color w:val="000000"/>
                <w:sz w:val="20"/>
                <w:szCs w:val="20"/>
                <w:lang w:eastAsia="ru-RU"/>
              </w:rPr>
            </w:pPr>
            <w:r w:rsidRPr="00987D95">
              <w:rPr>
                <w:rStyle w:val="1"/>
                <w:rFonts w:ascii="Times New Roman" w:hAnsi="Times New Roman" w:cs="Times New Roman"/>
                <w:sz w:val="20"/>
                <w:szCs w:val="20"/>
              </w:rPr>
              <w:t>На каждый квадратный метр черной по</w:t>
            </w:r>
            <w:r>
              <w:rPr>
                <w:rStyle w:val="1"/>
                <w:rFonts w:ascii="Times New Roman" w:hAnsi="Times New Roman" w:cs="Times New Roman"/>
                <w:sz w:val="20"/>
                <w:szCs w:val="20"/>
              </w:rPr>
              <w:t>верхности ежесекундно падает 5</w:t>
            </w:r>
            <w:r w:rsidRPr="00987D95">
              <w:rPr>
                <w:rStyle w:val="1"/>
                <w:rFonts w:ascii="Times New Roman" w:hAnsi="Times New Roman" w:cs="Times New Roman"/>
                <w:sz w:val="20"/>
                <w:szCs w:val="20"/>
              </w:rPr>
              <w:t xml:space="preserve"> • 10</w:t>
            </w:r>
            <w:r w:rsidRPr="00987D95">
              <w:rPr>
                <w:rStyle w:val="1"/>
                <w:rFonts w:ascii="Times New Roman" w:hAnsi="Times New Roman" w:cs="Times New Roman"/>
                <w:sz w:val="20"/>
                <w:szCs w:val="20"/>
                <w:vertAlign w:val="superscript"/>
              </w:rPr>
              <w:t>15</w:t>
            </w:r>
            <w:r w:rsidRPr="00987D95">
              <w:rPr>
                <w:rStyle w:val="1"/>
                <w:rFonts w:ascii="Times New Roman" w:hAnsi="Times New Roman" w:cs="Times New Roman"/>
                <w:sz w:val="20"/>
                <w:szCs w:val="20"/>
              </w:rPr>
              <w:t xml:space="preserve"> фотонов рентгеновского излучения с частотой 7 • 10</w:t>
            </w:r>
            <w:r w:rsidRPr="00987D95">
              <w:rPr>
                <w:rStyle w:val="1"/>
                <w:rFonts w:ascii="Times New Roman" w:hAnsi="Times New Roman" w:cs="Times New Roman"/>
                <w:sz w:val="20"/>
                <w:szCs w:val="20"/>
                <w:vertAlign w:val="superscript"/>
              </w:rPr>
              <w:t>19</w:t>
            </w:r>
            <w:r w:rsidRPr="00987D95">
              <w:rPr>
                <w:rStyle w:val="1"/>
                <w:rFonts w:ascii="Times New Roman" w:hAnsi="Times New Roman" w:cs="Times New Roman"/>
                <w:sz w:val="20"/>
                <w:szCs w:val="20"/>
              </w:rPr>
              <w:t xml:space="preserve"> Гц. Какое давление создает это излучение?</w:t>
            </w:r>
          </w:p>
        </w:tc>
        <w:tc>
          <w:tcPr>
            <w:tcW w:w="4961" w:type="dxa"/>
            <w:gridSpan w:val="2"/>
            <w:tcPrChange w:id="5693" w:author="2" w:date="2021-08-31T10:55:00Z">
              <w:tcPr>
                <w:tcW w:w="4839" w:type="dxa"/>
              </w:tcPr>
            </w:tcPrChange>
          </w:tcPr>
          <w:p w14:paraId="4B949822" w14:textId="77777777" w:rsidR="00FC7A68" w:rsidRPr="006F33AA" w:rsidRDefault="00FC7A68" w:rsidP="00C207C3">
            <w:pPr>
              <w:pStyle w:val="a4"/>
              <w:numPr>
                <w:ilvl w:val="0"/>
                <w:numId w:val="131"/>
              </w:numPr>
              <w:spacing w:after="0" w:line="273" w:lineRule="exact"/>
              <w:ind w:right="20"/>
              <w:rPr>
                <w:rFonts w:ascii="Times New Roman" w:hAnsi="Times New Roman"/>
                <w:color w:val="000000"/>
                <w:sz w:val="20"/>
                <w:rPrChange w:id="5694"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695" w:author="2" w:date="2021-08-31T10:55:00Z">
                  <w:rPr>
                    <w:rFonts w:ascii="Times New Roman" w:eastAsia="Century Schoolbook" w:hAnsi="Times New Roman" w:cs="Times New Roman"/>
                    <w:color w:val="000000"/>
                    <w:sz w:val="24"/>
                    <w:szCs w:val="24"/>
                    <w:lang w:eastAsia="ru-RU"/>
                  </w:rPr>
                </w:rPrChange>
              </w:rPr>
              <w:t>5,0</w:t>
            </w:r>
            <m:oMath>
              <m:r>
                <w:rPr>
                  <w:rFonts w:ascii="Cambria Math" w:hAnsi="Cambria Math"/>
                  <w:color w:val="000000"/>
                  <w:sz w:val="20"/>
                  <w:rPrChange w:id="5696"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697"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698"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699" w:author="2" w:date="2021-08-31T10:55:00Z">
                        <w:rPr>
                          <w:rFonts w:ascii="Cambria Math" w:eastAsia="Century Schoolbook" w:hAnsi="Cambria Math" w:cs="Times New Roman"/>
                          <w:color w:val="000000"/>
                          <w:sz w:val="24"/>
                          <w:szCs w:val="24"/>
                          <w:lang w:eastAsia="ru-RU"/>
                        </w:rPr>
                      </w:rPrChange>
                    </w:rPr>
                    <m:t>-7</m:t>
                  </m:r>
                </m:sup>
              </m:sSup>
            </m:oMath>
            <w:r w:rsidRPr="006F33AA">
              <w:rPr>
                <w:rFonts w:ascii="Times New Roman" w:hAnsi="Times New Roman"/>
                <w:color w:val="000000"/>
                <w:sz w:val="20"/>
                <w:rPrChange w:id="5700" w:author="2" w:date="2021-08-31T10:55:00Z">
                  <w:rPr>
                    <w:rFonts w:ascii="Times New Roman" w:eastAsia="Century Schoolbook" w:hAnsi="Times New Roman" w:cs="Times New Roman"/>
                    <w:color w:val="000000"/>
                    <w:sz w:val="24"/>
                    <w:szCs w:val="24"/>
                    <w:lang w:eastAsia="ru-RU"/>
                  </w:rPr>
                </w:rPrChange>
              </w:rPr>
              <w:t xml:space="preserve"> Па</w:t>
            </w:r>
          </w:p>
          <w:p w14:paraId="7C49EAA0" w14:textId="08375011" w:rsidR="00FC7A68" w:rsidRPr="006F33AA" w:rsidRDefault="00FC7A68" w:rsidP="00C207C3">
            <w:pPr>
              <w:pStyle w:val="a4"/>
              <w:numPr>
                <w:ilvl w:val="0"/>
                <w:numId w:val="131"/>
              </w:numPr>
              <w:spacing w:after="0" w:line="273" w:lineRule="exact"/>
              <w:ind w:right="20"/>
              <w:rPr>
                <w:rFonts w:ascii="Times New Roman" w:hAnsi="Times New Roman"/>
                <w:color w:val="000000"/>
                <w:sz w:val="20"/>
                <w:rPrChange w:id="5701"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702" w:author="2" w:date="2021-08-31T10:55:00Z">
                  <w:rPr>
                    <w:rFonts w:ascii="Times New Roman" w:eastAsia="Century Schoolbook" w:hAnsi="Times New Roman" w:cs="Times New Roman"/>
                    <w:color w:val="000000"/>
                    <w:sz w:val="24"/>
                    <w:szCs w:val="24"/>
                    <w:lang w:eastAsia="ru-RU"/>
                  </w:rPr>
                </w:rPrChange>
              </w:rPr>
              <w:t>7,7</w:t>
            </w:r>
            <m:oMath>
              <m:r>
                <w:rPr>
                  <w:rFonts w:ascii="Cambria Math" w:hAnsi="Cambria Math"/>
                  <w:color w:val="000000"/>
                  <w:sz w:val="20"/>
                  <w:rPrChange w:id="5703"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704"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705"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706" w:author="2" w:date="2021-08-31T10:55:00Z">
                        <w:rPr>
                          <w:rFonts w:ascii="Cambria Math" w:eastAsia="Century Schoolbook" w:hAnsi="Cambria Math" w:cs="Times New Roman"/>
                          <w:color w:val="000000"/>
                          <w:sz w:val="24"/>
                          <w:szCs w:val="24"/>
                          <w:lang w:eastAsia="ru-RU"/>
                        </w:rPr>
                      </w:rPrChange>
                    </w:rPr>
                    <m:t>-7</m:t>
                  </m:r>
                </m:sup>
              </m:sSup>
            </m:oMath>
            <w:r w:rsidRPr="006F33AA">
              <w:rPr>
                <w:rFonts w:ascii="Times New Roman" w:hAnsi="Times New Roman"/>
                <w:color w:val="000000"/>
                <w:sz w:val="20"/>
                <w:rPrChange w:id="5707" w:author="2" w:date="2021-08-31T10:55:00Z">
                  <w:rPr>
                    <w:rFonts w:ascii="Times New Roman" w:eastAsia="Century Schoolbook" w:hAnsi="Times New Roman" w:cs="Times New Roman"/>
                    <w:color w:val="000000"/>
                    <w:sz w:val="24"/>
                    <w:szCs w:val="24"/>
                    <w:lang w:eastAsia="ru-RU"/>
                  </w:rPr>
                </w:rPrChange>
              </w:rPr>
              <w:t xml:space="preserve"> Па</w:t>
            </w:r>
          </w:p>
          <w:p w14:paraId="59396E73" w14:textId="57407D69" w:rsidR="00FC7A68" w:rsidRPr="006F33AA" w:rsidRDefault="00FC7A68" w:rsidP="00C207C3">
            <w:pPr>
              <w:pStyle w:val="a4"/>
              <w:numPr>
                <w:ilvl w:val="0"/>
                <w:numId w:val="131"/>
              </w:numPr>
              <w:spacing w:after="0" w:line="273" w:lineRule="exact"/>
              <w:ind w:right="20"/>
              <w:rPr>
                <w:rFonts w:ascii="Times New Roman" w:hAnsi="Times New Roman"/>
                <w:color w:val="000000"/>
                <w:sz w:val="20"/>
                <w:rPrChange w:id="5708"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709" w:author="2" w:date="2021-08-31T10:55:00Z">
                  <w:rPr>
                    <w:rFonts w:ascii="Times New Roman" w:eastAsia="Century Schoolbook" w:hAnsi="Times New Roman" w:cs="Times New Roman"/>
                    <w:color w:val="000000"/>
                    <w:sz w:val="24"/>
                    <w:szCs w:val="24"/>
                    <w:lang w:eastAsia="ru-RU"/>
                  </w:rPr>
                </w:rPrChange>
              </w:rPr>
              <w:t>3,75</w:t>
            </w:r>
            <m:oMath>
              <m:r>
                <w:rPr>
                  <w:rFonts w:ascii="Cambria Math" w:hAnsi="Cambria Math"/>
                  <w:color w:val="000000"/>
                  <w:sz w:val="20"/>
                  <w:rPrChange w:id="5710"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711"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712"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713" w:author="2" w:date="2021-08-31T10:55:00Z">
                        <w:rPr>
                          <w:rFonts w:ascii="Cambria Math" w:eastAsia="Century Schoolbook" w:hAnsi="Cambria Math" w:cs="Times New Roman"/>
                          <w:color w:val="000000"/>
                          <w:sz w:val="24"/>
                          <w:szCs w:val="24"/>
                          <w:lang w:eastAsia="ru-RU"/>
                        </w:rPr>
                      </w:rPrChange>
                    </w:rPr>
                    <m:t>-7</m:t>
                  </m:r>
                </m:sup>
              </m:sSup>
            </m:oMath>
            <w:r w:rsidRPr="006F33AA">
              <w:rPr>
                <w:rFonts w:ascii="Times New Roman" w:hAnsi="Times New Roman"/>
                <w:color w:val="000000"/>
                <w:sz w:val="20"/>
                <w:rPrChange w:id="5714" w:author="2" w:date="2021-08-31T10:55:00Z">
                  <w:rPr>
                    <w:rFonts w:ascii="Times New Roman" w:eastAsia="Century Schoolbook" w:hAnsi="Times New Roman" w:cs="Times New Roman"/>
                    <w:color w:val="000000"/>
                    <w:sz w:val="24"/>
                    <w:szCs w:val="24"/>
                    <w:lang w:eastAsia="ru-RU"/>
                  </w:rPr>
                </w:rPrChange>
              </w:rPr>
              <w:t xml:space="preserve"> Па</w:t>
            </w:r>
          </w:p>
          <w:p w14:paraId="2F47219B" w14:textId="1BD6BDA7" w:rsidR="00FC7A68" w:rsidRPr="006F33AA" w:rsidRDefault="00FC7A68" w:rsidP="00C207C3">
            <w:pPr>
              <w:pStyle w:val="a4"/>
              <w:numPr>
                <w:ilvl w:val="0"/>
                <w:numId w:val="131"/>
              </w:numPr>
              <w:spacing w:after="0" w:line="273" w:lineRule="exact"/>
              <w:ind w:right="20"/>
              <w:rPr>
                <w:rFonts w:ascii="Times New Roman" w:hAnsi="Times New Roman"/>
                <w:color w:val="000000"/>
                <w:sz w:val="20"/>
                <w:rPrChange w:id="5715"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716" w:author="2" w:date="2021-08-31T10:55:00Z">
                  <w:rPr>
                    <w:rFonts w:ascii="Times New Roman" w:eastAsia="Century Schoolbook" w:hAnsi="Times New Roman" w:cs="Times New Roman"/>
                    <w:color w:val="000000"/>
                    <w:sz w:val="24"/>
                    <w:szCs w:val="24"/>
                    <w:lang w:eastAsia="ru-RU"/>
                  </w:rPr>
                </w:rPrChange>
              </w:rPr>
              <w:t>6,63</w:t>
            </w:r>
            <m:oMath>
              <m:r>
                <w:rPr>
                  <w:rFonts w:ascii="Cambria Math" w:hAnsi="Cambria Math"/>
                  <w:color w:val="000000"/>
                  <w:sz w:val="20"/>
                  <w:rPrChange w:id="5717"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718"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719"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720" w:author="2" w:date="2021-08-31T10:55:00Z">
                        <w:rPr>
                          <w:rFonts w:ascii="Cambria Math" w:eastAsia="Century Schoolbook" w:hAnsi="Cambria Math" w:cs="Times New Roman"/>
                          <w:color w:val="000000"/>
                          <w:sz w:val="24"/>
                          <w:szCs w:val="24"/>
                          <w:lang w:eastAsia="ru-RU"/>
                        </w:rPr>
                      </w:rPrChange>
                    </w:rPr>
                    <m:t>-7</m:t>
                  </m:r>
                </m:sup>
              </m:sSup>
            </m:oMath>
            <w:r w:rsidRPr="006F33AA">
              <w:rPr>
                <w:rFonts w:ascii="Times New Roman" w:hAnsi="Times New Roman"/>
                <w:color w:val="000000"/>
                <w:sz w:val="20"/>
                <w:rPrChange w:id="5721" w:author="2" w:date="2021-08-31T10:55:00Z">
                  <w:rPr>
                    <w:rFonts w:ascii="Times New Roman" w:eastAsia="Century Schoolbook" w:hAnsi="Times New Roman" w:cs="Times New Roman"/>
                    <w:color w:val="000000"/>
                    <w:sz w:val="24"/>
                    <w:szCs w:val="24"/>
                    <w:lang w:eastAsia="ru-RU"/>
                  </w:rPr>
                </w:rPrChange>
              </w:rPr>
              <w:t xml:space="preserve"> Па</w:t>
            </w:r>
          </w:p>
          <w:p w14:paraId="5C30AED6" w14:textId="73936B1E" w:rsidR="00FC7A68" w:rsidRPr="006F33AA" w:rsidRDefault="00FC7A68" w:rsidP="00FC7A68">
            <w:pPr>
              <w:pStyle w:val="a4"/>
              <w:spacing w:after="0" w:line="273" w:lineRule="exact"/>
              <w:ind w:left="848" w:right="20"/>
              <w:rPr>
                <w:rFonts w:ascii="Times New Roman" w:hAnsi="Times New Roman"/>
                <w:color w:val="000000"/>
                <w:sz w:val="20"/>
                <w:rPrChange w:id="5722"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723" w:author="2" w:date="2021-08-31T10:55:00Z">
              <w:tcPr>
                <w:tcW w:w="547" w:type="dxa"/>
              </w:tcPr>
            </w:tcPrChange>
          </w:tcPr>
          <w:p w14:paraId="52B03596" w14:textId="4D075A37"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FC7A68" w:rsidRPr="00450F2B" w14:paraId="126E697B" w14:textId="77777777" w:rsidTr="00911EF6">
        <w:tc>
          <w:tcPr>
            <w:tcW w:w="846" w:type="dxa"/>
            <w:tcPrChange w:id="5724" w:author="2" w:date="2021-08-31T10:55:00Z">
              <w:tcPr>
                <w:tcW w:w="846" w:type="dxa"/>
              </w:tcPr>
            </w:tcPrChange>
          </w:tcPr>
          <w:p w14:paraId="6456FF9E" w14:textId="77777777" w:rsidR="00FC7A68" w:rsidRPr="00450F2B" w:rsidRDefault="00FC7A68" w:rsidP="00FC7A68">
            <w:pPr>
              <w:spacing w:after="120"/>
              <w:rPr>
                <w:rFonts w:ascii="Times New Roman" w:hAnsi="Times New Roman" w:cs="Times New Roman"/>
                <w:sz w:val="24"/>
                <w:szCs w:val="24"/>
              </w:rPr>
            </w:pPr>
          </w:p>
        </w:tc>
        <w:tc>
          <w:tcPr>
            <w:tcW w:w="1843" w:type="dxa"/>
            <w:tcPrChange w:id="5725" w:author="2" w:date="2021-08-31T10:55:00Z">
              <w:tcPr>
                <w:tcW w:w="1843" w:type="dxa"/>
              </w:tcPr>
            </w:tcPrChange>
          </w:tcPr>
          <w:p w14:paraId="78993D91" w14:textId="77777777" w:rsidR="00FC7A68" w:rsidRPr="00450F2B" w:rsidRDefault="00FC7A68" w:rsidP="00FC7A68">
            <w:pPr>
              <w:spacing w:after="120"/>
              <w:rPr>
                <w:rFonts w:ascii="Times New Roman" w:hAnsi="Times New Roman" w:cs="Times New Roman"/>
                <w:sz w:val="24"/>
                <w:szCs w:val="24"/>
              </w:rPr>
            </w:pPr>
          </w:p>
        </w:tc>
        <w:tc>
          <w:tcPr>
            <w:tcW w:w="425" w:type="dxa"/>
            <w:tcPrChange w:id="5726" w:author="2" w:date="2021-08-31T10:55:00Z">
              <w:tcPr>
                <w:tcW w:w="425" w:type="dxa"/>
              </w:tcPr>
            </w:tcPrChange>
          </w:tcPr>
          <w:p w14:paraId="29DBD678" w14:textId="77777777" w:rsidR="00FC7A68" w:rsidRPr="00450F2B" w:rsidRDefault="00FC7A68" w:rsidP="00FC7A68">
            <w:pPr>
              <w:spacing w:after="120"/>
              <w:rPr>
                <w:rFonts w:ascii="Times New Roman" w:hAnsi="Times New Roman" w:cs="Times New Roman"/>
                <w:sz w:val="24"/>
                <w:szCs w:val="24"/>
              </w:rPr>
            </w:pPr>
          </w:p>
        </w:tc>
        <w:tc>
          <w:tcPr>
            <w:tcW w:w="392" w:type="dxa"/>
            <w:tcPrChange w:id="5727" w:author="2" w:date="2021-08-31T10:55:00Z">
              <w:tcPr>
                <w:tcW w:w="392" w:type="dxa"/>
              </w:tcPr>
            </w:tcPrChange>
          </w:tcPr>
          <w:p w14:paraId="71BF778F" w14:textId="77777777" w:rsidR="00FC7A68" w:rsidRPr="00450F2B" w:rsidRDefault="00FC7A68" w:rsidP="00FC7A68">
            <w:pPr>
              <w:spacing w:after="120"/>
              <w:rPr>
                <w:rFonts w:ascii="Times New Roman" w:hAnsi="Times New Roman" w:cs="Times New Roman"/>
                <w:sz w:val="24"/>
                <w:szCs w:val="24"/>
              </w:rPr>
            </w:pPr>
          </w:p>
        </w:tc>
        <w:tc>
          <w:tcPr>
            <w:tcW w:w="553" w:type="dxa"/>
            <w:tcPrChange w:id="5728" w:author="2" w:date="2021-08-31T10:55:00Z">
              <w:tcPr>
                <w:tcW w:w="553" w:type="dxa"/>
              </w:tcPr>
            </w:tcPrChange>
          </w:tcPr>
          <w:p w14:paraId="595A8B1B" w14:textId="04F745BA"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5729" w:author="2" w:date="2021-08-31T10:55:00Z">
              <w:tcPr>
                <w:tcW w:w="6001" w:type="dxa"/>
              </w:tcPr>
            </w:tcPrChange>
          </w:tcPr>
          <w:p w14:paraId="69002F5A" w14:textId="77777777" w:rsidR="00FC7A68" w:rsidRDefault="00FC7A68" w:rsidP="00FC7A68">
            <w:pPr>
              <w:ind w:hanging="61"/>
              <w:rPr>
                <w:rStyle w:val="fontstyle01"/>
                <w:rFonts w:ascii="Times New Roman" w:hAnsi="Times New Roman" w:cs="Times New Roman" w:hint="default"/>
              </w:rPr>
            </w:pPr>
            <w:r w:rsidRPr="00302B2B">
              <w:rPr>
                <w:rStyle w:val="fontstyle01"/>
                <w:rFonts w:ascii="Times New Roman" w:hAnsi="Times New Roman" w:cs="Times New Roman" w:hint="default"/>
              </w:rPr>
              <w:t>Источник, создающий монохроматический пучок параллельных</w:t>
            </w:r>
            <w:r w:rsidRPr="00302B2B">
              <w:rPr>
                <w:rFonts w:ascii="Times New Roman" w:eastAsia="TimesNewRomanPSMT" w:hAnsi="Times New Roman" w:cs="Times New Roman"/>
                <w:color w:val="000000"/>
                <w:sz w:val="20"/>
                <w:szCs w:val="20"/>
              </w:rPr>
              <w:br/>
            </w:r>
            <w:r>
              <w:rPr>
                <w:rStyle w:val="fontstyle01"/>
                <w:rFonts w:ascii="Times New Roman" w:hAnsi="Times New Roman" w:cs="Times New Roman" w:hint="default"/>
              </w:rPr>
              <w:t>лучей, за время ∆</w:t>
            </w:r>
            <w:r>
              <w:rPr>
                <w:rStyle w:val="fontstyle01"/>
                <w:rFonts w:ascii="Times New Roman" w:hAnsi="Times New Roman" w:cs="Times New Roman" w:hint="default"/>
                <w:lang w:val="en-US"/>
              </w:rPr>
              <w:t>t</w:t>
            </w:r>
            <w:r>
              <w:rPr>
                <w:rStyle w:val="fontstyle01"/>
                <w:rFonts w:ascii="Times New Roman" w:hAnsi="Times New Roman" w:cs="Times New Roman" w:hint="default"/>
              </w:rPr>
              <w:t xml:space="preserve"> = 8 • 10</w:t>
            </w:r>
            <w:r w:rsidRPr="00302B2B">
              <w:rPr>
                <w:rStyle w:val="fontstyle01"/>
                <w:rFonts w:ascii="Times New Roman" w:hAnsi="Times New Roman" w:cs="Times New Roman" w:hint="default"/>
                <w:vertAlign w:val="superscript"/>
              </w:rPr>
              <w:t>4</w:t>
            </w:r>
            <w:r>
              <w:rPr>
                <w:rStyle w:val="fontstyle01"/>
                <w:rFonts w:ascii="Times New Roman" w:hAnsi="Times New Roman" w:cs="Times New Roman" w:hint="default"/>
              </w:rPr>
              <w:t xml:space="preserve"> с излучает </w:t>
            </w:r>
            <w:r>
              <w:rPr>
                <w:rStyle w:val="fontstyle01"/>
                <w:rFonts w:ascii="Times New Roman" w:hAnsi="Times New Roman" w:cs="Times New Roman" w:hint="default"/>
                <w:lang w:val="en-US"/>
              </w:rPr>
              <w:t>N</w:t>
            </w:r>
            <w:r>
              <w:rPr>
                <w:rStyle w:val="fontstyle01"/>
                <w:rFonts w:ascii="Times New Roman" w:hAnsi="Times New Roman" w:cs="Times New Roman" w:hint="default"/>
              </w:rPr>
              <w:t>= 5 • 10</w:t>
            </w:r>
            <w:r w:rsidRPr="00302B2B">
              <w:rPr>
                <w:rStyle w:val="fontstyle01"/>
                <w:rFonts w:ascii="Times New Roman" w:hAnsi="Times New Roman" w:cs="Times New Roman" w:hint="default"/>
                <w:vertAlign w:val="superscript"/>
              </w:rPr>
              <w:t>14</w:t>
            </w:r>
            <w:r w:rsidRPr="00302B2B">
              <w:rPr>
                <w:rStyle w:val="fontstyle01"/>
                <w:rFonts w:ascii="Times New Roman" w:hAnsi="Times New Roman" w:cs="Times New Roman" w:hint="default"/>
              </w:rPr>
              <w:t xml:space="preserve"> фотонов. Лучи падают по</w:t>
            </w:r>
            <w:r>
              <w:rPr>
                <w:rStyle w:val="fontstyle01"/>
                <w:rFonts w:ascii="Times New Roman" w:hAnsi="Times New Roman" w:cs="Times New Roman" w:hint="default"/>
              </w:rPr>
              <w:t xml:space="preserve"> нормали на площадку S = 0,7 см</w:t>
            </w:r>
            <w:r w:rsidRPr="00302B2B">
              <w:rPr>
                <w:rStyle w:val="fontstyle01"/>
                <w:rFonts w:ascii="Times New Roman" w:hAnsi="Times New Roman" w:cs="Times New Roman" w:hint="default"/>
                <w:vertAlign w:val="superscript"/>
              </w:rPr>
              <w:t>2</w:t>
            </w:r>
            <w:r w:rsidRPr="00302B2B">
              <w:rPr>
                <w:rStyle w:val="fontstyle01"/>
                <w:rFonts w:ascii="Times New Roman" w:hAnsi="Times New Roman" w:cs="Times New Roman" w:hint="default"/>
              </w:rPr>
              <w:t xml:space="preserve"> и создают давление </w:t>
            </w:r>
          </w:p>
          <w:p w14:paraId="019762DA" w14:textId="7A028685" w:rsidR="00FC7A68" w:rsidRPr="00302B2B" w:rsidRDefault="00FC7A68" w:rsidP="00FC7A68">
            <w:pPr>
              <w:ind w:hanging="61"/>
              <w:rPr>
                <w:rFonts w:ascii="Times New Roman" w:eastAsia="Times New Roman" w:hAnsi="Times New Roman" w:cs="Times New Roman"/>
                <w:color w:val="000000"/>
                <w:lang w:eastAsia="ru-RU"/>
              </w:rPr>
            </w:pPr>
            <w:r>
              <w:rPr>
                <w:rStyle w:val="fontstyle21"/>
                <w:rFonts w:ascii="Times New Roman" w:hAnsi="Times New Roman" w:cs="Times New Roman"/>
              </w:rPr>
              <w:t>p</w:t>
            </w:r>
            <w:r w:rsidRPr="00302B2B">
              <w:rPr>
                <w:rStyle w:val="fontstyle21"/>
                <w:rFonts w:ascii="Times New Roman" w:hAnsi="Times New Roman" w:cs="Times New Roman"/>
              </w:rPr>
              <w:t xml:space="preserve"> = </w:t>
            </w:r>
            <w:r>
              <w:rPr>
                <w:rStyle w:val="fontstyle01"/>
                <w:rFonts w:ascii="Times New Roman" w:hAnsi="Times New Roman" w:cs="Times New Roman" w:hint="default"/>
              </w:rPr>
              <w:t>1,5 • 10</w:t>
            </w:r>
            <w:r>
              <w:rPr>
                <w:rStyle w:val="fontstyle01"/>
                <w:rFonts w:ascii="Times New Roman" w:hAnsi="Times New Roman" w:cs="Times New Roman" w:hint="default"/>
                <w:vertAlign w:val="superscript"/>
              </w:rPr>
              <w:t>-5</w:t>
            </w:r>
            <w:r w:rsidRPr="00302B2B">
              <w:rPr>
                <w:rStyle w:val="fontstyle01"/>
                <w:rFonts w:ascii="Times New Roman" w:hAnsi="Times New Roman" w:cs="Times New Roman" w:hint="default"/>
              </w:rPr>
              <w:t xml:space="preserve"> Па. При этом 40% фотонов отражается, а</w:t>
            </w:r>
            <w:r w:rsidRPr="00302B2B">
              <w:rPr>
                <w:rFonts w:ascii="Times New Roman" w:eastAsia="TimesNewRomanPSMT" w:hAnsi="Times New Roman" w:cs="Times New Roman"/>
                <w:color w:val="000000"/>
                <w:sz w:val="20"/>
                <w:szCs w:val="20"/>
              </w:rPr>
              <w:br/>
            </w:r>
            <w:r w:rsidRPr="00302B2B">
              <w:rPr>
                <w:rStyle w:val="fontstyle01"/>
                <w:rFonts w:ascii="Times New Roman" w:hAnsi="Times New Roman" w:cs="Times New Roman" w:hint="default"/>
              </w:rPr>
              <w:t>60 % поглощается. Опр</w:t>
            </w:r>
            <w:r>
              <w:rPr>
                <w:rStyle w:val="fontstyle01"/>
                <w:rFonts w:ascii="Times New Roman" w:hAnsi="Times New Roman" w:cs="Times New Roman" w:hint="default"/>
              </w:rPr>
              <w:t>еделите длину волны излучения.</w:t>
            </w:r>
          </w:p>
        </w:tc>
        <w:tc>
          <w:tcPr>
            <w:tcW w:w="4961" w:type="dxa"/>
            <w:gridSpan w:val="2"/>
            <w:tcPrChange w:id="5730" w:author="2" w:date="2021-08-31T10:55:00Z">
              <w:tcPr>
                <w:tcW w:w="4839" w:type="dxa"/>
              </w:tcPr>
            </w:tcPrChange>
          </w:tcPr>
          <w:p w14:paraId="04C0B0A0" w14:textId="77777777" w:rsidR="00FC7A68" w:rsidRPr="006F33AA" w:rsidRDefault="00FC7A68" w:rsidP="00C207C3">
            <w:pPr>
              <w:pStyle w:val="a4"/>
              <w:numPr>
                <w:ilvl w:val="0"/>
                <w:numId w:val="132"/>
              </w:numPr>
              <w:spacing w:after="0" w:line="273" w:lineRule="exact"/>
              <w:ind w:right="20"/>
              <w:rPr>
                <w:rFonts w:ascii="Times New Roman" w:hAnsi="Times New Roman"/>
                <w:color w:val="000000"/>
                <w:sz w:val="20"/>
                <w:rPrChange w:id="5731"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732" w:author="2" w:date="2021-08-31T10:55:00Z">
                  <w:rPr>
                    <w:rFonts w:ascii="Times New Roman" w:eastAsia="Century Schoolbook" w:hAnsi="Times New Roman" w:cs="Times New Roman"/>
                    <w:color w:val="000000"/>
                    <w:sz w:val="24"/>
                    <w:szCs w:val="24"/>
                    <w:lang w:eastAsia="ru-RU"/>
                  </w:rPr>
                </w:rPrChange>
              </w:rPr>
              <w:t>550нм</w:t>
            </w:r>
          </w:p>
          <w:p w14:paraId="33EF2AAF" w14:textId="77777777" w:rsidR="00FC7A68" w:rsidRPr="006F33AA" w:rsidRDefault="00FC7A68" w:rsidP="00C207C3">
            <w:pPr>
              <w:pStyle w:val="a4"/>
              <w:numPr>
                <w:ilvl w:val="0"/>
                <w:numId w:val="132"/>
              </w:numPr>
              <w:spacing w:after="0" w:line="273" w:lineRule="exact"/>
              <w:ind w:right="20"/>
              <w:rPr>
                <w:rFonts w:ascii="Times New Roman" w:hAnsi="Times New Roman"/>
                <w:color w:val="000000"/>
                <w:sz w:val="20"/>
                <w:rPrChange w:id="5733"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734" w:author="2" w:date="2021-08-31T10:55:00Z">
                  <w:rPr>
                    <w:rFonts w:ascii="Times New Roman" w:eastAsia="Century Schoolbook" w:hAnsi="Times New Roman" w:cs="Times New Roman"/>
                    <w:color w:val="000000"/>
                    <w:sz w:val="24"/>
                    <w:szCs w:val="24"/>
                    <w:lang w:eastAsia="ru-RU"/>
                  </w:rPr>
                </w:rPrChange>
              </w:rPr>
              <w:t>420нм</w:t>
            </w:r>
          </w:p>
          <w:p w14:paraId="6FE5837A" w14:textId="77777777" w:rsidR="00FC7A68" w:rsidRPr="006F33AA" w:rsidRDefault="00FC7A68" w:rsidP="00C207C3">
            <w:pPr>
              <w:pStyle w:val="a4"/>
              <w:numPr>
                <w:ilvl w:val="0"/>
                <w:numId w:val="132"/>
              </w:numPr>
              <w:spacing w:after="0" w:line="273" w:lineRule="exact"/>
              <w:ind w:right="20"/>
              <w:rPr>
                <w:rFonts w:ascii="Times New Roman" w:hAnsi="Times New Roman"/>
                <w:color w:val="000000"/>
                <w:sz w:val="20"/>
                <w:rPrChange w:id="5735"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736" w:author="2" w:date="2021-08-31T10:55:00Z">
                  <w:rPr>
                    <w:rFonts w:ascii="Times New Roman" w:eastAsia="Century Schoolbook" w:hAnsi="Times New Roman" w:cs="Times New Roman"/>
                    <w:color w:val="000000"/>
                    <w:sz w:val="24"/>
                    <w:szCs w:val="24"/>
                    <w:lang w:eastAsia="ru-RU"/>
                  </w:rPr>
                </w:rPrChange>
              </w:rPr>
              <w:t>360нм</w:t>
            </w:r>
          </w:p>
          <w:p w14:paraId="27B80915" w14:textId="20E88E28" w:rsidR="00FC7A68" w:rsidRPr="006F33AA" w:rsidRDefault="00FC7A68" w:rsidP="00C207C3">
            <w:pPr>
              <w:pStyle w:val="a4"/>
              <w:numPr>
                <w:ilvl w:val="0"/>
                <w:numId w:val="132"/>
              </w:numPr>
              <w:spacing w:after="0" w:line="273" w:lineRule="exact"/>
              <w:ind w:right="20"/>
              <w:rPr>
                <w:rFonts w:ascii="Times New Roman" w:hAnsi="Times New Roman"/>
                <w:color w:val="000000"/>
                <w:sz w:val="20"/>
                <w:rPrChange w:id="5737"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738" w:author="2" w:date="2021-08-31T10:55:00Z">
                  <w:rPr>
                    <w:rFonts w:ascii="Times New Roman" w:eastAsia="Century Schoolbook" w:hAnsi="Times New Roman" w:cs="Times New Roman"/>
                    <w:color w:val="000000"/>
                    <w:sz w:val="24"/>
                    <w:szCs w:val="24"/>
                    <w:lang w:eastAsia="ru-RU"/>
                  </w:rPr>
                </w:rPrChange>
              </w:rPr>
              <w:t>626нм</w:t>
            </w:r>
          </w:p>
        </w:tc>
        <w:tc>
          <w:tcPr>
            <w:tcW w:w="567" w:type="dxa"/>
            <w:gridSpan w:val="2"/>
            <w:tcPrChange w:id="5739" w:author="2" w:date="2021-08-31T10:55:00Z">
              <w:tcPr>
                <w:tcW w:w="547" w:type="dxa"/>
              </w:tcPr>
            </w:tcPrChange>
          </w:tcPr>
          <w:p w14:paraId="5A4133D5" w14:textId="14A26203"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6EED3A00" w14:textId="77777777" w:rsidTr="00911EF6">
        <w:tc>
          <w:tcPr>
            <w:tcW w:w="846" w:type="dxa"/>
            <w:tcPrChange w:id="5740" w:author="2" w:date="2021-08-31T10:55:00Z">
              <w:tcPr>
                <w:tcW w:w="846" w:type="dxa"/>
              </w:tcPr>
            </w:tcPrChange>
          </w:tcPr>
          <w:p w14:paraId="043FDA42" w14:textId="52F1CA3E" w:rsidR="00FC7A68" w:rsidRPr="00450F2B" w:rsidRDefault="00FC7A68" w:rsidP="00FC7A68">
            <w:pPr>
              <w:spacing w:after="120"/>
              <w:rPr>
                <w:rFonts w:ascii="Times New Roman" w:hAnsi="Times New Roman" w:cs="Times New Roman"/>
                <w:sz w:val="24"/>
                <w:szCs w:val="24"/>
              </w:rPr>
            </w:pPr>
          </w:p>
        </w:tc>
        <w:tc>
          <w:tcPr>
            <w:tcW w:w="1843" w:type="dxa"/>
            <w:tcPrChange w:id="5741" w:author="2" w:date="2021-08-31T10:55:00Z">
              <w:tcPr>
                <w:tcW w:w="1843" w:type="dxa"/>
              </w:tcPr>
            </w:tcPrChange>
          </w:tcPr>
          <w:p w14:paraId="20A4CACE" w14:textId="77777777" w:rsidR="00FC7A68" w:rsidRPr="00450F2B" w:rsidRDefault="00FC7A68" w:rsidP="00FC7A68">
            <w:pPr>
              <w:spacing w:after="120"/>
              <w:rPr>
                <w:rFonts w:ascii="Times New Roman" w:hAnsi="Times New Roman" w:cs="Times New Roman"/>
                <w:sz w:val="24"/>
                <w:szCs w:val="24"/>
              </w:rPr>
            </w:pPr>
          </w:p>
        </w:tc>
        <w:tc>
          <w:tcPr>
            <w:tcW w:w="425" w:type="dxa"/>
            <w:tcPrChange w:id="5742" w:author="2" w:date="2021-08-31T10:55:00Z">
              <w:tcPr>
                <w:tcW w:w="425" w:type="dxa"/>
              </w:tcPr>
            </w:tcPrChange>
          </w:tcPr>
          <w:p w14:paraId="6D04F67B" w14:textId="77777777" w:rsidR="00FC7A68" w:rsidRPr="00450F2B" w:rsidRDefault="00FC7A68" w:rsidP="00FC7A68">
            <w:pPr>
              <w:spacing w:after="120"/>
              <w:rPr>
                <w:rFonts w:ascii="Times New Roman" w:hAnsi="Times New Roman" w:cs="Times New Roman"/>
                <w:sz w:val="24"/>
                <w:szCs w:val="24"/>
              </w:rPr>
            </w:pPr>
          </w:p>
        </w:tc>
        <w:tc>
          <w:tcPr>
            <w:tcW w:w="392" w:type="dxa"/>
            <w:tcPrChange w:id="5743" w:author="2" w:date="2021-08-31T10:55:00Z">
              <w:tcPr>
                <w:tcW w:w="392" w:type="dxa"/>
              </w:tcPr>
            </w:tcPrChange>
          </w:tcPr>
          <w:p w14:paraId="7270CEFB" w14:textId="77777777" w:rsidR="00FC7A68" w:rsidRPr="00450F2B" w:rsidRDefault="00FC7A68" w:rsidP="00FC7A68">
            <w:pPr>
              <w:spacing w:after="120"/>
              <w:rPr>
                <w:rFonts w:ascii="Times New Roman" w:hAnsi="Times New Roman" w:cs="Times New Roman"/>
                <w:sz w:val="24"/>
                <w:szCs w:val="24"/>
              </w:rPr>
            </w:pPr>
          </w:p>
        </w:tc>
        <w:tc>
          <w:tcPr>
            <w:tcW w:w="553" w:type="dxa"/>
            <w:tcPrChange w:id="5744" w:author="2" w:date="2021-08-31T10:55:00Z">
              <w:tcPr>
                <w:tcW w:w="553" w:type="dxa"/>
              </w:tcPr>
            </w:tcPrChange>
          </w:tcPr>
          <w:p w14:paraId="6CC16E97" w14:textId="1D3AA027"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5745" w:author="2" w:date="2021-08-31T10:55:00Z">
              <w:tcPr>
                <w:tcW w:w="6001" w:type="dxa"/>
              </w:tcPr>
            </w:tcPrChange>
          </w:tcPr>
          <w:p w14:paraId="53BC76FD" w14:textId="2E81BF5D" w:rsidR="00FC7A68" w:rsidRPr="00302B2B" w:rsidRDefault="00FC7A68" w:rsidP="00FC7A68">
            <w:pPr>
              <w:rPr>
                <w:rFonts w:ascii="Times New Roman" w:eastAsia="Times New Roman" w:hAnsi="Times New Roman" w:cs="Times New Roman"/>
                <w:color w:val="000000"/>
                <w:sz w:val="20"/>
                <w:szCs w:val="20"/>
                <w:lang w:eastAsia="ru-RU"/>
              </w:rPr>
            </w:pPr>
            <w:r w:rsidRPr="00302B2B">
              <w:rPr>
                <w:rStyle w:val="fontstyle01"/>
                <w:rFonts w:ascii="Times New Roman" w:hAnsi="Times New Roman" w:cs="Times New Roman" w:hint="default"/>
              </w:rPr>
              <w:t>Источник, создающий монохроматический пучок</w:t>
            </w:r>
            <w:r>
              <w:rPr>
                <w:rStyle w:val="fontstyle01"/>
                <w:rFonts w:ascii="Times New Roman" w:hAnsi="Times New Roman" w:cs="Times New Roman" w:hint="default"/>
              </w:rPr>
              <w:t xml:space="preserve"> параллельных лучей, за время ∆</w:t>
            </w:r>
            <w:r>
              <w:rPr>
                <w:rStyle w:val="fontstyle01"/>
                <w:rFonts w:ascii="Times New Roman" w:hAnsi="Times New Roman" w:cs="Times New Roman" w:hint="default"/>
                <w:lang w:val="en-US"/>
              </w:rPr>
              <w:t>t</w:t>
            </w:r>
            <w:r>
              <w:rPr>
                <w:rStyle w:val="fontstyle01"/>
                <w:rFonts w:ascii="Times New Roman" w:hAnsi="Times New Roman" w:cs="Times New Roman" w:hint="default"/>
              </w:rPr>
              <w:t xml:space="preserve"> = 16</w:t>
            </w:r>
            <w:r w:rsidRPr="00302B2B">
              <w:rPr>
                <w:rStyle w:val="fontstyle01"/>
                <w:rFonts w:ascii="Times New Roman" w:hAnsi="Times New Roman" w:cs="Times New Roman" w:hint="default"/>
              </w:rPr>
              <w:t xml:space="preserve">• 10 </w:t>
            </w:r>
            <w:r w:rsidRPr="00302B2B">
              <w:rPr>
                <w:rStyle w:val="fontstyle01"/>
                <w:rFonts w:ascii="Times New Roman" w:hAnsi="Times New Roman" w:cs="Times New Roman" w:hint="default"/>
                <w:vertAlign w:val="superscript"/>
              </w:rPr>
              <w:t>4</w:t>
            </w:r>
            <w:r>
              <w:rPr>
                <w:rStyle w:val="fontstyle01"/>
                <w:rFonts w:ascii="Times New Roman" w:hAnsi="Times New Roman" w:cs="Times New Roman" w:hint="default"/>
                <w:lang w:val="en-US"/>
              </w:rPr>
              <w:t>c</w:t>
            </w:r>
            <w:r w:rsidRPr="00302B2B">
              <w:rPr>
                <w:rStyle w:val="fontstyle01"/>
                <w:rFonts w:ascii="Times New Roman" w:hAnsi="Times New Roman" w:cs="Times New Roman" w:hint="default"/>
              </w:rPr>
              <w:t xml:space="preserve"> излучает </w:t>
            </w:r>
            <w:r w:rsidRPr="00302B2B">
              <w:rPr>
                <w:rStyle w:val="fontstyle21"/>
                <w:rFonts w:ascii="Times New Roman" w:hAnsi="Times New Roman" w:cs="Times New Roman"/>
              </w:rPr>
              <w:t xml:space="preserve">N = </w:t>
            </w:r>
            <w:r>
              <w:rPr>
                <w:rStyle w:val="fontstyle01"/>
                <w:rFonts w:ascii="Times New Roman" w:hAnsi="Times New Roman" w:cs="Times New Roman" w:hint="default"/>
              </w:rPr>
              <w:t>5 • 10</w:t>
            </w:r>
            <w:r w:rsidRPr="00302B2B">
              <w:rPr>
                <w:rStyle w:val="fontstyle01"/>
                <w:rFonts w:ascii="Times New Roman" w:hAnsi="Times New Roman" w:cs="Times New Roman" w:hint="default"/>
                <w:vertAlign w:val="superscript"/>
              </w:rPr>
              <w:t>15</w:t>
            </w:r>
            <w:r w:rsidRPr="00302B2B">
              <w:rPr>
                <w:rStyle w:val="fontstyle01"/>
                <w:rFonts w:ascii="Times New Roman" w:hAnsi="Times New Roman" w:cs="Times New Roman" w:hint="default"/>
              </w:rPr>
              <w:t xml:space="preserve"> фотонов. Лучи падают по нормали на площадку </w:t>
            </w:r>
            <w:r w:rsidRPr="00302B2B">
              <w:rPr>
                <w:rStyle w:val="fontstyle21"/>
                <w:rFonts w:ascii="Times New Roman" w:hAnsi="Times New Roman" w:cs="Times New Roman"/>
              </w:rPr>
              <w:t xml:space="preserve">S = </w:t>
            </w:r>
            <w:r>
              <w:rPr>
                <w:rStyle w:val="fontstyle01"/>
                <w:rFonts w:ascii="Times New Roman" w:hAnsi="Times New Roman" w:cs="Times New Roman" w:hint="default"/>
              </w:rPr>
              <w:t>0,7 см</w:t>
            </w:r>
            <w:r w:rsidRPr="00302B2B">
              <w:rPr>
                <w:rStyle w:val="fontstyle01"/>
                <w:rFonts w:ascii="Times New Roman" w:hAnsi="Times New Roman" w:cs="Times New Roman" w:hint="default"/>
                <w:vertAlign w:val="superscript"/>
              </w:rPr>
              <w:t>2</w:t>
            </w:r>
            <w:r w:rsidRPr="00302B2B">
              <w:rPr>
                <w:rStyle w:val="fontstyle01"/>
                <w:rFonts w:ascii="Times New Roman" w:hAnsi="Times New Roman" w:cs="Times New Roman" w:hint="default"/>
              </w:rPr>
              <w:t xml:space="preserve"> и создают давление </w:t>
            </w:r>
            <w:r w:rsidRPr="00302B2B">
              <w:rPr>
                <w:rStyle w:val="fontstyle21"/>
                <w:rFonts w:ascii="Times New Roman" w:hAnsi="Times New Roman" w:cs="Times New Roman"/>
              </w:rPr>
              <w:t xml:space="preserve">Р. </w:t>
            </w:r>
            <w:r w:rsidRPr="00302B2B">
              <w:rPr>
                <w:rStyle w:val="fontstyle01"/>
                <w:rFonts w:ascii="Times New Roman" w:hAnsi="Times New Roman" w:cs="Times New Roman" w:hint="default"/>
              </w:rPr>
              <w:t>При этом 40% фотонов отражается, а 60 %</w:t>
            </w:r>
            <w:r w:rsidRPr="00302B2B">
              <w:rPr>
                <w:rFonts w:ascii="Times New Roman" w:eastAsia="TimesNewRomanPSMT" w:hAnsi="Times New Roman" w:cs="Times New Roman"/>
                <w:color w:val="000000"/>
                <w:sz w:val="20"/>
                <w:szCs w:val="20"/>
              </w:rPr>
              <w:br/>
            </w:r>
            <w:r w:rsidRPr="00302B2B">
              <w:rPr>
                <w:rStyle w:val="fontstyle01"/>
                <w:rFonts w:ascii="Times New Roman" w:hAnsi="Times New Roman" w:cs="Times New Roman" w:hint="default"/>
              </w:rPr>
              <w:t xml:space="preserve">поглощается. Определите давление </w:t>
            </w:r>
            <w:r w:rsidRPr="00302B2B">
              <w:rPr>
                <w:rStyle w:val="fontstyle21"/>
                <w:rFonts w:ascii="Times New Roman" w:hAnsi="Times New Roman" w:cs="Times New Roman"/>
              </w:rPr>
              <w:t xml:space="preserve">Р, если </w:t>
            </w:r>
            <w:r w:rsidRPr="00302B2B">
              <w:rPr>
                <w:rStyle w:val="fontstyle01"/>
                <w:rFonts w:ascii="Times New Roman" w:hAnsi="Times New Roman" w:cs="Times New Roman" w:hint="default"/>
              </w:rPr>
              <w:t>дли</w:t>
            </w:r>
            <w:r>
              <w:rPr>
                <w:rStyle w:val="fontstyle01"/>
                <w:rFonts w:ascii="Times New Roman" w:hAnsi="Times New Roman" w:cs="Times New Roman" w:hint="default"/>
              </w:rPr>
              <w:t>на волны излучения 5,5 • 10</w:t>
            </w:r>
            <w:r>
              <w:rPr>
                <w:rStyle w:val="fontstyle01"/>
                <w:rFonts w:ascii="Times New Roman" w:hAnsi="Times New Roman" w:cs="Times New Roman" w:hint="default"/>
                <w:vertAlign w:val="superscript"/>
                <w:lang w:val="en-US"/>
              </w:rPr>
              <w:t>-7</w:t>
            </w:r>
            <w:r w:rsidRPr="00302B2B">
              <w:rPr>
                <w:rStyle w:val="fontstyle01"/>
                <w:rFonts w:ascii="Times New Roman" w:hAnsi="Times New Roman" w:cs="Times New Roman" w:hint="default"/>
              </w:rPr>
              <w:t xml:space="preserve"> м.</w:t>
            </w:r>
          </w:p>
        </w:tc>
        <w:tc>
          <w:tcPr>
            <w:tcW w:w="4961" w:type="dxa"/>
            <w:gridSpan w:val="2"/>
            <w:tcPrChange w:id="5746" w:author="2" w:date="2021-08-31T10:55:00Z">
              <w:tcPr>
                <w:tcW w:w="4839" w:type="dxa"/>
              </w:tcPr>
            </w:tcPrChange>
          </w:tcPr>
          <w:p w14:paraId="71A95B29" w14:textId="7062CDE9" w:rsidR="00FC7A68" w:rsidRPr="006F33AA" w:rsidRDefault="00FC7A68" w:rsidP="00C207C3">
            <w:pPr>
              <w:pStyle w:val="a4"/>
              <w:numPr>
                <w:ilvl w:val="0"/>
                <w:numId w:val="133"/>
              </w:numPr>
              <w:spacing w:after="0" w:line="273" w:lineRule="exact"/>
              <w:ind w:right="20"/>
              <w:rPr>
                <w:rFonts w:ascii="Times New Roman" w:hAnsi="Times New Roman"/>
                <w:color w:val="000000"/>
                <w:sz w:val="20"/>
                <w:rPrChange w:id="5747"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748" w:author="2" w:date="2021-08-31T10:55:00Z">
                  <w:rPr>
                    <w:rFonts w:ascii="Times New Roman" w:eastAsia="Century Schoolbook" w:hAnsi="Times New Roman" w:cs="Times New Roman"/>
                    <w:color w:val="000000"/>
                    <w:sz w:val="24"/>
                    <w:szCs w:val="24"/>
                    <w:lang w:eastAsia="ru-RU"/>
                  </w:rPr>
                </w:rPrChange>
              </w:rPr>
              <w:t>7,5</w:t>
            </w:r>
            <m:oMath>
              <m:r>
                <w:rPr>
                  <w:rFonts w:ascii="Cambria Math" w:hAnsi="Cambria Math"/>
                  <w:color w:val="000000"/>
                  <w:sz w:val="20"/>
                  <w:rPrChange w:id="5749"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750"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751"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752" w:author="2" w:date="2021-08-31T10:55:00Z">
                        <w:rPr>
                          <w:rFonts w:ascii="Cambria Math" w:eastAsia="Century Schoolbook" w:hAnsi="Cambria Math" w:cs="Times New Roman"/>
                          <w:color w:val="000000"/>
                          <w:sz w:val="24"/>
                          <w:szCs w:val="24"/>
                          <w:lang w:eastAsia="ru-RU"/>
                        </w:rPr>
                      </w:rPrChange>
                    </w:rPr>
                    <m:t>-6</m:t>
                  </m:r>
                </m:sup>
              </m:sSup>
            </m:oMath>
            <w:r w:rsidRPr="006F33AA">
              <w:rPr>
                <w:rFonts w:ascii="Times New Roman" w:hAnsi="Times New Roman"/>
                <w:color w:val="000000"/>
                <w:sz w:val="20"/>
                <w:rPrChange w:id="5753" w:author="2" w:date="2021-08-31T10:55:00Z">
                  <w:rPr>
                    <w:rFonts w:ascii="Times New Roman" w:eastAsia="Century Schoolbook" w:hAnsi="Times New Roman" w:cs="Times New Roman"/>
                    <w:color w:val="000000"/>
                    <w:sz w:val="24"/>
                    <w:szCs w:val="24"/>
                    <w:lang w:eastAsia="ru-RU"/>
                  </w:rPr>
                </w:rPrChange>
              </w:rPr>
              <w:t xml:space="preserve"> Па</w:t>
            </w:r>
          </w:p>
          <w:p w14:paraId="50F03A50" w14:textId="2B181827" w:rsidR="00FC7A68" w:rsidRPr="006F33AA" w:rsidRDefault="00FC7A68" w:rsidP="00C207C3">
            <w:pPr>
              <w:pStyle w:val="a4"/>
              <w:numPr>
                <w:ilvl w:val="0"/>
                <w:numId w:val="133"/>
              </w:numPr>
              <w:spacing w:after="0" w:line="273" w:lineRule="exact"/>
              <w:ind w:right="20"/>
              <w:rPr>
                <w:rFonts w:ascii="Times New Roman" w:hAnsi="Times New Roman"/>
                <w:color w:val="000000"/>
                <w:sz w:val="20"/>
                <w:rPrChange w:id="5754"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755" w:author="2" w:date="2021-08-31T10:55:00Z">
                  <w:rPr>
                    <w:rFonts w:ascii="Times New Roman" w:eastAsia="Century Schoolbook" w:hAnsi="Times New Roman" w:cs="Times New Roman"/>
                    <w:color w:val="000000"/>
                    <w:sz w:val="24"/>
                    <w:szCs w:val="24"/>
                    <w:lang w:eastAsia="ru-RU"/>
                  </w:rPr>
                </w:rPrChange>
              </w:rPr>
              <w:t>5,6</w:t>
            </w:r>
            <m:oMath>
              <m:r>
                <w:rPr>
                  <w:rFonts w:ascii="Cambria Math" w:hAnsi="Cambria Math"/>
                  <w:color w:val="000000"/>
                  <w:sz w:val="20"/>
                  <w:rPrChange w:id="5756"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757"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758"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759" w:author="2" w:date="2021-08-31T10:55:00Z">
                        <w:rPr>
                          <w:rFonts w:ascii="Cambria Math" w:eastAsia="Century Schoolbook" w:hAnsi="Cambria Math" w:cs="Times New Roman"/>
                          <w:color w:val="000000"/>
                          <w:sz w:val="24"/>
                          <w:szCs w:val="24"/>
                          <w:lang w:eastAsia="ru-RU"/>
                        </w:rPr>
                      </w:rPrChange>
                    </w:rPr>
                    <m:t>-6</m:t>
                  </m:r>
                </m:sup>
              </m:sSup>
            </m:oMath>
            <w:r w:rsidRPr="006F33AA">
              <w:rPr>
                <w:rFonts w:ascii="Times New Roman" w:hAnsi="Times New Roman"/>
                <w:color w:val="000000"/>
                <w:sz w:val="20"/>
                <w:rPrChange w:id="5760" w:author="2" w:date="2021-08-31T10:55:00Z">
                  <w:rPr>
                    <w:rFonts w:ascii="Times New Roman" w:eastAsia="Century Schoolbook" w:hAnsi="Times New Roman" w:cs="Times New Roman"/>
                    <w:color w:val="000000"/>
                    <w:sz w:val="24"/>
                    <w:szCs w:val="24"/>
                    <w:lang w:eastAsia="ru-RU"/>
                  </w:rPr>
                </w:rPrChange>
              </w:rPr>
              <w:t xml:space="preserve"> Па</w:t>
            </w:r>
          </w:p>
          <w:p w14:paraId="75C2D3EC" w14:textId="7F779C1C" w:rsidR="00FC7A68" w:rsidRPr="006F33AA" w:rsidRDefault="00FC7A68" w:rsidP="00C207C3">
            <w:pPr>
              <w:pStyle w:val="a4"/>
              <w:numPr>
                <w:ilvl w:val="0"/>
                <w:numId w:val="133"/>
              </w:numPr>
              <w:spacing w:after="0" w:line="273" w:lineRule="exact"/>
              <w:ind w:right="20"/>
              <w:rPr>
                <w:rFonts w:ascii="Times New Roman" w:hAnsi="Times New Roman"/>
                <w:color w:val="000000"/>
                <w:sz w:val="20"/>
                <w:rPrChange w:id="5761"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762" w:author="2" w:date="2021-08-31T10:55:00Z">
                  <w:rPr>
                    <w:rFonts w:ascii="Times New Roman" w:eastAsia="Century Schoolbook" w:hAnsi="Times New Roman" w:cs="Times New Roman"/>
                    <w:color w:val="000000"/>
                    <w:sz w:val="24"/>
                    <w:szCs w:val="24"/>
                    <w:lang w:eastAsia="ru-RU"/>
                  </w:rPr>
                </w:rPrChange>
              </w:rPr>
              <w:t>8,6</w:t>
            </w:r>
            <m:oMath>
              <m:r>
                <w:rPr>
                  <w:rFonts w:ascii="Cambria Math" w:hAnsi="Cambria Math"/>
                  <w:color w:val="000000"/>
                  <w:sz w:val="20"/>
                  <w:rPrChange w:id="5763"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764"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765"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766" w:author="2" w:date="2021-08-31T10:55:00Z">
                        <w:rPr>
                          <w:rFonts w:ascii="Cambria Math" w:eastAsia="Century Schoolbook" w:hAnsi="Cambria Math" w:cs="Times New Roman"/>
                          <w:color w:val="000000"/>
                          <w:sz w:val="24"/>
                          <w:szCs w:val="24"/>
                          <w:lang w:eastAsia="ru-RU"/>
                        </w:rPr>
                      </w:rPrChange>
                    </w:rPr>
                    <m:t>-6</m:t>
                  </m:r>
                </m:sup>
              </m:sSup>
            </m:oMath>
            <w:r w:rsidRPr="006F33AA">
              <w:rPr>
                <w:rFonts w:ascii="Times New Roman" w:hAnsi="Times New Roman"/>
                <w:color w:val="000000"/>
                <w:sz w:val="20"/>
                <w:rPrChange w:id="5767" w:author="2" w:date="2021-08-31T10:55:00Z">
                  <w:rPr>
                    <w:rFonts w:ascii="Times New Roman" w:eastAsia="Century Schoolbook" w:hAnsi="Times New Roman" w:cs="Times New Roman"/>
                    <w:color w:val="000000"/>
                    <w:sz w:val="24"/>
                    <w:szCs w:val="24"/>
                    <w:lang w:eastAsia="ru-RU"/>
                  </w:rPr>
                </w:rPrChange>
              </w:rPr>
              <w:t xml:space="preserve"> Па</w:t>
            </w:r>
          </w:p>
          <w:p w14:paraId="786FACA3" w14:textId="1F38CE7B" w:rsidR="00FC7A68" w:rsidRPr="006F33AA" w:rsidRDefault="00FC7A68" w:rsidP="00C207C3">
            <w:pPr>
              <w:pStyle w:val="a4"/>
              <w:numPr>
                <w:ilvl w:val="0"/>
                <w:numId w:val="133"/>
              </w:numPr>
              <w:spacing w:after="0" w:line="273" w:lineRule="exact"/>
              <w:ind w:right="20"/>
              <w:rPr>
                <w:rFonts w:ascii="Times New Roman" w:hAnsi="Times New Roman"/>
                <w:color w:val="000000"/>
                <w:sz w:val="20"/>
                <w:rPrChange w:id="5768"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769" w:author="2" w:date="2021-08-31T10:55:00Z">
                  <w:rPr>
                    <w:rFonts w:ascii="Times New Roman" w:eastAsia="Century Schoolbook" w:hAnsi="Times New Roman" w:cs="Times New Roman"/>
                    <w:color w:val="000000"/>
                    <w:sz w:val="24"/>
                    <w:szCs w:val="24"/>
                    <w:lang w:eastAsia="ru-RU"/>
                  </w:rPr>
                </w:rPrChange>
              </w:rPr>
              <w:t>6.4</w:t>
            </w:r>
            <m:oMath>
              <m:r>
                <w:rPr>
                  <w:rFonts w:ascii="Cambria Math" w:hAnsi="Cambria Math"/>
                  <w:color w:val="000000"/>
                  <w:sz w:val="20"/>
                  <w:rPrChange w:id="5770"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771"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772"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773" w:author="2" w:date="2021-08-31T10:55:00Z">
                        <w:rPr>
                          <w:rFonts w:ascii="Cambria Math" w:eastAsia="Century Schoolbook" w:hAnsi="Cambria Math" w:cs="Times New Roman"/>
                          <w:color w:val="000000"/>
                          <w:sz w:val="24"/>
                          <w:szCs w:val="24"/>
                          <w:lang w:eastAsia="ru-RU"/>
                        </w:rPr>
                      </w:rPrChange>
                    </w:rPr>
                    <m:t>-6</m:t>
                  </m:r>
                </m:sup>
              </m:sSup>
            </m:oMath>
            <w:r w:rsidRPr="006F33AA">
              <w:rPr>
                <w:rFonts w:ascii="Times New Roman" w:hAnsi="Times New Roman"/>
                <w:color w:val="000000"/>
                <w:sz w:val="20"/>
                <w:rPrChange w:id="5774" w:author="2" w:date="2021-08-31T10:55:00Z">
                  <w:rPr>
                    <w:rFonts w:ascii="Times New Roman" w:eastAsia="Century Schoolbook" w:hAnsi="Times New Roman" w:cs="Times New Roman"/>
                    <w:color w:val="000000"/>
                    <w:sz w:val="24"/>
                    <w:szCs w:val="24"/>
                    <w:lang w:eastAsia="ru-RU"/>
                  </w:rPr>
                </w:rPrChange>
              </w:rPr>
              <w:t xml:space="preserve"> Па</w:t>
            </w:r>
          </w:p>
          <w:p w14:paraId="002DA38D" w14:textId="15581882" w:rsidR="00FC7A68" w:rsidRPr="006F33AA" w:rsidRDefault="00FC7A68" w:rsidP="00FC7A68">
            <w:pPr>
              <w:pStyle w:val="a4"/>
              <w:spacing w:after="0" w:line="273" w:lineRule="exact"/>
              <w:ind w:left="848" w:right="20"/>
              <w:rPr>
                <w:rFonts w:ascii="Times New Roman" w:hAnsi="Times New Roman"/>
                <w:color w:val="000000"/>
                <w:sz w:val="20"/>
                <w:rPrChange w:id="5775"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776" w:author="2" w:date="2021-08-31T10:55:00Z">
              <w:tcPr>
                <w:tcW w:w="547" w:type="dxa"/>
              </w:tcPr>
            </w:tcPrChange>
          </w:tcPr>
          <w:p w14:paraId="71E81151" w14:textId="61560FD6"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7A3BFB23" w14:textId="77777777" w:rsidTr="00911EF6">
        <w:tc>
          <w:tcPr>
            <w:tcW w:w="846" w:type="dxa"/>
            <w:tcPrChange w:id="5777" w:author="2" w:date="2021-08-31T10:55:00Z">
              <w:tcPr>
                <w:tcW w:w="846" w:type="dxa"/>
              </w:tcPr>
            </w:tcPrChange>
          </w:tcPr>
          <w:p w14:paraId="0D6A0E63" w14:textId="77777777" w:rsidR="00FC7A68" w:rsidRPr="00450F2B" w:rsidRDefault="00FC7A68" w:rsidP="00FC7A68">
            <w:pPr>
              <w:spacing w:after="120"/>
              <w:rPr>
                <w:rFonts w:ascii="Times New Roman" w:hAnsi="Times New Roman" w:cs="Times New Roman"/>
                <w:sz w:val="24"/>
                <w:szCs w:val="24"/>
              </w:rPr>
            </w:pPr>
          </w:p>
        </w:tc>
        <w:tc>
          <w:tcPr>
            <w:tcW w:w="1843" w:type="dxa"/>
            <w:tcPrChange w:id="5778" w:author="2" w:date="2021-08-31T10:55:00Z">
              <w:tcPr>
                <w:tcW w:w="1843" w:type="dxa"/>
              </w:tcPr>
            </w:tcPrChange>
          </w:tcPr>
          <w:p w14:paraId="38B6A3DD" w14:textId="77777777" w:rsidR="00FC7A68" w:rsidRPr="00450F2B" w:rsidRDefault="00FC7A68" w:rsidP="00FC7A68">
            <w:pPr>
              <w:spacing w:after="120"/>
              <w:rPr>
                <w:rFonts w:ascii="Times New Roman" w:hAnsi="Times New Roman" w:cs="Times New Roman"/>
                <w:sz w:val="24"/>
                <w:szCs w:val="24"/>
              </w:rPr>
            </w:pPr>
          </w:p>
        </w:tc>
        <w:tc>
          <w:tcPr>
            <w:tcW w:w="425" w:type="dxa"/>
            <w:tcPrChange w:id="5779" w:author="2" w:date="2021-08-31T10:55:00Z">
              <w:tcPr>
                <w:tcW w:w="425" w:type="dxa"/>
              </w:tcPr>
            </w:tcPrChange>
          </w:tcPr>
          <w:p w14:paraId="51B91C17" w14:textId="77777777" w:rsidR="00FC7A68" w:rsidRPr="00450F2B" w:rsidRDefault="00FC7A68" w:rsidP="00FC7A68">
            <w:pPr>
              <w:spacing w:after="120"/>
              <w:rPr>
                <w:rFonts w:ascii="Times New Roman" w:hAnsi="Times New Roman" w:cs="Times New Roman"/>
                <w:sz w:val="24"/>
                <w:szCs w:val="24"/>
              </w:rPr>
            </w:pPr>
          </w:p>
        </w:tc>
        <w:tc>
          <w:tcPr>
            <w:tcW w:w="392" w:type="dxa"/>
            <w:tcPrChange w:id="5780" w:author="2" w:date="2021-08-31T10:55:00Z">
              <w:tcPr>
                <w:tcW w:w="392" w:type="dxa"/>
              </w:tcPr>
            </w:tcPrChange>
          </w:tcPr>
          <w:p w14:paraId="45779125" w14:textId="77777777" w:rsidR="00FC7A68" w:rsidRPr="00450F2B" w:rsidRDefault="00FC7A68" w:rsidP="00FC7A68">
            <w:pPr>
              <w:spacing w:after="120"/>
              <w:rPr>
                <w:rFonts w:ascii="Times New Roman" w:hAnsi="Times New Roman" w:cs="Times New Roman"/>
                <w:sz w:val="24"/>
                <w:szCs w:val="24"/>
              </w:rPr>
            </w:pPr>
          </w:p>
        </w:tc>
        <w:tc>
          <w:tcPr>
            <w:tcW w:w="553" w:type="dxa"/>
            <w:tcPrChange w:id="5781" w:author="2" w:date="2021-08-31T10:55:00Z">
              <w:tcPr>
                <w:tcW w:w="553" w:type="dxa"/>
              </w:tcPr>
            </w:tcPrChange>
          </w:tcPr>
          <w:p w14:paraId="17081CC6" w14:textId="6D1EB8C1"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5782" w:author="2" w:date="2021-08-31T10:55:00Z">
              <w:tcPr>
                <w:tcW w:w="6001" w:type="dxa"/>
              </w:tcPr>
            </w:tcPrChange>
          </w:tcPr>
          <w:p w14:paraId="2D4493B9" w14:textId="7118834E" w:rsidR="00FC7A68" w:rsidRPr="00325318" w:rsidRDefault="00FC7A68" w:rsidP="00FC7A68">
            <w:pPr>
              <w:ind w:hanging="61"/>
              <w:rPr>
                <w:rFonts w:ascii="Times New Roman" w:eastAsia="Times New Roman" w:hAnsi="Times New Roman" w:cs="Times New Roman"/>
                <w:color w:val="000000"/>
                <w:lang w:eastAsia="ru-RU"/>
              </w:rPr>
            </w:pPr>
            <w:r w:rsidRPr="00325318">
              <w:rPr>
                <w:rStyle w:val="1"/>
                <w:rFonts w:ascii="Times New Roman" w:hAnsi="Times New Roman" w:cs="Times New Roman"/>
                <w:sz w:val="20"/>
                <w:szCs w:val="20"/>
              </w:rPr>
              <w:t>На каждый  два квадратный метр черной поверхности ежесекундно падает 5 • 10</w:t>
            </w:r>
            <w:r w:rsidRPr="00325318">
              <w:rPr>
                <w:rStyle w:val="1"/>
                <w:rFonts w:ascii="Times New Roman" w:hAnsi="Times New Roman" w:cs="Times New Roman"/>
                <w:sz w:val="20"/>
                <w:szCs w:val="20"/>
                <w:vertAlign w:val="superscript"/>
              </w:rPr>
              <w:t>15</w:t>
            </w:r>
            <w:r w:rsidRPr="00325318">
              <w:rPr>
                <w:rStyle w:val="1"/>
                <w:rFonts w:ascii="Times New Roman" w:hAnsi="Times New Roman" w:cs="Times New Roman"/>
                <w:sz w:val="20"/>
                <w:szCs w:val="20"/>
              </w:rPr>
              <w:t xml:space="preserve"> фотонов рентгеновского излучения с частотой 7 • 10</w:t>
            </w:r>
            <w:r w:rsidRPr="00325318">
              <w:rPr>
                <w:rStyle w:val="1"/>
                <w:rFonts w:ascii="Times New Roman" w:hAnsi="Times New Roman" w:cs="Times New Roman"/>
                <w:sz w:val="20"/>
                <w:szCs w:val="20"/>
                <w:vertAlign w:val="superscript"/>
              </w:rPr>
              <w:t>19</w:t>
            </w:r>
            <w:r w:rsidRPr="00325318">
              <w:rPr>
                <w:rStyle w:val="1"/>
                <w:rFonts w:ascii="Times New Roman" w:hAnsi="Times New Roman" w:cs="Times New Roman"/>
                <w:sz w:val="20"/>
                <w:szCs w:val="20"/>
              </w:rPr>
              <w:t xml:space="preserve"> Гц. Какое давление создает это излучение?</w:t>
            </w:r>
          </w:p>
        </w:tc>
        <w:tc>
          <w:tcPr>
            <w:tcW w:w="4961" w:type="dxa"/>
            <w:gridSpan w:val="2"/>
            <w:tcPrChange w:id="5783" w:author="2" w:date="2021-08-31T10:55:00Z">
              <w:tcPr>
                <w:tcW w:w="4839" w:type="dxa"/>
              </w:tcPr>
            </w:tcPrChange>
          </w:tcPr>
          <w:p w14:paraId="349F0090" w14:textId="77777777" w:rsidR="00FC7A68" w:rsidRPr="006F33AA" w:rsidRDefault="00FC7A68" w:rsidP="00C207C3">
            <w:pPr>
              <w:pStyle w:val="a4"/>
              <w:numPr>
                <w:ilvl w:val="0"/>
                <w:numId w:val="134"/>
              </w:numPr>
              <w:spacing w:after="0" w:line="273" w:lineRule="exact"/>
              <w:ind w:right="20"/>
              <w:rPr>
                <w:rFonts w:ascii="Times New Roman" w:hAnsi="Times New Roman"/>
                <w:color w:val="000000"/>
                <w:sz w:val="20"/>
                <w:rPrChange w:id="5784"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785" w:author="2" w:date="2021-08-31T10:55:00Z">
                  <w:rPr>
                    <w:rFonts w:ascii="Times New Roman" w:eastAsia="Century Schoolbook" w:hAnsi="Times New Roman" w:cs="Times New Roman"/>
                    <w:color w:val="000000"/>
                    <w:sz w:val="24"/>
                    <w:szCs w:val="24"/>
                    <w:lang w:eastAsia="ru-RU"/>
                  </w:rPr>
                </w:rPrChange>
              </w:rPr>
              <w:t>5,0</w:t>
            </w:r>
            <m:oMath>
              <m:r>
                <w:rPr>
                  <w:rFonts w:ascii="Cambria Math" w:hAnsi="Cambria Math"/>
                  <w:color w:val="000000"/>
                  <w:sz w:val="20"/>
                  <w:rPrChange w:id="5786"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787"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788"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789" w:author="2" w:date="2021-08-31T10:55:00Z">
                        <w:rPr>
                          <w:rFonts w:ascii="Cambria Math" w:eastAsia="Century Schoolbook" w:hAnsi="Cambria Math" w:cs="Times New Roman"/>
                          <w:color w:val="000000"/>
                          <w:sz w:val="24"/>
                          <w:szCs w:val="24"/>
                          <w:lang w:eastAsia="ru-RU"/>
                        </w:rPr>
                      </w:rPrChange>
                    </w:rPr>
                    <m:t>-7</m:t>
                  </m:r>
                </m:sup>
              </m:sSup>
            </m:oMath>
            <w:r w:rsidRPr="006F33AA">
              <w:rPr>
                <w:rFonts w:ascii="Times New Roman" w:hAnsi="Times New Roman"/>
                <w:color w:val="000000"/>
                <w:sz w:val="20"/>
                <w:rPrChange w:id="5790" w:author="2" w:date="2021-08-31T10:55:00Z">
                  <w:rPr>
                    <w:rFonts w:ascii="Times New Roman" w:eastAsia="Century Schoolbook" w:hAnsi="Times New Roman" w:cs="Times New Roman"/>
                    <w:color w:val="000000"/>
                    <w:sz w:val="24"/>
                    <w:szCs w:val="24"/>
                    <w:lang w:eastAsia="ru-RU"/>
                  </w:rPr>
                </w:rPrChange>
              </w:rPr>
              <w:t xml:space="preserve"> Па</w:t>
            </w:r>
          </w:p>
          <w:p w14:paraId="52E55666" w14:textId="77777777" w:rsidR="00FC7A68" w:rsidRPr="006F33AA" w:rsidRDefault="00FC7A68" w:rsidP="00C207C3">
            <w:pPr>
              <w:pStyle w:val="a4"/>
              <w:numPr>
                <w:ilvl w:val="0"/>
                <w:numId w:val="134"/>
              </w:numPr>
              <w:spacing w:after="0" w:line="273" w:lineRule="exact"/>
              <w:ind w:right="20"/>
              <w:rPr>
                <w:rFonts w:ascii="Times New Roman" w:hAnsi="Times New Roman"/>
                <w:color w:val="000000"/>
                <w:sz w:val="20"/>
                <w:rPrChange w:id="5791"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792" w:author="2" w:date="2021-08-31T10:55:00Z">
                  <w:rPr>
                    <w:rFonts w:ascii="Times New Roman" w:eastAsia="Century Schoolbook" w:hAnsi="Times New Roman" w:cs="Times New Roman"/>
                    <w:color w:val="000000"/>
                    <w:sz w:val="24"/>
                    <w:szCs w:val="24"/>
                    <w:lang w:eastAsia="ru-RU"/>
                  </w:rPr>
                </w:rPrChange>
              </w:rPr>
              <w:t>4,25</w:t>
            </w:r>
            <m:oMath>
              <m:r>
                <w:rPr>
                  <w:rFonts w:ascii="Cambria Math" w:hAnsi="Cambria Math"/>
                  <w:color w:val="000000"/>
                  <w:sz w:val="20"/>
                  <w:rPrChange w:id="5793"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794"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795"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796" w:author="2" w:date="2021-08-31T10:55:00Z">
                        <w:rPr>
                          <w:rFonts w:ascii="Cambria Math" w:eastAsia="Century Schoolbook" w:hAnsi="Cambria Math" w:cs="Times New Roman"/>
                          <w:color w:val="000000"/>
                          <w:sz w:val="24"/>
                          <w:szCs w:val="24"/>
                          <w:lang w:eastAsia="ru-RU"/>
                        </w:rPr>
                      </w:rPrChange>
                    </w:rPr>
                    <m:t>-7</m:t>
                  </m:r>
                </m:sup>
              </m:sSup>
            </m:oMath>
            <w:r w:rsidRPr="006F33AA">
              <w:rPr>
                <w:rFonts w:ascii="Times New Roman" w:hAnsi="Times New Roman"/>
                <w:color w:val="000000"/>
                <w:sz w:val="20"/>
                <w:rPrChange w:id="5797" w:author="2" w:date="2021-08-31T10:55:00Z">
                  <w:rPr>
                    <w:rFonts w:ascii="Times New Roman" w:eastAsia="Century Schoolbook" w:hAnsi="Times New Roman" w:cs="Times New Roman"/>
                    <w:color w:val="000000"/>
                    <w:sz w:val="24"/>
                    <w:szCs w:val="24"/>
                    <w:lang w:eastAsia="ru-RU"/>
                  </w:rPr>
                </w:rPrChange>
              </w:rPr>
              <w:t xml:space="preserve"> Па</w:t>
            </w:r>
          </w:p>
          <w:p w14:paraId="433068D6" w14:textId="77777777" w:rsidR="00FC7A68" w:rsidRPr="006F33AA" w:rsidRDefault="00FC7A68" w:rsidP="00C207C3">
            <w:pPr>
              <w:pStyle w:val="a4"/>
              <w:numPr>
                <w:ilvl w:val="0"/>
                <w:numId w:val="134"/>
              </w:numPr>
              <w:spacing w:after="0" w:line="273" w:lineRule="exact"/>
              <w:ind w:right="20"/>
              <w:rPr>
                <w:rFonts w:ascii="Times New Roman" w:hAnsi="Times New Roman"/>
                <w:color w:val="000000"/>
                <w:sz w:val="20"/>
                <w:rPrChange w:id="5798"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799" w:author="2" w:date="2021-08-31T10:55:00Z">
                  <w:rPr>
                    <w:rFonts w:ascii="Times New Roman" w:eastAsia="Century Schoolbook" w:hAnsi="Times New Roman" w:cs="Times New Roman"/>
                    <w:color w:val="000000"/>
                    <w:sz w:val="24"/>
                    <w:szCs w:val="24"/>
                    <w:lang w:eastAsia="ru-RU"/>
                  </w:rPr>
                </w:rPrChange>
              </w:rPr>
              <w:t>3,86</w:t>
            </w:r>
            <m:oMath>
              <m:r>
                <w:rPr>
                  <w:rFonts w:ascii="Cambria Math" w:hAnsi="Cambria Math"/>
                  <w:color w:val="000000"/>
                  <w:sz w:val="20"/>
                  <w:rPrChange w:id="5800"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801"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802"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803" w:author="2" w:date="2021-08-31T10:55:00Z">
                        <w:rPr>
                          <w:rFonts w:ascii="Cambria Math" w:eastAsia="Century Schoolbook" w:hAnsi="Cambria Math" w:cs="Times New Roman"/>
                          <w:color w:val="000000"/>
                          <w:sz w:val="24"/>
                          <w:szCs w:val="24"/>
                          <w:lang w:eastAsia="ru-RU"/>
                        </w:rPr>
                      </w:rPrChange>
                    </w:rPr>
                    <m:t>-7</m:t>
                  </m:r>
                </m:sup>
              </m:sSup>
            </m:oMath>
            <w:r w:rsidRPr="006F33AA">
              <w:rPr>
                <w:rFonts w:ascii="Times New Roman" w:hAnsi="Times New Roman"/>
                <w:color w:val="000000"/>
                <w:sz w:val="20"/>
                <w:rPrChange w:id="5804" w:author="2" w:date="2021-08-31T10:55:00Z">
                  <w:rPr>
                    <w:rFonts w:ascii="Times New Roman" w:eastAsia="Century Schoolbook" w:hAnsi="Times New Roman" w:cs="Times New Roman"/>
                    <w:color w:val="000000"/>
                    <w:sz w:val="24"/>
                    <w:szCs w:val="24"/>
                    <w:lang w:eastAsia="ru-RU"/>
                  </w:rPr>
                </w:rPrChange>
              </w:rPr>
              <w:t xml:space="preserve"> Па</w:t>
            </w:r>
          </w:p>
          <w:p w14:paraId="3332B528" w14:textId="77777777" w:rsidR="00FC7A68" w:rsidRPr="006F33AA" w:rsidRDefault="00FC7A68" w:rsidP="00C207C3">
            <w:pPr>
              <w:pStyle w:val="a4"/>
              <w:numPr>
                <w:ilvl w:val="0"/>
                <w:numId w:val="134"/>
              </w:numPr>
              <w:spacing w:after="0" w:line="273" w:lineRule="exact"/>
              <w:ind w:right="20"/>
              <w:rPr>
                <w:rFonts w:ascii="Times New Roman" w:hAnsi="Times New Roman"/>
                <w:color w:val="000000"/>
                <w:sz w:val="20"/>
                <w:rPrChange w:id="5805"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806" w:author="2" w:date="2021-08-31T10:55:00Z">
                  <w:rPr>
                    <w:rFonts w:ascii="Times New Roman" w:eastAsia="Century Schoolbook" w:hAnsi="Times New Roman" w:cs="Times New Roman"/>
                    <w:color w:val="000000"/>
                    <w:sz w:val="24"/>
                    <w:szCs w:val="24"/>
                    <w:lang w:eastAsia="ru-RU"/>
                  </w:rPr>
                </w:rPrChange>
              </w:rPr>
              <w:t>2,5</w:t>
            </w:r>
            <m:oMath>
              <m:r>
                <w:rPr>
                  <w:rFonts w:ascii="Cambria Math" w:hAnsi="Cambria Math"/>
                  <w:color w:val="000000"/>
                  <w:sz w:val="20"/>
                  <w:rPrChange w:id="5807" w:author="2" w:date="2021-08-31T10:55:00Z">
                    <w:rPr>
                      <w:rFonts w:ascii="Cambria Math" w:eastAsia="Century Schoolbook" w:hAnsi="Cambria Math" w:cs="Times New Roman"/>
                      <w:color w:val="000000"/>
                      <w:sz w:val="24"/>
                      <w:szCs w:val="24"/>
                      <w:lang w:eastAsia="ru-RU"/>
                    </w:rPr>
                  </w:rPrChange>
                </w:rPr>
                <m:t>∙</m:t>
              </m:r>
              <m:sSup>
                <m:sSupPr>
                  <m:ctrlPr>
                    <w:rPr>
                      <w:rFonts w:ascii="Cambria Math" w:hAnsi="Cambria Math"/>
                      <w:i/>
                      <w:color w:val="000000"/>
                      <w:sz w:val="20"/>
                      <w:rPrChange w:id="5808" w:author="2" w:date="2021-08-31T10:55:00Z">
                        <w:rPr>
                          <w:rFonts w:ascii="Cambria Math" w:eastAsia="Century Schoolbook" w:hAnsi="Cambria Math" w:cs="Times New Roman"/>
                          <w:i/>
                          <w:color w:val="000000"/>
                          <w:sz w:val="24"/>
                          <w:szCs w:val="24"/>
                          <w:lang w:eastAsia="ru-RU"/>
                        </w:rPr>
                      </w:rPrChange>
                    </w:rPr>
                  </m:ctrlPr>
                </m:sSupPr>
                <m:e>
                  <m:r>
                    <w:rPr>
                      <w:rFonts w:ascii="Cambria Math" w:hAnsi="Cambria Math"/>
                      <w:color w:val="000000"/>
                      <w:sz w:val="20"/>
                      <w:rPrChange w:id="5809" w:author="2" w:date="2021-08-31T10:55:00Z">
                        <w:rPr>
                          <w:rFonts w:ascii="Cambria Math" w:eastAsia="Century Schoolbook" w:hAnsi="Cambria Math" w:cs="Times New Roman"/>
                          <w:color w:val="000000"/>
                          <w:sz w:val="24"/>
                          <w:szCs w:val="24"/>
                          <w:lang w:eastAsia="ru-RU"/>
                        </w:rPr>
                      </w:rPrChange>
                    </w:rPr>
                    <m:t>10</m:t>
                  </m:r>
                </m:e>
                <m:sup>
                  <m:r>
                    <w:rPr>
                      <w:rFonts w:ascii="Cambria Math" w:hAnsi="Cambria Math"/>
                      <w:color w:val="000000"/>
                      <w:sz w:val="20"/>
                      <w:rPrChange w:id="5810" w:author="2" w:date="2021-08-31T10:55:00Z">
                        <w:rPr>
                          <w:rFonts w:ascii="Cambria Math" w:eastAsia="Century Schoolbook" w:hAnsi="Cambria Math" w:cs="Times New Roman"/>
                          <w:color w:val="000000"/>
                          <w:sz w:val="24"/>
                          <w:szCs w:val="24"/>
                          <w:lang w:eastAsia="ru-RU"/>
                        </w:rPr>
                      </w:rPrChange>
                    </w:rPr>
                    <m:t>-7</m:t>
                  </m:r>
                </m:sup>
              </m:sSup>
            </m:oMath>
            <w:r w:rsidRPr="006F33AA">
              <w:rPr>
                <w:rFonts w:ascii="Times New Roman" w:hAnsi="Times New Roman"/>
                <w:color w:val="000000"/>
                <w:sz w:val="20"/>
                <w:rPrChange w:id="5811" w:author="2" w:date="2021-08-31T10:55:00Z">
                  <w:rPr>
                    <w:rFonts w:ascii="Times New Roman" w:eastAsia="Century Schoolbook" w:hAnsi="Times New Roman" w:cs="Times New Roman"/>
                    <w:color w:val="000000"/>
                    <w:sz w:val="24"/>
                    <w:szCs w:val="24"/>
                    <w:lang w:eastAsia="ru-RU"/>
                  </w:rPr>
                </w:rPrChange>
              </w:rPr>
              <w:t xml:space="preserve"> Па</w:t>
            </w:r>
          </w:p>
          <w:p w14:paraId="3AE3F819" w14:textId="77777777" w:rsidR="00FC7A68" w:rsidRPr="006F33AA" w:rsidRDefault="00FC7A68" w:rsidP="00FC7A68">
            <w:pPr>
              <w:pStyle w:val="a4"/>
              <w:spacing w:after="0" w:line="273" w:lineRule="exact"/>
              <w:ind w:left="346" w:right="20" w:firstLine="142"/>
              <w:rPr>
                <w:rFonts w:ascii="Times New Roman" w:hAnsi="Times New Roman"/>
                <w:color w:val="000000"/>
                <w:sz w:val="20"/>
                <w:rPrChange w:id="5812"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813" w:author="2" w:date="2021-08-31T10:55:00Z">
              <w:tcPr>
                <w:tcW w:w="547" w:type="dxa"/>
              </w:tcPr>
            </w:tcPrChange>
          </w:tcPr>
          <w:p w14:paraId="56B1B365" w14:textId="1BA3917E"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3</w:t>
            </w:r>
          </w:p>
        </w:tc>
      </w:tr>
      <w:tr w:rsidR="00FC7A68" w:rsidRPr="00450F2B" w14:paraId="32225D9E" w14:textId="77777777" w:rsidTr="00911EF6">
        <w:tc>
          <w:tcPr>
            <w:tcW w:w="846" w:type="dxa"/>
            <w:tcPrChange w:id="5814" w:author="2" w:date="2021-08-31T10:55:00Z">
              <w:tcPr>
                <w:tcW w:w="846" w:type="dxa"/>
              </w:tcPr>
            </w:tcPrChange>
          </w:tcPr>
          <w:p w14:paraId="4299CDBD" w14:textId="77777777" w:rsidR="00FC7A68" w:rsidRPr="00450F2B" w:rsidRDefault="00FC7A68" w:rsidP="00FC7A68">
            <w:pPr>
              <w:spacing w:after="120"/>
              <w:rPr>
                <w:rFonts w:ascii="Times New Roman" w:hAnsi="Times New Roman" w:cs="Times New Roman"/>
                <w:sz w:val="24"/>
                <w:szCs w:val="24"/>
              </w:rPr>
            </w:pPr>
          </w:p>
        </w:tc>
        <w:tc>
          <w:tcPr>
            <w:tcW w:w="1843" w:type="dxa"/>
            <w:tcPrChange w:id="5815" w:author="2" w:date="2021-08-31T10:55:00Z">
              <w:tcPr>
                <w:tcW w:w="1843" w:type="dxa"/>
              </w:tcPr>
            </w:tcPrChange>
          </w:tcPr>
          <w:p w14:paraId="21769B76" w14:textId="29DFF8A4" w:rsidR="00FC7A68" w:rsidRPr="00987D95" w:rsidRDefault="00FC7A68" w:rsidP="00FC7A68">
            <w:pPr>
              <w:spacing w:after="120"/>
              <w:rPr>
                <w:rFonts w:ascii="Times New Roman" w:hAnsi="Times New Roman" w:cs="Times New Roman"/>
                <w:b/>
                <w:sz w:val="20"/>
                <w:szCs w:val="20"/>
              </w:rPr>
            </w:pPr>
            <w:r w:rsidRPr="00987D95">
              <w:rPr>
                <w:rFonts w:ascii="Times New Roman" w:hAnsi="Times New Roman" w:cs="Times New Roman"/>
                <w:b/>
                <w:sz w:val="20"/>
                <w:szCs w:val="20"/>
              </w:rPr>
              <w:t>Спектры</w:t>
            </w:r>
          </w:p>
        </w:tc>
        <w:tc>
          <w:tcPr>
            <w:tcW w:w="425" w:type="dxa"/>
            <w:tcPrChange w:id="5816" w:author="2" w:date="2021-08-31T10:55:00Z">
              <w:tcPr>
                <w:tcW w:w="425" w:type="dxa"/>
              </w:tcPr>
            </w:tcPrChange>
          </w:tcPr>
          <w:p w14:paraId="5E36C280" w14:textId="3943FA2B" w:rsidR="00FC7A68" w:rsidRPr="00450F2B"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5</w:t>
            </w:r>
          </w:p>
        </w:tc>
        <w:tc>
          <w:tcPr>
            <w:tcW w:w="392" w:type="dxa"/>
            <w:tcPrChange w:id="5817" w:author="2" w:date="2021-08-31T10:55:00Z">
              <w:tcPr>
                <w:tcW w:w="392" w:type="dxa"/>
              </w:tcPr>
            </w:tcPrChange>
          </w:tcPr>
          <w:p w14:paraId="75D09106" w14:textId="77777777" w:rsidR="00FC7A68" w:rsidRPr="00450F2B" w:rsidRDefault="00FC7A68" w:rsidP="00FC7A68">
            <w:pPr>
              <w:spacing w:after="120"/>
              <w:rPr>
                <w:rFonts w:ascii="Times New Roman" w:hAnsi="Times New Roman" w:cs="Times New Roman"/>
                <w:sz w:val="24"/>
                <w:szCs w:val="24"/>
              </w:rPr>
            </w:pPr>
          </w:p>
        </w:tc>
        <w:tc>
          <w:tcPr>
            <w:tcW w:w="553" w:type="dxa"/>
            <w:tcPrChange w:id="5818" w:author="2" w:date="2021-08-31T10:55:00Z">
              <w:tcPr>
                <w:tcW w:w="553" w:type="dxa"/>
              </w:tcPr>
            </w:tcPrChange>
          </w:tcPr>
          <w:p w14:paraId="5D587BEE" w14:textId="2BE91ED8"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5819" w:author="2" w:date="2021-08-31T10:55:00Z">
              <w:tcPr>
                <w:tcW w:w="6001" w:type="dxa"/>
              </w:tcPr>
            </w:tcPrChange>
          </w:tcPr>
          <w:p w14:paraId="331CF0E4" w14:textId="4439AAC7" w:rsidR="00FC7A68" w:rsidRPr="004D4CAC" w:rsidRDefault="00FC7A68" w:rsidP="00FC7A68">
            <w:pPr>
              <w:ind w:firstLine="375"/>
              <w:jc w:val="both"/>
              <w:rPr>
                <w:rFonts w:ascii="Times New Roman" w:eastAsia="Times New Roman" w:hAnsi="Times New Roman" w:cs="Times New Roman"/>
                <w:color w:val="000000"/>
                <w:sz w:val="20"/>
                <w:szCs w:val="20"/>
                <w:lang w:eastAsia="ru-RU"/>
              </w:rPr>
            </w:pPr>
            <w:r w:rsidRPr="004D4CAC">
              <w:rPr>
                <w:rFonts w:ascii="Times New Roman" w:eastAsia="Times New Roman" w:hAnsi="Times New Roman" w:cs="Times New Roman"/>
                <w:noProof/>
                <w:color w:val="000000"/>
                <w:lang w:eastAsia="ru-RU"/>
              </w:rPr>
              <w:drawing>
                <wp:anchor distT="0" distB="0" distL="114300" distR="114300" simplePos="0" relativeHeight="252184576" behindDoc="1" locked="0" layoutInCell="1" allowOverlap="1" wp14:anchorId="0E53061F" wp14:editId="5F80F17E">
                  <wp:simplePos x="0" y="0"/>
                  <wp:positionH relativeFrom="column">
                    <wp:posOffset>2847975</wp:posOffset>
                  </wp:positionH>
                  <wp:positionV relativeFrom="paragraph">
                    <wp:posOffset>21590</wp:posOffset>
                  </wp:positionV>
                  <wp:extent cx="738505" cy="1471930"/>
                  <wp:effectExtent l="0" t="0" r="4445" b="0"/>
                  <wp:wrapTight wrapText="bothSides">
                    <wp:wrapPolygon edited="0">
                      <wp:start x="0" y="0"/>
                      <wp:lineTo x="0" y="21246"/>
                      <wp:lineTo x="21173" y="21246"/>
                      <wp:lineTo x="21173" y="0"/>
                      <wp:lineTo x="0" y="0"/>
                    </wp:wrapPolygon>
                  </wp:wrapTight>
                  <wp:docPr id="80" name="Рисунок 1" descr="https://phys-ege.sdamgia.ru/get_file?id=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hys-ege.sdamgia.ru/get_file?id=51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38505" cy="1471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4CAC">
              <w:rPr>
                <w:rFonts w:ascii="Times New Roman" w:eastAsia="Times New Roman" w:hAnsi="Times New Roman" w:cs="Times New Roman"/>
                <w:color w:val="000000"/>
                <w:sz w:val="20"/>
                <w:szCs w:val="20"/>
                <w:lang w:eastAsia="ru-RU"/>
              </w:rPr>
              <w:t>На рисунке изображена схема возможных значений энергии атомов разреженного газа.</w:t>
            </w:r>
          </w:p>
          <w:p w14:paraId="30102AA2" w14:textId="52CAAC1D" w:rsidR="00FC7A68" w:rsidRDefault="00FC7A68" w:rsidP="00FC7A68">
            <w:pPr>
              <w:spacing w:before="150" w:after="150"/>
              <w:rPr>
                <w:rFonts w:ascii="Times New Roman" w:eastAsia="Times New Roman" w:hAnsi="Times New Roman" w:cs="Times New Roman"/>
                <w:color w:val="000000"/>
                <w:sz w:val="20"/>
                <w:szCs w:val="20"/>
                <w:lang w:eastAsia="ru-RU"/>
              </w:rPr>
            </w:pPr>
            <w:r w:rsidRPr="004D4CAC">
              <w:rPr>
                <w:rFonts w:ascii="Times New Roman" w:eastAsia="Times New Roman" w:hAnsi="Times New Roman" w:cs="Times New Roman"/>
                <w:color w:val="000000"/>
                <w:sz w:val="20"/>
                <w:szCs w:val="20"/>
                <w:lang w:eastAsia="ru-RU"/>
              </w:rPr>
              <w:t>В начальный момент времени атомы находятся в состоянии с энергией </w:t>
            </w:r>
            <w:r>
              <w:rPr>
                <w:rFonts w:ascii="Times New Roman" w:eastAsia="Times New Roman" w:hAnsi="Times New Roman" w:cs="Times New Roman"/>
                <w:color w:val="000000"/>
                <w:sz w:val="20"/>
                <w:szCs w:val="20"/>
                <w:lang w:eastAsia="ru-RU"/>
              </w:rPr>
              <w:t xml:space="preserve"> </w:t>
            </w:r>
            <w:r>
              <w:rPr>
                <w:rFonts w:ascii="Times New Roman" w:eastAsia="Times New Roman" w:hAnsi="Times New Roman" w:cs="Times New Roman"/>
                <w:noProof/>
                <w:sz w:val="20"/>
                <w:szCs w:val="20"/>
                <w:lang w:eastAsia="ru-RU"/>
              </w:rPr>
              <w:t xml:space="preserve"> Е</w:t>
            </w:r>
            <w:r>
              <w:rPr>
                <w:rFonts w:ascii="Times New Roman" w:eastAsia="Times New Roman" w:hAnsi="Times New Roman" w:cs="Times New Roman"/>
                <w:noProof/>
                <w:sz w:val="20"/>
                <w:szCs w:val="20"/>
                <w:vertAlign w:val="superscript"/>
                <w:lang w:eastAsia="ru-RU"/>
              </w:rPr>
              <w:t>(3)</w:t>
            </w:r>
            <w:r w:rsidRPr="004D4CAC">
              <w:rPr>
                <w:rFonts w:ascii="Times New Roman" w:eastAsia="Times New Roman" w:hAnsi="Times New Roman" w:cs="Times New Roman"/>
                <w:color w:val="000000"/>
                <w:sz w:val="20"/>
                <w:szCs w:val="20"/>
                <w:lang w:eastAsia="ru-RU"/>
              </w:rPr>
              <w:t> Возможно испускание газом фотонов с энергией</w:t>
            </w:r>
          </w:p>
          <w:p w14:paraId="77404398" w14:textId="77777777" w:rsidR="00FC7A68" w:rsidRDefault="00FC7A68" w:rsidP="00FC7A68">
            <w:pPr>
              <w:spacing w:before="150" w:after="150"/>
              <w:rPr>
                <w:rFonts w:ascii="Times New Roman" w:eastAsia="Times New Roman" w:hAnsi="Times New Roman" w:cs="Times New Roman"/>
                <w:color w:val="000000"/>
                <w:sz w:val="20"/>
                <w:szCs w:val="20"/>
                <w:lang w:eastAsia="ru-RU"/>
              </w:rPr>
            </w:pPr>
          </w:p>
          <w:p w14:paraId="776E07A4" w14:textId="77777777" w:rsidR="00FC7A68" w:rsidRDefault="00FC7A68" w:rsidP="00FC7A68">
            <w:pPr>
              <w:spacing w:before="150" w:after="150"/>
              <w:rPr>
                <w:rFonts w:ascii="Times New Roman" w:eastAsia="Times New Roman" w:hAnsi="Times New Roman" w:cs="Times New Roman"/>
                <w:color w:val="000000"/>
                <w:sz w:val="20"/>
                <w:szCs w:val="20"/>
                <w:lang w:eastAsia="ru-RU"/>
              </w:rPr>
            </w:pPr>
          </w:p>
          <w:p w14:paraId="269730E7" w14:textId="5C412F70" w:rsidR="00FC7A68" w:rsidRPr="004D4CAC" w:rsidRDefault="00FC7A68" w:rsidP="00FC7A68">
            <w:pPr>
              <w:spacing w:before="150" w:after="150"/>
              <w:rPr>
                <w:rFonts w:ascii="Times New Roman" w:eastAsia="Times New Roman" w:hAnsi="Times New Roman" w:cs="Times New Roman"/>
                <w:color w:val="000000"/>
                <w:sz w:val="20"/>
                <w:szCs w:val="20"/>
                <w:lang w:eastAsia="ru-RU"/>
              </w:rPr>
            </w:pPr>
          </w:p>
        </w:tc>
        <w:tc>
          <w:tcPr>
            <w:tcW w:w="4961" w:type="dxa"/>
            <w:gridSpan w:val="2"/>
            <w:tcPrChange w:id="5820" w:author="2" w:date="2021-08-31T10:55:00Z">
              <w:tcPr>
                <w:tcW w:w="4839" w:type="dxa"/>
              </w:tcPr>
            </w:tcPrChange>
          </w:tcPr>
          <w:p w14:paraId="761EC092" w14:textId="0B278ED7" w:rsidR="00FC7A68" w:rsidRPr="006F33AA" w:rsidRDefault="00FC7A68" w:rsidP="00FC7A68">
            <w:pPr>
              <w:ind w:firstLine="375"/>
              <w:jc w:val="both"/>
              <w:rPr>
                <w:rFonts w:ascii="Times New Roman" w:hAnsi="Times New Roman"/>
                <w:color w:val="000000"/>
                <w:sz w:val="20"/>
                <w:rPrChange w:id="5821"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5822" w:author="2" w:date="2021-08-31T10:55:00Z">
                  <w:rPr>
                    <w:rFonts w:ascii="Times New Roman" w:eastAsia="Times New Roman" w:hAnsi="Times New Roman" w:cs="Times New Roman"/>
                    <w:color w:val="000000"/>
                    <w:lang w:eastAsia="ru-RU"/>
                  </w:rPr>
                </w:rPrChange>
              </w:rPr>
              <w:t>1) только    </w:t>
            </w:r>
            <m:oMath>
              <m:r>
                <w:rPr>
                  <w:rFonts w:ascii="Cambria Math" w:hAnsi="Cambria Math"/>
                  <w:color w:val="000000"/>
                  <w:sz w:val="20"/>
                  <w:rPrChange w:id="5823" w:author="2" w:date="2021-08-31T10:55:00Z">
                    <w:rPr>
                      <w:rFonts w:ascii="Cambria Math" w:eastAsia="Times New Roman" w:hAnsi="Cambria Math" w:cs="Times New Roman"/>
                      <w:color w:val="000000"/>
                      <w:lang w:eastAsia="ru-RU"/>
                    </w:rPr>
                  </w:rPrChange>
                </w:rPr>
                <m:t xml:space="preserve">  2∙</m:t>
              </m:r>
              <m:sSup>
                <m:sSupPr>
                  <m:ctrlPr>
                    <w:rPr>
                      <w:rFonts w:ascii="Cambria Math" w:hAnsi="Cambria Math"/>
                      <w:i/>
                      <w:color w:val="000000"/>
                      <w:sz w:val="20"/>
                      <w:rPrChange w:id="5824" w:author="2" w:date="2021-08-31T10:55:00Z">
                        <w:rPr>
                          <w:rFonts w:ascii="Cambria Math" w:eastAsia="Times New Roman" w:hAnsi="Cambria Math" w:cs="Times New Roman"/>
                          <w:i/>
                          <w:color w:val="000000"/>
                          <w:lang w:eastAsia="ru-RU"/>
                        </w:rPr>
                      </w:rPrChange>
                    </w:rPr>
                  </m:ctrlPr>
                </m:sSupPr>
                <m:e>
                  <m:r>
                    <w:rPr>
                      <w:rFonts w:ascii="Cambria Math" w:hAnsi="Cambria Math"/>
                      <w:color w:val="000000"/>
                      <w:sz w:val="20"/>
                      <w:rPrChange w:id="5825" w:author="2" w:date="2021-08-31T10:55:00Z">
                        <w:rPr>
                          <w:rFonts w:ascii="Cambria Math" w:eastAsia="Times New Roman" w:hAnsi="Cambria Math" w:cs="Times New Roman"/>
                          <w:color w:val="000000"/>
                          <w:lang w:eastAsia="ru-RU"/>
                        </w:rPr>
                      </w:rPrChange>
                    </w:rPr>
                    <m:t>10</m:t>
                  </m:r>
                </m:e>
                <m:sup>
                  <m:r>
                    <w:rPr>
                      <w:rFonts w:ascii="Cambria Math" w:hAnsi="Cambria Math"/>
                      <w:color w:val="000000"/>
                      <w:sz w:val="20"/>
                      <w:rPrChange w:id="5826" w:author="2" w:date="2021-08-31T10:55:00Z">
                        <w:rPr>
                          <w:rFonts w:ascii="Cambria Math" w:eastAsia="Times New Roman" w:hAnsi="Cambria Math" w:cs="Times New Roman"/>
                          <w:color w:val="000000"/>
                          <w:lang w:eastAsia="ru-RU"/>
                        </w:rPr>
                      </w:rPrChange>
                    </w:rPr>
                    <m:t>-18</m:t>
                  </m:r>
                </m:sup>
              </m:sSup>
              <m:r>
                <w:rPr>
                  <w:rFonts w:ascii="Cambria Math" w:hAnsi="Cambria Math"/>
                  <w:color w:val="000000"/>
                  <w:sz w:val="20"/>
                  <w:rPrChange w:id="5827" w:author="2" w:date="2021-08-31T10:55:00Z">
                    <w:rPr>
                      <w:rFonts w:ascii="Cambria Math" w:eastAsia="Times New Roman" w:hAnsi="Cambria Math" w:cs="Times New Roman"/>
                      <w:color w:val="000000"/>
                      <w:lang w:eastAsia="ru-RU"/>
                    </w:rPr>
                  </w:rPrChange>
                </w:rPr>
                <m:t xml:space="preserve"> </m:t>
              </m:r>
            </m:oMath>
            <w:r w:rsidRPr="006F33AA">
              <w:rPr>
                <w:rFonts w:ascii="Times New Roman" w:hAnsi="Times New Roman"/>
                <w:color w:val="000000"/>
                <w:sz w:val="20"/>
                <w:rPrChange w:id="5828" w:author="2" w:date="2021-08-31T10:55:00Z">
                  <w:rPr>
                    <w:rFonts w:ascii="Times New Roman" w:eastAsia="Times New Roman" w:hAnsi="Times New Roman" w:cs="Times New Roman"/>
                    <w:color w:val="000000"/>
                    <w:lang w:eastAsia="ru-RU"/>
                  </w:rPr>
                </w:rPrChange>
              </w:rPr>
              <w:t> Дж</w:t>
            </w:r>
          </w:p>
          <w:p w14:paraId="14CE8BAA" w14:textId="412A6B7F" w:rsidR="00FC7A68" w:rsidRPr="006F33AA" w:rsidRDefault="00FC7A68" w:rsidP="00FC7A68">
            <w:pPr>
              <w:ind w:firstLine="375"/>
              <w:jc w:val="both"/>
              <w:rPr>
                <w:rFonts w:ascii="Times New Roman" w:hAnsi="Times New Roman"/>
                <w:color w:val="000000"/>
                <w:sz w:val="20"/>
                <w:rPrChange w:id="5829"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5830" w:author="2" w:date="2021-08-31T10:55:00Z">
                  <w:rPr>
                    <w:rFonts w:ascii="Times New Roman" w:eastAsia="Times New Roman" w:hAnsi="Times New Roman" w:cs="Times New Roman"/>
                    <w:color w:val="000000"/>
                    <w:lang w:eastAsia="ru-RU"/>
                  </w:rPr>
                </w:rPrChange>
              </w:rPr>
              <w:t xml:space="preserve">2) только  </w:t>
            </w:r>
            <m:oMath>
              <m:r>
                <w:rPr>
                  <w:rFonts w:ascii="Cambria Math" w:hAnsi="Cambria Math"/>
                  <w:color w:val="000000"/>
                  <w:sz w:val="20"/>
                  <w:rPrChange w:id="5831" w:author="2" w:date="2021-08-31T10:55:00Z">
                    <w:rPr>
                      <w:rFonts w:ascii="Cambria Math" w:eastAsia="Times New Roman" w:hAnsi="Cambria Math" w:cs="Times New Roman"/>
                      <w:color w:val="000000"/>
                      <w:lang w:eastAsia="ru-RU"/>
                    </w:rPr>
                  </w:rPrChange>
                </w:rPr>
                <m:t>3∙</m:t>
              </m:r>
              <m:sSup>
                <m:sSupPr>
                  <m:ctrlPr>
                    <w:rPr>
                      <w:rFonts w:ascii="Cambria Math" w:hAnsi="Cambria Math"/>
                      <w:i/>
                      <w:color w:val="000000"/>
                      <w:sz w:val="20"/>
                      <w:rPrChange w:id="5832" w:author="2" w:date="2021-08-31T10:55:00Z">
                        <w:rPr>
                          <w:rFonts w:ascii="Cambria Math" w:eastAsia="Times New Roman" w:hAnsi="Cambria Math" w:cs="Times New Roman"/>
                          <w:i/>
                          <w:color w:val="000000"/>
                          <w:lang w:eastAsia="ru-RU"/>
                        </w:rPr>
                      </w:rPrChange>
                    </w:rPr>
                  </m:ctrlPr>
                </m:sSupPr>
                <m:e>
                  <m:r>
                    <w:rPr>
                      <w:rFonts w:ascii="Cambria Math" w:hAnsi="Cambria Math"/>
                      <w:color w:val="000000"/>
                      <w:sz w:val="20"/>
                      <w:rPrChange w:id="5833" w:author="2" w:date="2021-08-31T10:55:00Z">
                        <w:rPr>
                          <w:rFonts w:ascii="Cambria Math" w:eastAsia="Times New Roman" w:hAnsi="Cambria Math" w:cs="Times New Roman"/>
                          <w:color w:val="000000"/>
                          <w:lang w:eastAsia="ru-RU"/>
                        </w:rPr>
                      </w:rPrChange>
                    </w:rPr>
                    <m:t>10</m:t>
                  </m:r>
                </m:e>
                <m:sup>
                  <m:r>
                    <w:rPr>
                      <w:rFonts w:ascii="Cambria Math" w:hAnsi="Cambria Math"/>
                      <w:color w:val="000000"/>
                      <w:sz w:val="20"/>
                      <w:rPrChange w:id="5834" w:author="2" w:date="2021-08-31T10:55:00Z">
                        <w:rPr>
                          <w:rFonts w:ascii="Cambria Math" w:eastAsia="Times New Roman" w:hAnsi="Cambria Math" w:cs="Times New Roman"/>
                          <w:color w:val="000000"/>
                          <w:lang w:eastAsia="ru-RU"/>
                        </w:rPr>
                      </w:rPrChange>
                    </w:rPr>
                    <m:t>-18</m:t>
                  </m:r>
                </m:sup>
              </m:sSup>
            </m:oMath>
            <w:r w:rsidRPr="006F33AA">
              <w:rPr>
                <w:rFonts w:ascii="Times New Roman" w:hAnsi="Times New Roman"/>
                <w:color w:val="000000"/>
                <w:sz w:val="20"/>
                <w:rPrChange w:id="5835" w:author="2" w:date="2021-08-31T10:55:00Z">
                  <w:rPr>
                    <w:rFonts w:ascii="Times New Roman" w:eastAsia="Times New Roman" w:hAnsi="Times New Roman" w:cs="Times New Roman"/>
                    <w:color w:val="000000"/>
                    <w:lang w:eastAsia="ru-RU"/>
                  </w:rPr>
                </w:rPrChange>
              </w:rPr>
              <w:t> и </w:t>
            </w:r>
            <w:r w:rsidRPr="006F33AA">
              <w:rPr>
                <w:rFonts w:ascii="Times New Roman" w:hAnsi="Times New Roman"/>
                <w:color w:val="000000"/>
                <w:sz w:val="20"/>
                <w:rPrChange w:id="5836" w:author="2" w:date="2021-08-31T10:55:00Z">
                  <w:rPr>
                    <w:rFonts w:ascii="Times New Roman" w:eastAsia="Times New Roman" w:hAnsi="Times New Roman" w:cs="Times New Roman"/>
                    <w:noProof/>
                    <w:color w:val="000000"/>
                    <w:lang w:eastAsia="ru-RU"/>
                  </w:rPr>
                </w:rPrChange>
              </w:rPr>
              <w:t xml:space="preserve"> 6</w:t>
            </w:r>
            <m:oMath>
              <m:r>
                <w:rPr>
                  <w:rFonts w:ascii="Cambria Math" w:hAnsi="Cambria Math"/>
                  <w:color w:val="000000"/>
                  <w:sz w:val="20"/>
                  <w:rPrChange w:id="5837" w:author="2" w:date="2021-08-31T10:55:00Z">
                    <w:rPr>
                      <w:rFonts w:ascii="Cambria Math" w:eastAsia="Times New Roman" w:hAnsi="Cambria Math" w:cs="Times New Roman"/>
                      <w:color w:val="000000"/>
                      <w:lang w:eastAsia="ru-RU"/>
                    </w:rPr>
                  </w:rPrChange>
                </w:rPr>
                <m:t>∙</m:t>
              </m:r>
              <m:sSup>
                <m:sSupPr>
                  <m:ctrlPr>
                    <w:rPr>
                      <w:rFonts w:ascii="Cambria Math" w:hAnsi="Cambria Math"/>
                      <w:i/>
                      <w:color w:val="000000"/>
                      <w:sz w:val="20"/>
                      <w:rPrChange w:id="5838" w:author="2" w:date="2021-08-31T10:55:00Z">
                        <w:rPr>
                          <w:rFonts w:ascii="Cambria Math" w:eastAsia="Times New Roman" w:hAnsi="Cambria Math" w:cs="Times New Roman"/>
                          <w:i/>
                          <w:color w:val="000000"/>
                          <w:lang w:eastAsia="ru-RU"/>
                        </w:rPr>
                      </w:rPrChange>
                    </w:rPr>
                  </m:ctrlPr>
                </m:sSupPr>
                <m:e>
                  <m:r>
                    <w:rPr>
                      <w:rFonts w:ascii="Cambria Math" w:hAnsi="Cambria Math"/>
                      <w:color w:val="000000"/>
                      <w:sz w:val="20"/>
                      <w:rPrChange w:id="5839" w:author="2" w:date="2021-08-31T10:55:00Z">
                        <w:rPr>
                          <w:rFonts w:ascii="Cambria Math" w:eastAsia="Times New Roman" w:hAnsi="Cambria Math" w:cs="Times New Roman"/>
                          <w:color w:val="000000"/>
                          <w:lang w:eastAsia="ru-RU"/>
                        </w:rPr>
                      </w:rPrChange>
                    </w:rPr>
                    <m:t>10</m:t>
                  </m:r>
                </m:e>
                <m:sup>
                  <m:r>
                    <w:rPr>
                      <w:rFonts w:ascii="Cambria Math" w:hAnsi="Cambria Math"/>
                      <w:color w:val="000000"/>
                      <w:sz w:val="20"/>
                      <w:rPrChange w:id="5840" w:author="2" w:date="2021-08-31T10:55:00Z">
                        <w:rPr>
                          <w:rFonts w:ascii="Cambria Math" w:eastAsia="Times New Roman" w:hAnsi="Cambria Math" w:cs="Times New Roman"/>
                          <w:color w:val="000000"/>
                          <w:lang w:eastAsia="ru-RU"/>
                        </w:rPr>
                      </w:rPrChange>
                    </w:rPr>
                    <m:t>-18</m:t>
                  </m:r>
                </m:sup>
              </m:sSup>
            </m:oMath>
            <w:r w:rsidRPr="006F33AA">
              <w:rPr>
                <w:rFonts w:ascii="Times New Roman" w:hAnsi="Times New Roman"/>
                <w:color w:val="000000"/>
                <w:sz w:val="20"/>
                <w:rPrChange w:id="5841" w:author="2" w:date="2021-08-31T10:55:00Z">
                  <w:rPr>
                    <w:rFonts w:ascii="Times New Roman" w:eastAsia="Times New Roman" w:hAnsi="Times New Roman" w:cs="Times New Roman"/>
                    <w:color w:val="000000"/>
                    <w:lang w:eastAsia="ru-RU"/>
                  </w:rPr>
                </w:rPrChange>
              </w:rPr>
              <w:t> Дж</w:t>
            </w:r>
          </w:p>
          <w:p w14:paraId="52D0BE84" w14:textId="002F7DFA" w:rsidR="00FC7A68" w:rsidRPr="006F33AA" w:rsidRDefault="00FC7A68" w:rsidP="00FC7A68">
            <w:pPr>
              <w:ind w:firstLine="375"/>
              <w:jc w:val="both"/>
              <w:rPr>
                <w:rFonts w:ascii="Times New Roman" w:hAnsi="Times New Roman"/>
                <w:color w:val="000000"/>
                <w:sz w:val="20"/>
                <w:rPrChange w:id="5842"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5843" w:author="2" w:date="2021-08-31T10:55:00Z">
                  <w:rPr>
                    <w:rFonts w:ascii="Times New Roman" w:eastAsia="Times New Roman" w:hAnsi="Times New Roman" w:cs="Times New Roman"/>
                    <w:color w:val="000000"/>
                    <w:lang w:eastAsia="ru-RU"/>
                  </w:rPr>
                </w:rPrChange>
              </w:rPr>
              <w:t>3) только </w:t>
            </w:r>
            <m:oMath>
              <m:r>
                <w:rPr>
                  <w:rFonts w:ascii="Cambria Math" w:hAnsi="Cambria Math"/>
                  <w:color w:val="000000"/>
                  <w:sz w:val="20"/>
                  <w:rPrChange w:id="5844" w:author="2" w:date="2021-08-31T10:55:00Z">
                    <w:rPr>
                      <w:rFonts w:ascii="Cambria Math" w:eastAsia="Times New Roman" w:hAnsi="Cambria Math" w:cs="Times New Roman"/>
                      <w:color w:val="000000"/>
                      <w:lang w:eastAsia="ru-RU"/>
                    </w:rPr>
                  </w:rPrChange>
                </w:rPr>
                <m:t>2∙</m:t>
              </m:r>
              <m:sSup>
                <m:sSupPr>
                  <m:ctrlPr>
                    <w:rPr>
                      <w:rFonts w:ascii="Cambria Math" w:hAnsi="Cambria Math"/>
                      <w:i/>
                      <w:color w:val="000000"/>
                      <w:sz w:val="20"/>
                      <w:rPrChange w:id="5845" w:author="2" w:date="2021-08-31T10:55:00Z">
                        <w:rPr>
                          <w:rFonts w:ascii="Cambria Math" w:eastAsia="Times New Roman" w:hAnsi="Cambria Math" w:cs="Times New Roman"/>
                          <w:i/>
                          <w:color w:val="000000"/>
                          <w:lang w:eastAsia="ru-RU"/>
                        </w:rPr>
                      </w:rPrChange>
                    </w:rPr>
                  </m:ctrlPr>
                </m:sSupPr>
                <m:e>
                  <m:r>
                    <w:rPr>
                      <w:rFonts w:ascii="Cambria Math" w:hAnsi="Cambria Math"/>
                      <w:color w:val="000000"/>
                      <w:sz w:val="20"/>
                      <w:rPrChange w:id="5846" w:author="2" w:date="2021-08-31T10:55:00Z">
                        <w:rPr>
                          <w:rFonts w:ascii="Cambria Math" w:eastAsia="Times New Roman" w:hAnsi="Cambria Math" w:cs="Times New Roman"/>
                          <w:color w:val="000000"/>
                          <w:lang w:eastAsia="ru-RU"/>
                        </w:rPr>
                      </w:rPrChange>
                    </w:rPr>
                    <m:t>10</m:t>
                  </m:r>
                </m:e>
                <m:sup>
                  <m:r>
                    <w:rPr>
                      <w:rFonts w:ascii="Cambria Math" w:hAnsi="Cambria Math"/>
                      <w:color w:val="000000"/>
                      <w:sz w:val="20"/>
                      <w:rPrChange w:id="5847" w:author="2" w:date="2021-08-31T10:55:00Z">
                        <w:rPr>
                          <w:rFonts w:ascii="Cambria Math" w:eastAsia="Times New Roman" w:hAnsi="Cambria Math" w:cs="Times New Roman"/>
                          <w:color w:val="000000"/>
                          <w:lang w:eastAsia="ru-RU"/>
                        </w:rPr>
                      </w:rPrChange>
                    </w:rPr>
                    <m:t>-18</m:t>
                  </m:r>
                </m:sup>
              </m:sSup>
            </m:oMath>
            <w:r w:rsidRPr="006F33AA">
              <w:rPr>
                <w:rFonts w:ascii="Times New Roman" w:hAnsi="Times New Roman"/>
                <w:color w:val="000000"/>
                <w:sz w:val="20"/>
                <w:rPrChange w:id="5848" w:author="2" w:date="2021-08-31T10:55:00Z">
                  <w:rPr>
                    <w:rFonts w:ascii="Times New Roman" w:eastAsia="Times New Roman" w:hAnsi="Times New Roman" w:cs="Times New Roman"/>
                    <w:color w:val="000000"/>
                    <w:lang w:eastAsia="ru-RU"/>
                  </w:rPr>
                </w:rPrChange>
              </w:rPr>
              <w:t> </w:t>
            </w:r>
            <m:oMath>
              <m:r>
                <w:rPr>
                  <w:rFonts w:ascii="Cambria Math" w:hAnsi="Cambria Math"/>
                  <w:color w:val="000000"/>
                  <w:sz w:val="20"/>
                  <w:rPrChange w:id="5849" w:author="2" w:date="2021-08-31T10:55:00Z">
                    <w:rPr>
                      <w:rFonts w:ascii="Cambria Math" w:eastAsia="Times New Roman" w:hAnsi="Cambria Math" w:cs="Times New Roman"/>
                      <w:color w:val="000000"/>
                      <w:lang w:eastAsia="ru-RU"/>
                    </w:rPr>
                  </w:rPrChange>
                </w:rPr>
                <m:t>,5∙</m:t>
              </m:r>
              <m:sSup>
                <m:sSupPr>
                  <m:ctrlPr>
                    <w:rPr>
                      <w:rFonts w:ascii="Cambria Math" w:hAnsi="Cambria Math"/>
                      <w:i/>
                      <w:color w:val="000000"/>
                      <w:sz w:val="20"/>
                      <w:rPrChange w:id="5850" w:author="2" w:date="2021-08-31T10:55:00Z">
                        <w:rPr>
                          <w:rFonts w:ascii="Cambria Math" w:eastAsia="Times New Roman" w:hAnsi="Cambria Math" w:cs="Times New Roman"/>
                          <w:i/>
                          <w:color w:val="000000"/>
                          <w:lang w:eastAsia="ru-RU"/>
                        </w:rPr>
                      </w:rPrChange>
                    </w:rPr>
                  </m:ctrlPr>
                </m:sSupPr>
                <m:e>
                  <m:r>
                    <w:rPr>
                      <w:rFonts w:ascii="Cambria Math" w:hAnsi="Cambria Math"/>
                      <w:color w:val="000000"/>
                      <w:sz w:val="20"/>
                      <w:rPrChange w:id="5851" w:author="2" w:date="2021-08-31T10:55:00Z">
                        <w:rPr>
                          <w:rFonts w:ascii="Cambria Math" w:eastAsia="Times New Roman" w:hAnsi="Cambria Math" w:cs="Times New Roman"/>
                          <w:color w:val="000000"/>
                          <w:lang w:eastAsia="ru-RU"/>
                        </w:rPr>
                      </w:rPrChange>
                    </w:rPr>
                    <m:t>10</m:t>
                  </m:r>
                </m:e>
                <m:sup>
                  <m:r>
                    <w:rPr>
                      <w:rFonts w:ascii="Cambria Math" w:hAnsi="Cambria Math"/>
                      <w:color w:val="000000"/>
                      <w:sz w:val="20"/>
                      <w:rPrChange w:id="5852" w:author="2" w:date="2021-08-31T10:55:00Z">
                        <w:rPr>
                          <w:rFonts w:ascii="Cambria Math" w:eastAsia="Times New Roman" w:hAnsi="Cambria Math" w:cs="Times New Roman"/>
                          <w:color w:val="000000"/>
                          <w:lang w:eastAsia="ru-RU"/>
                        </w:rPr>
                      </w:rPrChange>
                    </w:rPr>
                    <m:t>-18</m:t>
                  </m:r>
                </m:sup>
              </m:sSup>
            </m:oMath>
            <w:r w:rsidRPr="006F33AA">
              <w:rPr>
                <w:rFonts w:ascii="Times New Roman" w:hAnsi="Times New Roman"/>
                <w:color w:val="000000"/>
                <w:sz w:val="20"/>
                <w:rPrChange w:id="5853" w:author="2" w:date="2021-08-31T10:55:00Z">
                  <w:rPr>
                    <w:rFonts w:ascii="Times New Roman" w:eastAsia="Times New Roman" w:hAnsi="Times New Roman" w:cs="Times New Roman"/>
                    <w:color w:val="000000"/>
                    <w:lang w:eastAsia="ru-RU"/>
                  </w:rPr>
                </w:rPrChange>
              </w:rPr>
              <w:t> и </w:t>
            </w:r>
            <m:oMath>
              <m:r>
                <w:rPr>
                  <w:rFonts w:ascii="Cambria Math" w:hAnsi="Cambria Math"/>
                  <w:color w:val="000000"/>
                  <w:sz w:val="20"/>
                  <w:rPrChange w:id="5854" w:author="2" w:date="2021-08-31T10:55:00Z">
                    <w:rPr>
                      <w:rFonts w:ascii="Cambria Math" w:eastAsia="Times New Roman" w:hAnsi="Cambria Math" w:cs="Times New Roman"/>
                      <w:color w:val="000000"/>
                      <w:lang w:eastAsia="ru-RU"/>
                    </w:rPr>
                  </w:rPrChange>
                </w:rPr>
                <m:t>8∙</m:t>
              </m:r>
              <m:sSup>
                <m:sSupPr>
                  <m:ctrlPr>
                    <w:rPr>
                      <w:rFonts w:ascii="Cambria Math" w:hAnsi="Cambria Math"/>
                      <w:i/>
                      <w:color w:val="000000"/>
                      <w:sz w:val="20"/>
                      <w:rPrChange w:id="5855" w:author="2" w:date="2021-08-31T10:55:00Z">
                        <w:rPr>
                          <w:rFonts w:ascii="Cambria Math" w:eastAsia="Times New Roman" w:hAnsi="Cambria Math" w:cs="Times New Roman"/>
                          <w:i/>
                          <w:color w:val="000000"/>
                          <w:lang w:eastAsia="ru-RU"/>
                        </w:rPr>
                      </w:rPrChange>
                    </w:rPr>
                  </m:ctrlPr>
                </m:sSupPr>
                <m:e>
                  <m:r>
                    <w:rPr>
                      <w:rFonts w:ascii="Cambria Math" w:hAnsi="Cambria Math"/>
                      <w:color w:val="000000"/>
                      <w:sz w:val="20"/>
                      <w:rPrChange w:id="5856" w:author="2" w:date="2021-08-31T10:55:00Z">
                        <w:rPr>
                          <w:rFonts w:ascii="Cambria Math" w:eastAsia="Times New Roman" w:hAnsi="Cambria Math" w:cs="Times New Roman"/>
                          <w:color w:val="000000"/>
                          <w:lang w:eastAsia="ru-RU"/>
                        </w:rPr>
                      </w:rPrChange>
                    </w:rPr>
                    <m:t>10</m:t>
                  </m:r>
                </m:e>
                <m:sup>
                  <m:r>
                    <w:rPr>
                      <w:rFonts w:ascii="Cambria Math" w:hAnsi="Cambria Math"/>
                      <w:color w:val="000000"/>
                      <w:sz w:val="20"/>
                      <w:rPrChange w:id="5857" w:author="2" w:date="2021-08-31T10:55:00Z">
                        <w:rPr>
                          <w:rFonts w:ascii="Cambria Math" w:eastAsia="Times New Roman" w:hAnsi="Cambria Math" w:cs="Times New Roman"/>
                          <w:color w:val="000000"/>
                          <w:lang w:eastAsia="ru-RU"/>
                        </w:rPr>
                      </w:rPrChange>
                    </w:rPr>
                    <m:t>-18</m:t>
                  </m:r>
                </m:sup>
              </m:sSup>
            </m:oMath>
            <w:r w:rsidRPr="006F33AA">
              <w:rPr>
                <w:rFonts w:ascii="Times New Roman" w:hAnsi="Times New Roman"/>
                <w:color w:val="000000"/>
                <w:sz w:val="20"/>
                <w:rPrChange w:id="5858" w:author="2" w:date="2021-08-31T10:55:00Z">
                  <w:rPr>
                    <w:rFonts w:ascii="Times New Roman" w:eastAsia="Times New Roman" w:hAnsi="Times New Roman" w:cs="Times New Roman"/>
                    <w:color w:val="000000"/>
                    <w:lang w:eastAsia="ru-RU"/>
                  </w:rPr>
                </w:rPrChange>
              </w:rPr>
              <w:t xml:space="preserve">  Дж</w:t>
            </w:r>
          </w:p>
          <w:p w14:paraId="2D29ABEA" w14:textId="172F0F47" w:rsidR="00FC7A68" w:rsidRPr="006F33AA" w:rsidRDefault="00FC7A68" w:rsidP="00FC7A68">
            <w:pPr>
              <w:ind w:firstLine="375"/>
              <w:jc w:val="both"/>
              <w:rPr>
                <w:rFonts w:ascii="Times New Roman" w:hAnsi="Times New Roman"/>
                <w:color w:val="000000"/>
                <w:sz w:val="20"/>
                <w:rPrChange w:id="5859"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5860" w:author="2" w:date="2021-08-31T10:55:00Z">
                  <w:rPr>
                    <w:rFonts w:ascii="Times New Roman" w:eastAsia="Times New Roman" w:hAnsi="Times New Roman" w:cs="Times New Roman"/>
                    <w:color w:val="000000"/>
                    <w:lang w:eastAsia="ru-RU"/>
                  </w:rPr>
                </w:rPrChange>
              </w:rPr>
              <w:t>4) любой от </w:t>
            </w:r>
            <m:oMath>
              <m:r>
                <w:rPr>
                  <w:rFonts w:ascii="Cambria Math" w:hAnsi="Cambria Math"/>
                  <w:color w:val="000000"/>
                  <w:sz w:val="20"/>
                  <w:rPrChange w:id="5861" w:author="2" w:date="2021-08-31T10:55:00Z">
                    <w:rPr>
                      <w:rFonts w:ascii="Cambria Math" w:eastAsia="Times New Roman" w:hAnsi="Cambria Math" w:cs="Times New Roman"/>
                      <w:color w:val="000000"/>
                      <w:lang w:eastAsia="ru-RU"/>
                    </w:rPr>
                  </w:rPrChange>
                </w:rPr>
                <m:t>2∙</m:t>
              </m:r>
              <m:sSup>
                <m:sSupPr>
                  <m:ctrlPr>
                    <w:rPr>
                      <w:rFonts w:ascii="Cambria Math" w:hAnsi="Cambria Math"/>
                      <w:i/>
                      <w:color w:val="000000"/>
                      <w:sz w:val="20"/>
                      <w:rPrChange w:id="5862" w:author="2" w:date="2021-08-31T10:55:00Z">
                        <w:rPr>
                          <w:rFonts w:ascii="Cambria Math" w:eastAsia="Times New Roman" w:hAnsi="Cambria Math" w:cs="Times New Roman"/>
                          <w:i/>
                          <w:color w:val="000000"/>
                          <w:lang w:eastAsia="ru-RU"/>
                        </w:rPr>
                      </w:rPrChange>
                    </w:rPr>
                  </m:ctrlPr>
                </m:sSupPr>
                <m:e>
                  <m:r>
                    <w:rPr>
                      <w:rFonts w:ascii="Cambria Math" w:hAnsi="Cambria Math"/>
                      <w:color w:val="000000"/>
                      <w:sz w:val="20"/>
                      <w:rPrChange w:id="5863" w:author="2" w:date="2021-08-31T10:55:00Z">
                        <w:rPr>
                          <w:rFonts w:ascii="Cambria Math" w:eastAsia="Times New Roman" w:hAnsi="Cambria Math" w:cs="Times New Roman"/>
                          <w:color w:val="000000"/>
                          <w:lang w:eastAsia="ru-RU"/>
                        </w:rPr>
                      </w:rPrChange>
                    </w:rPr>
                    <m:t>10</m:t>
                  </m:r>
                </m:e>
                <m:sup>
                  <m:r>
                    <w:rPr>
                      <w:rFonts w:ascii="Cambria Math" w:hAnsi="Cambria Math"/>
                      <w:color w:val="000000"/>
                      <w:sz w:val="20"/>
                      <w:rPrChange w:id="5864" w:author="2" w:date="2021-08-31T10:55:00Z">
                        <w:rPr>
                          <w:rFonts w:ascii="Cambria Math" w:eastAsia="Times New Roman" w:hAnsi="Cambria Math" w:cs="Times New Roman"/>
                          <w:color w:val="000000"/>
                          <w:lang w:eastAsia="ru-RU"/>
                        </w:rPr>
                      </w:rPrChange>
                    </w:rPr>
                    <m:t>-18</m:t>
                  </m:r>
                </m:sup>
              </m:sSup>
            </m:oMath>
            <w:r w:rsidRPr="006F33AA">
              <w:rPr>
                <w:rFonts w:ascii="Times New Roman" w:hAnsi="Times New Roman"/>
                <w:color w:val="000000"/>
                <w:sz w:val="20"/>
                <w:rPrChange w:id="5865" w:author="2" w:date="2021-08-31T10:55:00Z">
                  <w:rPr>
                    <w:rFonts w:ascii="Times New Roman" w:eastAsia="Times New Roman" w:hAnsi="Times New Roman" w:cs="Times New Roman"/>
                    <w:noProof/>
                    <w:color w:val="000000"/>
                    <w:lang w:eastAsia="ru-RU"/>
                  </w:rPr>
                </w:rPrChange>
              </w:rPr>
              <w:t xml:space="preserve">  </w:t>
            </w:r>
            <w:r w:rsidRPr="006F33AA">
              <w:rPr>
                <w:rFonts w:ascii="Times New Roman" w:hAnsi="Times New Roman"/>
                <w:color w:val="000000"/>
                <w:sz w:val="20"/>
                <w:rPrChange w:id="5866" w:author="2" w:date="2021-08-31T10:55:00Z">
                  <w:rPr>
                    <w:rFonts w:ascii="Times New Roman" w:eastAsia="Times New Roman" w:hAnsi="Times New Roman" w:cs="Times New Roman"/>
                    <w:color w:val="000000"/>
                    <w:lang w:eastAsia="ru-RU"/>
                  </w:rPr>
                </w:rPrChange>
              </w:rPr>
              <w:t> до </w:t>
            </w:r>
            <m:oMath>
              <m:r>
                <w:rPr>
                  <w:rFonts w:ascii="Cambria Math" w:hAnsi="Cambria Math"/>
                  <w:color w:val="000000"/>
                  <w:sz w:val="20"/>
                  <w:rPrChange w:id="5867" w:author="2" w:date="2021-08-31T10:55:00Z">
                    <w:rPr>
                      <w:rFonts w:ascii="Cambria Math" w:eastAsia="Times New Roman" w:hAnsi="Cambria Math" w:cs="Times New Roman"/>
                      <w:color w:val="000000"/>
                      <w:lang w:eastAsia="ru-RU"/>
                    </w:rPr>
                  </w:rPrChange>
                </w:rPr>
                <m:t>8∙</m:t>
              </m:r>
              <m:sSup>
                <m:sSupPr>
                  <m:ctrlPr>
                    <w:rPr>
                      <w:rFonts w:ascii="Cambria Math" w:hAnsi="Cambria Math"/>
                      <w:i/>
                      <w:color w:val="000000"/>
                      <w:sz w:val="20"/>
                      <w:rPrChange w:id="5868" w:author="2" w:date="2021-08-31T10:55:00Z">
                        <w:rPr>
                          <w:rFonts w:ascii="Cambria Math" w:eastAsia="Times New Roman" w:hAnsi="Cambria Math" w:cs="Times New Roman"/>
                          <w:i/>
                          <w:color w:val="000000"/>
                          <w:lang w:eastAsia="ru-RU"/>
                        </w:rPr>
                      </w:rPrChange>
                    </w:rPr>
                  </m:ctrlPr>
                </m:sSupPr>
                <m:e>
                  <m:r>
                    <w:rPr>
                      <w:rFonts w:ascii="Cambria Math" w:hAnsi="Cambria Math"/>
                      <w:color w:val="000000"/>
                      <w:sz w:val="20"/>
                      <w:rPrChange w:id="5869" w:author="2" w:date="2021-08-31T10:55:00Z">
                        <w:rPr>
                          <w:rFonts w:ascii="Cambria Math" w:eastAsia="Times New Roman" w:hAnsi="Cambria Math" w:cs="Times New Roman"/>
                          <w:color w:val="000000"/>
                          <w:lang w:eastAsia="ru-RU"/>
                        </w:rPr>
                      </w:rPrChange>
                    </w:rPr>
                    <m:t>10</m:t>
                  </m:r>
                </m:e>
                <m:sup>
                  <m:r>
                    <w:rPr>
                      <w:rFonts w:ascii="Cambria Math" w:hAnsi="Cambria Math"/>
                      <w:color w:val="000000"/>
                      <w:sz w:val="20"/>
                      <w:rPrChange w:id="5870" w:author="2" w:date="2021-08-31T10:55:00Z">
                        <w:rPr>
                          <w:rFonts w:ascii="Cambria Math" w:eastAsia="Times New Roman" w:hAnsi="Cambria Math" w:cs="Times New Roman"/>
                          <w:color w:val="000000"/>
                          <w:lang w:eastAsia="ru-RU"/>
                        </w:rPr>
                      </w:rPrChange>
                    </w:rPr>
                    <m:t>-18</m:t>
                  </m:r>
                </m:sup>
              </m:sSup>
            </m:oMath>
            <w:r w:rsidRPr="006F33AA">
              <w:rPr>
                <w:rFonts w:ascii="Times New Roman" w:hAnsi="Times New Roman"/>
                <w:color w:val="000000"/>
                <w:sz w:val="20"/>
                <w:rPrChange w:id="5871" w:author="2" w:date="2021-08-31T10:55:00Z">
                  <w:rPr>
                    <w:rFonts w:ascii="Times New Roman" w:eastAsia="Times New Roman" w:hAnsi="Times New Roman" w:cs="Times New Roman"/>
                    <w:noProof/>
                    <w:color w:val="000000"/>
                    <w:lang w:eastAsia="ru-RU"/>
                  </w:rPr>
                </w:rPrChange>
              </w:rPr>
              <w:t xml:space="preserve"> </w:t>
            </w:r>
            <w:r w:rsidRPr="006F33AA">
              <w:rPr>
                <w:rFonts w:ascii="Times New Roman" w:hAnsi="Times New Roman"/>
                <w:color w:val="000000"/>
                <w:sz w:val="20"/>
                <w:rPrChange w:id="5872" w:author="2" w:date="2021-08-31T10:55:00Z">
                  <w:rPr>
                    <w:rFonts w:ascii="Times New Roman" w:eastAsia="Times New Roman" w:hAnsi="Times New Roman" w:cs="Times New Roman"/>
                    <w:color w:val="000000"/>
                    <w:lang w:eastAsia="ru-RU"/>
                  </w:rPr>
                </w:rPrChange>
              </w:rPr>
              <w:t> Дж</w:t>
            </w:r>
          </w:p>
          <w:p w14:paraId="113BE6C9" w14:textId="77777777" w:rsidR="00FC7A68" w:rsidRPr="006F33AA" w:rsidRDefault="00FC7A68" w:rsidP="00FC7A68">
            <w:pPr>
              <w:pStyle w:val="a4"/>
              <w:spacing w:after="0" w:line="273" w:lineRule="exact"/>
              <w:ind w:left="346" w:right="20" w:firstLine="142"/>
              <w:rPr>
                <w:rFonts w:ascii="Times New Roman" w:hAnsi="Times New Roman"/>
                <w:color w:val="000000"/>
                <w:sz w:val="20"/>
                <w:rPrChange w:id="5873"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874" w:author="2" w:date="2021-08-31T10:55:00Z">
              <w:tcPr>
                <w:tcW w:w="547" w:type="dxa"/>
              </w:tcPr>
            </w:tcPrChange>
          </w:tcPr>
          <w:p w14:paraId="421170D4" w14:textId="7E8E15D9"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FC7A68" w:rsidRPr="00450F2B" w14:paraId="3695E750" w14:textId="77777777" w:rsidTr="00911EF6">
        <w:tc>
          <w:tcPr>
            <w:tcW w:w="846" w:type="dxa"/>
            <w:tcPrChange w:id="5875" w:author="2" w:date="2021-08-31T10:55:00Z">
              <w:tcPr>
                <w:tcW w:w="846" w:type="dxa"/>
              </w:tcPr>
            </w:tcPrChange>
          </w:tcPr>
          <w:p w14:paraId="290DFA7B" w14:textId="77777777" w:rsidR="00FC7A68" w:rsidRPr="00450F2B" w:rsidRDefault="00FC7A68" w:rsidP="00FC7A68">
            <w:pPr>
              <w:spacing w:after="120"/>
              <w:rPr>
                <w:rFonts w:ascii="Times New Roman" w:hAnsi="Times New Roman" w:cs="Times New Roman"/>
                <w:sz w:val="24"/>
                <w:szCs w:val="24"/>
              </w:rPr>
            </w:pPr>
          </w:p>
        </w:tc>
        <w:tc>
          <w:tcPr>
            <w:tcW w:w="1843" w:type="dxa"/>
            <w:tcPrChange w:id="5876" w:author="2" w:date="2021-08-31T10:55:00Z">
              <w:tcPr>
                <w:tcW w:w="1843" w:type="dxa"/>
              </w:tcPr>
            </w:tcPrChange>
          </w:tcPr>
          <w:p w14:paraId="184F1BE0" w14:textId="77777777" w:rsidR="00FC7A68" w:rsidRPr="00450F2B" w:rsidRDefault="00FC7A68" w:rsidP="00FC7A68">
            <w:pPr>
              <w:spacing w:after="120"/>
              <w:rPr>
                <w:rFonts w:ascii="Times New Roman" w:hAnsi="Times New Roman" w:cs="Times New Roman"/>
                <w:sz w:val="24"/>
                <w:szCs w:val="24"/>
              </w:rPr>
            </w:pPr>
          </w:p>
        </w:tc>
        <w:tc>
          <w:tcPr>
            <w:tcW w:w="425" w:type="dxa"/>
            <w:tcPrChange w:id="5877" w:author="2" w:date="2021-08-31T10:55:00Z">
              <w:tcPr>
                <w:tcW w:w="425" w:type="dxa"/>
              </w:tcPr>
            </w:tcPrChange>
          </w:tcPr>
          <w:p w14:paraId="2DED1606" w14:textId="77777777" w:rsidR="00FC7A68" w:rsidRPr="00450F2B" w:rsidRDefault="00FC7A68" w:rsidP="00FC7A68">
            <w:pPr>
              <w:spacing w:after="120"/>
              <w:rPr>
                <w:rFonts w:ascii="Times New Roman" w:hAnsi="Times New Roman" w:cs="Times New Roman"/>
                <w:sz w:val="24"/>
                <w:szCs w:val="24"/>
              </w:rPr>
            </w:pPr>
          </w:p>
        </w:tc>
        <w:tc>
          <w:tcPr>
            <w:tcW w:w="392" w:type="dxa"/>
            <w:tcPrChange w:id="5878" w:author="2" w:date="2021-08-31T10:55:00Z">
              <w:tcPr>
                <w:tcW w:w="392" w:type="dxa"/>
              </w:tcPr>
            </w:tcPrChange>
          </w:tcPr>
          <w:p w14:paraId="7B72C01D" w14:textId="77777777" w:rsidR="00FC7A68" w:rsidRPr="00450F2B" w:rsidRDefault="00FC7A68" w:rsidP="00FC7A68">
            <w:pPr>
              <w:spacing w:after="120"/>
              <w:rPr>
                <w:rFonts w:ascii="Times New Roman" w:hAnsi="Times New Roman" w:cs="Times New Roman"/>
                <w:sz w:val="24"/>
                <w:szCs w:val="24"/>
              </w:rPr>
            </w:pPr>
          </w:p>
        </w:tc>
        <w:tc>
          <w:tcPr>
            <w:tcW w:w="553" w:type="dxa"/>
            <w:tcPrChange w:id="5879" w:author="2" w:date="2021-08-31T10:55:00Z">
              <w:tcPr>
                <w:tcW w:w="553" w:type="dxa"/>
              </w:tcPr>
            </w:tcPrChange>
          </w:tcPr>
          <w:p w14:paraId="7C4113DD" w14:textId="2951056F"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5880" w:author="2" w:date="2021-08-31T10:55:00Z">
              <w:tcPr>
                <w:tcW w:w="6001" w:type="dxa"/>
              </w:tcPr>
            </w:tcPrChange>
          </w:tcPr>
          <w:p w14:paraId="5889DF44" w14:textId="77777777" w:rsidR="00FC7A68" w:rsidRDefault="00FC7A68" w:rsidP="00FC7A68">
            <w:pPr>
              <w:ind w:hanging="61"/>
              <w:rPr>
                <w:rFonts w:ascii="Times New Roman" w:hAnsi="Times New Roman" w:cs="Times New Roman"/>
                <w:color w:val="000000"/>
                <w:sz w:val="20"/>
                <w:szCs w:val="20"/>
              </w:rPr>
            </w:pPr>
            <w:r>
              <w:rPr>
                <w:noProof/>
                <w:lang w:eastAsia="ru-RU"/>
              </w:rPr>
              <w:drawing>
                <wp:anchor distT="0" distB="0" distL="114300" distR="114300" simplePos="0" relativeHeight="252185600" behindDoc="1" locked="0" layoutInCell="1" allowOverlap="1" wp14:anchorId="7F0B65BB" wp14:editId="79E81C12">
                  <wp:simplePos x="0" y="0"/>
                  <wp:positionH relativeFrom="column">
                    <wp:posOffset>2825750</wp:posOffset>
                  </wp:positionH>
                  <wp:positionV relativeFrom="paragraph">
                    <wp:posOffset>9525</wp:posOffset>
                  </wp:positionV>
                  <wp:extent cx="723900" cy="1349375"/>
                  <wp:effectExtent l="0" t="0" r="0" b="3175"/>
                  <wp:wrapTight wrapText="bothSides">
                    <wp:wrapPolygon edited="0">
                      <wp:start x="0" y="0"/>
                      <wp:lineTo x="0" y="21346"/>
                      <wp:lineTo x="21032" y="21346"/>
                      <wp:lineTo x="21032" y="0"/>
                      <wp:lineTo x="0" y="0"/>
                    </wp:wrapPolygon>
                  </wp:wrapTight>
                  <wp:docPr id="97" name="Рисунок 97" descr="https://phys-ege.sdamgia.ru/get_file?id=16105&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hys-ege.sdamgia.ru/get_file?id=16105&amp;png=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723900" cy="1349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142">
              <w:rPr>
                <w:rFonts w:ascii="Times New Roman" w:hAnsi="Times New Roman" w:cs="Times New Roman"/>
                <w:color w:val="000000"/>
                <w:sz w:val="20"/>
                <w:szCs w:val="20"/>
              </w:rPr>
              <w:t>На рисунке показаны энергетические уровни атома водорода. Если атом находится в основном состоянии, то для его перехода в ионизированное состояние необходимо</w:t>
            </w:r>
          </w:p>
          <w:p w14:paraId="443493A0" w14:textId="77777777" w:rsidR="00FC7A68" w:rsidRDefault="00FC7A68" w:rsidP="00FC7A68">
            <w:pPr>
              <w:ind w:hanging="61"/>
              <w:rPr>
                <w:rFonts w:ascii="Times New Roman" w:hAnsi="Times New Roman" w:cs="Times New Roman"/>
                <w:color w:val="000000"/>
                <w:sz w:val="20"/>
                <w:szCs w:val="20"/>
              </w:rPr>
            </w:pPr>
          </w:p>
          <w:p w14:paraId="1D401DCE" w14:textId="77777777" w:rsidR="00FC7A68" w:rsidRDefault="00FC7A68" w:rsidP="00FC7A68">
            <w:pPr>
              <w:ind w:hanging="61"/>
              <w:rPr>
                <w:rFonts w:ascii="Times New Roman" w:hAnsi="Times New Roman" w:cs="Times New Roman"/>
                <w:color w:val="000000"/>
                <w:sz w:val="20"/>
                <w:szCs w:val="20"/>
              </w:rPr>
            </w:pPr>
          </w:p>
          <w:p w14:paraId="3FC435FD" w14:textId="77777777" w:rsidR="00FC7A68" w:rsidRDefault="00FC7A68" w:rsidP="00FC7A68">
            <w:pPr>
              <w:ind w:hanging="61"/>
              <w:rPr>
                <w:rFonts w:ascii="Times New Roman" w:hAnsi="Times New Roman" w:cs="Times New Roman"/>
                <w:color w:val="000000"/>
                <w:sz w:val="20"/>
                <w:szCs w:val="20"/>
              </w:rPr>
            </w:pPr>
          </w:p>
          <w:p w14:paraId="6557EFB1" w14:textId="77777777" w:rsidR="00FC7A68" w:rsidRDefault="00FC7A68" w:rsidP="00FC7A68">
            <w:pPr>
              <w:ind w:hanging="61"/>
              <w:rPr>
                <w:rFonts w:ascii="Times New Roman" w:hAnsi="Times New Roman" w:cs="Times New Roman"/>
                <w:color w:val="000000"/>
                <w:sz w:val="20"/>
                <w:szCs w:val="20"/>
              </w:rPr>
            </w:pPr>
          </w:p>
          <w:p w14:paraId="79934FC2" w14:textId="77777777" w:rsidR="00FC7A68" w:rsidRDefault="00FC7A68" w:rsidP="00FC7A68">
            <w:pPr>
              <w:ind w:hanging="61"/>
              <w:rPr>
                <w:rFonts w:ascii="Times New Roman" w:hAnsi="Times New Roman" w:cs="Times New Roman"/>
                <w:color w:val="000000"/>
                <w:sz w:val="20"/>
                <w:szCs w:val="20"/>
              </w:rPr>
            </w:pPr>
          </w:p>
          <w:p w14:paraId="2367CC59" w14:textId="77777777" w:rsidR="00FC7A68" w:rsidRDefault="00FC7A68" w:rsidP="00FC7A68">
            <w:pPr>
              <w:ind w:hanging="61"/>
              <w:rPr>
                <w:rFonts w:ascii="Times New Roman" w:hAnsi="Times New Roman" w:cs="Times New Roman"/>
                <w:color w:val="000000"/>
                <w:sz w:val="20"/>
                <w:szCs w:val="20"/>
              </w:rPr>
            </w:pPr>
          </w:p>
          <w:p w14:paraId="67A404E3" w14:textId="5D5764DC" w:rsidR="00FC7A68" w:rsidRPr="001C1142" w:rsidRDefault="00FC7A68" w:rsidP="00FC7A68">
            <w:pPr>
              <w:ind w:hanging="61"/>
              <w:rPr>
                <w:rFonts w:ascii="Times New Roman" w:eastAsia="Times New Roman" w:hAnsi="Times New Roman" w:cs="Times New Roman"/>
                <w:color w:val="000000"/>
                <w:sz w:val="20"/>
                <w:szCs w:val="20"/>
                <w:lang w:eastAsia="ru-RU"/>
              </w:rPr>
            </w:pPr>
          </w:p>
        </w:tc>
        <w:tc>
          <w:tcPr>
            <w:tcW w:w="4961" w:type="dxa"/>
            <w:gridSpan w:val="2"/>
            <w:tcPrChange w:id="5881" w:author="2" w:date="2021-08-31T10:55:00Z">
              <w:tcPr>
                <w:tcW w:w="4839" w:type="dxa"/>
              </w:tcPr>
            </w:tcPrChange>
          </w:tcPr>
          <w:p w14:paraId="771A8E57" w14:textId="77777777" w:rsidR="00FC7A68" w:rsidRPr="006F33AA" w:rsidRDefault="00FC7A68" w:rsidP="00FC7A68">
            <w:pPr>
              <w:ind w:firstLine="375"/>
              <w:jc w:val="both"/>
              <w:rPr>
                <w:rFonts w:ascii="Times New Roman" w:hAnsi="Times New Roman"/>
                <w:color w:val="000000"/>
                <w:sz w:val="20"/>
                <w:rPrChange w:id="5882"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5883" w:author="2" w:date="2021-08-31T10:55:00Z">
                  <w:rPr>
                    <w:rFonts w:ascii="Times New Roman" w:eastAsia="Times New Roman" w:hAnsi="Times New Roman" w:cs="Times New Roman"/>
                    <w:color w:val="000000"/>
                    <w:lang w:eastAsia="ru-RU"/>
                  </w:rPr>
                </w:rPrChange>
              </w:rPr>
              <w:t>1) получить от атома энергию 3,4 эВ</w:t>
            </w:r>
          </w:p>
          <w:p w14:paraId="50D3A713" w14:textId="77777777" w:rsidR="00FC7A68" w:rsidRPr="006F33AA" w:rsidRDefault="00FC7A68" w:rsidP="00FC7A68">
            <w:pPr>
              <w:ind w:firstLine="375"/>
              <w:jc w:val="both"/>
              <w:rPr>
                <w:rFonts w:ascii="Times New Roman" w:hAnsi="Times New Roman"/>
                <w:color w:val="000000"/>
                <w:sz w:val="20"/>
                <w:rPrChange w:id="5884"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5885" w:author="2" w:date="2021-08-31T10:55:00Z">
                  <w:rPr>
                    <w:rFonts w:ascii="Times New Roman" w:eastAsia="Times New Roman" w:hAnsi="Times New Roman" w:cs="Times New Roman"/>
                    <w:color w:val="000000"/>
                    <w:lang w:eastAsia="ru-RU"/>
                  </w:rPr>
                </w:rPrChange>
              </w:rPr>
              <w:t>2) сообщить атому энергию 3,4 эВ</w:t>
            </w:r>
          </w:p>
          <w:p w14:paraId="62BD6D53" w14:textId="77777777" w:rsidR="00FC7A68" w:rsidRPr="006F33AA" w:rsidRDefault="00FC7A68" w:rsidP="00FC7A68">
            <w:pPr>
              <w:ind w:firstLine="375"/>
              <w:jc w:val="both"/>
              <w:rPr>
                <w:rFonts w:ascii="Times New Roman" w:hAnsi="Times New Roman"/>
                <w:color w:val="000000"/>
                <w:sz w:val="20"/>
                <w:rPrChange w:id="5886"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5887" w:author="2" w:date="2021-08-31T10:55:00Z">
                  <w:rPr>
                    <w:rFonts w:ascii="Times New Roman" w:eastAsia="Times New Roman" w:hAnsi="Times New Roman" w:cs="Times New Roman"/>
                    <w:color w:val="000000"/>
                    <w:lang w:eastAsia="ru-RU"/>
                  </w:rPr>
                </w:rPrChange>
              </w:rPr>
              <w:t>3) получить от атома энергию 13,6 эВ</w:t>
            </w:r>
          </w:p>
          <w:p w14:paraId="1817F8CC" w14:textId="77777777" w:rsidR="00FC7A68" w:rsidRPr="006F33AA" w:rsidRDefault="00FC7A68" w:rsidP="00FC7A68">
            <w:pPr>
              <w:ind w:firstLine="375"/>
              <w:jc w:val="both"/>
              <w:rPr>
                <w:rFonts w:ascii="Times New Roman" w:hAnsi="Times New Roman"/>
                <w:color w:val="000000"/>
                <w:sz w:val="20"/>
                <w:rPrChange w:id="5888"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5889" w:author="2" w:date="2021-08-31T10:55:00Z">
                  <w:rPr>
                    <w:rFonts w:ascii="Times New Roman" w:eastAsia="Times New Roman" w:hAnsi="Times New Roman" w:cs="Times New Roman"/>
                    <w:color w:val="000000"/>
                    <w:lang w:eastAsia="ru-RU"/>
                  </w:rPr>
                </w:rPrChange>
              </w:rPr>
              <w:t>4) сообщить атому энергию 13,6 эВ</w:t>
            </w:r>
          </w:p>
          <w:p w14:paraId="1A5C5F32" w14:textId="77777777" w:rsidR="00FC7A68" w:rsidRPr="006F33AA" w:rsidRDefault="00FC7A68" w:rsidP="00FC7A68">
            <w:pPr>
              <w:pStyle w:val="a4"/>
              <w:spacing w:after="0" w:line="273" w:lineRule="exact"/>
              <w:ind w:left="346" w:right="20" w:firstLine="142"/>
              <w:rPr>
                <w:rFonts w:ascii="Times New Roman" w:hAnsi="Times New Roman"/>
                <w:color w:val="000000"/>
                <w:sz w:val="20"/>
                <w:rPrChange w:id="5890"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891" w:author="2" w:date="2021-08-31T10:55:00Z">
              <w:tcPr>
                <w:tcW w:w="547" w:type="dxa"/>
              </w:tcPr>
            </w:tcPrChange>
          </w:tcPr>
          <w:p w14:paraId="64BCB5C3" w14:textId="6AB0764F"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4</w:t>
            </w:r>
          </w:p>
        </w:tc>
      </w:tr>
      <w:tr w:rsidR="00FC7A68" w:rsidRPr="00450F2B" w14:paraId="671062AD" w14:textId="77777777" w:rsidTr="00911EF6">
        <w:tc>
          <w:tcPr>
            <w:tcW w:w="846" w:type="dxa"/>
            <w:tcPrChange w:id="5892" w:author="2" w:date="2021-08-31T10:55:00Z">
              <w:tcPr>
                <w:tcW w:w="846" w:type="dxa"/>
              </w:tcPr>
            </w:tcPrChange>
          </w:tcPr>
          <w:p w14:paraId="2E50A261" w14:textId="77777777" w:rsidR="00FC7A68" w:rsidRPr="00450F2B" w:rsidRDefault="00FC7A68" w:rsidP="00FC7A68">
            <w:pPr>
              <w:spacing w:after="120"/>
              <w:rPr>
                <w:rFonts w:ascii="Times New Roman" w:hAnsi="Times New Roman" w:cs="Times New Roman"/>
                <w:sz w:val="24"/>
                <w:szCs w:val="24"/>
              </w:rPr>
            </w:pPr>
          </w:p>
        </w:tc>
        <w:tc>
          <w:tcPr>
            <w:tcW w:w="1843" w:type="dxa"/>
            <w:tcPrChange w:id="5893" w:author="2" w:date="2021-08-31T10:55:00Z">
              <w:tcPr>
                <w:tcW w:w="1843" w:type="dxa"/>
              </w:tcPr>
            </w:tcPrChange>
          </w:tcPr>
          <w:p w14:paraId="66722207" w14:textId="77777777" w:rsidR="00FC7A68" w:rsidRPr="00450F2B" w:rsidRDefault="00FC7A68" w:rsidP="00FC7A68">
            <w:pPr>
              <w:spacing w:after="120"/>
              <w:rPr>
                <w:rFonts w:ascii="Times New Roman" w:hAnsi="Times New Roman" w:cs="Times New Roman"/>
                <w:sz w:val="24"/>
                <w:szCs w:val="24"/>
              </w:rPr>
            </w:pPr>
          </w:p>
        </w:tc>
        <w:tc>
          <w:tcPr>
            <w:tcW w:w="425" w:type="dxa"/>
            <w:tcPrChange w:id="5894" w:author="2" w:date="2021-08-31T10:55:00Z">
              <w:tcPr>
                <w:tcW w:w="425" w:type="dxa"/>
              </w:tcPr>
            </w:tcPrChange>
          </w:tcPr>
          <w:p w14:paraId="439048A0" w14:textId="77777777" w:rsidR="00FC7A68" w:rsidRPr="00450F2B" w:rsidRDefault="00FC7A68" w:rsidP="00FC7A68">
            <w:pPr>
              <w:spacing w:after="120"/>
              <w:rPr>
                <w:rFonts w:ascii="Times New Roman" w:hAnsi="Times New Roman" w:cs="Times New Roman"/>
                <w:sz w:val="24"/>
                <w:szCs w:val="24"/>
              </w:rPr>
            </w:pPr>
          </w:p>
        </w:tc>
        <w:tc>
          <w:tcPr>
            <w:tcW w:w="392" w:type="dxa"/>
            <w:tcPrChange w:id="5895" w:author="2" w:date="2021-08-31T10:55:00Z">
              <w:tcPr>
                <w:tcW w:w="392" w:type="dxa"/>
              </w:tcPr>
            </w:tcPrChange>
          </w:tcPr>
          <w:p w14:paraId="113EF30D" w14:textId="77777777" w:rsidR="00FC7A68" w:rsidRPr="00450F2B" w:rsidRDefault="00FC7A68" w:rsidP="00FC7A68">
            <w:pPr>
              <w:spacing w:after="120"/>
              <w:rPr>
                <w:rFonts w:ascii="Times New Roman" w:hAnsi="Times New Roman" w:cs="Times New Roman"/>
                <w:sz w:val="24"/>
                <w:szCs w:val="24"/>
              </w:rPr>
            </w:pPr>
          </w:p>
        </w:tc>
        <w:tc>
          <w:tcPr>
            <w:tcW w:w="553" w:type="dxa"/>
            <w:tcPrChange w:id="5896" w:author="2" w:date="2021-08-31T10:55:00Z">
              <w:tcPr>
                <w:tcW w:w="553" w:type="dxa"/>
              </w:tcPr>
            </w:tcPrChange>
          </w:tcPr>
          <w:p w14:paraId="36FEF3CB" w14:textId="244A394F"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5897" w:author="2" w:date="2021-08-31T10:55:00Z">
              <w:tcPr>
                <w:tcW w:w="6001" w:type="dxa"/>
              </w:tcPr>
            </w:tcPrChange>
          </w:tcPr>
          <w:p w14:paraId="6DDB83D1" w14:textId="381F2C03" w:rsidR="00FC7A68" w:rsidRPr="001C1142" w:rsidRDefault="00FC7A68" w:rsidP="00FC7A68">
            <w:pPr>
              <w:ind w:hanging="61"/>
              <w:rPr>
                <w:rFonts w:ascii="Times New Roman" w:eastAsia="Times New Roman" w:hAnsi="Times New Roman" w:cs="Times New Roman"/>
                <w:color w:val="000000"/>
                <w:sz w:val="20"/>
                <w:szCs w:val="20"/>
                <w:lang w:eastAsia="ru-RU"/>
              </w:rPr>
            </w:pPr>
            <w:r>
              <w:rPr>
                <w:noProof/>
                <w:lang w:eastAsia="ru-RU"/>
              </w:rPr>
              <w:drawing>
                <wp:anchor distT="0" distB="0" distL="114300" distR="114300" simplePos="0" relativeHeight="252186624" behindDoc="1" locked="0" layoutInCell="1" allowOverlap="1" wp14:anchorId="2C8E0261" wp14:editId="048886D6">
                  <wp:simplePos x="0" y="0"/>
                  <wp:positionH relativeFrom="column">
                    <wp:posOffset>2547696</wp:posOffset>
                  </wp:positionH>
                  <wp:positionV relativeFrom="paragraph">
                    <wp:posOffset>22352</wp:posOffset>
                  </wp:positionV>
                  <wp:extent cx="1152525" cy="1114425"/>
                  <wp:effectExtent l="0" t="0" r="9525" b="9525"/>
                  <wp:wrapTight wrapText="bothSides">
                    <wp:wrapPolygon edited="0">
                      <wp:start x="0" y="0"/>
                      <wp:lineTo x="0" y="21415"/>
                      <wp:lineTo x="21421" y="21415"/>
                      <wp:lineTo x="21421" y="0"/>
                      <wp:lineTo x="0" y="0"/>
                    </wp:wrapPolygon>
                  </wp:wrapTight>
                  <wp:docPr id="98" name="Рисунок 98" descr="https://phys-ege.sdamgia.ru/get_file?id=6823&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hys-ege.sdamgia.ru/get_file?id=6823&amp;png=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15252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142">
              <w:rPr>
                <w:rFonts w:ascii="Times New Roman" w:hAnsi="Times New Roman" w:cs="Times New Roman"/>
                <w:color w:val="000000"/>
                <w:sz w:val="20"/>
                <w:szCs w:val="20"/>
              </w:rPr>
              <w:t>На рисунке изображена схема электронных переходов между энергетическими уровнями атома, происходящих с излучением фотона. Минимальный импульс имеет фотон, излучаемый при переходе</w:t>
            </w:r>
          </w:p>
        </w:tc>
        <w:tc>
          <w:tcPr>
            <w:tcW w:w="4961" w:type="dxa"/>
            <w:gridSpan w:val="2"/>
            <w:tcPrChange w:id="5898" w:author="2" w:date="2021-08-31T10:55:00Z">
              <w:tcPr>
                <w:tcW w:w="4839" w:type="dxa"/>
              </w:tcPr>
            </w:tcPrChange>
          </w:tcPr>
          <w:p w14:paraId="5873C6C4" w14:textId="77777777" w:rsidR="00FC7A68" w:rsidRPr="006F33AA" w:rsidRDefault="00FC7A68" w:rsidP="00C207C3">
            <w:pPr>
              <w:pStyle w:val="a4"/>
              <w:numPr>
                <w:ilvl w:val="0"/>
                <w:numId w:val="114"/>
              </w:numPr>
              <w:spacing w:after="0" w:line="273" w:lineRule="exact"/>
              <w:ind w:right="20"/>
              <w:rPr>
                <w:rFonts w:ascii="Times New Roman" w:hAnsi="Times New Roman"/>
                <w:color w:val="000000"/>
                <w:sz w:val="20"/>
                <w:rPrChange w:id="5899"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900" w:author="2" w:date="2021-08-31T10:55:00Z">
                  <w:rPr>
                    <w:rFonts w:ascii="Times New Roman" w:eastAsia="Century Schoolbook" w:hAnsi="Times New Roman" w:cs="Times New Roman"/>
                    <w:color w:val="000000"/>
                    <w:sz w:val="24"/>
                    <w:szCs w:val="24"/>
                    <w:lang w:eastAsia="ru-RU"/>
                  </w:rPr>
                </w:rPrChange>
              </w:rPr>
              <w:t>1</w:t>
            </w:r>
          </w:p>
          <w:p w14:paraId="684250E0" w14:textId="77777777" w:rsidR="00FC7A68" w:rsidRPr="006F33AA" w:rsidRDefault="00FC7A68" w:rsidP="00C207C3">
            <w:pPr>
              <w:pStyle w:val="a4"/>
              <w:numPr>
                <w:ilvl w:val="0"/>
                <w:numId w:val="114"/>
              </w:numPr>
              <w:spacing w:after="0" w:line="273" w:lineRule="exact"/>
              <w:ind w:right="20"/>
              <w:rPr>
                <w:rFonts w:ascii="Times New Roman" w:hAnsi="Times New Roman"/>
                <w:color w:val="000000"/>
                <w:sz w:val="20"/>
                <w:rPrChange w:id="5901"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902" w:author="2" w:date="2021-08-31T10:55:00Z">
                  <w:rPr>
                    <w:rFonts w:ascii="Times New Roman" w:eastAsia="Century Schoolbook" w:hAnsi="Times New Roman" w:cs="Times New Roman"/>
                    <w:color w:val="000000"/>
                    <w:sz w:val="24"/>
                    <w:szCs w:val="24"/>
                    <w:lang w:eastAsia="ru-RU"/>
                  </w:rPr>
                </w:rPrChange>
              </w:rPr>
              <w:t>2</w:t>
            </w:r>
          </w:p>
          <w:p w14:paraId="639814C0" w14:textId="77777777" w:rsidR="00FC7A68" w:rsidRPr="006F33AA" w:rsidRDefault="00FC7A68" w:rsidP="00C207C3">
            <w:pPr>
              <w:pStyle w:val="a4"/>
              <w:numPr>
                <w:ilvl w:val="0"/>
                <w:numId w:val="114"/>
              </w:numPr>
              <w:spacing w:after="0" w:line="273" w:lineRule="exact"/>
              <w:ind w:right="20"/>
              <w:rPr>
                <w:rFonts w:ascii="Times New Roman" w:hAnsi="Times New Roman"/>
                <w:color w:val="000000"/>
                <w:sz w:val="20"/>
                <w:rPrChange w:id="5903"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904" w:author="2" w:date="2021-08-31T10:55:00Z">
                  <w:rPr>
                    <w:rFonts w:ascii="Times New Roman" w:eastAsia="Century Schoolbook" w:hAnsi="Times New Roman" w:cs="Times New Roman"/>
                    <w:color w:val="000000"/>
                    <w:sz w:val="24"/>
                    <w:szCs w:val="24"/>
                    <w:lang w:eastAsia="ru-RU"/>
                  </w:rPr>
                </w:rPrChange>
              </w:rPr>
              <w:t>3</w:t>
            </w:r>
          </w:p>
          <w:p w14:paraId="195CD74C" w14:textId="0D161D60" w:rsidR="00FC7A68" w:rsidRPr="006F33AA" w:rsidRDefault="00FC7A68" w:rsidP="00C207C3">
            <w:pPr>
              <w:pStyle w:val="a4"/>
              <w:numPr>
                <w:ilvl w:val="0"/>
                <w:numId w:val="114"/>
              </w:numPr>
              <w:spacing w:after="0" w:line="273" w:lineRule="exact"/>
              <w:ind w:right="20"/>
              <w:rPr>
                <w:rFonts w:ascii="Times New Roman" w:hAnsi="Times New Roman"/>
                <w:color w:val="000000"/>
                <w:sz w:val="20"/>
                <w:rPrChange w:id="5905"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906" w:author="2" w:date="2021-08-31T10:55:00Z">
                  <w:rPr>
                    <w:rFonts w:ascii="Times New Roman" w:eastAsia="Century Schoolbook" w:hAnsi="Times New Roman" w:cs="Times New Roman"/>
                    <w:color w:val="000000"/>
                    <w:sz w:val="24"/>
                    <w:szCs w:val="24"/>
                    <w:lang w:eastAsia="ru-RU"/>
                  </w:rPr>
                </w:rPrChange>
              </w:rPr>
              <w:t>4</w:t>
            </w:r>
          </w:p>
        </w:tc>
        <w:tc>
          <w:tcPr>
            <w:tcW w:w="567" w:type="dxa"/>
            <w:gridSpan w:val="2"/>
            <w:tcPrChange w:id="5907" w:author="2" w:date="2021-08-31T10:55:00Z">
              <w:tcPr>
                <w:tcW w:w="547" w:type="dxa"/>
              </w:tcPr>
            </w:tcPrChange>
          </w:tcPr>
          <w:p w14:paraId="19BC4784" w14:textId="24719B28"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FC7A68" w:rsidRPr="00450F2B" w14:paraId="6AC1BBF7" w14:textId="77777777" w:rsidTr="00911EF6">
        <w:tc>
          <w:tcPr>
            <w:tcW w:w="846" w:type="dxa"/>
            <w:tcPrChange w:id="5908" w:author="2" w:date="2021-08-31T10:55:00Z">
              <w:tcPr>
                <w:tcW w:w="846" w:type="dxa"/>
              </w:tcPr>
            </w:tcPrChange>
          </w:tcPr>
          <w:p w14:paraId="4A682039" w14:textId="5C60EAA2" w:rsidR="00FC7A68" w:rsidRPr="00450F2B" w:rsidRDefault="00FC7A68" w:rsidP="00FC7A68">
            <w:pPr>
              <w:spacing w:after="120"/>
              <w:rPr>
                <w:rFonts w:ascii="Times New Roman" w:hAnsi="Times New Roman" w:cs="Times New Roman"/>
                <w:sz w:val="24"/>
                <w:szCs w:val="24"/>
              </w:rPr>
            </w:pPr>
          </w:p>
        </w:tc>
        <w:tc>
          <w:tcPr>
            <w:tcW w:w="1843" w:type="dxa"/>
            <w:tcPrChange w:id="5909" w:author="2" w:date="2021-08-31T10:55:00Z">
              <w:tcPr>
                <w:tcW w:w="1843" w:type="dxa"/>
              </w:tcPr>
            </w:tcPrChange>
          </w:tcPr>
          <w:p w14:paraId="17A9018D" w14:textId="77777777" w:rsidR="00FC7A68" w:rsidRPr="00450F2B" w:rsidRDefault="00FC7A68" w:rsidP="00FC7A68">
            <w:pPr>
              <w:spacing w:after="120"/>
              <w:rPr>
                <w:rFonts w:ascii="Times New Roman" w:hAnsi="Times New Roman" w:cs="Times New Roman"/>
                <w:sz w:val="24"/>
                <w:szCs w:val="24"/>
              </w:rPr>
            </w:pPr>
          </w:p>
        </w:tc>
        <w:tc>
          <w:tcPr>
            <w:tcW w:w="425" w:type="dxa"/>
            <w:tcPrChange w:id="5910" w:author="2" w:date="2021-08-31T10:55:00Z">
              <w:tcPr>
                <w:tcW w:w="425" w:type="dxa"/>
              </w:tcPr>
            </w:tcPrChange>
          </w:tcPr>
          <w:p w14:paraId="49AD45B4" w14:textId="77777777" w:rsidR="00FC7A68" w:rsidRPr="00450F2B" w:rsidRDefault="00FC7A68" w:rsidP="00FC7A68">
            <w:pPr>
              <w:spacing w:after="120"/>
              <w:rPr>
                <w:rFonts w:ascii="Times New Roman" w:hAnsi="Times New Roman" w:cs="Times New Roman"/>
                <w:sz w:val="24"/>
                <w:szCs w:val="24"/>
              </w:rPr>
            </w:pPr>
          </w:p>
        </w:tc>
        <w:tc>
          <w:tcPr>
            <w:tcW w:w="392" w:type="dxa"/>
            <w:tcPrChange w:id="5911" w:author="2" w:date="2021-08-31T10:55:00Z">
              <w:tcPr>
                <w:tcW w:w="392" w:type="dxa"/>
              </w:tcPr>
            </w:tcPrChange>
          </w:tcPr>
          <w:p w14:paraId="1757EF2C" w14:textId="77777777" w:rsidR="00FC7A68" w:rsidRPr="00450F2B" w:rsidRDefault="00FC7A68" w:rsidP="00FC7A68">
            <w:pPr>
              <w:spacing w:after="120"/>
              <w:rPr>
                <w:rFonts w:ascii="Times New Roman" w:hAnsi="Times New Roman" w:cs="Times New Roman"/>
                <w:sz w:val="24"/>
                <w:szCs w:val="24"/>
              </w:rPr>
            </w:pPr>
          </w:p>
        </w:tc>
        <w:tc>
          <w:tcPr>
            <w:tcW w:w="553" w:type="dxa"/>
            <w:tcPrChange w:id="5912" w:author="2" w:date="2021-08-31T10:55:00Z">
              <w:tcPr>
                <w:tcW w:w="553" w:type="dxa"/>
              </w:tcPr>
            </w:tcPrChange>
          </w:tcPr>
          <w:p w14:paraId="237F2A3A" w14:textId="4E855833"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5913" w:author="2" w:date="2021-08-31T10:55:00Z">
              <w:tcPr>
                <w:tcW w:w="6001" w:type="dxa"/>
              </w:tcPr>
            </w:tcPrChange>
          </w:tcPr>
          <w:p w14:paraId="37C2B001" w14:textId="7D5AFB91" w:rsidR="00FC7A68" w:rsidRDefault="00FC7A68" w:rsidP="00FC7A68">
            <w:pPr>
              <w:ind w:hanging="61"/>
              <w:rPr>
                <w:rFonts w:ascii="Times New Roman" w:hAnsi="Times New Roman" w:cs="Times New Roman"/>
                <w:color w:val="000000"/>
                <w:sz w:val="20"/>
                <w:szCs w:val="20"/>
              </w:rPr>
            </w:pPr>
            <w:r>
              <w:rPr>
                <w:noProof/>
                <w:lang w:eastAsia="ru-RU"/>
              </w:rPr>
              <w:drawing>
                <wp:anchor distT="0" distB="0" distL="114300" distR="114300" simplePos="0" relativeHeight="252188672" behindDoc="1" locked="0" layoutInCell="1" allowOverlap="1" wp14:anchorId="5D0FEDEB" wp14:editId="16EDD9E4">
                  <wp:simplePos x="0" y="0"/>
                  <wp:positionH relativeFrom="column">
                    <wp:posOffset>2833319</wp:posOffset>
                  </wp:positionH>
                  <wp:positionV relativeFrom="paragraph">
                    <wp:posOffset>4293</wp:posOffset>
                  </wp:positionV>
                  <wp:extent cx="812165" cy="1038860"/>
                  <wp:effectExtent l="0" t="0" r="6985" b="8890"/>
                  <wp:wrapTight wrapText="bothSides">
                    <wp:wrapPolygon edited="0">
                      <wp:start x="0" y="0"/>
                      <wp:lineTo x="0" y="21389"/>
                      <wp:lineTo x="21279" y="21389"/>
                      <wp:lineTo x="21279" y="0"/>
                      <wp:lineTo x="0" y="0"/>
                    </wp:wrapPolygon>
                  </wp:wrapTight>
                  <wp:docPr id="101" name="Рисунок 101" descr="https://phys-ege.sdamgia.ru/get_file?id=16114&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hys-ege.sdamgia.ru/get_file?id=16114&amp;png=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812165" cy="1038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142">
              <w:rPr>
                <w:rFonts w:ascii="Times New Roman" w:hAnsi="Times New Roman" w:cs="Times New Roman"/>
                <w:color w:val="000000"/>
                <w:sz w:val="20"/>
                <w:szCs w:val="20"/>
              </w:rPr>
              <w:t>На рисунке показана схема низших энергетических уровней атома. В начальный момент времени атом находится в состоянии с энергией </w:t>
            </w:r>
            <w:r>
              <w:rPr>
                <w:rFonts w:ascii="Times New Roman" w:hAnsi="Times New Roman" w:cs="Times New Roman"/>
                <w:noProof/>
                <w:sz w:val="20"/>
                <w:szCs w:val="20"/>
                <w:lang w:eastAsia="ru-RU"/>
              </w:rPr>
              <w:t xml:space="preserve"> Е</w:t>
            </w:r>
            <w:r>
              <w:rPr>
                <w:rFonts w:ascii="Times New Roman" w:hAnsi="Times New Roman" w:cs="Times New Roman"/>
                <w:noProof/>
                <w:sz w:val="20"/>
                <w:szCs w:val="20"/>
                <w:vertAlign w:val="superscript"/>
                <w:lang w:eastAsia="ru-RU"/>
              </w:rPr>
              <w:t>(2)</w:t>
            </w:r>
            <w:r w:rsidRPr="001C1142">
              <w:rPr>
                <w:rFonts w:ascii="Times New Roman" w:hAnsi="Times New Roman" w:cs="Times New Roman"/>
                <w:color w:val="000000"/>
                <w:sz w:val="20"/>
                <w:szCs w:val="20"/>
              </w:rPr>
              <w:t> Фотоны какой энергии может излучать атом?</w:t>
            </w:r>
          </w:p>
          <w:p w14:paraId="60174A5F" w14:textId="77777777" w:rsidR="00FC7A68" w:rsidRDefault="00FC7A68" w:rsidP="00FC7A68">
            <w:pPr>
              <w:ind w:hanging="61"/>
              <w:rPr>
                <w:rFonts w:ascii="Times New Roman" w:eastAsia="Times New Roman" w:hAnsi="Times New Roman" w:cs="Times New Roman"/>
                <w:color w:val="000000"/>
                <w:sz w:val="20"/>
                <w:szCs w:val="20"/>
                <w:lang w:eastAsia="ru-RU"/>
              </w:rPr>
            </w:pPr>
          </w:p>
          <w:p w14:paraId="788D08C2" w14:textId="77777777" w:rsidR="00FC7A68" w:rsidRDefault="00FC7A68" w:rsidP="00FC7A68">
            <w:pPr>
              <w:ind w:hanging="61"/>
              <w:rPr>
                <w:rFonts w:ascii="Times New Roman" w:eastAsia="Times New Roman" w:hAnsi="Times New Roman" w:cs="Times New Roman"/>
                <w:color w:val="000000"/>
                <w:sz w:val="20"/>
                <w:szCs w:val="20"/>
                <w:lang w:eastAsia="ru-RU"/>
              </w:rPr>
            </w:pPr>
          </w:p>
          <w:p w14:paraId="6083B23C" w14:textId="7C9F10F8" w:rsidR="00FC7A68" w:rsidRPr="001C1142" w:rsidRDefault="00FC7A68" w:rsidP="00FC7A68">
            <w:pPr>
              <w:ind w:hanging="61"/>
              <w:rPr>
                <w:rFonts w:ascii="Times New Roman" w:eastAsia="Times New Roman" w:hAnsi="Times New Roman" w:cs="Times New Roman"/>
                <w:color w:val="000000"/>
                <w:sz w:val="20"/>
                <w:szCs w:val="20"/>
                <w:lang w:eastAsia="ru-RU"/>
              </w:rPr>
            </w:pPr>
          </w:p>
        </w:tc>
        <w:tc>
          <w:tcPr>
            <w:tcW w:w="4961" w:type="dxa"/>
            <w:gridSpan w:val="2"/>
            <w:tcPrChange w:id="5914" w:author="2" w:date="2021-08-31T10:55:00Z">
              <w:tcPr>
                <w:tcW w:w="4839" w:type="dxa"/>
              </w:tcPr>
            </w:tcPrChange>
          </w:tcPr>
          <w:p w14:paraId="2A384891" w14:textId="77777777" w:rsidR="00FC7A68" w:rsidRPr="006F33AA" w:rsidRDefault="00FC7A68" w:rsidP="00FC7A68">
            <w:pPr>
              <w:ind w:firstLine="375"/>
              <w:jc w:val="both"/>
              <w:rPr>
                <w:rFonts w:ascii="Times New Roman" w:hAnsi="Times New Roman"/>
                <w:color w:val="000000"/>
                <w:sz w:val="20"/>
                <w:rPrChange w:id="5915"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5916" w:author="2" w:date="2021-08-31T10:55:00Z">
                  <w:rPr>
                    <w:rFonts w:ascii="Times New Roman" w:eastAsia="Times New Roman" w:hAnsi="Times New Roman" w:cs="Times New Roman"/>
                    <w:color w:val="000000"/>
                    <w:lang w:eastAsia="ru-RU"/>
                  </w:rPr>
                </w:rPrChange>
              </w:rPr>
              <w:t>1) только 2 эВ</w:t>
            </w:r>
          </w:p>
          <w:p w14:paraId="4C44A656" w14:textId="77777777" w:rsidR="00FC7A68" w:rsidRPr="006F33AA" w:rsidRDefault="00FC7A68" w:rsidP="00FC7A68">
            <w:pPr>
              <w:ind w:firstLine="375"/>
              <w:jc w:val="both"/>
              <w:rPr>
                <w:rFonts w:ascii="Times New Roman" w:hAnsi="Times New Roman"/>
                <w:color w:val="000000"/>
                <w:sz w:val="20"/>
                <w:rPrChange w:id="5917"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5918" w:author="2" w:date="2021-08-31T10:55:00Z">
                  <w:rPr>
                    <w:rFonts w:ascii="Times New Roman" w:eastAsia="Times New Roman" w:hAnsi="Times New Roman" w:cs="Times New Roman"/>
                    <w:color w:val="000000"/>
                    <w:lang w:eastAsia="ru-RU"/>
                  </w:rPr>
                </w:rPrChange>
              </w:rPr>
              <w:t>2) только 2,5 эВ</w:t>
            </w:r>
          </w:p>
          <w:p w14:paraId="00AE0BE9" w14:textId="77777777" w:rsidR="00FC7A68" w:rsidRPr="006F33AA" w:rsidRDefault="00FC7A68" w:rsidP="00FC7A68">
            <w:pPr>
              <w:ind w:firstLine="375"/>
              <w:jc w:val="both"/>
              <w:rPr>
                <w:rFonts w:ascii="Times New Roman" w:hAnsi="Times New Roman"/>
                <w:color w:val="000000"/>
                <w:sz w:val="20"/>
                <w:rPrChange w:id="5919"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5920" w:author="2" w:date="2021-08-31T10:55:00Z">
                  <w:rPr>
                    <w:rFonts w:ascii="Times New Roman" w:eastAsia="Times New Roman" w:hAnsi="Times New Roman" w:cs="Times New Roman"/>
                    <w:color w:val="000000"/>
                    <w:lang w:eastAsia="ru-RU"/>
                  </w:rPr>
                </w:rPrChange>
              </w:rPr>
              <w:t>3) любой, но меньшей 2,5 эВ</w:t>
            </w:r>
          </w:p>
          <w:p w14:paraId="300B94E1" w14:textId="77777777" w:rsidR="00FC7A68" w:rsidRPr="006F33AA" w:rsidRDefault="00FC7A68" w:rsidP="00FC7A68">
            <w:pPr>
              <w:ind w:firstLine="375"/>
              <w:jc w:val="both"/>
              <w:rPr>
                <w:rFonts w:ascii="Times New Roman" w:hAnsi="Times New Roman"/>
                <w:color w:val="000000"/>
                <w:sz w:val="20"/>
                <w:rPrChange w:id="5921"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5922" w:author="2" w:date="2021-08-31T10:55:00Z">
                  <w:rPr>
                    <w:rFonts w:ascii="Times New Roman" w:eastAsia="Times New Roman" w:hAnsi="Times New Roman" w:cs="Times New Roman"/>
                    <w:color w:val="000000"/>
                    <w:lang w:eastAsia="ru-RU"/>
                  </w:rPr>
                </w:rPrChange>
              </w:rPr>
              <w:t>4) любой в пределах от 2,5 до 4,5 эВ</w:t>
            </w:r>
          </w:p>
          <w:p w14:paraId="3759865B" w14:textId="77777777" w:rsidR="00FC7A68" w:rsidRPr="006F33AA" w:rsidRDefault="00FC7A68" w:rsidP="00FC7A68">
            <w:pPr>
              <w:pStyle w:val="a4"/>
              <w:spacing w:after="0" w:line="273" w:lineRule="exact"/>
              <w:ind w:left="346" w:right="20" w:firstLine="142"/>
              <w:rPr>
                <w:rFonts w:ascii="Times New Roman" w:hAnsi="Times New Roman"/>
                <w:color w:val="000000"/>
                <w:sz w:val="20"/>
                <w:rPrChange w:id="5923"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924" w:author="2" w:date="2021-08-31T10:55:00Z">
              <w:tcPr>
                <w:tcW w:w="547" w:type="dxa"/>
              </w:tcPr>
            </w:tcPrChange>
          </w:tcPr>
          <w:p w14:paraId="008433BE" w14:textId="475B4E29"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1</w:t>
            </w:r>
          </w:p>
        </w:tc>
      </w:tr>
      <w:tr w:rsidR="00FC7A68" w:rsidRPr="00450F2B" w14:paraId="27F648EA" w14:textId="77777777" w:rsidTr="00911EF6">
        <w:tc>
          <w:tcPr>
            <w:tcW w:w="846" w:type="dxa"/>
            <w:tcPrChange w:id="5925" w:author="2" w:date="2021-08-31T10:55:00Z">
              <w:tcPr>
                <w:tcW w:w="846" w:type="dxa"/>
              </w:tcPr>
            </w:tcPrChange>
          </w:tcPr>
          <w:p w14:paraId="582A9521" w14:textId="77777777" w:rsidR="00FC7A68" w:rsidRPr="00450F2B" w:rsidRDefault="00FC7A68" w:rsidP="00FC7A68">
            <w:pPr>
              <w:spacing w:after="120"/>
              <w:rPr>
                <w:rFonts w:ascii="Times New Roman" w:hAnsi="Times New Roman" w:cs="Times New Roman"/>
                <w:sz w:val="24"/>
                <w:szCs w:val="24"/>
              </w:rPr>
            </w:pPr>
          </w:p>
        </w:tc>
        <w:tc>
          <w:tcPr>
            <w:tcW w:w="1843" w:type="dxa"/>
            <w:tcPrChange w:id="5926" w:author="2" w:date="2021-08-31T10:55:00Z">
              <w:tcPr>
                <w:tcW w:w="1843" w:type="dxa"/>
              </w:tcPr>
            </w:tcPrChange>
          </w:tcPr>
          <w:p w14:paraId="74A80B18" w14:textId="77777777" w:rsidR="00FC7A68" w:rsidRPr="00450F2B" w:rsidRDefault="00FC7A68" w:rsidP="00FC7A68">
            <w:pPr>
              <w:spacing w:after="120"/>
              <w:rPr>
                <w:rFonts w:ascii="Times New Roman" w:hAnsi="Times New Roman" w:cs="Times New Roman"/>
                <w:sz w:val="24"/>
                <w:szCs w:val="24"/>
              </w:rPr>
            </w:pPr>
          </w:p>
        </w:tc>
        <w:tc>
          <w:tcPr>
            <w:tcW w:w="425" w:type="dxa"/>
            <w:tcPrChange w:id="5927" w:author="2" w:date="2021-08-31T10:55:00Z">
              <w:tcPr>
                <w:tcW w:w="425" w:type="dxa"/>
              </w:tcPr>
            </w:tcPrChange>
          </w:tcPr>
          <w:p w14:paraId="6DBE9E70" w14:textId="77777777" w:rsidR="00FC7A68" w:rsidRPr="00450F2B" w:rsidRDefault="00FC7A68" w:rsidP="00FC7A68">
            <w:pPr>
              <w:spacing w:after="120"/>
              <w:rPr>
                <w:rFonts w:ascii="Times New Roman" w:hAnsi="Times New Roman" w:cs="Times New Roman"/>
                <w:sz w:val="24"/>
                <w:szCs w:val="24"/>
              </w:rPr>
            </w:pPr>
          </w:p>
        </w:tc>
        <w:tc>
          <w:tcPr>
            <w:tcW w:w="392" w:type="dxa"/>
            <w:tcPrChange w:id="5928" w:author="2" w:date="2021-08-31T10:55:00Z">
              <w:tcPr>
                <w:tcW w:w="392" w:type="dxa"/>
              </w:tcPr>
            </w:tcPrChange>
          </w:tcPr>
          <w:p w14:paraId="44D11F4E" w14:textId="77777777" w:rsidR="00FC7A68" w:rsidRPr="00450F2B" w:rsidRDefault="00FC7A68" w:rsidP="00FC7A68">
            <w:pPr>
              <w:spacing w:after="120"/>
              <w:rPr>
                <w:rFonts w:ascii="Times New Roman" w:hAnsi="Times New Roman" w:cs="Times New Roman"/>
                <w:sz w:val="24"/>
                <w:szCs w:val="24"/>
              </w:rPr>
            </w:pPr>
          </w:p>
        </w:tc>
        <w:tc>
          <w:tcPr>
            <w:tcW w:w="553" w:type="dxa"/>
            <w:tcPrChange w:id="5929" w:author="2" w:date="2021-08-31T10:55:00Z">
              <w:tcPr>
                <w:tcW w:w="553" w:type="dxa"/>
              </w:tcPr>
            </w:tcPrChange>
          </w:tcPr>
          <w:p w14:paraId="25AACD7A" w14:textId="6C9587D2"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5930" w:author="2" w:date="2021-08-31T10:55:00Z">
              <w:tcPr>
                <w:tcW w:w="6001" w:type="dxa"/>
              </w:tcPr>
            </w:tcPrChange>
          </w:tcPr>
          <w:p w14:paraId="6FAC2D74" w14:textId="77777777" w:rsidR="00FC7A68" w:rsidRDefault="00FC7A68" w:rsidP="00FC7A68">
            <w:pPr>
              <w:rPr>
                <w:rFonts w:ascii="Times New Roman" w:hAnsi="Times New Roman" w:cs="Times New Roman"/>
                <w:color w:val="000000"/>
                <w:sz w:val="20"/>
                <w:szCs w:val="20"/>
              </w:rPr>
            </w:pPr>
            <w:r>
              <w:rPr>
                <w:noProof/>
                <w:lang w:eastAsia="ru-RU"/>
              </w:rPr>
              <w:drawing>
                <wp:anchor distT="0" distB="0" distL="114300" distR="114300" simplePos="0" relativeHeight="252187648" behindDoc="1" locked="0" layoutInCell="1" allowOverlap="1" wp14:anchorId="345305FE" wp14:editId="16AC6BB1">
                  <wp:simplePos x="0" y="0"/>
                  <wp:positionH relativeFrom="column">
                    <wp:posOffset>2679700</wp:posOffset>
                  </wp:positionH>
                  <wp:positionV relativeFrom="paragraph">
                    <wp:posOffset>26670</wp:posOffset>
                  </wp:positionV>
                  <wp:extent cx="1047115" cy="1293495"/>
                  <wp:effectExtent l="0" t="0" r="635" b="1905"/>
                  <wp:wrapTight wrapText="bothSides">
                    <wp:wrapPolygon edited="0">
                      <wp:start x="0" y="0"/>
                      <wp:lineTo x="0" y="21314"/>
                      <wp:lineTo x="21220" y="21314"/>
                      <wp:lineTo x="21220" y="0"/>
                      <wp:lineTo x="0" y="0"/>
                    </wp:wrapPolygon>
                  </wp:wrapTight>
                  <wp:docPr id="100" name="Рисунок 100" descr="https://phys-ege.sdamgia.ru/get_file?id=19358&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hys-ege.sdamgia.ru/get_file?id=19358&amp;png=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47115" cy="1293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142">
              <w:rPr>
                <w:rFonts w:ascii="Times New Roman" w:hAnsi="Times New Roman" w:cs="Times New Roman"/>
                <w:color w:val="000000"/>
                <w:sz w:val="20"/>
                <w:szCs w:val="20"/>
              </w:rPr>
              <w:t>На рисунке изображена диаграмма энергетических уровней атома. Какой цифрой обозначен переход, который соответствует поглощению фотона с наибольшей частотой?</w:t>
            </w:r>
          </w:p>
          <w:p w14:paraId="3B58B846" w14:textId="77777777" w:rsidR="00FC7A68" w:rsidRDefault="00FC7A68" w:rsidP="00FC7A68">
            <w:pPr>
              <w:rPr>
                <w:rFonts w:ascii="Times New Roman" w:hAnsi="Times New Roman" w:cs="Times New Roman"/>
                <w:color w:val="000000"/>
                <w:sz w:val="20"/>
                <w:szCs w:val="20"/>
              </w:rPr>
            </w:pPr>
          </w:p>
          <w:p w14:paraId="55A21618" w14:textId="77777777" w:rsidR="00FC7A68" w:rsidRDefault="00FC7A68" w:rsidP="00FC7A68">
            <w:pPr>
              <w:rPr>
                <w:rFonts w:ascii="Times New Roman" w:hAnsi="Times New Roman" w:cs="Times New Roman"/>
                <w:color w:val="000000"/>
                <w:sz w:val="20"/>
                <w:szCs w:val="20"/>
              </w:rPr>
            </w:pPr>
          </w:p>
          <w:p w14:paraId="46366731" w14:textId="77777777" w:rsidR="00FC7A68" w:rsidRDefault="00FC7A68" w:rsidP="00FC7A68">
            <w:pPr>
              <w:rPr>
                <w:rFonts w:ascii="Times New Roman" w:hAnsi="Times New Roman" w:cs="Times New Roman"/>
                <w:color w:val="000000"/>
                <w:sz w:val="20"/>
                <w:szCs w:val="20"/>
              </w:rPr>
            </w:pPr>
          </w:p>
          <w:p w14:paraId="30219FCA" w14:textId="77777777" w:rsidR="00FC7A68" w:rsidRDefault="00FC7A68" w:rsidP="00FC7A68">
            <w:pPr>
              <w:rPr>
                <w:rFonts w:ascii="Times New Roman" w:hAnsi="Times New Roman" w:cs="Times New Roman"/>
                <w:color w:val="000000"/>
                <w:sz w:val="20"/>
                <w:szCs w:val="20"/>
              </w:rPr>
            </w:pPr>
          </w:p>
          <w:p w14:paraId="14FBCBD2" w14:textId="77777777" w:rsidR="00FC7A68" w:rsidRDefault="00FC7A68" w:rsidP="00FC7A68">
            <w:pPr>
              <w:rPr>
                <w:rFonts w:ascii="Times New Roman" w:hAnsi="Times New Roman" w:cs="Times New Roman"/>
                <w:color w:val="000000"/>
                <w:sz w:val="20"/>
                <w:szCs w:val="20"/>
              </w:rPr>
            </w:pPr>
          </w:p>
          <w:p w14:paraId="24998881" w14:textId="33ADDF63" w:rsidR="00FC7A68" w:rsidRPr="001C1142" w:rsidRDefault="00FC7A68" w:rsidP="00FC7A68">
            <w:pPr>
              <w:rPr>
                <w:rFonts w:ascii="Times New Roman" w:eastAsia="Times New Roman" w:hAnsi="Times New Roman" w:cs="Times New Roman"/>
                <w:color w:val="000000"/>
                <w:sz w:val="20"/>
                <w:szCs w:val="20"/>
                <w:lang w:eastAsia="ru-RU"/>
              </w:rPr>
            </w:pPr>
          </w:p>
        </w:tc>
        <w:tc>
          <w:tcPr>
            <w:tcW w:w="4961" w:type="dxa"/>
            <w:gridSpan w:val="2"/>
            <w:tcPrChange w:id="5931" w:author="2" w:date="2021-08-31T10:55:00Z">
              <w:tcPr>
                <w:tcW w:w="4839" w:type="dxa"/>
              </w:tcPr>
            </w:tcPrChange>
          </w:tcPr>
          <w:p w14:paraId="2B524C44" w14:textId="77777777" w:rsidR="00FC7A68" w:rsidRPr="006F33AA" w:rsidRDefault="00FC7A68" w:rsidP="00C207C3">
            <w:pPr>
              <w:pStyle w:val="a4"/>
              <w:numPr>
                <w:ilvl w:val="0"/>
                <w:numId w:val="115"/>
              </w:numPr>
              <w:spacing w:after="0" w:line="273" w:lineRule="exact"/>
              <w:ind w:right="20"/>
              <w:rPr>
                <w:rFonts w:ascii="Times New Roman" w:hAnsi="Times New Roman"/>
                <w:color w:val="000000"/>
                <w:sz w:val="20"/>
                <w:rPrChange w:id="5932"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933" w:author="2" w:date="2021-08-31T10:55:00Z">
                  <w:rPr>
                    <w:rFonts w:ascii="Times New Roman" w:eastAsia="Century Schoolbook" w:hAnsi="Times New Roman" w:cs="Times New Roman"/>
                    <w:color w:val="000000"/>
                    <w:sz w:val="24"/>
                    <w:szCs w:val="24"/>
                    <w:lang w:eastAsia="ru-RU"/>
                  </w:rPr>
                </w:rPrChange>
              </w:rPr>
              <w:t>1</w:t>
            </w:r>
          </w:p>
          <w:p w14:paraId="52C24D33" w14:textId="77777777" w:rsidR="00FC7A68" w:rsidRPr="006F33AA" w:rsidRDefault="00FC7A68" w:rsidP="00C207C3">
            <w:pPr>
              <w:pStyle w:val="a4"/>
              <w:numPr>
                <w:ilvl w:val="0"/>
                <w:numId w:val="115"/>
              </w:numPr>
              <w:spacing w:after="0" w:line="273" w:lineRule="exact"/>
              <w:ind w:right="20"/>
              <w:rPr>
                <w:rFonts w:ascii="Times New Roman" w:hAnsi="Times New Roman"/>
                <w:color w:val="000000"/>
                <w:sz w:val="20"/>
                <w:rPrChange w:id="5934"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935" w:author="2" w:date="2021-08-31T10:55:00Z">
                  <w:rPr>
                    <w:rFonts w:ascii="Times New Roman" w:eastAsia="Century Schoolbook" w:hAnsi="Times New Roman" w:cs="Times New Roman"/>
                    <w:color w:val="000000"/>
                    <w:sz w:val="24"/>
                    <w:szCs w:val="24"/>
                    <w:lang w:eastAsia="ru-RU"/>
                  </w:rPr>
                </w:rPrChange>
              </w:rPr>
              <w:t>2</w:t>
            </w:r>
          </w:p>
          <w:p w14:paraId="5EBBEAE5" w14:textId="77777777" w:rsidR="00FC7A68" w:rsidRPr="006F33AA" w:rsidRDefault="00FC7A68" w:rsidP="00C207C3">
            <w:pPr>
              <w:pStyle w:val="a4"/>
              <w:numPr>
                <w:ilvl w:val="0"/>
                <w:numId w:val="115"/>
              </w:numPr>
              <w:spacing w:after="0" w:line="273" w:lineRule="exact"/>
              <w:ind w:right="20"/>
              <w:rPr>
                <w:rFonts w:ascii="Times New Roman" w:hAnsi="Times New Roman"/>
                <w:color w:val="000000"/>
                <w:sz w:val="20"/>
                <w:rPrChange w:id="5936"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937" w:author="2" w:date="2021-08-31T10:55:00Z">
                  <w:rPr>
                    <w:rFonts w:ascii="Times New Roman" w:eastAsia="Century Schoolbook" w:hAnsi="Times New Roman" w:cs="Times New Roman"/>
                    <w:color w:val="000000"/>
                    <w:sz w:val="24"/>
                    <w:szCs w:val="24"/>
                    <w:lang w:eastAsia="ru-RU"/>
                  </w:rPr>
                </w:rPrChange>
              </w:rPr>
              <w:t>3</w:t>
            </w:r>
          </w:p>
          <w:p w14:paraId="311685C5" w14:textId="5470B85F" w:rsidR="00FC7A68" w:rsidRPr="006F33AA" w:rsidRDefault="00FC7A68" w:rsidP="00C207C3">
            <w:pPr>
              <w:pStyle w:val="a4"/>
              <w:numPr>
                <w:ilvl w:val="0"/>
                <w:numId w:val="115"/>
              </w:numPr>
              <w:spacing w:after="0" w:line="273" w:lineRule="exact"/>
              <w:ind w:right="20"/>
              <w:rPr>
                <w:rFonts w:ascii="Times New Roman" w:hAnsi="Times New Roman"/>
                <w:color w:val="000000"/>
                <w:sz w:val="20"/>
                <w:rPrChange w:id="5938"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939" w:author="2" w:date="2021-08-31T10:55:00Z">
                  <w:rPr>
                    <w:rFonts w:ascii="Times New Roman" w:eastAsia="Century Schoolbook" w:hAnsi="Times New Roman" w:cs="Times New Roman"/>
                    <w:color w:val="000000"/>
                    <w:sz w:val="24"/>
                    <w:szCs w:val="24"/>
                    <w:lang w:eastAsia="ru-RU"/>
                  </w:rPr>
                </w:rPrChange>
              </w:rPr>
              <w:t>4</w:t>
            </w:r>
          </w:p>
        </w:tc>
        <w:tc>
          <w:tcPr>
            <w:tcW w:w="567" w:type="dxa"/>
            <w:gridSpan w:val="2"/>
            <w:tcPrChange w:id="5940" w:author="2" w:date="2021-08-31T10:55:00Z">
              <w:tcPr>
                <w:tcW w:w="547" w:type="dxa"/>
              </w:tcPr>
            </w:tcPrChange>
          </w:tcPr>
          <w:p w14:paraId="4816A64A" w14:textId="42D902F7"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4</w:t>
            </w:r>
          </w:p>
        </w:tc>
      </w:tr>
      <w:tr w:rsidR="00FC7A68" w:rsidRPr="00450F2B" w14:paraId="49219BC5" w14:textId="77777777" w:rsidTr="00911EF6">
        <w:tc>
          <w:tcPr>
            <w:tcW w:w="846" w:type="dxa"/>
            <w:tcPrChange w:id="5941" w:author="2" w:date="2021-08-31T10:55:00Z">
              <w:tcPr>
                <w:tcW w:w="846" w:type="dxa"/>
              </w:tcPr>
            </w:tcPrChange>
          </w:tcPr>
          <w:p w14:paraId="18DB68B5" w14:textId="6A2F3174" w:rsidR="00FC7A68" w:rsidRPr="00450F2B" w:rsidRDefault="00FC7A68" w:rsidP="00FC7A68">
            <w:pPr>
              <w:spacing w:after="120"/>
              <w:rPr>
                <w:rFonts w:ascii="Times New Roman" w:hAnsi="Times New Roman" w:cs="Times New Roman"/>
                <w:sz w:val="24"/>
                <w:szCs w:val="24"/>
              </w:rPr>
            </w:pPr>
          </w:p>
        </w:tc>
        <w:tc>
          <w:tcPr>
            <w:tcW w:w="1843" w:type="dxa"/>
            <w:tcPrChange w:id="5942" w:author="2" w:date="2021-08-31T10:55:00Z">
              <w:tcPr>
                <w:tcW w:w="1843" w:type="dxa"/>
              </w:tcPr>
            </w:tcPrChange>
          </w:tcPr>
          <w:p w14:paraId="344C9B15" w14:textId="77777777" w:rsidR="00FC7A68" w:rsidRPr="00450F2B" w:rsidRDefault="00FC7A68" w:rsidP="00FC7A68">
            <w:pPr>
              <w:spacing w:after="120"/>
              <w:rPr>
                <w:rFonts w:ascii="Times New Roman" w:hAnsi="Times New Roman" w:cs="Times New Roman"/>
                <w:sz w:val="24"/>
                <w:szCs w:val="24"/>
              </w:rPr>
            </w:pPr>
          </w:p>
        </w:tc>
        <w:tc>
          <w:tcPr>
            <w:tcW w:w="425" w:type="dxa"/>
            <w:tcPrChange w:id="5943" w:author="2" w:date="2021-08-31T10:55:00Z">
              <w:tcPr>
                <w:tcW w:w="425" w:type="dxa"/>
              </w:tcPr>
            </w:tcPrChange>
          </w:tcPr>
          <w:p w14:paraId="79E6385C" w14:textId="77777777" w:rsidR="00FC7A68" w:rsidRPr="00450F2B" w:rsidRDefault="00FC7A68" w:rsidP="00FC7A68">
            <w:pPr>
              <w:spacing w:after="120"/>
              <w:rPr>
                <w:rFonts w:ascii="Times New Roman" w:hAnsi="Times New Roman" w:cs="Times New Roman"/>
                <w:sz w:val="24"/>
                <w:szCs w:val="24"/>
              </w:rPr>
            </w:pPr>
          </w:p>
        </w:tc>
        <w:tc>
          <w:tcPr>
            <w:tcW w:w="392" w:type="dxa"/>
            <w:tcPrChange w:id="5944" w:author="2" w:date="2021-08-31T10:55:00Z">
              <w:tcPr>
                <w:tcW w:w="392" w:type="dxa"/>
              </w:tcPr>
            </w:tcPrChange>
          </w:tcPr>
          <w:p w14:paraId="100D296C" w14:textId="77777777" w:rsidR="00FC7A68" w:rsidRPr="00450F2B" w:rsidRDefault="00FC7A68" w:rsidP="00FC7A68">
            <w:pPr>
              <w:spacing w:after="120"/>
              <w:rPr>
                <w:rFonts w:ascii="Times New Roman" w:hAnsi="Times New Roman" w:cs="Times New Roman"/>
                <w:sz w:val="24"/>
                <w:szCs w:val="24"/>
              </w:rPr>
            </w:pPr>
          </w:p>
        </w:tc>
        <w:tc>
          <w:tcPr>
            <w:tcW w:w="553" w:type="dxa"/>
            <w:tcPrChange w:id="5945" w:author="2" w:date="2021-08-31T10:55:00Z">
              <w:tcPr>
                <w:tcW w:w="553" w:type="dxa"/>
              </w:tcPr>
            </w:tcPrChange>
          </w:tcPr>
          <w:p w14:paraId="63FABB6C" w14:textId="3F8887B0"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5946" w:author="2" w:date="2021-08-31T10:55:00Z">
              <w:tcPr>
                <w:tcW w:w="6001" w:type="dxa"/>
              </w:tcPr>
            </w:tcPrChange>
          </w:tcPr>
          <w:p w14:paraId="03232A8E" w14:textId="76247C22" w:rsidR="00FC7A68" w:rsidRDefault="00FC7A68" w:rsidP="00FC7A68">
            <w:pPr>
              <w:ind w:hanging="61"/>
              <w:rPr>
                <w:rFonts w:ascii="Times New Roman" w:eastAsia="Times New Roman" w:hAnsi="Times New Roman" w:cs="Times New Roman"/>
                <w:color w:val="000000"/>
                <w:sz w:val="20"/>
                <w:szCs w:val="20"/>
                <w:lang w:eastAsia="ru-RU"/>
              </w:rPr>
            </w:pPr>
            <w:r>
              <w:rPr>
                <w:noProof/>
                <w:lang w:eastAsia="ru-RU"/>
              </w:rPr>
              <w:drawing>
                <wp:anchor distT="0" distB="0" distL="114300" distR="114300" simplePos="0" relativeHeight="252189696" behindDoc="1" locked="0" layoutInCell="1" allowOverlap="1" wp14:anchorId="48058199" wp14:editId="38D24817">
                  <wp:simplePos x="0" y="0"/>
                  <wp:positionH relativeFrom="column">
                    <wp:posOffset>2729332</wp:posOffset>
                  </wp:positionH>
                  <wp:positionV relativeFrom="paragraph">
                    <wp:posOffset>73152</wp:posOffset>
                  </wp:positionV>
                  <wp:extent cx="885190" cy="1331595"/>
                  <wp:effectExtent l="0" t="0" r="0" b="1905"/>
                  <wp:wrapTight wrapText="bothSides">
                    <wp:wrapPolygon edited="0">
                      <wp:start x="0" y="0"/>
                      <wp:lineTo x="0" y="21322"/>
                      <wp:lineTo x="20918" y="21322"/>
                      <wp:lineTo x="20918" y="0"/>
                      <wp:lineTo x="0" y="0"/>
                    </wp:wrapPolygon>
                  </wp:wrapTight>
                  <wp:docPr id="103" name="Рисунок 103" descr="https://phys-ege.sdamgia.ru/get_file?id=8042&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hys-ege.sdamgia.ru/get_file?id=8042&amp;png=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885190" cy="13315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0"/>
                <w:szCs w:val="20"/>
                <w:lang w:eastAsia="ru-RU"/>
              </w:rPr>
              <w:t>С</w:t>
            </w:r>
            <w:r w:rsidRPr="001C1142">
              <w:rPr>
                <w:rFonts w:ascii="Times New Roman" w:eastAsia="Times New Roman" w:hAnsi="Times New Roman" w:cs="Times New Roman"/>
                <w:color w:val="000000"/>
                <w:sz w:val="20"/>
                <w:szCs w:val="20"/>
                <w:lang w:eastAsia="ru-RU"/>
              </w:rPr>
              <w:t>хема низших энергетических уровней атомов разреженного атомарного газа имеет вид, изображённый на рисунке. В начальный момент времени атомы находятся в состоянии с энергией </w:t>
            </w:r>
            <w:r>
              <w:rPr>
                <w:rFonts w:ascii="Times New Roman" w:eastAsia="Times New Roman" w:hAnsi="Times New Roman" w:cs="Times New Roman"/>
                <w:color w:val="000000"/>
                <w:sz w:val="20"/>
                <w:szCs w:val="20"/>
                <w:lang w:eastAsia="ru-RU"/>
              </w:rPr>
              <w:t xml:space="preserve"> Е</w:t>
            </w:r>
            <w:r>
              <w:rPr>
                <w:rFonts w:ascii="Times New Roman" w:eastAsia="Times New Roman" w:hAnsi="Times New Roman" w:cs="Times New Roman"/>
                <w:color w:val="000000"/>
                <w:sz w:val="20"/>
                <w:szCs w:val="20"/>
                <w:vertAlign w:val="superscript"/>
                <w:lang w:eastAsia="ru-RU"/>
              </w:rPr>
              <w:t>(2)</w:t>
            </w:r>
            <w:r w:rsidRPr="001C1142">
              <w:rPr>
                <w:rFonts w:ascii="Times New Roman" w:eastAsia="Times New Roman" w:hAnsi="Times New Roman" w:cs="Times New Roman"/>
                <w:color w:val="000000"/>
                <w:sz w:val="20"/>
                <w:szCs w:val="20"/>
                <w:lang w:eastAsia="ru-RU"/>
              </w:rPr>
              <w:t> Согласно постулатам Бора данный газ может излучать фотоны с энергией</w:t>
            </w:r>
          </w:p>
          <w:p w14:paraId="7823621A" w14:textId="77777777" w:rsidR="00FC7A68" w:rsidRDefault="00FC7A68" w:rsidP="00FC7A68">
            <w:pPr>
              <w:ind w:hanging="61"/>
              <w:rPr>
                <w:rFonts w:ascii="Times New Roman" w:eastAsia="Times New Roman" w:hAnsi="Times New Roman" w:cs="Times New Roman"/>
                <w:color w:val="000000"/>
                <w:sz w:val="20"/>
                <w:szCs w:val="20"/>
                <w:lang w:eastAsia="ru-RU"/>
              </w:rPr>
            </w:pPr>
          </w:p>
          <w:p w14:paraId="00777B28" w14:textId="77777777" w:rsidR="00FC7A68" w:rsidRDefault="00FC7A68" w:rsidP="00FC7A68">
            <w:pPr>
              <w:ind w:hanging="61"/>
              <w:rPr>
                <w:rFonts w:ascii="Times New Roman" w:eastAsia="Times New Roman" w:hAnsi="Times New Roman" w:cs="Times New Roman"/>
                <w:color w:val="000000"/>
                <w:sz w:val="20"/>
                <w:szCs w:val="20"/>
                <w:lang w:eastAsia="ru-RU"/>
              </w:rPr>
            </w:pPr>
          </w:p>
          <w:p w14:paraId="02BC5CD1" w14:textId="77777777" w:rsidR="00FC7A68" w:rsidRDefault="00FC7A68" w:rsidP="00FC7A68">
            <w:pPr>
              <w:ind w:hanging="61"/>
              <w:rPr>
                <w:rFonts w:ascii="Times New Roman" w:eastAsia="Times New Roman" w:hAnsi="Times New Roman" w:cs="Times New Roman"/>
                <w:color w:val="000000"/>
                <w:sz w:val="20"/>
                <w:szCs w:val="20"/>
                <w:lang w:eastAsia="ru-RU"/>
              </w:rPr>
            </w:pPr>
          </w:p>
          <w:p w14:paraId="24F4F800" w14:textId="66993C35" w:rsidR="00FC7A68" w:rsidRPr="001C1142" w:rsidRDefault="00FC7A68" w:rsidP="00FC7A68">
            <w:pPr>
              <w:ind w:hanging="61"/>
              <w:rPr>
                <w:rFonts w:ascii="Times New Roman" w:eastAsia="Times New Roman" w:hAnsi="Times New Roman" w:cs="Times New Roman"/>
                <w:color w:val="000000"/>
                <w:sz w:val="20"/>
                <w:szCs w:val="20"/>
                <w:lang w:eastAsia="ru-RU"/>
              </w:rPr>
            </w:pPr>
          </w:p>
        </w:tc>
        <w:tc>
          <w:tcPr>
            <w:tcW w:w="4961" w:type="dxa"/>
            <w:gridSpan w:val="2"/>
            <w:tcPrChange w:id="5947" w:author="2" w:date="2021-08-31T10:55:00Z">
              <w:tcPr>
                <w:tcW w:w="4839" w:type="dxa"/>
              </w:tcPr>
            </w:tcPrChange>
          </w:tcPr>
          <w:p w14:paraId="4928BADC" w14:textId="77777777" w:rsidR="00FC7A68" w:rsidRPr="006F33AA" w:rsidRDefault="00FC7A68" w:rsidP="00FC7A68">
            <w:pPr>
              <w:ind w:firstLine="375"/>
              <w:jc w:val="both"/>
              <w:rPr>
                <w:rFonts w:ascii="Times New Roman" w:hAnsi="Times New Roman"/>
                <w:color w:val="000000"/>
                <w:sz w:val="20"/>
                <w:rPrChange w:id="5948"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5949" w:author="2" w:date="2021-08-31T10:55:00Z">
                  <w:rPr>
                    <w:rFonts w:ascii="Times New Roman" w:eastAsia="Times New Roman" w:hAnsi="Times New Roman" w:cs="Times New Roman"/>
                    <w:color w:val="000000"/>
                    <w:lang w:eastAsia="ru-RU"/>
                  </w:rPr>
                </w:rPrChange>
              </w:rPr>
              <w:t>1) 0,3 эВ, 0,5эВ и1,5 эВ</w:t>
            </w:r>
          </w:p>
          <w:p w14:paraId="3A95626A" w14:textId="77777777" w:rsidR="00FC7A68" w:rsidRPr="006F33AA" w:rsidRDefault="00FC7A68" w:rsidP="00FC7A68">
            <w:pPr>
              <w:ind w:firstLine="375"/>
              <w:jc w:val="both"/>
              <w:rPr>
                <w:rFonts w:ascii="Times New Roman" w:hAnsi="Times New Roman"/>
                <w:color w:val="000000"/>
                <w:sz w:val="20"/>
                <w:rPrChange w:id="5950"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5951" w:author="2" w:date="2021-08-31T10:55:00Z">
                  <w:rPr>
                    <w:rFonts w:ascii="Times New Roman" w:eastAsia="Times New Roman" w:hAnsi="Times New Roman" w:cs="Times New Roman"/>
                    <w:color w:val="000000"/>
                    <w:lang w:eastAsia="ru-RU"/>
                  </w:rPr>
                </w:rPrChange>
              </w:rPr>
              <w:t>2) только 1,5 эВ</w:t>
            </w:r>
          </w:p>
          <w:p w14:paraId="0FED43D8" w14:textId="77777777" w:rsidR="00FC7A68" w:rsidRPr="006F33AA" w:rsidRDefault="00FC7A68" w:rsidP="00FC7A68">
            <w:pPr>
              <w:ind w:firstLine="375"/>
              <w:jc w:val="both"/>
              <w:rPr>
                <w:rFonts w:ascii="Times New Roman" w:hAnsi="Times New Roman"/>
                <w:color w:val="000000"/>
                <w:sz w:val="20"/>
                <w:rPrChange w:id="5952"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5953" w:author="2" w:date="2021-08-31T10:55:00Z">
                  <w:rPr>
                    <w:rFonts w:ascii="Times New Roman" w:eastAsia="Times New Roman" w:hAnsi="Times New Roman" w:cs="Times New Roman"/>
                    <w:color w:val="000000"/>
                    <w:lang w:eastAsia="ru-RU"/>
                  </w:rPr>
                </w:rPrChange>
              </w:rPr>
              <w:t>3) любой в пределах от 0 до 0,5 эВ</w:t>
            </w:r>
          </w:p>
          <w:p w14:paraId="1C5065F3" w14:textId="77777777" w:rsidR="00FC7A68" w:rsidRPr="006F33AA" w:rsidRDefault="00FC7A68" w:rsidP="00FC7A68">
            <w:pPr>
              <w:ind w:firstLine="375"/>
              <w:jc w:val="both"/>
              <w:rPr>
                <w:rFonts w:ascii="Times New Roman" w:hAnsi="Times New Roman"/>
                <w:color w:val="000000"/>
                <w:sz w:val="20"/>
                <w:rPrChange w:id="5954"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5955" w:author="2" w:date="2021-08-31T10:55:00Z">
                  <w:rPr>
                    <w:rFonts w:ascii="Times New Roman" w:eastAsia="Times New Roman" w:hAnsi="Times New Roman" w:cs="Times New Roman"/>
                    <w:color w:val="000000"/>
                    <w:lang w:eastAsia="ru-RU"/>
                  </w:rPr>
                </w:rPrChange>
              </w:rPr>
              <w:t>4) только 0,3 эВ</w:t>
            </w:r>
          </w:p>
          <w:p w14:paraId="64DAE2B4" w14:textId="77777777" w:rsidR="00FC7A68" w:rsidRPr="006F33AA" w:rsidRDefault="00FC7A68" w:rsidP="00FC7A68">
            <w:pPr>
              <w:pStyle w:val="a4"/>
              <w:spacing w:after="0" w:line="273" w:lineRule="exact"/>
              <w:ind w:left="346" w:right="20" w:firstLine="142"/>
              <w:rPr>
                <w:rFonts w:ascii="Times New Roman" w:hAnsi="Times New Roman"/>
                <w:color w:val="000000"/>
                <w:sz w:val="20"/>
                <w:rPrChange w:id="5956"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957" w:author="2" w:date="2021-08-31T10:55:00Z">
              <w:tcPr>
                <w:tcW w:w="547" w:type="dxa"/>
              </w:tcPr>
            </w:tcPrChange>
          </w:tcPr>
          <w:p w14:paraId="3C37F0E7" w14:textId="5363E2C2"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FC7A68" w:rsidRPr="00450F2B" w14:paraId="245A3F98" w14:textId="77777777" w:rsidTr="00911EF6">
        <w:tc>
          <w:tcPr>
            <w:tcW w:w="846" w:type="dxa"/>
            <w:tcPrChange w:id="5958" w:author="2" w:date="2021-08-31T10:55:00Z">
              <w:tcPr>
                <w:tcW w:w="846" w:type="dxa"/>
              </w:tcPr>
            </w:tcPrChange>
          </w:tcPr>
          <w:p w14:paraId="2E9EA257" w14:textId="77777777" w:rsidR="00FC7A68" w:rsidRPr="00450F2B" w:rsidRDefault="00FC7A68" w:rsidP="00FC7A68">
            <w:pPr>
              <w:spacing w:after="120"/>
              <w:rPr>
                <w:rFonts w:ascii="Times New Roman" w:hAnsi="Times New Roman" w:cs="Times New Roman"/>
                <w:sz w:val="24"/>
                <w:szCs w:val="24"/>
              </w:rPr>
            </w:pPr>
          </w:p>
        </w:tc>
        <w:tc>
          <w:tcPr>
            <w:tcW w:w="1843" w:type="dxa"/>
            <w:tcPrChange w:id="5959" w:author="2" w:date="2021-08-31T10:55:00Z">
              <w:tcPr>
                <w:tcW w:w="1843" w:type="dxa"/>
              </w:tcPr>
            </w:tcPrChange>
          </w:tcPr>
          <w:p w14:paraId="16C69E6D" w14:textId="77777777" w:rsidR="00FC7A68" w:rsidRPr="00450F2B" w:rsidRDefault="00FC7A68" w:rsidP="00FC7A68">
            <w:pPr>
              <w:spacing w:after="120"/>
              <w:rPr>
                <w:rFonts w:ascii="Times New Roman" w:hAnsi="Times New Roman" w:cs="Times New Roman"/>
                <w:sz w:val="24"/>
                <w:szCs w:val="24"/>
              </w:rPr>
            </w:pPr>
          </w:p>
        </w:tc>
        <w:tc>
          <w:tcPr>
            <w:tcW w:w="425" w:type="dxa"/>
            <w:tcPrChange w:id="5960" w:author="2" w:date="2021-08-31T10:55:00Z">
              <w:tcPr>
                <w:tcW w:w="425" w:type="dxa"/>
              </w:tcPr>
            </w:tcPrChange>
          </w:tcPr>
          <w:p w14:paraId="5CB885A0" w14:textId="77777777" w:rsidR="00FC7A68" w:rsidRPr="00450F2B" w:rsidRDefault="00FC7A68" w:rsidP="00FC7A68">
            <w:pPr>
              <w:spacing w:after="120"/>
              <w:rPr>
                <w:rFonts w:ascii="Times New Roman" w:hAnsi="Times New Roman" w:cs="Times New Roman"/>
                <w:sz w:val="24"/>
                <w:szCs w:val="24"/>
              </w:rPr>
            </w:pPr>
          </w:p>
        </w:tc>
        <w:tc>
          <w:tcPr>
            <w:tcW w:w="392" w:type="dxa"/>
            <w:tcPrChange w:id="5961" w:author="2" w:date="2021-08-31T10:55:00Z">
              <w:tcPr>
                <w:tcW w:w="392" w:type="dxa"/>
              </w:tcPr>
            </w:tcPrChange>
          </w:tcPr>
          <w:p w14:paraId="2DEB36A6" w14:textId="77777777" w:rsidR="00FC7A68" w:rsidRPr="00450F2B" w:rsidRDefault="00FC7A68" w:rsidP="00FC7A68">
            <w:pPr>
              <w:spacing w:after="120"/>
              <w:rPr>
                <w:rFonts w:ascii="Times New Roman" w:hAnsi="Times New Roman" w:cs="Times New Roman"/>
                <w:sz w:val="24"/>
                <w:szCs w:val="24"/>
              </w:rPr>
            </w:pPr>
          </w:p>
        </w:tc>
        <w:tc>
          <w:tcPr>
            <w:tcW w:w="553" w:type="dxa"/>
            <w:tcPrChange w:id="5962" w:author="2" w:date="2021-08-31T10:55:00Z">
              <w:tcPr>
                <w:tcW w:w="553" w:type="dxa"/>
              </w:tcPr>
            </w:tcPrChange>
          </w:tcPr>
          <w:p w14:paraId="339C4AE2" w14:textId="73CA4346"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5963" w:author="2" w:date="2021-08-31T10:55:00Z">
              <w:tcPr>
                <w:tcW w:w="6001" w:type="dxa"/>
              </w:tcPr>
            </w:tcPrChange>
          </w:tcPr>
          <w:p w14:paraId="4463430E" w14:textId="77777777" w:rsidR="00FC7A68" w:rsidRDefault="00FC7A68" w:rsidP="00FC7A68">
            <w:pPr>
              <w:ind w:hanging="61"/>
              <w:rPr>
                <w:rFonts w:ascii="Times New Roman" w:hAnsi="Times New Roman" w:cs="Times New Roman"/>
                <w:color w:val="000000"/>
                <w:sz w:val="20"/>
                <w:szCs w:val="20"/>
              </w:rPr>
            </w:pPr>
            <w:r>
              <w:rPr>
                <w:noProof/>
                <w:lang w:eastAsia="ru-RU"/>
              </w:rPr>
              <w:drawing>
                <wp:anchor distT="0" distB="0" distL="114300" distR="114300" simplePos="0" relativeHeight="252190720" behindDoc="1" locked="0" layoutInCell="1" allowOverlap="1" wp14:anchorId="1150C47A" wp14:editId="7DBC85BB">
                  <wp:simplePos x="0" y="0"/>
                  <wp:positionH relativeFrom="column">
                    <wp:posOffset>2731110</wp:posOffset>
                  </wp:positionH>
                  <wp:positionV relativeFrom="paragraph">
                    <wp:posOffset>305</wp:posOffset>
                  </wp:positionV>
                  <wp:extent cx="990600" cy="1238250"/>
                  <wp:effectExtent l="0" t="0" r="0" b="0"/>
                  <wp:wrapTight wrapText="bothSides">
                    <wp:wrapPolygon edited="0">
                      <wp:start x="0" y="0"/>
                      <wp:lineTo x="0" y="21268"/>
                      <wp:lineTo x="21185" y="21268"/>
                      <wp:lineTo x="21185" y="0"/>
                      <wp:lineTo x="0" y="0"/>
                    </wp:wrapPolygon>
                  </wp:wrapTight>
                  <wp:docPr id="106" name="Рисунок 106" descr="https://phys-ege.sdamgia.ru/get_file?id=16115&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hys-ege.sdamgia.ru/get_file?id=16115&amp;png=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99060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65F3">
              <w:rPr>
                <w:rFonts w:ascii="Times New Roman" w:hAnsi="Times New Roman" w:cs="Times New Roman"/>
                <w:color w:val="000000"/>
                <w:sz w:val="20"/>
                <w:szCs w:val="20"/>
              </w:rPr>
              <w:t>Схема низших энергетических уровней атома имеет вид, изображённый на рисунке. В начальный момент времени атом находится в состоянии с энергией </w:t>
            </w:r>
            <w:r>
              <w:rPr>
                <w:rFonts w:ascii="Times New Roman" w:hAnsi="Times New Roman" w:cs="Times New Roman"/>
                <w:noProof/>
                <w:sz w:val="20"/>
                <w:szCs w:val="20"/>
                <w:lang w:eastAsia="ru-RU"/>
              </w:rPr>
              <w:t xml:space="preserve"> Е</w:t>
            </w:r>
            <w:r>
              <w:rPr>
                <w:rFonts w:ascii="Times New Roman" w:hAnsi="Times New Roman" w:cs="Times New Roman"/>
                <w:noProof/>
                <w:sz w:val="20"/>
                <w:szCs w:val="20"/>
                <w:vertAlign w:val="superscript"/>
                <w:lang w:eastAsia="ru-RU"/>
              </w:rPr>
              <w:t>(2)</w:t>
            </w:r>
            <w:r w:rsidRPr="008665F3">
              <w:rPr>
                <w:rFonts w:ascii="Times New Roman" w:hAnsi="Times New Roman" w:cs="Times New Roman"/>
                <w:color w:val="000000"/>
                <w:sz w:val="20"/>
                <w:szCs w:val="20"/>
              </w:rPr>
              <w:t> Согласно постулатам Бора атом может излучать фотоны с энергией</w:t>
            </w:r>
          </w:p>
          <w:p w14:paraId="3E486096" w14:textId="77777777" w:rsidR="00FC7A68" w:rsidRDefault="00FC7A68" w:rsidP="00FC7A68">
            <w:pPr>
              <w:ind w:hanging="61"/>
              <w:rPr>
                <w:rFonts w:ascii="Times New Roman" w:hAnsi="Times New Roman" w:cs="Times New Roman"/>
                <w:color w:val="000000"/>
                <w:sz w:val="20"/>
                <w:szCs w:val="20"/>
              </w:rPr>
            </w:pPr>
          </w:p>
          <w:p w14:paraId="79AE20D9" w14:textId="77777777" w:rsidR="00FC7A68" w:rsidRDefault="00FC7A68" w:rsidP="00FC7A68">
            <w:pPr>
              <w:ind w:hanging="61"/>
              <w:rPr>
                <w:rFonts w:ascii="Times New Roman" w:hAnsi="Times New Roman" w:cs="Times New Roman"/>
                <w:color w:val="000000"/>
                <w:sz w:val="20"/>
                <w:szCs w:val="20"/>
              </w:rPr>
            </w:pPr>
          </w:p>
          <w:p w14:paraId="282F142D" w14:textId="77777777" w:rsidR="00FC7A68" w:rsidRDefault="00FC7A68" w:rsidP="00FC7A68">
            <w:pPr>
              <w:ind w:hanging="61"/>
              <w:rPr>
                <w:rFonts w:ascii="Times New Roman" w:hAnsi="Times New Roman" w:cs="Times New Roman"/>
                <w:color w:val="000000"/>
                <w:sz w:val="20"/>
                <w:szCs w:val="20"/>
              </w:rPr>
            </w:pPr>
          </w:p>
          <w:p w14:paraId="0DF18C02" w14:textId="3DCF1445" w:rsidR="00FC7A68" w:rsidRPr="008665F3" w:rsidRDefault="00FC7A68" w:rsidP="00FC7A68">
            <w:pPr>
              <w:ind w:hanging="61"/>
              <w:rPr>
                <w:rFonts w:ascii="Times New Roman" w:eastAsia="Times New Roman" w:hAnsi="Times New Roman" w:cs="Times New Roman"/>
                <w:color w:val="000000"/>
                <w:sz w:val="20"/>
                <w:szCs w:val="20"/>
                <w:lang w:eastAsia="ru-RU"/>
              </w:rPr>
            </w:pPr>
          </w:p>
        </w:tc>
        <w:tc>
          <w:tcPr>
            <w:tcW w:w="4961" w:type="dxa"/>
            <w:gridSpan w:val="2"/>
            <w:tcPrChange w:id="5964" w:author="2" w:date="2021-08-31T10:55:00Z">
              <w:tcPr>
                <w:tcW w:w="4839" w:type="dxa"/>
              </w:tcPr>
            </w:tcPrChange>
          </w:tcPr>
          <w:p w14:paraId="2A2E66F6" w14:textId="77777777" w:rsidR="00FC7A68" w:rsidRPr="006F33AA" w:rsidRDefault="00FC7A68" w:rsidP="00FC7A68">
            <w:pPr>
              <w:ind w:firstLine="375"/>
              <w:jc w:val="both"/>
              <w:rPr>
                <w:rFonts w:ascii="Times New Roman" w:hAnsi="Times New Roman"/>
                <w:color w:val="000000"/>
                <w:sz w:val="20"/>
                <w:rPrChange w:id="5965"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5966" w:author="2" w:date="2021-08-31T10:55:00Z">
                  <w:rPr>
                    <w:rFonts w:ascii="Times New Roman" w:eastAsia="Times New Roman" w:hAnsi="Times New Roman" w:cs="Times New Roman"/>
                    <w:color w:val="000000"/>
                    <w:lang w:eastAsia="ru-RU"/>
                  </w:rPr>
                </w:rPrChange>
              </w:rPr>
              <w:t>1) только 0,5 эВ</w:t>
            </w:r>
          </w:p>
          <w:p w14:paraId="5130B3D2" w14:textId="77777777" w:rsidR="00FC7A68" w:rsidRPr="006F33AA" w:rsidRDefault="00FC7A68" w:rsidP="00FC7A68">
            <w:pPr>
              <w:ind w:firstLine="375"/>
              <w:jc w:val="both"/>
              <w:rPr>
                <w:rFonts w:ascii="Times New Roman" w:hAnsi="Times New Roman"/>
                <w:color w:val="000000"/>
                <w:sz w:val="20"/>
                <w:rPrChange w:id="5967"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5968" w:author="2" w:date="2021-08-31T10:55:00Z">
                  <w:rPr>
                    <w:rFonts w:ascii="Times New Roman" w:eastAsia="Times New Roman" w:hAnsi="Times New Roman" w:cs="Times New Roman"/>
                    <w:color w:val="000000"/>
                    <w:lang w:eastAsia="ru-RU"/>
                  </w:rPr>
                </w:rPrChange>
              </w:rPr>
              <w:t>2) только 1,5 эВ</w:t>
            </w:r>
          </w:p>
          <w:p w14:paraId="546F71EE" w14:textId="77777777" w:rsidR="00FC7A68" w:rsidRPr="006F33AA" w:rsidRDefault="00FC7A68" w:rsidP="00FC7A68">
            <w:pPr>
              <w:ind w:firstLine="375"/>
              <w:jc w:val="both"/>
              <w:rPr>
                <w:rFonts w:ascii="Times New Roman" w:hAnsi="Times New Roman"/>
                <w:color w:val="000000"/>
                <w:sz w:val="20"/>
                <w:rPrChange w:id="5969"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5970" w:author="2" w:date="2021-08-31T10:55:00Z">
                  <w:rPr>
                    <w:rFonts w:ascii="Times New Roman" w:eastAsia="Times New Roman" w:hAnsi="Times New Roman" w:cs="Times New Roman"/>
                    <w:color w:val="000000"/>
                    <w:lang w:eastAsia="ru-RU"/>
                  </w:rPr>
                </w:rPrChange>
              </w:rPr>
              <w:t>3) любой, меньшей 0,5 эВ</w:t>
            </w:r>
          </w:p>
          <w:p w14:paraId="52728DDA" w14:textId="77777777" w:rsidR="00FC7A68" w:rsidRPr="006F33AA" w:rsidRDefault="00FC7A68" w:rsidP="00FC7A68">
            <w:pPr>
              <w:ind w:firstLine="375"/>
              <w:jc w:val="both"/>
              <w:rPr>
                <w:rFonts w:ascii="Times New Roman" w:hAnsi="Times New Roman"/>
                <w:color w:val="000000"/>
                <w:sz w:val="20"/>
                <w:rPrChange w:id="5971"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5972" w:author="2" w:date="2021-08-31T10:55:00Z">
                  <w:rPr>
                    <w:rFonts w:ascii="Times New Roman" w:eastAsia="Times New Roman" w:hAnsi="Times New Roman" w:cs="Times New Roman"/>
                    <w:color w:val="000000"/>
                    <w:lang w:eastAsia="ru-RU"/>
                  </w:rPr>
                </w:rPrChange>
              </w:rPr>
              <w:t>4) любой в пределах от 0,5 до 2 эВ</w:t>
            </w:r>
          </w:p>
          <w:p w14:paraId="0694DC48" w14:textId="77777777" w:rsidR="00FC7A68" w:rsidRPr="006F33AA" w:rsidRDefault="00FC7A68" w:rsidP="00FC7A68">
            <w:pPr>
              <w:pStyle w:val="a4"/>
              <w:spacing w:after="0" w:line="273" w:lineRule="exact"/>
              <w:ind w:left="346" w:right="20" w:firstLine="142"/>
              <w:rPr>
                <w:rFonts w:ascii="Times New Roman" w:hAnsi="Times New Roman"/>
                <w:color w:val="000000"/>
                <w:sz w:val="20"/>
                <w:rPrChange w:id="5973"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5974" w:author="2" w:date="2021-08-31T10:55:00Z">
              <w:tcPr>
                <w:tcW w:w="547" w:type="dxa"/>
              </w:tcPr>
            </w:tcPrChange>
          </w:tcPr>
          <w:p w14:paraId="17D36870" w14:textId="0FB8CE99"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FC7A68" w:rsidRPr="00450F2B" w14:paraId="5817B4B5" w14:textId="77777777" w:rsidTr="00911EF6">
        <w:tc>
          <w:tcPr>
            <w:tcW w:w="846" w:type="dxa"/>
            <w:tcPrChange w:id="5975" w:author="2" w:date="2021-08-31T10:55:00Z">
              <w:tcPr>
                <w:tcW w:w="846" w:type="dxa"/>
              </w:tcPr>
            </w:tcPrChange>
          </w:tcPr>
          <w:p w14:paraId="319FEE76" w14:textId="77777777" w:rsidR="00FC7A68" w:rsidRPr="00450F2B" w:rsidRDefault="00FC7A68" w:rsidP="00FC7A68">
            <w:pPr>
              <w:spacing w:after="120"/>
              <w:rPr>
                <w:rFonts w:ascii="Times New Roman" w:hAnsi="Times New Roman" w:cs="Times New Roman"/>
                <w:sz w:val="24"/>
                <w:szCs w:val="24"/>
              </w:rPr>
            </w:pPr>
          </w:p>
        </w:tc>
        <w:tc>
          <w:tcPr>
            <w:tcW w:w="1843" w:type="dxa"/>
            <w:tcPrChange w:id="5976" w:author="2" w:date="2021-08-31T10:55:00Z">
              <w:tcPr>
                <w:tcW w:w="1843" w:type="dxa"/>
              </w:tcPr>
            </w:tcPrChange>
          </w:tcPr>
          <w:p w14:paraId="5F8BEBD3" w14:textId="77777777" w:rsidR="00FC7A68" w:rsidRPr="00450F2B" w:rsidRDefault="00FC7A68" w:rsidP="00FC7A68">
            <w:pPr>
              <w:spacing w:after="120"/>
              <w:rPr>
                <w:rFonts w:ascii="Times New Roman" w:hAnsi="Times New Roman" w:cs="Times New Roman"/>
                <w:sz w:val="24"/>
                <w:szCs w:val="24"/>
              </w:rPr>
            </w:pPr>
          </w:p>
        </w:tc>
        <w:tc>
          <w:tcPr>
            <w:tcW w:w="425" w:type="dxa"/>
            <w:tcPrChange w:id="5977" w:author="2" w:date="2021-08-31T10:55:00Z">
              <w:tcPr>
                <w:tcW w:w="425" w:type="dxa"/>
              </w:tcPr>
            </w:tcPrChange>
          </w:tcPr>
          <w:p w14:paraId="15E2D805" w14:textId="77777777" w:rsidR="00FC7A68" w:rsidRPr="00450F2B" w:rsidRDefault="00FC7A68" w:rsidP="00FC7A68">
            <w:pPr>
              <w:spacing w:after="120"/>
              <w:rPr>
                <w:rFonts w:ascii="Times New Roman" w:hAnsi="Times New Roman" w:cs="Times New Roman"/>
                <w:sz w:val="24"/>
                <w:szCs w:val="24"/>
              </w:rPr>
            </w:pPr>
          </w:p>
        </w:tc>
        <w:tc>
          <w:tcPr>
            <w:tcW w:w="392" w:type="dxa"/>
            <w:tcPrChange w:id="5978" w:author="2" w:date="2021-08-31T10:55:00Z">
              <w:tcPr>
                <w:tcW w:w="392" w:type="dxa"/>
              </w:tcPr>
            </w:tcPrChange>
          </w:tcPr>
          <w:p w14:paraId="3A85ED8A" w14:textId="77777777" w:rsidR="00FC7A68" w:rsidRPr="00450F2B" w:rsidRDefault="00FC7A68" w:rsidP="00FC7A68">
            <w:pPr>
              <w:spacing w:after="120"/>
              <w:rPr>
                <w:rFonts w:ascii="Times New Roman" w:hAnsi="Times New Roman" w:cs="Times New Roman"/>
                <w:sz w:val="24"/>
                <w:szCs w:val="24"/>
              </w:rPr>
            </w:pPr>
          </w:p>
        </w:tc>
        <w:tc>
          <w:tcPr>
            <w:tcW w:w="553" w:type="dxa"/>
            <w:tcPrChange w:id="5979" w:author="2" w:date="2021-08-31T10:55:00Z">
              <w:tcPr>
                <w:tcW w:w="553" w:type="dxa"/>
              </w:tcPr>
            </w:tcPrChange>
          </w:tcPr>
          <w:p w14:paraId="3EF6AA0A" w14:textId="3183DA8D"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5980" w:author="2" w:date="2021-08-31T10:55:00Z">
              <w:tcPr>
                <w:tcW w:w="6001" w:type="dxa"/>
              </w:tcPr>
            </w:tcPrChange>
          </w:tcPr>
          <w:p w14:paraId="17E6127C" w14:textId="0859F771" w:rsidR="00FC7A68" w:rsidRPr="008665F3" w:rsidRDefault="00FC7A68" w:rsidP="00FC7A68">
            <w:pPr>
              <w:ind w:hanging="61"/>
              <w:rPr>
                <w:rFonts w:ascii="Times New Roman" w:eastAsia="Times New Roman" w:hAnsi="Times New Roman" w:cs="Times New Roman"/>
                <w:color w:val="000000"/>
                <w:sz w:val="20"/>
                <w:szCs w:val="20"/>
                <w:lang w:eastAsia="ru-RU"/>
              </w:rPr>
            </w:pPr>
            <w:r>
              <w:rPr>
                <w:noProof/>
                <w:lang w:eastAsia="ru-RU"/>
              </w:rPr>
              <w:drawing>
                <wp:anchor distT="0" distB="0" distL="114300" distR="114300" simplePos="0" relativeHeight="252191744" behindDoc="1" locked="0" layoutInCell="1" allowOverlap="1" wp14:anchorId="3CA7AB8D" wp14:editId="1DAC64E6">
                  <wp:simplePos x="0" y="0"/>
                  <wp:positionH relativeFrom="column">
                    <wp:posOffset>2767610</wp:posOffset>
                  </wp:positionH>
                  <wp:positionV relativeFrom="paragraph">
                    <wp:posOffset>76</wp:posOffset>
                  </wp:positionV>
                  <wp:extent cx="848360" cy="1366520"/>
                  <wp:effectExtent l="0" t="0" r="8890" b="5080"/>
                  <wp:wrapTight wrapText="bothSides">
                    <wp:wrapPolygon edited="0">
                      <wp:start x="0" y="0"/>
                      <wp:lineTo x="0" y="21379"/>
                      <wp:lineTo x="21341" y="21379"/>
                      <wp:lineTo x="21341" y="0"/>
                      <wp:lineTo x="0" y="0"/>
                    </wp:wrapPolygon>
                  </wp:wrapTight>
                  <wp:docPr id="107" name="Рисунок 107" descr="https://phys-ege.sdamgia.ru/get_file?id=19360&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hys-ege.sdamgia.ru/get_file?id=19360&amp;png=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848360" cy="1366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65F3">
              <w:rPr>
                <w:rFonts w:ascii="Times New Roman" w:hAnsi="Times New Roman" w:cs="Times New Roman"/>
                <w:color w:val="000000"/>
                <w:sz w:val="20"/>
                <w:szCs w:val="20"/>
              </w:rPr>
              <w:t>На рисунке изображена диаграмма энергетических уровней атома. Какой цифрой обозначен переход, который соответствует поглоще</w:t>
            </w:r>
            <w:r>
              <w:rPr>
                <w:rFonts w:ascii="Times New Roman" w:hAnsi="Times New Roman" w:cs="Times New Roman"/>
                <w:color w:val="000000"/>
                <w:sz w:val="20"/>
                <w:szCs w:val="20"/>
              </w:rPr>
              <w:t>нию фотона с наибольшей длиной волны</w:t>
            </w:r>
            <w:r w:rsidRPr="008665F3">
              <w:rPr>
                <w:rFonts w:ascii="Times New Roman" w:hAnsi="Times New Roman" w:cs="Times New Roman"/>
                <w:color w:val="000000"/>
                <w:sz w:val="20"/>
                <w:szCs w:val="20"/>
              </w:rPr>
              <w:t>?</w:t>
            </w:r>
          </w:p>
        </w:tc>
        <w:tc>
          <w:tcPr>
            <w:tcW w:w="4961" w:type="dxa"/>
            <w:gridSpan w:val="2"/>
            <w:tcPrChange w:id="5981" w:author="2" w:date="2021-08-31T10:55:00Z">
              <w:tcPr>
                <w:tcW w:w="4839" w:type="dxa"/>
              </w:tcPr>
            </w:tcPrChange>
          </w:tcPr>
          <w:p w14:paraId="246C4AD4" w14:textId="77777777" w:rsidR="00FC7A68" w:rsidRPr="006F33AA" w:rsidRDefault="00FC7A68" w:rsidP="00C207C3">
            <w:pPr>
              <w:pStyle w:val="a4"/>
              <w:numPr>
                <w:ilvl w:val="0"/>
                <w:numId w:val="116"/>
              </w:numPr>
              <w:spacing w:after="0" w:line="273" w:lineRule="exact"/>
              <w:ind w:right="20"/>
              <w:rPr>
                <w:rFonts w:ascii="Times New Roman" w:hAnsi="Times New Roman"/>
                <w:color w:val="000000"/>
                <w:sz w:val="20"/>
                <w:rPrChange w:id="5982"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983" w:author="2" w:date="2021-08-31T10:55:00Z">
                  <w:rPr>
                    <w:rFonts w:ascii="Times New Roman" w:eastAsia="Century Schoolbook" w:hAnsi="Times New Roman" w:cs="Times New Roman"/>
                    <w:color w:val="000000"/>
                    <w:sz w:val="24"/>
                    <w:szCs w:val="24"/>
                    <w:lang w:eastAsia="ru-RU"/>
                  </w:rPr>
                </w:rPrChange>
              </w:rPr>
              <w:t>1</w:t>
            </w:r>
          </w:p>
          <w:p w14:paraId="579C8FFA" w14:textId="77777777" w:rsidR="00FC7A68" w:rsidRPr="006F33AA" w:rsidRDefault="00FC7A68" w:rsidP="00C207C3">
            <w:pPr>
              <w:pStyle w:val="a4"/>
              <w:numPr>
                <w:ilvl w:val="0"/>
                <w:numId w:val="116"/>
              </w:numPr>
              <w:spacing w:after="0" w:line="273" w:lineRule="exact"/>
              <w:ind w:right="20"/>
              <w:rPr>
                <w:rFonts w:ascii="Times New Roman" w:hAnsi="Times New Roman"/>
                <w:color w:val="000000"/>
                <w:sz w:val="20"/>
                <w:rPrChange w:id="5984"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985" w:author="2" w:date="2021-08-31T10:55:00Z">
                  <w:rPr>
                    <w:rFonts w:ascii="Times New Roman" w:eastAsia="Century Schoolbook" w:hAnsi="Times New Roman" w:cs="Times New Roman"/>
                    <w:color w:val="000000"/>
                    <w:sz w:val="24"/>
                    <w:szCs w:val="24"/>
                    <w:lang w:eastAsia="ru-RU"/>
                  </w:rPr>
                </w:rPrChange>
              </w:rPr>
              <w:t>2</w:t>
            </w:r>
          </w:p>
          <w:p w14:paraId="05B271B9" w14:textId="77777777" w:rsidR="00FC7A68" w:rsidRPr="006F33AA" w:rsidRDefault="00FC7A68" w:rsidP="00C207C3">
            <w:pPr>
              <w:pStyle w:val="a4"/>
              <w:numPr>
                <w:ilvl w:val="0"/>
                <w:numId w:val="116"/>
              </w:numPr>
              <w:spacing w:after="0" w:line="273" w:lineRule="exact"/>
              <w:ind w:right="20"/>
              <w:rPr>
                <w:rFonts w:ascii="Times New Roman" w:hAnsi="Times New Roman"/>
                <w:color w:val="000000"/>
                <w:sz w:val="20"/>
                <w:rPrChange w:id="5986"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987" w:author="2" w:date="2021-08-31T10:55:00Z">
                  <w:rPr>
                    <w:rFonts w:ascii="Times New Roman" w:eastAsia="Century Schoolbook" w:hAnsi="Times New Roman" w:cs="Times New Roman"/>
                    <w:color w:val="000000"/>
                    <w:sz w:val="24"/>
                    <w:szCs w:val="24"/>
                    <w:lang w:eastAsia="ru-RU"/>
                  </w:rPr>
                </w:rPrChange>
              </w:rPr>
              <w:t>3</w:t>
            </w:r>
          </w:p>
          <w:p w14:paraId="705FD225" w14:textId="00AAA620" w:rsidR="00FC7A68" w:rsidRPr="006F33AA" w:rsidRDefault="00FC7A68" w:rsidP="00C207C3">
            <w:pPr>
              <w:pStyle w:val="a4"/>
              <w:numPr>
                <w:ilvl w:val="0"/>
                <w:numId w:val="116"/>
              </w:numPr>
              <w:spacing w:after="0" w:line="273" w:lineRule="exact"/>
              <w:ind w:right="20"/>
              <w:rPr>
                <w:rFonts w:ascii="Times New Roman" w:hAnsi="Times New Roman"/>
                <w:color w:val="000000"/>
                <w:sz w:val="20"/>
                <w:rPrChange w:id="5988"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989" w:author="2" w:date="2021-08-31T10:55:00Z">
                  <w:rPr>
                    <w:rFonts w:ascii="Times New Roman" w:eastAsia="Century Schoolbook" w:hAnsi="Times New Roman" w:cs="Times New Roman"/>
                    <w:color w:val="000000"/>
                    <w:sz w:val="24"/>
                    <w:szCs w:val="24"/>
                    <w:lang w:eastAsia="ru-RU"/>
                  </w:rPr>
                </w:rPrChange>
              </w:rPr>
              <w:t>4</w:t>
            </w:r>
          </w:p>
        </w:tc>
        <w:tc>
          <w:tcPr>
            <w:tcW w:w="567" w:type="dxa"/>
            <w:gridSpan w:val="2"/>
            <w:tcPrChange w:id="5990" w:author="2" w:date="2021-08-31T10:55:00Z">
              <w:tcPr>
                <w:tcW w:w="547" w:type="dxa"/>
              </w:tcPr>
            </w:tcPrChange>
          </w:tcPr>
          <w:p w14:paraId="270DD100" w14:textId="79A79714"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4</w:t>
            </w:r>
          </w:p>
        </w:tc>
      </w:tr>
      <w:tr w:rsidR="00FC7A68" w:rsidRPr="00450F2B" w14:paraId="090BE0CE" w14:textId="77777777" w:rsidTr="00911EF6">
        <w:tc>
          <w:tcPr>
            <w:tcW w:w="846" w:type="dxa"/>
            <w:tcPrChange w:id="5991" w:author="2" w:date="2021-08-31T10:55:00Z">
              <w:tcPr>
                <w:tcW w:w="846" w:type="dxa"/>
              </w:tcPr>
            </w:tcPrChange>
          </w:tcPr>
          <w:p w14:paraId="7C209FF9" w14:textId="29C188D2" w:rsidR="00FC7A68" w:rsidRPr="00450F2B" w:rsidRDefault="00FC7A68" w:rsidP="00FC7A68">
            <w:pPr>
              <w:spacing w:after="120"/>
              <w:rPr>
                <w:rFonts w:ascii="Times New Roman" w:hAnsi="Times New Roman" w:cs="Times New Roman"/>
                <w:sz w:val="24"/>
                <w:szCs w:val="24"/>
              </w:rPr>
            </w:pPr>
          </w:p>
        </w:tc>
        <w:tc>
          <w:tcPr>
            <w:tcW w:w="1843" w:type="dxa"/>
            <w:tcPrChange w:id="5992" w:author="2" w:date="2021-08-31T10:55:00Z">
              <w:tcPr>
                <w:tcW w:w="1843" w:type="dxa"/>
              </w:tcPr>
            </w:tcPrChange>
          </w:tcPr>
          <w:p w14:paraId="0AA60D72" w14:textId="77777777" w:rsidR="00FC7A68" w:rsidRPr="00450F2B" w:rsidRDefault="00FC7A68" w:rsidP="00FC7A68">
            <w:pPr>
              <w:spacing w:after="120"/>
              <w:rPr>
                <w:rFonts w:ascii="Times New Roman" w:hAnsi="Times New Roman" w:cs="Times New Roman"/>
                <w:sz w:val="24"/>
                <w:szCs w:val="24"/>
              </w:rPr>
            </w:pPr>
          </w:p>
        </w:tc>
        <w:tc>
          <w:tcPr>
            <w:tcW w:w="425" w:type="dxa"/>
            <w:tcPrChange w:id="5993" w:author="2" w:date="2021-08-31T10:55:00Z">
              <w:tcPr>
                <w:tcW w:w="425" w:type="dxa"/>
              </w:tcPr>
            </w:tcPrChange>
          </w:tcPr>
          <w:p w14:paraId="1F5E76CE" w14:textId="77777777" w:rsidR="00FC7A68" w:rsidRPr="00450F2B" w:rsidRDefault="00FC7A68" w:rsidP="00FC7A68">
            <w:pPr>
              <w:spacing w:after="120"/>
              <w:rPr>
                <w:rFonts w:ascii="Times New Roman" w:hAnsi="Times New Roman" w:cs="Times New Roman"/>
                <w:sz w:val="24"/>
                <w:szCs w:val="24"/>
              </w:rPr>
            </w:pPr>
          </w:p>
        </w:tc>
        <w:tc>
          <w:tcPr>
            <w:tcW w:w="392" w:type="dxa"/>
            <w:tcPrChange w:id="5994" w:author="2" w:date="2021-08-31T10:55:00Z">
              <w:tcPr>
                <w:tcW w:w="392" w:type="dxa"/>
              </w:tcPr>
            </w:tcPrChange>
          </w:tcPr>
          <w:p w14:paraId="06006CA5" w14:textId="77777777" w:rsidR="00FC7A68" w:rsidRPr="00450F2B" w:rsidRDefault="00FC7A68" w:rsidP="00FC7A68">
            <w:pPr>
              <w:spacing w:after="120"/>
              <w:rPr>
                <w:rFonts w:ascii="Times New Roman" w:hAnsi="Times New Roman" w:cs="Times New Roman"/>
                <w:sz w:val="24"/>
                <w:szCs w:val="24"/>
              </w:rPr>
            </w:pPr>
          </w:p>
        </w:tc>
        <w:tc>
          <w:tcPr>
            <w:tcW w:w="553" w:type="dxa"/>
            <w:tcPrChange w:id="5995" w:author="2" w:date="2021-08-31T10:55:00Z">
              <w:tcPr>
                <w:tcW w:w="553" w:type="dxa"/>
              </w:tcPr>
            </w:tcPrChange>
          </w:tcPr>
          <w:p w14:paraId="5954A512" w14:textId="2A643275"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5996" w:author="2" w:date="2021-08-31T10:55:00Z">
              <w:tcPr>
                <w:tcW w:w="6001" w:type="dxa"/>
              </w:tcPr>
            </w:tcPrChange>
          </w:tcPr>
          <w:p w14:paraId="644305EF" w14:textId="44B3194B" w:rsidR="00FC7A68" w:rsidRDefault="00FC7A68" w:rsidP="00FC7A68">
            <w:pPr>
              <w:ind w:hanging="61"/>
              <w:rPr>
                <w:noProof/>
                <w:lang w:eastAsia="ru-RU"/>
              </w:rPr>
            </w:pPr>
            <w:r>
              <w:rPr>
                <w:noProof/>
                <w:lang w:eastAsia="ru-RU"/>
              </w:rPr>
              <w:drawing>
                <wp:anchor distT="0" distB="0" distL="114300" distR="114300" simplePos="0" relativeHeight="252192768" behindDoc="1" locked="0" layoutInCell="1" allowOverlap="1" wp14:anchorId="3DFFDBBB" wp14:editId="7E00156E">
                  <wp:simplePos x="0" y="0"/>
                  <wp:positionH relativeFrom="column">
                    <wp:posOffset>2833370</wp:posOffset>
                  </wp:positionH>
                  <wp:positionV relativeFrom="paragraph">
                    <wp:posOffset>57379</wp:posOffset>
                  </wp:positionV>
                  <wp:extent cx="709295" cy="1005205"/>
                  <wp:effectExtent l="0" t="0" r="0" b="4445"/>
                  <wp:wrapTight wrapText="bothSides">
                    <wp:wrapPolygon edited="0">
                      <wp:start x="0" y="0"/>
                      <wp:lineTo x="0" y="21286"/>
                      <wp:lineTo x="20885" y="21286"/>
                      <wp:lineTo x="20885" y="0"/>
                      <wp:lineTo x="0" y="0"/>
                    </wp:wrapPolygon>
                  </wp:wrapTight>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709295" cy="1005205"/>
                          </a:xfrm>
                          <a:prstGeom prst="rect">
                            <a:avLst/>
                          </a:prstGeom>
                        </pic:spPr>
                      </pic:pic>
                    </a:graphicData>
                  </a:graphic>
                  <wp14:sizeRelH relativeFrom="page">
                    <wp14:pctWidth>0</wp14:pctWidth>
                  </wp14:sizeRelH>
                  <wp14:sizeRelV relativeFrom="page">
                    <wp14:pctHeight>0</wp14:pctHeight>
                  </wp14:sizeRelV>
                </wp:anchor>
              </w:drawing>
            </w:r>
            <w:r w:rsidRPr="001C1142">
              <w:rPr>
                <w:rFonts w:ascii="Times New Roman" w:hAnsi="Times New Roman" w:cs="Times New Roman"/>
                <w:color w:val="000000"/>
                <w:sz w:val="20"/>
                <w:szCs w:val="20"/>
              </w:rPr>
              <w:t>На рисунке изображена диаграмма энергетических уровней атома. Какой цифрой обозначен переход, кот</w:t>
            </w:r>
            <w:r>
              <w:rPr>
                <w:rFonts w:ascii="Times New Roman" w:hAnsi="Times New Roman" w:cs="Times New Roman"/>
                <w:color w:val="000000"/>
                <w:sz w:val="20"/>
                <w:szCs w:val="20"/>
              </w:rPr>
              <w:t>орый соответствует излучение фотона с наименьшей длиной волны</w:t>
            </w:r>
            <w:r w:rsidRPr="001C1142">
              <w:rPr>
                <w:rFonts w:ascii="Times New Roman" w:hAnsi="Times New Roman" w:cs="Times New Roman"/>
                <w:color w:val="000000"/>
                <w:sz w:val="20"/>
                <w:szCs w:val="20"/>
              </w:rPr>
              <w:t>?</w:t>
            </w:r>
            <w:r>
              <w:rPr>
                <w:noProof/>
                <w:lang w:eastAsia="ru-RU"/>
              </w:rPr>
              <w:t xml:space="preserve">  </w:t>
            </w:r>
          </w:p>
          <w:p w14:paraId="22A287CE" w14:textId="77777777" w:rsidR="00FC7A68" w:rsidRDefault="00FC7A68" w:rsidP="00FC7A68">
            <w:pPr>
              <w:ind w:hanging="61"/>
              <w:rPr>
                <w:noProof/>
                <w:lang w:eastAsia="ru-RU"/>
              </w:rPr>
            </w:pPr>
          </w:p>
          <w:p w14:paraId="1F4D870C" w14:textId="34F6F262" w:rsidR="00FC7A68" w:rsidRPr="001C1142" w:rsidRDefault="00FC7A68" w:rsidP="00FC7A68">
            <w:pPr>
              <w:ind w:hanging="61"/>
              <w:rPr>
                <w:rFonts w:ascii="Times New Roman" w:eastAsia="Times New Roman" w:hAnsi="Times New Roman" w:cs="Times New Roman"/>
                <w:color w:val="000000"/>
                <w:sz w:val="20"/>
                <w:szCs w:val="20"/>
                <w:lang w:eastAsia="ru-RU"/>
              </w:rPr>
            </w:pPr>
          </w:p>
        </w:tc>
        <w:tc>
          <w:tcPr>
            <w:tcW w:w="4961" w:type="dxa"/>
            <w:gridSpan w:val="2"/>
            <w:tcPrChange w:id="5997" w:author="2" w:date="2021-08-31T10:55:00Z">
              <w:tcPr>
                <w:tcW w:w="4839" w:type="dxa"/>
              </w:tcPr>
            </w:tcPrChange>
          </w:tcPr>
          <w:p w14:paraId="28C096FE" w14:textId="77777777" w:rsidR="00FC7A68" w:rsidRPr="006F33AA" w:rsidRDefault="00FC7A68" w:rsidP="00C207C3">
            <w:pPr>
              <w:pStyle w:val="a4"/>
              <w:numPr>
                <w:ilvl w:val="0"/>
                <w:numId w:val="117"/>
              </w:numPr>
              <w:spacing w:after="0" w:line="273" w:lineRule="exact"/>
              <w:ind w:right="20"/>
              <w:rPr>
                <w:rFonts w:ascii="Times New Roman" w:hAnsi="Times New Roman"/>
                <w:color w:val="000000"/>
                <w:sz w:val="20"/>
                <w:rPrChange w:id="5998"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5999" w:author="2" w:date="2021-08-31T10:55:00Z">
                  <w:rPr>
                    <w:rFonts w:ascii="Times New Roman" w:eastAsia="Century Schoolbook" w:hAnsi="Times New Roman" w:cs="Times New Roman"/>
                    <w:color w:val="000000"/>
                    <w:sz w:val="24"/>
                    <w:szCs w:val="24"/>
                    <w:lang w:eastAsia="ru-RU"/>
                  </w:rPr>
                </w:rPrChange>
              </w:rPr>
              <w:t>1</w:t>
            </w:r>
          </w:p>
          <w:p w14:paraId="22543CD0" w14:textId="77777777" w:rsidR="00FC7A68" w:rsidRPr="006F33AA" w:rsidRDefault="00FC7A68" w:rsidP="00C207C3">
            <w:pPr>
              <w:pStyle w:val="a4"/>
              <w:numPr>
                <w:ilvl w:val="0"/>
                <w:numId w:val="117"/>
              </w:numPr>
              <w:spacing w:after="0" w:line="273" w:lineRule="exact"/>
              <w:ind w:right="20"/>
              <w:rPr>
                <w:rFonts w:ascii="Times New Roman" w:hAnsi="Times New Roman"/>
                <w:color w:val="000000"/>
                <w:sz w:val="20"/>
                <w:rPrChange w:id="6000"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6001" w:author="2" w:date="2021-08-31T10:55:00Z">
                  <w:rPr>
                    <w:rFonts w:ascii="Times New Roman" w:eastAsia="Century Schoolbook" w:hAnsi="Times New Roman" w:cs="Times New Roman"/>
                    <w:color w:val="000000"/>
                    <w:sz w:val="24"/>
                    <w:szCs w:val="24"/>
                    <w:lang w:eastAsia="ru-RU"/>
                  </w:rPr>
                </w:rPrChange>
              </w:rPr>
              <w:t>2</w:t>
            </w:r>
          </w:p>
          <w:p w14:paraId="6A1C3B8A" w14:textId="77777777" w:rsidR="00FC7A68" w:rsidRPr="006F33AA" w:rsidRDefault="00FC7A68" w:rsidP="00C207C3">
            <w:pPr>
              <w:pStyle w:val="a4"/>
              <w:numPr>
                <w:ilvl w:val="0"/>
                <w:numId w:val="117"/>
              </w:numPr>
              <w:spacing w:after="0" w:line="273" w:lineRule="exact"/>
              <w:ind w:right="20"/>
              <w:rPr>
                <w:rFonts w:ascii="Times New Roman" w:hAnsi="Times New Roman"/>
                <w:color w:val="000000"/>
                <w:sz w:val="20"/>
                <w:rPrChange w:id="6002"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6003" w:author="2" w:date="2021-08-31T10:55:00Z">
                  <w:rPr>
                    <w:rFonts w:ascii="Times New Roman" w:eastAsia="Century Schoolbook" w:hAnsi="Times New Roman" w:cs="Times New Roman"/>
                    <w:color w:val="000000"/>
                    <w:sz w:val="24"/>
                    <w:szCs w:val="24"/>
                    <w:lang w:eastAsia="ru-RU"/>
                  </w:rPr>
                </w:rPrChange>
              </w:rPr>
              <w:t>3</w:t>
            </w:r>
          </w:p>
          <w:p w14:paraId="7C429339" w14:textId="1E0F3587" w:rsidR="00FC7A68" w:rsidRPr="006F33AA" w:rsidRDefault="00FC7A68" w:rsidP="00C207C3">
            <w:pPr>
              <w:pStyle w:val="a4"/>
              <w:numPr>
                <w:ilvl w:val="0"/>
                <w:numId w:val="117"/>
              </w:numPr>
              <w:spacing w:after="0" w:line="273" w:lineRule="exact"/>
              <w:ind w:right="20"/>
              <w:rPr>
                <w:rFonts w:ascii="Times New Roman" w:hAnsi="Times New Roman"/>
                <w:color w:val="000000"/>
                <w:sz w:val="20"/>
                <w:rPrChange w:id="6004" w:author="2" w:date="2021-08-31T10:55:00Z">
                  <w:rPr>
                    <w:rFonts w:ascii="Times New Roman" w:eastAsia="Century Schoolbook" w:hAnsi="Times New Roman" w:cs="Times New Roman"/>
                    <w:color w:val="000000"/>
                    <w:sz w:val="24"/>
                    <w:szCs w:val="24"/>
                    <w:lang w:eastAsia="ru-RU"/>
                  </w:rPr>
                </w:rPrChange>
              </w:rPr>
            </w:pPr>
            <w:r w:rsidRPr="006F33AA">
              <w:rPr>
                <w:rFonts w:ascii="Times New Roman" w:hAnsi="Times New Roman"/>
                <w:color w:val="000000"/>
                <w:sz w:val="20"/>
                <w:rPrChange w:id="6005" w:author="2" w:date="2021-08-31T10:55:00Z">
                  <w:rPr>
                    <w:rFonts w:ascii="Times New Roman" w:eastAsia="Century Schoolbook" w:hAnsi="Times New Roman" w:cs="Times New Roman"/>
                    <w:color w:val="000000"/>
                    <w:sz w:val="24"/>
                    <w:szCs w:val="24"/>
                    <w:lang w:eastAsia="ru-RU"/>
                  </w:rPr>
                </w:rPrChange>
              </w:rPr>
              <w:t>4</w:t>
            </w:r>
          </w:p>
        </w:tc>
        <w:tc>
          <w:tcPr>
            <w:tcW w:w="567" w:type="dxa"/>
            <w:gridSpan w:val="2"/>
            <w:tcPrChange w:id="6006" w:author="2" w:date="2021-08-31T10:55:00Z">
              <w:tcPr>
                <w:tcW w:w="547" w:type="dxa"/>
              </w:tcPr>
            </w:tcPrChange>
          </w:tcPr>
          <w:p w14:paraId="2116F6EF" w14:textId="25DE3A19"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3</w:t>
            </w:r>
          </w:p>
        </w:tc>
      </w:tr>
      <w:tr w:rsidR="00FC7A68" w:rsidRPr="00450F2B" w14:paraId="1EC57F39" w14:textId="77777777" w:rsidTr="00911EF6">
        <w:tc>
          <w:tcPr>
            <w:tcW w:w="846" w:type="dxa"/>
            <w:tcPrChange w:id="6007" w:author="2" w:date="2021-08-31T10:55:00Z">
              <w:tcPr>
                <w:tcW w:w="846" w:type="dxa"/>
              </w:tcPr>
            </w:tcPrChange>
          </w:tcPr>
          <w:p w14:paraId="78C5332B" w14:textId="5824FD1D" w:rsidR="00FC7A68" w:rsidRPr="00450F2B" w:rsidRDefault="00FC7A68" w:rsidP="00FC7A68">
            <w:pPr>
              <w:spacing w:after="120"/>
              <w:rPr>
                <w:rFonts w:ascii="Times New Roman" w:hAnsi="Times New Roman" w:cs="Times New Roman"/>
                <w:sz w:val="24"/>
                <w:szCs w:val="24"/>
              </w:rPr>
            </w:pPr>
          </w:p>
        </w:tc>
        <w:tc>
          <w:tcPr>
            <w:tcW w:w="1843" w:type="dxa"/>
            <w:tcPrChange w:id="6008" w:author="2" w:date="2021-08-31T10:55:00Z">
              <w:tcPr>
                <w:tcW w:w="1843" w:type="dxa"/>
              </w:tcPr>
            </w:tcPrChange>
          </w:tcPr>
          <w:p w14:paraId="4048EE09" w14:textId="77777777" w:rsidR="00FC7A68" w:rsidRPr="00450F2B" w:rsidRDefault="00FC7A68" w:rsidP="00FC7A68">
            <w:pPr>
              <w:spacing w:after="120"/>
              <w:rPr>
                <w:rFonts w:ascii="Times New Roman" w:hAnsi="Times New Roman" w:cs="Times New Roman"/>
                <w:sz w:val="24"/>
                <w:szCs w:val="24"/>
              </w:rPr>
            </w:pPr>
          </w:p>
        </w:tc>
        <w:tc>
          <w:tcPr>
            <w:tcW w:w="425" w:type="dxa"/>
            <w:tcPrChange w:id="6009" w:author="2" w:date="2021-08-31T10:55:00Z">
              <w:tcPr>
                <w:tcW w:w="425" w:type="dxa"/>
              </w:tcPr>
            </w:tcPrChange>
          </w:tcPr>
          <w:p w14:paraId="48E09B06" w14:textId="77777777" w:rsidR="00FC7A68" w:rsidRPr="00450F2B" w:rsidRDefault="00FC7A68" w:rsidP="00FC7A68">
            <w:pPr>
              <w:spacing w:after="120"/>
              <w:rPr>
                <w:rFonts w:ascii="Times New Roman" w:hAnsi="Times New Roman" w:cs="Times New Roman"/>
                <w:sz w:val="24"/>
                <w:szCs w:val="24"/>
              </w:rPr>
            </w:pPr>
          </w:p>
        </w:tc>
        <w:tc>
          <w:tcPr>
            <w:tcW w:w="392" w:type="dxa"/>
            <w:tcPrChange w:id="6010" w:author="2" w:date="2021-08-31T10:55:00Z">
              <w:tcPr>
                <w:tcW w:w="392" w:type="dxa"/>
              </w:tcPr>
            </w:tcPrChange>
          </w:tcPr>
          <w:p w14:paraId="6BA80128" w14:textId="77777777" w:rsidR="00FC7A68" w:rsidRPr="00450F2B" w:rsidRDefault="00FC7A68" w:rsidP="00FC7A68">
            <w:pPr>
              <w:spacing w:after="120"/>
              <w:rPr>
                <w:rFonts w:ascii="Times New Roman" w:hAnsi="Times New Roman" w:cs="Times New Roman"/>
                <w:sz w:val="24"/>
                <w:szCs w:val="24"/>
              </w:rPr>
            </w:pPr>
          </w:p>
        </w:tc>
        <w:tc>
          <w:tcPr>
            <w:tcW w:w="553" w:type="dxa"/>
            <w:tcPrChange w:id="6011" w:author="2" w:date="2021-08-31T10:55:00Z">
              <w:tcPr>
                <w:tcW w:w="553" w:type="dxa"/>
              </w:tcPr>
            </w:tcPrChange>
          </w:tcPr>
          <w:p w14:paraId="27413C6A" w14:textId="60F0872C"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6012" w:author="2" w:date="2021-08-31T10:55:00Z">
              <w:tcPr>
                <w:tcW w:w="6001" w:type="dxa"/>
              </w:tcPr>
            </w:tcPrChange>
          </w:tcPr>
          <w:p w14:paraId="7DF1B5A5" w14:textId="77777777" w:rsidR="00FC7A68" w:rsidRDefault="00FC7A68" w:rsidP="00FC7A68">
            <w:pPr>
              <w:ind w:hanging="61"/>
              <w:rPr>
                <w:rFonts w:ascii="Times New Roman" w:hAnsi="Times New Roman" w:cs="Times New Roman"/>
                <w:color w:val="000000"/>
                <w:sz w:val="20"/>
                <w:szCs w:val="20"/>
              </w:rPr>
            </w:pPr>
            <w:r>
              <w:rPr>
                <w:noProof/>
                <w:lang w:eastAsia="ru-RU"/>
              </w:rPr>
              <w:drawing>
                <wp:anchor distT="0" distB="0" distL="114300" distR="114300" simplePos="0" relativeHeight="252193792" behindDoc="1" locked="0" layoutInCell="1" allowOverlap="1" wp14:anchorId="6A012160" wp14:editId="1CC2F305">
                  <wp:simplePos x="0" y="0"/>
                  <wp:positionH relativeFrom="column">
                    <wp:posOffset>2833370</wp:posOffset>
                  </wp:positionH>
                  <wp:positionV relativeFrom="paragraph">
                    <wp:posOffset>6350</wp:posOffset>
                  </wp:positionV>
                  <wp:extent cx="885190" cy="1159510"/>
                  <wp:effectExtent l="0" t="0" r="0" b="2540"/>
                  <wp:wrapTight wrapText="bothSides">
                    <wp:wrapPolygon edited="0">
                      <wp:start x="0" y="0"/>
                      <wp:lineTo x="0" y="21292"/>
                      <wp:lineTo x="20918" y="21292"/>
                      <wp:lineTo x="20918" y="0"/>
                      <wp:lineTo x="0" y="0"/>
                    </wp:wrapPolygon>
                  </wp:wrapTight>
                  <wp:docPr id="113" name="Рисунок 113" descr="https://phys-ege.sdamgia.ru/get_file?id=16108&amp;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hys-ege.sdamgia.ru/get_file?id=16108&amp;png=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885190" cy="1159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44D">
              <w:rPr>
                <w:rFonts w:ascii="Times New Roman" w:hAnsi="Times New Roman" w:cs="Times New Roman"/>
                <w:color w:val="000000"/>
                <w:sz w:val="20"/>
                <w:szCs w:val="20"/>
              </w:rPr>
              <w:t>На рисунке указаны три низших значения энергии атома натрия. Атомы находятся в состоянии</w:t>
            </w:r>
            <w:r>
              <w:rPr>
                <w:rFonts w:ascii="Times New Roman" w:hAnsi="Times New Roman" w:cs="Times New Roman"/>
                <w:color w:val="000000"/>
                <w:sz w:val="20"/>
                <w:szCs w:val="20"/>
              </w:rPr>
              <w:t xml:space="preserve"> Е</w:t>
            </w:r>
            <w:r>
              <w:rPr>
                <w:rFonts w:ascii="Times New Roman" w:hAnsi="Times New Roman" w:cs="Times New Roman"/>
                <w:color w:val="000000"/>
                <w:sz w:val="20"/>
                <w:szCs w:val="20"/>
                <w:vertAlign w:val="superscript"/>
              </w:rPr>
              <w:t>(1)</w:t>
            </w:r>
            <w:r w:rsidRPr="00D4444D">
              <w:rPr>
                <w:rFonts w:ascii="Times New Roman" w:hAnsi="Times New Roman" w:cs="Times New Roman"/>
                <w:color w:val="000000"/>
                <w:sz w:val="20"/>
                <w:szCs w:val="20"/>
              </w:rPr>
              <w:t>  При освещении атомарных паров натрия светом с энергией фотонов  </w:t>
            </w:r>
            <m:oMath>
              <m:r>
                <w:rPr>
                  <w:rFonts w:ascii="Cambria Math" w:eastAsia="Times New Roman" w:hAnsi="Cambria Math" w:cs="Times New Roman"/>
                  <w:color w:val="000000"/>
                  <w:lang w:eastAsia="ru-RU"/>
                </w:rPr>
                <m:t>5,1∙</m:t>
              </m:r>
              <m:sSup>
                <m:sSupPr>
                  <m:ctrlPr>
                    <w:rPr>
                      <w:rFonts w:ascii="Cambria Math" w:eastAsia="Times New Roman" w:hAnsi="Cambria Math" w:cs="Times New Roman"/>
                      <w:i/>
                      <w:color w:val="000000"/>
                      <w:lang w:eastAsia="ru-RU"/>
                    </w:rPr>
                  </m:ctrlPr>
                </m:sSupPr>
                <m:e>
                  <m:r>
                    <w:rPr>
                      <w:rFonts w:ascii="Cambria Math" w:eastAsia="Times New Roman" w:hAnsi="Cambria Math" w:cs="Times New Roman"/>
                      <w:color w:val="000000"/>
                      <w:lang w:eastAsia="ru-RU"/>
                    </w:rPr>
                    <m:t>10</m:t>
                  </m:r>
                </m:e>
                <m:sup>
                  <m:r>
                    <w:rPr>
                      <w:rFonts w:ascii="Cambria Math" w:eastAsia="Times New Roman" w:hAnsi="Cambria Math" w:cs="Times New Roman"/>
                      <w:color w:val="000000"/>
                      <w:lang w:eastAsia="ru-RU"/>
                    </w:rPr>
                    <m:t>-19</m:t>
                  </m:r>
                </m:sup>
              </m:sSup>
            </m:oMath>
            <w:r w:rsidRPr="00D4444D">
              <w:rPr>
                <w:rFonts w:ascii="Times New Roman" w:hAnsi="Times New Roman" w:cs="Times New Roman"/>
                <w:color w:val="000000"/>
                <w:sz w:val="20"/>
                <w:szCs w:val="20"/>
              </w:rPr>
              <w:t>Дж</w:t>
            </w:r>
          </w:p>
          <w:p w14:paraId="73580256" w14:textId="77777777" w:rsidR="00FC7A68" w:rsidRDefault="00FC7A68" w:rsidP="00FC7A68">
            <w:pPr>
              <w:ind w:hanging="61"/>
              <w:rPr>
                <w:rFonts w:ascii="Times New Roman" w:hAnsi="Times New Roman" w:cs="Times New Roman"/>
                <w:color w:val="000000"/>
                <w:sz w:val="20"/>
                <w:szCs w:val="20"/>
              </w:rPr>
            </w:pPr>
          </w:p>
          <w:p w14:paraId="125EA278" w14:textId="77777777" w:rsidR="00FC7A68" w:rsidRDefault="00FC7A68" w:rsidP="00FC7A68">
            <w:pPr>
              <w:ind w:hanging="61"/>
              <w:rPr>
                <w:rFonts w:ascii="Times New Roman" w:hAnsi="Times New Roman" w:cs="Times New Roman"/>
                <w:color w:val="000000"/>
                <w:sz w:val="20"/>
                <w:szCs w:val="20"/>
              </w:rPr>
            </w:pPr>
          </w:p>
          <w:p w14:paraId="538B8792" w14:textId="77777777" w:rsidR="00FC7A68" w:rsidRDefault="00FC7A68" w:rsidP="00FC7A68">
            <w:pPr>
              <w:ind w:hanging="61"/>
              <w:rPr>
                <w:rFonts w:ascii="Times New Roman" w:hAnsi="Times New Roman" w:cs="Times New Roman"/>
                <w:color w:val="000000"/>
                <w:sz w:val="20"/>
                <w:szCs w:val="20"/>
              </w:rPr>
            </w:pPr>
          </w:p>
          <w:p w14:paraId="2ADCCBCD" w14:textId="77777777" w:rsidR="00FC7A68" w:rsidRDefault="00FC7A68" w:rsidP="00FC7A68">
            <w:pPr>
              <w:ind w:hanging="61"/>
              <w:rPr>
                <w:rFonts w:ascii="Times New Roman" w:hAnsi="Times New Roman" w:cs="Times New Roman"/>
                <w:color w:val="000000"/>
                <w:sz w:val="20"/>
                <w:szCs w:val="20"/>
              </w:rPr>
            </w:pPr>
          </w:p>
          <w:p w14:paraId="0CB7831B" w14:textId="32D56F8F" w:rsidR="00FC7A68" w:rsidRPr="00D4444D" w:rsidRDefault="00FC7A68" w:rsidP="00FC7A68">
            <w:pPr>
              <w:ind w:hanging="61"/>
              <w:rPr>
                <w:rFonts w:ascii="Times New Roman" w:eastAsia="Times New Roman" w:hAnsi="Times New Roman" w:cs="Times New Roman"/>
                <w:color w:val="000000"/>
                <w:sz w:val="20"/>
                <w:szCs w:val="20"/>
                <w:lang w:eastAsia="ru-RU"/>
              </w:rPr>
            </w:pPr>
          </w:p>
        </w:tc>
        <w:tc>
          <w:tcPr>
            <w:tcW w:w="4961" w:type="dxa"/>
            <w:gridSpan w:val="2"/>
            <w:tcPrChange w:id="6013" w:author="2" w:date="2021-08-31T10:55:00Z">
              <w:tcPr>
                <w:tcW w:w="4839" w:type="dxa"/>
              </w:tcPr>
            </w:tcPrChange>
          </w:tcPr>
          <w:p w14:paraId="12DE4C08" w14:textId="55610678" w:rsidR="00FC7A68" w:rsidRPr="006F33AA" w:rsidRDefault="00FC7A68" w:rsidP="00FC7A68">
            <w:pPr>
              <w:ind w:firstLine="33"/>
              <w:jc w:val="both"/>
              <w:rPr>
                <w:rFonts w:ascii="Times New Roman" w:hAnsi="Times New Roman"/>
                <w:color w:val="000000"/>
                <w:sz w:val="20"/>
                <w:vertAlign w:val="superscript"/>
                <w:rPrChange w:id="6014" w:author="2" w:date="2021-08-31T10:55:00Z">
                  <w:rPr>
                    <w:rFonts w:ascii="Times New Roman" w:eastAsia="Times New Roman" w:hAnsi="Times New Roman" w:cs="Times New Roman"/>
                    <w:color w:val="000000"/>
                    <w:vertAlign w:val="superscript"/>
                    <w:lang w:eastAsia="ru-RU"/>
                  </w:rPr>
                </w:rPrChange>
              </w:rPr>
            </w:pPr>
            <w:r w:rsidRPr="006F33AA">
              <w:rPr>
                <w:rFonts w:ascii="Times New Roman" w:hAnsi="Times New Roman"/>
                <w:color w:val="000000"/>
                <w:sz w:val="20"/>
                <w:rPrChange w:id="6015" w:author="2" w:date="2021-08-31T10:55:00Z">
                  <w:rPr>
                    <w:rFonts w:ascii="Times New Roman" w:eastAsia="Times New Roman" w:hAnsi="Times New Roman" w:cs="Times New Roman"/>
                    <w:color w:val="000000"/>
                    <w:lang w:eastAsia="ru-RU"/>
                  </w:rPr>
                </w:rPrChange>
              </w:rPr>
              <w:t>1. произойдёт переход атомов в состояние </w:t>
            </w:r>
            <w:r w:rsidRPr="006F33AA">
              <w:rPr>
                <w:rFonts w:ascii="Times New Roman" w:hAnsi="Times New Roman"/>
                <w:color w:val="000000"/>
                <w:sz w:val="20"/>
                <w:rPrChange w:id="6016" w:author="2" w:date="2021-08-31T10:55:00Z">
                  <w:rPr>
                    <w:rFonts w:ascii="Times New Roman" w:eastAsia="Times New Roman" w:hAnsi="Times New Roman" w:cs="Times New Roman"/>
                    <w:noProof/>
                    <w:color w:val="000000"/>
                    <w:lang w:eastAsia="ru-RU"/>
                  </w:rPr>
                </w:rPrChange>
              </w:rPr>
              <w:t>Е</w:t>
            </w:r>
            <w:r w:rsidRPr="006F33AA">
              <w:rPr>
                <w:rFonts w:ascii="Times New Roman" w:hAnsi="Times New Roman"/>
                <w:color w:val="000000"/>
                <w:sz w:val="20"/>
                <w:vertAlign w:val="superscript"/>
                <w:rPrChange w:id="6017" w:author="2" w:date="2021-08-31T10:55:00Z">
                  <w:rPr>
                    <w:rFonts w:ascii="Times New Roman" w:eastAsia="Times New Roman" w:hAnsi="Times New Roman" w:cs="Times New Roman"/>
                    <w:noProof/>
                    <w:color w:val="000000"/>
                    <w:vertAlign w:val="superscript"/>
                    <w:lang w:eastAsia="ru-RU"/>
                  </w:rPr>
                </w:rPrChange>
              </w:rPr>
              <w:t>(2)</w:t>
            </w:r>
          </w:p>
          <w:p w14:paraId="75177D6F" w14:textId="2F145948" w:rsidR="00FC7A68" w:rsidRPr="006F33AA" w:rsidRDefault="00FC7A68" w:rsidP="00FC7A68">
            <w:pPr>
              <w:ind w:firstLine="33"/>
              <w:jc w:val="both"/>
              <w:rPr>
                <w:rFonts w:ascii="Times New Roman" w:hAnsi="Times New Roman"/>
                <w:color w:val="000000"/>
                <w:sz w:val="20"/>
                <w:vertAlign w:val="superscript"/>
                <w:rPrChange w:id="6018" w:author="2" w:date="2021-08-31T10:55:00Z">
                  <w:rPr>
                    <w:rFonts w:ascii="Times New Roman" w:eastAsia="Times New Roman" w:hAnsi="Times New Roman" w:cs="Times New Roman"/>
                    <w:color w:val="000000"/>
                    <w:vertAlign w:val="superscript"/>
                    <w:lang w:eastAsia="ru-RU"/>
                  </w:rPr>
                </w:rPrChange>
              </w:rPr>
            </w:pPr>
            <w:r w:rsidRPr="006F33AA">
              <w:rPr>
                <w:rFonts w:ascii="Times New Roman" w:hAnsi="Times New Roman"/>
                <w:color w:val="000000"/>
                <w:sz w:val="20"/>
                <w:rPrChange w:id="6019" w:author="2" w:date="2021-08-31T10:55:00Z">
                  <w:rPr>
                    <w:rFonts w:ascii="Times New Roman" w:eastAsia="Times New Roman" w:hAnsi="Times New Roman" w:cs="Times New Roman"/>
                    <w:color w:val="000000"/>
                    <w:lang w:eastAsia="ru-RU"/>
                  </w:rPr>
                </w:rPrChange>
              </w:rPr>
              <w:t>2. произойдёт переход атомов в состояние </w:t>
            </w:r>
            <w:r w:rsidRPr="006F33AA">
              <w:rPr>
                <w:rFonts w:ascii="Times New Roman" w:hAnsi="Times New Roman"/>
                <w:color w:val="000000"/>
                <w:sz w:val="20"/>
                <w:rPrChange w:id="6020" w:author="2" w:date="2021-08-31T10:55:00Z">
                  <w:rPr>
                    <w:rFonts w:ascii="Times New Roman" w:eastAsia="Times New Roman" w:hAnsi="Times New Roman" w:cs="Times New Roman"/>
                    <w:noProof/>
                    <w:color w:val="000000"/>
                    <w:lang w:eastAsia="ru-RU"/>
                  </w:rPr>
                </w:rPrChange>
              </w:rPr>
              <w:t>Е</w:t>
            </w:r>
            <w:r w:rsidRPr="006F33AA">
              <w:rPr>
                <w:rFonts w:ascii="Times New Roman" w:hAnsi="Times New Roman"/>
                <w:color w:val="000000"/>
                <w:sz w:val="20"/>
                <w:vertAlign w:val="superscript"/>
                <w:rPrChange w:id="6021" w:author="2" w:date="2021-08-31T10:55:00Z">
                  <w:rPr>
                    <w:rFonts w:ascii="Times New Roman" w:eastAsia="Times New Roman" w:hAnsi="Times New Roman" w:cs="Times New Roman"/>
                    <w:noProof/>
                    <w:color w:val="000000"/>
                    <w:vertAlign w:val="superscript"/>
                    <w:lang w:eastAsia="ru-RU"/>
                  </w:rPr>
                </w:rPrChange>
              </w:rPr>
              <w:t>(3)</w:t>
            </w:r>
          </w:p>
          <w:p w14:paraId="213403D0" w14:textId="5479F08C" w:rsidR="00FC7A68" w:rsidRPr="006F33AA" w:rsidRDefault="00FC7A68" w:rsidP="00FC7A68">
            <w:pPr>
              <w:ind w:firstLine="33"/>
              <w:jc w:val="both"/>
              <w:rPr>
                <w:rFonts w:ascii="Times New Roman" w:hAnsi="Times New Roman"/>
                <w:color w:val="000000"/>
                <w:sz w:val="20"/>
                <w:rPrChange w:id="6022"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6023" w:author="2" w:date="2021-08-31T10:55:00Z">
                  <w:rPr>
                    <w:rFonts w:ascii="Times New Roman" w:eastAsia="Times New Roman" w:hAnsi="Times New Roman" w:cs="Times New Roman"/>
                    <w:color w:val="000000"/>
                    <w:lang w:eastAsia="ru-RU"/>
                  </w:rPr>
                </w:rPrChange>
              </w:rPr>
              <w:t>3. произойдёт ионизация атомов</w:t>
            </w:r>
          </w:p>
          <w:p w14:paraId="6382F909" w14:textId="662A74F2" w:rsidR="00FC7A68" w:rsidRPr="006F33AA" w:rsidRDefault="00FC7A68" w:rsidP="00FC7A68">
            <w:pPr>
              <w:ind w:firstLine="33"/>
              <w:jc w:val="both"/>
              <w:rPr>
                <w:rFonts w:ascii="Times New Roman" w:hAnsi="Times New Roman"/>
                <w:color w:val="000000"/>
                <w:sz w:val="20"/>
                <w:rPrChange w:id="6024" w:author="2" w:date="2021-08-31T10:55:00Z">
                  <w:rPr>
                    <w:rFonts w:ascii="Times New Roman" w:eastAsia="Times New Roman" w:hAnsi="Times New Roman" w:cs="Times New Roman"/>
                    <w:color w:val="000000"/>
                    <w:lang w:eastAsia="ru-RU"/>
                  </w:rPr>
                </w:rPrChange>
              </w:rPr>
            </w:pPr>
            <w:r w:rsidRPr="006F33AA">
              <w:rPr>
                <w:rFonts w:ascii="Times New Roman" w:hAnsi="Times New Roman"/>
                <w:color w:val="000000"/>
                <w:sz w:val="20"/>
                <w:rPrChange w:id="6025" w:author="2" w:date="2021-08-31T10:55:00Z">
                  <w:rPr>
                    <w:rFonts w:ascii="Times New Roman" w:eastAsia="Times New Roman" w:hAnsi="Times New Roman" w:cs="Times New Roman"/>
                    <w:color w:val="000000"/>
                    <w:lang w:eastAsia="ru-RU"/>
                  </w:rPr>
                </w:rPrChange>
              </w:rPr>
              <w:t>4. атомы не будут поглощать свет</w:t>
            </w:r>
          </w:p>
          <w:p w14:paraId="772D590E" w14:textId="77777777" w:rsidR="00FC7A68" w:rsidRPr="006F33AA" w:rsidRDefault="00FC7A68" w:rsidP="00FC7A68">
            <w:pPr>
              <w:pStyle w:val="a4"/>
              <w:spacing w:after="0" w:line="273" w:lineRule="exact"/>
              <w:ind w:left="346" w:right="20" w:firstLine="142"/>
              <w:rPr>
                <w:rFonts w:ascii="Times New Roman" w:hAnsi="Times New Roman"/>
                <w:color w:val="000000"/>
                <w:sz w:val="20"/>
                <w:rPrChange w:id="6026" w:author="2" w:date="2021-08-31T10:55:00Z">
                  <w:rPr>
                    <w:rFonts w:ascii="Times New Roman" w:eastAsia="Century Schoolbook" w:hAnsi="Times New Roman" w:cs="Times New Roman"/>
                    <w:color w:val="000000"/>
                    <w:sz w:val="24"/>
                    <w:szCs w:val="24"/>
                    <w:lang w:eastAsia="ru-RU"/>
                  </w:rPr>
                </w:rPrChange>
              </w:rPr>
            </w:pPr>
          </w:p>
        </w:tc>
        <w:tc>
          <w:tcPr>
            <w:tcW w:w="567" w:type="dxa"/>
            <w:gridSpan w:val="2"/>
            <w:tcPrChange w:id="6027" w:author="2" w:date="2021-08-31T10:55:00Z">
              <w:tcPr>
                <w:tcW w:w="547" w:type="dxa"/>
              </w:tcPr>
            </w:tcPrChange>
          </w:tcPr>
          <w:p w14:paraId="21BE5B69" w14:textId="05D56340" w:rsidR="00FC7A68" w:rsidRPr="00450F2B" w:rsidRDefault="00FC7A68" w:rsidP="00FC7A68">
            <w:pPr>
              <w:tabs>
                <w:tab w:val="left" w:pos="600"/>
                <w:tab w:val="left" w:pos="851"/>
              </w:tabs>
              <w:ind w:right="34" w:firstLine="142"/>
              <w:rPr>
                <w:rFonts w:ascii="Times New Roman" w:hAnsi="Times New Roman" w:cs="Times New Roman"/>
                <w:sz w:val="24"/>
                <w:szCs w:val="24"/>
              </w:rPr>
            </w:pPr>
            <w:r>
              <w:rPr>
                <w:rFonts w:ascii="Times New Roman" w:hAnsi="Times New Roman" w:cs="Times New Roman"/>
                <w:sz w:val="24"/>
                <w:szCs w:val="24"/>
              </w:rPr>
              <w:t>2</w:t>
            </w:r>
          </w:p>
        </w:tc>
      </w:tr>
      <w:tr w:rsidR="00FC7A68" w14:paraId="2AF47DBB" w14:textId="15F4E9AC" w:rsidTr="00911EF6">
        <w:tc>
          <w:tcPr>
            <w:tcW w:w="846" w:type="dxa"/>
            <w:tcPrChange w:id="6028" w:author="2" w:date="2021-08-31T10:55:00Z">
              <w:tcPr>
                <w:tcW w:w="846" w:type="dxa"/>
              </w:tcPr>
            </w:tcPrChange>
          </w:tcPr>
          <w:p w14:paraId="06474CF2" w14:textId="77777777" w:rsidR="00FC7A68" w:rsidRPr="00450F2B" w:rsidRDefault="00FC7A68" w:rsidP="00FC7A68">
            <w:pPr>
              <w:spacing w:after="120"/>
              <w:rPr>
                <w:rFonts w:ascii="Times New Roman" w:hAnsi="Times New Roman" w:cs="Times New Roman"/>
                <w:sz w:val="24"/>
                <w:szCs w:val="24"/>
              </w:rPr>
            </w:pPr>
          </w:p>
        </w:tc>
        <w:tc>
          <w:tcPr>
            <w:tcW w:w="1843" w:type="dxa"/>
            <w:tcPrChange w:id="6029" w:author="2" w:date="2021-08-31T10:55:00Z">
              <w:tcPr>
                <w:tcW w:w="1843" w:type="dxa"/>
              </w:tcPr>
            </w:tcPrChange>
          </w:tcPr>
          <w:p w14:paraId="26A5BE23" w14:textId="77777777" w:rsidR="00FC7A68" w:rsidRPr="00614FCD" w:rsidRDefault="00FC7A68" w:rsidP="00FC7A68">
            <w:pPr>
              <w:spacing w:after="120"/>
              <w:rPr>
                <w:rFonts w:ascii="Times New Roman" w:hAnsi="Times New Roman" w:cs="Times New Roman"/>
                <w:b/>
                <w:sz w:val="20"/>
                <w:szCs w:val="20"/>
              </w:rPr>
            </w:pPr>
            <w:r w:rsidRPr="00614FCD">
              <w:rPr>
                <w:rFonts w:ascii="Times New Roman" w:hAnsi="Times New Roman" w:cs="Times New Roman"/>
                <w:b/>
                <w:sz w:val="20"/>
                <w:szCs w:val="20"/>
              </w:rPr>
              <w:t xml:space="preserve">Ядерная </w:t>
            </w:r>
          </w:p>
          <w:p w14:paraId="785FA3DF" w14:textId="3799C187" w:rsidR="00FC7A68" w:rsidRDefault="00FC7A68" w:rsidP="00FC7A68">
            <w:pPr>
              <w:spacing w:after="120"/>
              <w:rPr>
                <w:rFonts w:ascii="Times New Roman" w:hAnsi="Times New Roman" w:cs="Times New Roman"/>
                <w:sz w:val="24"/>
                <w:szCs w:val="24"/>
              </w:rPr>
            </w:pPr>
            <w:r w:rsidRPr="00614FCD">
              <w:rPr>
                <w:rFonts w:ascii="Times New Roman" w:hAnsi="Times New Roman" w:cs="Times New Roman"/>
                <w:b/>
                <w:sz w:val="20"/>
                <w:szCs w:val="20"/>
              </w:rPr>
              <w:t>физика</w:t>
            </w:r>
          </w:p>
        </w:tc>
        <w:tc>
          <w:tcPr>
            <w:tcW w:w="425" w:type="dxa"/>
            <w:tcPrChange w:id="6030" w:author="2" w:date="2021-08-31T10:55:00Z">
              <w:tcPr>
                <w:tcW w:w="425" w:type="dxa"/>
              </w:tcPr>
            </w:tcPrChange>
          </w:tcPr>
          <w:p w14:paraId="081E988D" w14:textId="01917A3E"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6</w:t>
            </w:r>
          </w:p>
        </w:tc>
        <w:tc>
          <w:tcPr>
            <w:tcW w:w="392" w:type="dxa"/>
            <w:tcPrChange w:id="6031" w:author="2" w:date="2021-08-31T10:55:00Z">
              <w:tcPr>
                <w:tcW w:w="392" w:type="dxa"/>
              </w:tcPr>
            </w:tcPrChange>
          </w:tcPr>
          <w:p w14:paraId="18CF1A7D" w14:textId="77777777" w:rsidR="00FC7A68" w:rsidRDefault="00FC7A68" w:rsidP="00FC7A68">
            <w:pPr>
              <w:spacing w:after="120"/>
              <w:rPr>
                <w:rFonts w:ascii="Times New Roman" w:hAnsi="Times New Roman" w:cs="Times New Roman"/>
                <w:sz w:val="24"/>
                <w:szCs w:val="24"/>
              </w:rPr>
            </w:pPr>
          </w:p>
        </w:tc>
        <w:tc>
          <w:tcPr>
            <w:tcW w:w="553" w:type="dxa"/>
            <w:tcPrChange w:id="6032" w:author="2" w:date="2021-08-31T10:55:00Z">
              <w:tcPr>
                <w:tcW w:w="553" w:type="dxa"/>
              </w:tcPr>
            </w:tcPrChange>
          </w:tcPr>
          <w:p w14:paraId="5C37E8E7" w14:textId="4C36A8CB"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6033" w:author="2" w:date="2021-08-31T10:55:00Z">
              <w:tcPr>
                <w:tcW w:w="6001" w:type="dxa"/>
              </w:tcPr>
            </w:tcPrChange>
          </w:tcPr>
          <w:p w14:paraId="67EEC84C" w14:textId="1CC78E06" w:rsidR="00FC7A68" w:rsidRDefault="00FC7A68" w:rsidP="00FC7A68">
            <w:pPr>
              <w:spacing w:after="120"/>
              <w:rPr>
                <w:rFonts w:ascii="Times New Roman" w:hAnsi="Times New Roman" w:cs="Times New Roman"/>
                <w:sz w:val="24"/>
                <w:szCs w:val="24"/>
              </w:rPr>
            </w:pPr>
            <w:r w:rsidRPr="00E52775">
              <w:rPr>
                <w:rFonts w:ascii="Times New Roman" w:eastAsia="Century Schoolbook" w:hAnsi="Times New Roman" w:cs="Times New Roman"/>
                <w:color w:val="000000"/>
                <w:sz w:val="24"/>
                <w:szCs w:val="24"/>
                <w:lang w:val="ru" w:eastAsia="ru-RU"/>
              </w:rPr>
              <w:t>Что представляет собой</w:t>
            </w:r>
            <w:r w:rsidRPr="00E52775">
              <w:rPr>
                <w:rFonts w:ascii="Times New Roman" w:eastAsia="Century Schoolbook" w:hAnsi="Times New Roman" w:cs="Times New Roman"/>
                <w:b/>
                <w:bCs/>
                <w:color w:val="000000"/>
                <w:sz w:val="24"/>
                <w:szCs w:val="24"/>
                <w:lang w:val="ru" w:eastAsia="ru-RU"/>
              </w:rPr>
              <w:t xml:space="preserve"> альфа—излучение?</w:t>
            </w:r>
            <w:r w:rsidRPr="00E52775">
              <w:rPr>
                <w:rFonts w:ascii="Times New Roman" w:eastAsia="Century Schoolbook" w:hAnsi="Times New Roman" w:cs="Times New Roman"/>
                <w:color w:val="000000"/>
                <w:sz w:val="24"/>
                <w:szCs w:val="24"/>
                <w:lang w:val="ru" w:eastAsia="ru-RU"/>
              </w:rPr>
              <w:t xml:space="preserve"> Укажите правиль</w:t>
            </w:r>
            <w:r w:rsidRPr="00E52775">
              <w:rPr>
                <w:rFonts w:ascii="Times New Roman" w:eastAsia="Century Schoolbook" w:hAnsi="Times New Roman" w:cs="Times New Roman"/>
                <w:color w:val="000000"/>
                <w:sz w:val="24"/>
                <w:szCs w:val="24"/>
                <w:lang w:val="ru" w:eastAsia="ru-RU"/>
              </w:rPr>
              <w:softHyphen/>
              <w:t>ный ответ</w:t>
            </w:r>
          </w:p>
        </w:tc>
        <w:tc>
          <w:tcPr>
            <w:tcW w:w="4961" w:type="dxa"/>
            <w:gridSpan w:val="2"/>
            <w:tcPrChange w:id="6034" w:author="2" w:date="2021-08-31T10:55:00Z">
              <w:tcPr>
                <w:tcW w:w="4839" w:type="dxa"/>
              </w:tcPr>
            </w:tcPrChange>
          </w:tcPr>
          <w:p w14:paraId="339BCFD8" w14:textId="51A99E54" w:rsidR="00FC7A68" w:rsidRPr="006F33AA" w:rsidRDefault="00FC7A68" w:rsidP="00FC7A68">
            <w:pPr>
              <w:pStyle w:val="a4"/>
              <w:numPr>
                <w:ilvl w:val="0"/>
                <w:numId w:val="48"/>
              </w:numPr>
              <w:tabs>
                <w:tab w:val="left" w:pos="851"/>
              </w:tabs>
              <w:spacing w:after="0" w:line="240" w:lineRule="auto"/>
              <w:rPr>
                <w:rFonts w:ascii="Times New Roman" w:hAnsi="Times New Roman"/>
                <w:color w:val="000000"/>
                <w:sz w:val="20"/>
                <w:lang w:val="ru"/>
                <w:rPrChange w:id="6035"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6036" w:author="2" w:date="2021-08-31T10:55:00Z">
                  <w:rPr>
                    <w:rFonts w:ascii="Times New Roman" w:eastAsia="Century Schoolbook" w:hAnsi="Times New Roman" w:cs="Times New Roman"/>
                    <w:color w:val="000000"/>
                    <w:sz w:val="24"/>
                    <w:szCs w:val="24"/>
                    <w:lang w:val="ru" w:eastAsia="ru-RU"/>
                  </w:rPr>
                </w:rPrChange>
              </w:rPr>
              <w:t xml:space="preserve">Поток ядер водорода. </w:t>
            </w:r>
          </w:p>
          <w:p w14:paraId="7B814FF5" w14:textId="77777777" w:rsidR="00FC7A68" w:rsidRPr="006F33AA" w:rsidRDefault="00FC7A68" w:rsidP="00FC7A68">
            <w:pPr>
              <w:pStyle w:val="a4"/>
              <w:numPr>
                <w:ilvl w:val="0"/>
                <w:numId w:val="48"/>
              </w:numPr>
              <w:tabs>
                <w:tab w:val="left" w:pos="851"/>
              </w:tabs>
              <w:spacing w:after="0" w:line="240" w:lineRule="auto"/>
              <w:rPr>
                <w:rFonts w:ascii="Times New Roman" w:hAnsi="Times New Roman"/>
                <w:b/>
                <w:sz w:val="20"/>
                <w:lang w:val="ru"/>
                <w:rPrChange w:id="6037" w:author="2" w:date="2021-08-31T10:55:00Z">
                  <w:rPr>
                    <w:rFonts w:ascii="Times New Roman" w:hAnsi="Times New Roman" w:cs="Times New Roman"/>
                    <w:b/>
                    <w:sz w:val="24"/>
                    <w:szCs w:val="24"/>
                    <w:lang w:val="ru"/>
                  </w:rPr>
                </w:rPrChange>
              </w:rPr>
            </w:pPr>
            <w:r w:rsidRPr="006F33AA">
              <w:rPr>
                <w:rFonts w:ascii="Times New Roman" w:hAnsi="Times New Roman"/>
                <w:color w:val="000000"/>
                <w:sz w:val="20"/>
                <w:lang w:val="ru"/>
                <w:rPrChange w:id="6038" w:author="2" w:date="2021-08-31T10:55:00Z">
                  <w:rPr>
                    <w:rFonts w:ascii="Times New Roman" w:eastAsia="Century Schoolbook" w:hAnsi="Times New Roman" w:cs="Times New Roman"/>
                    <w:color w:val="000000"/>
                    <w:sz w:val="24"/>
                    <w:szCs w:val="24"/>
                    <w:lang w:val="ru" w:eastAsia="ru-RU"/>
                  </w:rPr>
                </w:rPrChange>
              </w:rPr>
              <w:t>Поток ядер гелия.</w:t>
            </w:r>
          </w:p>
          <w:p w14:paraId="2F60F5CF" w14:textId="77777777" w:rsidR="00FC7A68" w:rsidRPr="006F33AA" w:rsidRDefault="00FC7A68" w:rsidP="00FC7A68">
            <w:pPr>
              <w:pStyle w:val="a4"/>
              <w:numPr>
                <w:ilvl w:val="0"/>
                <w:numId w:val="48"/>
              </w:numPr>
              <w:spacing w:after="120" w:line="240" w:lineRule="auto"/>
              <w:rPr>
                <w:rFonts w:ascii="Times New Roman" w:hAnsi="Times New Roman"/>
                <w:sz w:val="20"/>
                <w:rPrChange w:id="6039" w:author="2" w:date="2021-08-31T10:55:00Z">
                  <w:rPr>
                    <w:rFonts w:ascii="Times New Roman" w:hAnsi="Times New Roman" w:cs="Times New Roman"/>
                    <w:sz w:val="24"/>
                    <w:szCs w:val="24"/>
                  </w:rPr>
                </w:rPrChange>
              </w:rPr>
            </w:pPr>
            <w:r w:rsidRPr="006F33AA">
              <w:rPr>
                <w:rFonts w:ascii="Times New Roman" w:hAnsi="Times New Roman"/>
                <w:color w:val="000000"/>
                <w:sz w:val="20"/>
                <w:lang w:val="ru"/>
                <w:rPrChange w:id="6040" w:author="2" w:date="2021-08-31T10:55:00Z">
                  <w:rPr>
                    <w:rFonts w:ascii="Times New Roman" w:eastAsia="Century Schoolbook" w:hAnsi="Times New Roman" w:cs="Times New Roman"/>
                    <w:color w:val="000000"/>
                    <w:sz w:val="24"/>
                    <w:szCs w:val="24"/>
                    <w:lang w:val="ru" w:eastAsia="ru-RU"/>
                  </w:rPr>
                </w:rPrChange>
              </w:rPr>
              <w:t>Поток нейтронов</w:t>
            </w:r>
          </w:p>
          <w:p w14:paraId="4E86F868" w14:textId="68F3BA0D" w:rsidR="00FC7A68" w:rsidRPr="006F33AA" w:rsidRDefault="00FC7A68" w:rsidP="00FC7A68">
            <w:pPr>
              <w:pStyle w:val="a4"/>
              <w:numPr>
                <w:ilvl w:val="0"/>
                <w:numId w:val="48"/>
              </w:numPr>
              <w:spacing w:after="120" w:line="240" w:lineRule="auto"/>
              <w:rPr>
                <w:rFonts w:ascii="Times New Roman" w:hAnsi="Times New Roman"/>
                <w:sz w:val="20"/>
                <w:rPrChange w:id="6041" w:author="2" w:date="2021-08-31T10:55:00Z">
                  <w:rPr>
                    <w:rFonts w:ascii="Times New Roman" w:hAnsi="Times New Roman" w:cs="Times New Roman"/>
                    <w:sz w:val="24"/>
                    <w:szCs w:val="24"/>
                  </w:rPr>
                </w:rPrChange>
              </w:rPr>
            </w:pPr>
            <w:r w:rsidRPr="006F33AA">
              <w:rPr>
                <w:rFonts w:ascii="Times New Roman" w:hAnsi="Times New Roman"/>
                <w:color w:val="000000"/>
                <w:sz w:val="20"/>
                <w:lang w:val="ru"/>
                <w:rPrChange w:id="6042" w:author="2" w:date="2021-08-31T10:55:00Z">
                  <w:rPr>
                    <w:rFonts w:ascii="Times New Roman" w:eastAsia="Century Schoolbook" w:hAnsi="Times New Roman" w:cs="Times New Roman"/>
                    <w:color w:val="000000"/>
                    <w:sz w:val="24"/>
                    <w:szCs w:val="24"/>
                    <w:lang w:val="ru" w:eastAsia="ru-RU"/>
                  </w:rPr>
                </w:rPrChange>
              </w:rPr>
              <w:t>Поток позитронов</w:t>
            </w:r>
          </w:p>
        </w:tc>
        <w:tc>
          <w:tcPr>
            <w:tcW w:w="567" w:type="dxa"/>
            <w:gridSpan w:val="2"/>
            <w:tcPrChange w:id="6043" w:author="2" w:date="2021-08-31T10:55:00Z">
              <w:tcPr>
                <w:tcW w:w="547" w:type="dxa"/>
              </w:tcPr>
            </w:tcPrChange>
          </w:tcPr>
          <w:p w14:paraId="6FB52028" w14:textId="71750E79" w:rsidR="00FC7A68" w:rsidRPr="004B35C4" w:rsidRDefault="00FC7A68" w:rsidP="00FC7A68">
            <w:pPr>
              <w:pStyle w:val="a4"/>
              <w:numPr>
                <w:ilvl w:val="0"/>
                <w:numId w:val="48"/>
              </w:numPr>
              <w:tabs>
                <w:tab w:val="left" w:pos="600"/>
                <w:tab w:val="left" w:pos="851"/>
              </w:tabs>
              <w:spacing w:after="0" w:line="240" w:lineRule="auto"/>
              <w:ind w:left="0"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2</w:t>
            </w:r>
          </w:p>
        </w:tc>
      </w:tr>
      <w:tr w:rsidR="00FC7A68" w14:paraId="6F14FEDA" w14:textId="129F92F9" w:rsidTr="00911EF6">
        <w:tc>
          <w:tcPr>
            <w:tcW w:w="846" w:type="dxa"/>
            <w:tcPrChange w:id="6044" w:author="2" w:date="2021-08-31T10:55:00Z">
              <w:tcPr>
                <w:tcW w:w="846" w:type="dxa"/>
              </w:tcPr>
            </w:tcPrChange>
          </w:tcPr>
          <w:p w14:paraId="3C3AA1AB" w14:textId="77777777" w:rsidR="00FC7A68" w:rsidRDefault="00FC7A68" w:rsidP="00FC7A68">
            <w:pPr>
              <w:spacing w:after="120"/>
              <w:rPr>
                <w:rFonts w:ascii="Times New Roman" w:hAnsi="Times New Roman" w:cs="Times New Roman"/>
                <w:sz w:val="24"/>
                <w:szCs w:val="24"/>
              </w:rPr>
            </w:pPr>
          </w:p>
        </w:tc>
        <w:tc>
          <w:tcPr>
            <w:tcW w:w="1843" w:type="dxa"/>
            <w:tcPrChange w:id="6045" w:author="2" w:date="2021-08-31T10:55:00Z">
              <w:tcPr>
                <w:tcW w:w="1843" w:type="dxa"/>
              </w:tcPr>
            </w:tcPrChange>
          </w:tcPr>
          <w:p w14:paraId="3058F35D" w14:textId="77777777" w:rsidR="00FC7A68" w:rsidRDefault="00FC7A68" w:rsidP="00FC7A68">
            <w:pPr>
              <w:spacing w:after="120"/>
              <w:rPr>
                <w:rFonts w:ascii="Times New Roman" w:hAnsi="Times New Roman" w:cs="Times New Roman"/>
                <w:sz w:val="24"/>
                <w:szCs w:val="24"/>
              </w:rPr>
            </w:pPr>
          </w:p>
        </w:tc>
        <w:tc>
          <w:tcPr>
            <w:tcW w:w="425" w:type="dxa"/>
            <w:tcPrChange w:id="6046" w:author="2" w:date="2021-08-31T10:55:00Z">
              <w:tcPr>
                <w:tcW w:w="425" w:type="dxa"/>
              </w:tcPr>
            </w:tcPrChange>
          </w:tcPr>
          <w:p w14:paraId="5F7D133F" w14:textId="77777777" w:rsidR="00FC7A68" w:rsidRDefault="00FC7A68" w:rsidP="00FC7A68">
            <w:pPr>
              <w:spacing w:after="120"/>
              <w:rPr>
                <w:rFonts w:ascii="Times New Roman" w:hAnsi="Times New Roman" w:cs="Times New Roman"/>
                <w:sz w:val="24"/>
                <w:szCs w:val="24"/>
              </w:rPr>
            </w:pPr>
          </w:p>
        </w:tc>
        <w:tc>
          <w:tcPr>
            <w:tcW w:w="392" w:type="dxa"/>
            <w:tcPrChange w:id="6047" w:author="2" w:date="2021-08-31T10:55:00Z">
              <w:tcPr>
                <w:tcW w:w="392" w:type="dxa"/>
              </w:tcPr>
            </w:tcPrChange>
          </w:tcPr>
          <w:p w14:paraId="5C583745" w14:textId="77777777" w:rsidR="00FC7A68" w:rsidRDefault="00FC7A68" w:rsidP="00FC7A68">
            <w:pPr>
              <w:spacing w:after="120"/>
              <w:rPr>
                <w:rFonts w:ascii="Times New Roman" w:hAnsi="Times New Roman" w:cs="Times New Roman"/>
                <w:sz w:val="24"/>
                <w:szCs w:val="24"/>
              </w:rPr>
            </w:pPr>
          </w:p>
        </w:tc>
        <w:tc>
          <w:tcPr>
            <w:tcW w:w="553" w:type="dxa"/>
            <w:tcPrChange w:id="6048" w:author="2" w:date="2021-08-31T10:55:00Z">
              <w:tcPr>
                <w:tcW w:w="553" w:type="dxa"/>
              </w:tcPr>
            </w:tcPrChange>
          </w:tcPr>
          <w:p w14:paraId="3F4D34AC" w14:textId="30034863"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6049" w:author="2" w:date="2021-08-31T10:55:00Z">
              <w:tcPr>
                <w:tcW w:w="6001" w:type="dxa"/>
              </w:tcPr>
            </w:tcPrChange>
          </w:tcPr>
          <w:p w14:paraId="0FEA85D3" w14:textId="10FCCBA1" w:rsidR="00FC7A68" w:rsidRDefault="00FC7A68" w:rsidP="00FC7A68">
            <w:pPr>
              <w:spacing w:after="120"/>
              <w:rPr>
                <w:rFonts w:ascii="Times New Roman" w:hAnsi="Times New Roman" w:cs="Times New Roman"/>
                <w:sz w:val="24"/>
                <w:szCs w:val="24"/>
              </w:rPr>
            </w:pPr>
            <w:r w:rsidRPr="00E52775">
              <w:rPr>
                <w:rFonts w:ascii="Times New Roman" w:eastAsia="Century Schoolbook" w:hAnsi="Times New Roman" w:cs="Times New Roman"/>
                <w:color w:val="000000"/>
                <w:sz w:val="24"/>
                <w:szCs w:val="24"/>
                <w:lang w:val="ru" w:eastAsia="ru-RU"/>
              </w:rPr>
              <w:t>Что представляет собой</w:t>
            </w:r>
            <w:r w:rsidRPr="00E52775">
              <w:rPr>
                <w:rFonts w:ascii="Times New Roman" w:eastAsia="Century Schoolbook" w:hAnsi="Times New Roman" w:cs="Times New Roman"/>
                <w:b/>
                <w:bCs/>
                <w:color w:val="000000"/>
                <w:sz w:val="24"/>
                <w:szCs w:val="24"/>
                <w:lang w:val="ru" w:eastAsia="ru-RU"/>
              </w:rPr>
              <w:t xml:space="preserve"> гамма-излучение?</w:t>
            </w:r>
            <w:r w:rsidRPr="00E52775">
              <w:rPr>
                <w:rFonts w:ascii="Times New Roman" w:eastAsia="Century Schoolbook" w:hAnsi="Times New Roman" w:cs="Times New Roman"/>
                <w:color w:val="000000"/>
                <w:sz w:val="24"/>
                <w:szCs w:val="24"/>
                <w:lang w:val="ru" w:eastAsia="ru-RU"/>
              </w:rPr>
              <w:t xml:space="preserve"> Укажите правильный ответ</w:t>
            </w:r>
          </w:p>
        </w:tc>
        <w:tc>
          <w:tcPr>
            <w:tcW w:w="4961" w:type="dxa"/>
            <w:gridSpan w:val="2"/>
            <w:tcPrChange w:id="6050" w:author="2" w:date="2021-08-31T10:55:00Z">
              <w:tcPr>
                <w:tcW w:w="4839" w:type="dxa"/>
              </w:tcPr>
            </w:tcPrChange>
          </w:tcPr>
          <w:p w14:paraId="6176B723" w14:textId="77777777" w:rsidR="00FC7A68" w:rsidRPr="006F33AA" w:rsidRDefault="00FC7A68" w:rsidP="00FC7A68">
            <w:pPr>
              <w:pStyle w:val="a4"/>
              <w:numPr>
                <w:ilvl w:val="0"/>
                <w:numId w:val="49"/>
              </w:numPr>
              <w:tabs>
                <w:tab w:val="left" w:pos="342"/>
              </w:tabs>
              <w:spacing w:after="0" w:line="226" w:lineRule="exact"/>
              <w:ind w:right="100"/>
              <w:rPr>
                <w:rFonts w:ascii="Times New Roman" w:hAnsi="Times New Roman"/>
                <w:color w:val="000000"/>
                <w:sz w:val="20"/>
                <w:lang w:val="ru"/>
                <w:rPrChange w:id="6051"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6052" w:author="2" w:date="2021-08-31T10:55:00Z">
                  <w:rPr>
                    <w:rFonts w:ascii="Times New Roman" w:eastAsia="Century Schoolbook" w:hAnsi="Times New Roman" w:cs="Times New Roman"/>
                    <w:color w:val="000000"/>
                    <w:sz w:val="24"/>
                    <w:szCs w:val="24"/>
                    <w:lang w:val="ru" w:eastAsia="ru-RU"/>
                  </w:rPr>
                </w:rPrChange>
              </w:rPr>
              <w:t>Поток нейтронов.</w:t>
            </w:r>
          </w:p>
          <w:p w14:paraId="225C9EA5" w14:textId="77777777" w:rsidR="00FC7A68" w:rsidRPr="006F33AA" w:rsidRDefault="00FC7A68" w:rsidP="00FC7A68">
            <w:pPr>
              <w:pStyle w:val="a4"/>
              <w:numPr>
                <w:ilvl w:val="0"/>
                <w:numId w:val="49"/>
              </w:numPr>
              <w:spacing w:after="0" w:line="226" w:lineRule="exact"/>
              <w:rPr>
                <w:rFonts w:ascii="Times New Roman" w:hAnsi="Times New Roman"/>
                <w:color w:val="000000"/>
                <w:sz w:val="20"/>
                <w:lang w:val="ru"/>
                <w:rPrChange w:id="6053"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6054" w:author="2" w:date="2021-08-31T10:55:00Z">
                  <w:rPr>
                    <w:rFonts w:ascii="Times New Roman" w:eastAsia="Century Schoolbook" w:hAnsi="Times New Roman" w:cs="Times New Roman"/>
                    <w:color w:val="000000"/>
                    <w:sz w:val="24"/>
                    <w:szCs w:val="24"/>
                    <w:lang w:val="ru" w:eastAsia="ru-RU"/>
                  </w:rPr>
                </w:rPrChange>
              </w:rPr>
              <w:t>Поток быстрых электронов.</w:t>
            </w:r>
          </w:p>
          <w:p w14:paraId="6F330844" w14:textId="77777777" w:rsidR="00FC7A68" w:rsidRPr="006F33AA" w:rsidRDefault="00FC7A68" w:rsidP="00FC7A68">
            <w:pPr>
              <w:pStyle w:val="a4"/>
              <w:numPr>
                <w:ilvl w:val="0"/>
                <w:numId w:val="49"/>
              </w:numPr>
              <w:spacing w:after="120" w:line="240" w:lineRule="auto"/>
              <w:rPr>
                <w:rFonts w:ascii="Times New Roman" w:hAnsi="Times New Roman"/>
                <w:sz w:val="20"/>
                <w:rPrChange w:id="6055" w:author="2" w:date="2021-08-31T10:55:00Z">
                  <w:rPr>
                    <w:rFonts w:ascii="Times New Roman" w:hAnsi="Times New Roman" w:cs="Times New Roman"/>
                    <w:sz w:val="24"/>
                    <w:szCs w:val="24"/>
                  </w:rPr>
                </w:rPrChange>
              </w:rPr>
            </w:pPr>
            <w:r w:rsidRPr="006F33AA">
              <w:rPr>
                <w:rFonts w:ascii="Times New Roman" w:hAnsi="Times New Roman"/>
                <w:color w:val="000000"/>
                <w:sz w:val="20"/>
                <w:lang w:val="ru"/>
                <w:rPrChange w:id="6056" w:author="2" w:date="2021-08-31T10:55:00Z">
                  <w:rPr>
                    <w:rFonts w:ascii="Times New Roman" w:eastAsia="Century Schoolbook" w:hAnsi="Times New Roman" w:cs="Times New Roman"/>
                    <w:color w:val="000000"/>
                    <w:sz w:val="24"/>
                    <w:szCs w:val="24"/>
                    <w:lang w:val="ru" w:eastAsia="ru-RU"/>
                  </w:rPr>
                </w:rPrChange>
              </w:rPr>
              <w:t>Поток квантов электромагнитного излучения</w:t>
            </w:r>
          </w:p>
          <w:p w14:paraId="331CB33D" w14:textId="4EF97EF7" w:rsidR="00FC7A68" w:rsidRPr="006F33AA" w:rsidRDefault="00FC7A68" w:rsidP="00FC7A68">
            <w:pPr>
              <w:pStyle w:val="a4"/>
              <w:numPr>
                <w:ilvl w:val="0"/>
                <w:numId w:val="49"/>
              </w:numPr>
              <w:spacing w:after="120" w:line="240" w:lineRule="auto"/>
              <w:rPr>
                <w:rFonts w:ascii="Times New Roman" w:hAnsi="Times New Roman"/>
                <w:sz w:val="20"/>
                <w:rPrChange w:id="6057" w:author="2" w:date="2021-08-31T10:55:00Z">
                  <w:rPr>
                    <w:rFonts w:ascii="Times New Roman" w:hAnsi="Times New Roman" w:cs="Times New Roman"/>
                    <w:sz w:val="24"/>
                    <w:szCs w:val="24"/>
                  </w:rPr>
                </w:rPrChange>
              </w:rPr>
            </w:pPr>
            <w:r w:rsidRPr="006F33AA">
              <w:rPr>
                <w:rFonts w:ascii="Times New Roman" w:hAnsi="Times New Roman"/>
                <w:color w:val="000000"/>
                <w:sz w:val="20"/>
                <w:lang w:val="ru"/>
                <w:rPrChange w:id="6058" w:author="2" w:date="2021-08-31T10:55:00Z">
                  <w:rPr>
                    <w:rFonts w:ascii="Times New Roman" w:eastAsia="Century Schoolbook" w:hAnsi="Times New Roman" w:cs="Times New Roman"/>
                    <w:color w:val="000000"/>
                    <w:sz w:val="24"/>
                    <w:szCs w:val="24"/>
                    <w:lang w:val="ru" w:eastAsia="ru-RU"/>
                  </w:rPr>
                </w:rPrChange>
              </w:rPr>
              <w:t>Поток квантов СВЧ излучения</w:t>
            </w:r>
          </w:p>
        </w:tc>
        <w:tc>
          <w:tcPr>
            <w:tcW w:w="567" w:type="dxa"/>
            <w:gridSpan w:val="2"/>
            <w:tcPrChange w:id="6059" w:author="2" w:date="2021-08-31T10:55:00Z">
              <w:tcPr>
                <w:tcW w:w="547" w:type="dxa"/>
              </w:tcPr>
            </w:tcPrChange>
          </w:tcPr>
          <w:p w14:paraId="0ED6186D" w14:textId="32B91C5D" w:rsidR="00FC7A68" w:rsidRPr="004B35C4" w:rsidRDefault="00FC7A68" w:rsidP="00FC7A68">
            <w:pPr>
              <w:pStyle w:val="a4"/>
              <w:numPr>
                <w:ilvl w:val="0"/>
                <w:numId w:val="49"/>
              </w:numPr>
              <w:tabs>
                <w:tab w:val="left" w:pos="342"/>
                <w:tab w:val="left" w:pos="600"/>
              </w:tabs>
              <w:spacing w:after="0" w:line="226" w:lineRule="exact"/>
              <w:ind w:left="0"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3</w:t>
            </w:r>
          </w:p>
        </w:tc>
      </w:tr>
      <w:tr w:rsidR="00FC7A68" w14:paraId="62A070CD" w14:textId="4673C964" w:rsidTr="00911EF6">
        <w:tc>
          <w:tcPr>
            <w:tcW w:w="846" w:type="dxa"/>
            <w:tcPrChange w:id="6060" w:author="2" w:date="2021-08-31T10:55:00Z">
              <w:tcPr>
                <w:tcW w:w="846" w:type="dxa"/>
              </w:tcPr>
            </w:tcPrChange>
          </w:tcPr>
          <w:p w14:paraId="40E14C37" w14:textId="77777777" w:rsidR="00FC7A68" w:rsidRDefault="00FC7A68" w:rsidP="00FC7A68">
            <w:pPr>
              <w:spacing w:after="120"/>
              <w:rPr>
                <w:rFonts w:ascii="Times New Roman" w:hAnsi="Times New Roman" w:cs="Times New Roman"/>
                <w:sz w:val="24"/>
                <w:szCs w:val="24"/>
              </w:rPr>
            </w:pPr>
          </w:p>
        </w:tc>
        <w:tc>
          <w:tcPr>
            <w:tcW w:w="1843" w:type="dxa"/>
            <w:tcPrChange w:id="6061" w:author="2" w:date="2021-08-31T10:55:00Z">
              <w:tcPr>
                <w:tcW w:w="1843" w:type="dxa"/>
              </w:tcPr>
            </w:tcPrChange>
          </w:tcPr>
          <w:p w14:paraId="1E35B073" w14:textId="77777777" w:rsidR="00FC7A68" w:rsidRDefault="00FC7A68" w:rsidP="00FC7A68">
            <w:pPr>
              <w:spacing w:after="120"/>
              <w:rPr>
                <w:rFonts w:ascii="Times New Roman" w:hAnsi="Times New Roman" w:cs="Times New Roman"/>
                <w:sz w:val="24"/>
                <w:szCs w:val="24"/>
              </w:rPr>
            </w:pPr>
          </w:p>
        </w:tc>
        <w:tc>
          <w:tcPr>
            <w:tcW w:w="425" w:type="dxa"/>
            <w:tcPrChange w:id="6062" w:author="2" w:date="2021-08-31T10:55:00Z">
              <w:tcPr>
                <w:tcW w:w="425" w:type="dxa"/>
              </w:tcPr>
            </w:tcPrChange>
          </w:tcPr>
          <w:p w14:paraId="0CBEF6C9" w14:textId="77777777" w:rsidR="00FC7A68" w:rsidRDefault="00FC7A68" w:rsidP="00FC7A68">
            <w:pPr>
              <w:spacing w:after="120"/>
              <w:rPr>
                <w:rFonts w:ascii="Times New Roman" w:hAnsi="Times New Roman" w:cs="Times New Roman"/>
                <w:sz w:val="24"/>
                <w:szCs w:val="24"/>
              </w:rPr>
            </w:pPr>
          </w:p>
        </w:tc>
        <w:tc>
          <w:tcPr>
            <w:tcW w:w="392" w:type="dxa"/>
            <w:tcPrChange w:id="6063" w:author="2" w:date="2021-08-31T10:55:00Z">
              <w:tcPr>
                <w:tcW w:w="392" w:type="dxa"/>
              </w:tcPr>
            </w:tcPrChange>
          </w:tcPr>
          <w:p w14:paraId="150E29AE" w14:textId="77777777" w:rsidR="00FC7A68" w:rsidRDefault="00FC7A68" w:rsidP="00FC7A68">
            <w:pPr>
              <w:spacing w:after="120"/>
              <w:rPr>
                <w:rFonts w:ascii="Times New Roman" w:hAnsi="Times New Roman" w:cs="Times New Roman"/>
                <w:sz w:val="24"/>
                <w:szCs w:val="24"/>
              </w:rPr>
            </w:pPr>
          </w:p>
        </w:tc>
        <w:tc>
          <w:tcPr>
            <w:tcW w:w="553" w:type="dxa"/>
            <w:tcPrChange w:id="6064" w:author="2" w:date="2021-08-31T10:55:00Z">
              <w:tcPr>
                <w:tcW w:w="553" w:type="dxa"/>
              </w:tcPr>
            </w:tcPrChange>
          </w:tcPr>
          <w:p w14:paraId="5B61B593" w14:textId="08FCBE08"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6065" w:author="2" w:date="2021-08-31T10:55:00Z">
              <w:tcPr>
                <w:tcW w:w="6001" w:type="dxa"/>
              </w:tcPr>
            </w:tcPrChange>
          </w:tcPr>
          <w:p w14:paraId="4E7FBF8A" w14:textId="6A4E3170" w:rsidR="00FC7A68" w:rsidRDefault="00FC7A68" w:rsidP="00FC7A68">
            <w:pPr>
              <w:spacing w:after="120"/>
              <w:rPr>
                <w:rFonts w:ascii="Times New Roman" w:hAnsi="Times New Roman" w:cs="Times New Roman"/>
                <w:sz w:val="24"/>
                <w:szCs w:val="24"/>
              </w:rPr>
            </w:pPr>
            <w:r w:rsidRPr="00E52775">
              <w:rPr>
                <w:rFonts w:ascii="Times New Roman" w:eastAsia="Century Schoolbook" w:hAnsi="Times New Roman" w:cs="Times New Roman"/>
                <w:color w:val="000000"/>
                <w:sz w:val="24"/>
                <w:szCs w:val="24"/>
                <w:lang w:val="ru" w:eastAsia="ru-RU"/>
              </w:rPr>
              <w:t>Что представляет собой</w:t>
            </w:r>
            <w:r w:rsidRPr="00E52775">
              <w:rPr>
                <w:rFonts w:ascii="Times New Roman" w:eastAsia="Century Schoolbook" w:hAnsi="Times New Roman" w:cs="Times New Roman"/>
                <w:b/>
                <w:bCs/>
                <w:color w:val="000000"/>
                <w:sz w:val="24"/>
                <w:szCs w:val="24"/>
                <w:lang w:val="ru" w:eastAsia="ru-RU"/>
              </w:rPr>
              <w:t xml:space="preserve"> бета-излучение?</w:t>
            </w:r>
            <w:r w:rsidRPr="00E52775">
              <w:rPr>
                <w:rFonts w:ascii="Times New Roman" w:eastAsia="Century Schoolbook" w:hAnsi="Times New Roman" w:cs="Times New Roman"/>
                <w:color w:val="000000"/>
                <w:sz w:val="24"/>
                <w:szCs w:val="24"/>
                <w:lang w:val="ru" w:eastAsia="ru-RU"/>
              </w:rPr>
              <w:t xml:space="preserve"> Укажите правильный ответ</w:t>
            </w:r>
          </w:p>
        </w:tc>
        <w:tc>
          <w:tcPr>
            <w:tcW w:w="4961" w:type="dxa"/>
            <w:gridSpan w:val="2"/>
            <w:tcPrChange w:id="6066" w:author="2" w:date="2021-08-31T10:55:00Z">
              <w:tcPr>
                <w:tcW w:w="4839" w:type="dxa"/>
              </w:tcPr>
            </w:tcPrChange>
          </w:tcPr>
          <w:p w14:paraId="0E167A3E" w14:textId="77777777" w:rsidR="00FC7A68" w:rsidRPr="006F33AA" w:rsidRDefault="00FC7A68" w:rsidP="00FC7A68">
            <w:pPr>
              <w:pStyle w:val="a4"/>
              <w:numPr>
                <w:ilvl w:val="0"/>
                <w:numId w:val="50"/>
              </w:numPr>
              <w:tabs>
                <w:tab w:val="left" w:pos="878"/>
              </w:tabs>
              <w:spacing w:after="0" w:line="226" w:lineRule="exact"/>
              <w:ind w:left="627"/>
              <w:rPr>
                <w:rFonts w:ascii="Times New Roman" w:hAnsi="Times New Roman"/>
                <w:color w:val="000000"/>
                <w:sz w:val="20"/>
                <w:lang w:val="ru"/>
                <w:rPrChange w:id="6067"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6068" w:author="2" w:date="2021-08-31T10:55:00Z">
                  <w:rPr>
                    <w:rFonts w:ascii="Times New Roman" w:eastAsia="Century Schoolbook" w:hAnsi="Times New Roman" w:cs="Times New Roman"/>
                    <w:color w:val="000000"/>
                    <w:sz w:val="24"/>
                    <w:szCs w:val="24"/>
                    <w:lang w:val="ru" w:eastAsia="ru-RU"/>
                  </w:rPr>
                </w:rPrChange>
              </w:rPr>
              <w:t>Поток быстрых электронов.</w:t>
            </w:r>
          </w:p>
          <w:p w14:paraId="0F5C5ACB" w14:textId="77777777" w:rsidR="00FC7A68" w:rsidRPr="006F33AA" w:rsidRDefault="00FC7A68" w:rsidP="00FC7A68">
            <w:pPr>
              <w:pStyle w:val="a4"/>
              <w:numPr>
                <w:ilvl w:val="0"/>
                <w:numId w:val="50"/>
              </w:numPr>
              <w:tabs>
                <w:tab w:val="left" w:pos="878"/>
              </w:tabs>
              <w:spacing w:after="0" w:line="226" w:lineRule="exact"/>
              <w:ind w:left="627"/>
              <w:rPr>
                <w:rFonts w:ascii="Times New Roman" w:hAnsi="Times New Roman"/>
                <w:color w:val="000000"/>
                <w:sz w:val="20"/>
                <w:lang w:val="ru"/>
                <w:rPrChange w:id="6069"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6070" w:author="2" w:date="2021-08-31T10:55:00Z">
                  <w:rPr>
                    <w:rFonts w:ascii="Times New Roman" w:eastAsia="Century Schoolbook" w:hAnsi="Times New Roman" w:cs="Times New Roman"/>
                    <w:color w:val="000000"/>
                    <w:sz w:val="24"/>
                    <w:szCs w:val="24"/>
                    <w:lang w:val="ru" w:eastAsia="ru-RU"/>
                  </w:rPr>
                </w:rPrChange>
              </w:rPr>
              <w:t>Поток квантов электромагнитного излучения.</w:t>
            </w:r>
          </w:p>
          <w:p w14:paraId="6513CF0C" w14:textId="30D9647E" w:rsidR="00FC7A68" w:rsidRPr="006F33AA" w:rsidRDefault="00FC7A68" w:rsidP="00FC7A68">
            <w:pPr>
              <w:pStyle w:val="a4"/>
              <w:numPr>
                <w:ilvl w:val="0"/>
                <w:numId w:val="50"/>
              </w:numPr>
              <w:tabs>
                <w:tab w:val="left" w:pos="878"/>
              </w:tabs>
              <w:spacing w:after="0" w:line="226" w:lineRule="exact"/>
              <w:ind w:left="627"/>
              <w:rPr>
                <w:rFonts w:ascii="Times New Roman" w:hAnsi="Times New Roman"/>
                <w:color w:val="000000"/>
                <w:sz w:val="20"/>
                <w:lang w:val="ru"/>
                <w:rPrChange w:id="6071"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6072" w:author="2" w:date="2021-08-31T10:55:00Z">
                  <w:rPr>
                    <w:rFonts w:ascii="Times New Roman" w:eastAsia="Century Schoolbook" w:hAnsi="Times New Roman" w:cs="Times New Roman"/>
                    <w:color w:val="000000"/>
                    <w:sz w:val="24"/>
                    <w:szCs w:val="24"/>
                    <w:lang w:val="ru" w:eastAsia="ru-RU"/>
                  </w:rPr>
                </w:rPrChange>
              </w:rPr>
              <w:t>Поток нейтронов.</w:t>
            </w:r>
          </w:p>
          <w:p w14:paraId="1EF0F970" w14:textId="2CA82A4E" w:rsidR="00FC7A68" w:rsidRPr="006F33AA" w:rsidRDefault="00FC7A68" w:rsidP="00FC7A68">
            <w:pPr>
              <w:pStyle w:val="a4"/>
              <w:numPr>
                <w:ilvl w:val="0"/>
                <w:numId w:val="50"/>
              </w:numPr>
              <w:tabs>
                <w:tab w:val="left" w:pos="878"/>
              </w:tabs>
              <w:spacing w:after="0" w:line="226" w:lineRule="exact"/>
              <w:ind w:left="627"/>
              <w:rPr>
                <w:rFonts w:ascii="Times New Roman" w:hAnsi="Times New Roman"/>
                <w:color w:val="000000"/>
                <w:sz w:val="20"/>
                <w:lang w:val="ru"/>
                <w:rPrChange w:id="6073"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6074" w:author="2" w:date="2021-08-31T10:55:00Z">
                  <w:rPr>
                    <w:rFonts w:ascii="Times New Roman" w:eastAsia="Century Schoolbook" w:hAnsi="Times New Roman" w:cs="Times New Roman"/>
                    <w:color w:val="000000"/>
                    <w:sz w:val="24"/>
                    <w:szCs w:val="24"/>
                    <w:lang w:val="ru" w:eastAsia="ru-RU"/>
                  </w:rPr>
                </w:rPrChange>
              </w:rPr>
              <w:t>Поток протонов</w:t>
            </w:r>
          </w:p>
          <w:p w14:paraId="15E3E3A2" w14:textId="77777777" w:rsidR="00FC7A68" w:rsidRPr="006F33AA" w:rsidRDefault="00FC7A68" w:rsidP="00FC7A68">
            <w:pPr>
              <w:spacing w:after="120"/>
              <w:rPr>
                <w:rFonts w:ascii="Times New Roman" w:hAnsi="Times New Roman"/>
                <w:sz w:val="20"/>
                <w:rPrChange w:id="6075" w:author="2" w:date="2021-08-31T10:55:00Z">
                  <w:rPr>
                    <w:rFonts w:ascii="Times New Roman" w:hAnsi="Times New Roman" w:cs="Times New Roman"/>
                    <w:sz w:val="24"/>
                    <w:szCs w:val="24"/>
                  </w:rPr>
                </w:rPrChange>
              </w:rPr>
            </w:pPr>
          </w:p>
        </w:tc>
        <w:tc>
          <w:tcPr>
            <w:tcW w:w="567" w:type="dxa"/>
            <w:gridSpan w:val="2"/>
            <w:tcPrChange w:id="6076" w:author="2" w:date="2021-08-31T10:55:00Z">
              <w:tcPr>
                <w:tcW w:w="547" w:type="dxa"/>
              </w:tcPr>
            </w:tcPrChange>
          </w:tcPr>
          <w:p w14:paraId="6301D938" w14:textId="0281DE8D" w:rsidR="00FC7A68" w:rsidRPr="004B35C4" w:rsidRDefault="00FC7A68" w:rsidP="00FC7A68">
            <w:pPr>
              <w:pStyle w:val="a4"/>
              <w:numPr>
                <w:ilvl w:val="0"/>
                <w:numId w:val="50"/>
              </w:numPr>
              <w:tabs>
                <w:tab w:val="left" w:pos="600"/>
              </w:tabs>
              <w:spacing w:after="0" w:line="226" w:lineRule="exact"/>
              <w:ind w:left="0"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1</w:t>
            </w:r>
          </w:p>
        </w:tc>
      </w:tr>
      <w:tr w:rsidR="00FC7A68" w14:paraId="02A6A73F" w14:textId="58F715A7" w:rsidTr="00911EF6">
        <w:tc>
          <w:tcPr>
            <w:tcW w:w="846" w:type="dxa"/>
            <w:tcPrChange w:id="6077" w:author="2" w:date="2021-08-31T10:55:00Z">
              <w:tcPr>
                <w:tcW w:w="846" w:type="dxa"/>
              </w:tcPr>
            </w:tcPrChange>
          </w:tcPr>
          <w:p w14:paraId="25DFEF9A" w14:textId="77777777" w:rsidR="00FC7A68" w:rsidRDefault="00FC7A68" w:rsidP="00FC7A68">
            <w:pPr>
              <w:spacing w:after="120"/>
              <w:rPr>
                <w:rFonts w:ascii="Times New Roman" w:hAnsi="Times New Roman" w:cs="Times New Roman"/>
                <w:sz w:val="24"/>
                <w:szCs w:val="24"/>
              </w:rPr>
            </w:pPr>
          </w:p>
        </w:tc>
        <w:tc>
          <w:tcPr>
            <w:tcW w:w="1843" w:type="dxa"/>
            <w:tcPrChange w:id="6078" w:author="2" w:date="2021-08-31T10:55:00Z">
              <w:tcPr>
                <w:tcW w:w="1843" w:type="dxa"/>
              </w:tcPr>
            </w:tcPrChange>
          </w:tcPr>
          <w:p w14:paraId="1AF7BE8A" w14:textId="77777777" w:rsidR="00FC7A68" w:rsidRDefault="00FC7A68" w:rsidP="00FC7A68">
            <w:pPr>
              <w:spacing w:after="120"/>
              <w:rPr>
                <w:rFonts w:ascii="Times New Roman" w:hAnsi="Times New Roman" w:cs="Times New Roman"/>
                <w:sz w:val="24"/>
                <w:szCs w:val="24"/>
              </w:rPr>
            </w:pPr>
          </w:p>
        </w:tc>
        <w:tc>
          <w:tcPr>
            <w:tcW w:w="425" w:type="dxa"/>
            <w:tcPrChange w:id="6079" w:author="2" w:date="2021-08-31T10:55:00Z">
              <w:tcPr>
                <w:tcW w:w="425" w:type="dxa"/>
              </w:tcPr>
            </w:tcPrChange>
          </w:tcPr>
          <w:p w14:paraId="2D557493" w14:textId="77777777" w:rsidR="00FC7A68" w:rsidRDefault="00FC7A68" w:rsidP="00FC7A68">
            <w:pPr>
              <w:spacing w:after="120"/>
              <w:rPr>
                <w:rFonts w:ascii="Times New Roman" w:hAnsi="Times New Roman" w:cs="Times New Roman"/>
                <w:sz w:val="24"/>
                <w:szCs w:val="24"/>
              </w:rPr>
            </w:pPr>
          </w:p>
        </w:tc>
        <w:tc>
          <w:tcPr>
            <w:tcW w:w="392" w:type="dxa"/>
            <w:tcPrChange w:id="6080" w:author="2" w:date="2021-08-31T10:55:00Z">
              <w:tcPr>
                <w:tcW w:w="392" w:type="dxa"/>
              </w:tcPr>
            </w:tcPrChange>
          </w:tcPr>
          <w:p w14:paraId="4265E6F8" w14:textId="77777777" w:rsidR="00FC7A68" w:rsidRDefault="00FC7A68" w:rsidP="00FC7A68">
            <w:pPr>
              <w:spacing w:after="120"/>
              <w:rPr>
                <w:rFonts w:ascii="Times New Roman" w:hAnsi="Times New Roman" w:cs="Times New Roman"/>
                <w:sz w:val="24"/>
                <w:szCs w:val="24"/>
              </w:rPr>
            </w:pPr>
          </w:p>
        </w:tc>
        <w:tc>
          <w:tcPr>
            <w:tcW w:w="553" w:type="dxa"/>
            <w:tcPrChange w:id="6081" w:author="2" w:date="2021-08-31T10:55:00Z">
              <w:tcPr>
                <w:tcW w:w="553" w:type="dxa"/>
              </w:tcPr>
            </w:tcPrChange>
          </w:tcPr>
          <w:p w14:paraId="5A5AA171" w14:textId="6312F7FE"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6082" w:author="2" w:date="2021-08-31T10:55:00Z">
              <w:tcPr>
                <w:tcW w:w="6001" w:type="dxa"/>
              </w:tcPr>
            </w:tcPrChange>
          </w:tcPr>
          <w:p w14:paraId="5AB03880" w14:textId="77777777" w:rsidR="00FC7A68" w:rsidRPr="008C2158" w:rsidRDefault="00FC7A68" w:rsidP="00FC7A68">
            <w:pPr>
              <w:spacing w:line="283" w:lineRule="exact"/>
              <w:rPr>
                <w:rFonts w:ascii="Times New Roman" w:eastAsia="Century Schoolbook" w:hAnsi="Times New Roman" w:cs="Times New Roman"/>
                <w:color w:val="000000"/>
                <w:sz w:val="24"/>
                <w:szCs w:val="24"/>
                <w:lang w:val="ru" w:eastAsia="ru-RU"/>
              </w:rPr>
            </w:pPr>
            <w:r w:rsidRPr="008C2158">
              <w:rPr>
                <w:rFonts w:ascii="Times New Roman" w:eastAsia="Century Schoolbook" w:hAnsi="Times New Roman" w:cs="Times New Roman"/>
                <w:color w:val="000000"/>
                <w:sz w:val="24"/>
                <w:szCs w:val="24"/>
                <w:lang w:val="ru" w:eastAsia="ru-RU"/>
              </w:rPr>
              <w:t xml:space="preserve">Какое из трех типов излучений: </w:t>
            </w:r>
            <m:oMath>
              <m:r>
                <w:rPr>
                  <w:rFonts w:ascii="Cambria Math" w:eastAsia="Century Schoolbook" w:hAnsi="Cambria Math" w:cs="Times New Roman"/>
                  <w:color w:val="000000"/>
                  <w:sz w:val="24"/>
                  <w:szCs w:val="24"/>
                  <w:lang w:val="ru" w:eastAsia="ru-RU"/>
                </w:rPr>
                <m:t>α,β,γ</m:t>
              </m:r>
            </m:oMath>
            <w:r w:rsidRPr="008C2158">
              <w:rPr>
                <w:rFonts w:ascii="Times New Roman" w:eastAsia="Century Schoolbook" w:hAnsi="Times New Roman" w:cs="Times New Roman"/>
                <w:color w:val="000000"/>
                <w:sz w:val="24"/>
                <w:szCs w:val="24"/>
                <w:lang w:val="ru" w:eastAsia="ru-RU"/>
              </w:rPr>
              <w:t>,  или у обладает наибольшей проникающей способностью</w:t>
            </w:r>
          </w:p>
          <w:p w14:paraId="357477DE" w14:textId="77777777" w:rsidR="00FC7A68" w:rsidRPr="00E52775" w:rsidRDefault="00FC7A68" w:rsidP="00FC7A68">
            <w:pPr>
              <w:pStyle w:val="a4"/>
              <w:rPr>
                <w:rFonts w:ascii="Times New Roman" w:eastAsia="Century Schoolbook" w:hAnsi="Times New Roman" w:cs="Times New Roman"/>
                <w:color w:val="000000"/>
                <w:sz w:val="24"/>
                <w:szCs w:val="24"/>
                <w:lang w:val="ru" w:eastAsia="ru-RU"/>
              </w:rPr>
            </w:pPr>
          </w:p>
          <w:p w14:paraId="61F054B9" w14:textId="77777777" w:rsidR="00FC7A68" w:rsidRPr="008C2158" w:rsidRDefault="00FC7A68" w:rsidP="00FC7A68">
            <w:pPr>
              <w:spacing w:line="283" w:lineRule="exact"/>
              <w:jc w:val="both"/>
              <w:rPr>
                <w:rFonts w:ascii="Times New Roman" w:hAnsi="Times New Roman" w:cs="Times New Roman"/>
                <w:sz w:val="24"/>
                <w:szCs w:val="24"/>
                <w:lang w:val="ru"/>
              </w:rPr>
            </w:pPr>
          </w:p>
        </w:tc>
        <w:tc>
          <w:tcPr>
            <w:tcW w:w="4961" w:type="dxa"/>
            <w:gridSpan w:val="2"/>
            <w:tcPrChange w:id="6083" w:author="2" w:date="2021-08-31T10:55:00Z">
              <w:tcPr>
                <w:tcW w:w="4839" w:type="dxa"/>
              </w:tcPr>
            </w:tcPrChange>
          </w:tcPr>
          <w:p w14:paraId="7DF69230" w14:textId="77777777" w:rsidR="00FC7A68" w:rsidRPr="006F33AA" w:rsidRDefault="00FC7A68" w:rsidP="00FC7A68">
            <w:pPr>
              <w:spacing w:line="283" w:lineRule="exact"/>
              <w:ind w:left="60"/>
              <w:jc w:val="both"/>
              <w:rPr>
                <w:rFonts w:ascii="Times New Roman" w:hAnsi="Times New Roman"/>
                <w:color w:val="000000"/>
                <w:sz w:val="20"/>
                <w:lang w:val="ru"/>
                <w:rPrChange w:id="6084"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6085" w:author="2" w:date="2021-08-31T10:55:00Z">
                  <w:rPr>
                    <w:rFonts w:ascii="Times New Roman" w:eastAsia="Century Schoolbook" w:hAnsi="Times New Roman" w:cs="Times New Roman"/>
                    <w:color w:val="000000"/>
                    <w:sz w:val="24"/>
                    <w:szCs w:val="24"/>
                    <w:lang w:val="ru" w:eastAsia="ru-RU"/>
                  </w:rPr>
                </w:rPrChange>
              </w:rPr>
              <w:t>1.</w:t>
            </w:r>
            <m:oMath>
              <m:r>
                <w:rPr>
                  <w:rFonts w:ascii="Cambria Math" w:hAnsi="Cambria Math"/>
                  <w:color w:val="000000"/>
                  <w:sz w:val="20"/>
                  <w:lang w:val="ru"/>
                  <w:rPrChange w:id="6086" w:author="2" w:date="2021-08-31T10:55:00Z">
                    <w:rPr>
                      <w:rFonts w:ascii="Cambria Math" w:eastAsia="Century Schoolbook" w:hAnsi="Cambria Math" w:cs="Times New Roman"/>
                      <w:color w:val="000000"/>
                      <w:sz w:val="24"/>
                      <w:szCs w:val="24"/>
                      <w:lang w:val="ru" w:eastAsia="ru-RU"/>
                    </w:rPr>
                  </w:rPrChange>
                </w:rPr>
                <m:t xml:space="preserve"> α</m:t>
              </m:r>
            </m:oMath>
          </w:p>
          <w:p w14:paraId="775344B4" w14:textId="77777777" w:rsidR="00FC7A68" w:rsidRPr="006F33AA" w:rsidRDefault="00FC7A68" w:rsidP="00FC7A68">
            <w:pPr>
              <w:spacing w:line="283" w:lineRule="exact"/>
              <w:ind w:left="60"/>
              <w:jc w:val="both"/>
              <w:rPr>
                <w:rFonts w:ascii="Times New Roman" w:hAnsi="Times New Roman"/>
                <w:color w:val="000000"/>
                <w:sz w:val="20"/>
                <w:lang w:val="ru"/>
                <w:rPrChange w:id="6087" w:author="2" w:date="2021-08-31T10:55:00Z">
                  <w:rPr>
                    <w:rFonts w:ascii="Times New Roman" w:eastAsia="Century Schoolbook" w:hAnsi="Times New Roman" w:cs="Times New Roman"/>
                    <w:color w:val="000000"/>
                    <w:sz w:val="24"/>
                    <w:szCs w:val="24"/>
                    <w:lang w:val="ru" w:eastAsia="ru-RU"/>
                  </w:rPr>
                </w:rPrChange>
              </w:rPr>
            </w:pPr>
            <m:oMathPara>
              <m:oMathParaPr>
                <m:jc m:val="left"/>
              </m:oMathParaPr>
              <m:oMath>
                <m:r>
                  <w:rPr>
                    <w:rFonts w:ascii="Cambria Math" w:hAnsi="Cambria Math"/>
                    <w:color w:val="000000"/>
                    <w:sz w:val="20"/>
                    <w:lang w:val="ru"/>
                    <w:rPrChange w:id="6088" w:author="2" w:date="2021-08-31T10:55:00Z">
                      <w:rPr>
                        <w:rFonts w:ascii="Cambria Math" w:eastAsia="Century Schoolbook" w:hAnsi="Cambria Math" w:cs="Times New Roman"/>
                        <w:color w:val="000000"/>
                        <w:sz w:val="24"/>
                        <w:szCs w:val="24"/>
                        <w:lang w:val="ru" w:eastAsia="ru-RU"/>
                      </w:rPr>
                    </w:rPrChange>
                  </w:rPr>
                  <m:t>2. β</m:t>
                </m:r>
              </m:oMath>
            </m:oMathPara>
          </w:p>
          <w:p w14:paraId="507FA49A" w14:textId="77777777" w:rsidR="00FC7A68" w:rsidRPr="006F33AA" w:rsidRDefault="00FC7A68" w:rsidP="00FC7A68">
            <w:pPr>
              <w:spacing w:line="283" w:lineRule="exact"/>
              <w:ind w:left="60"/>
              <w:jc w:val="both"/>
              <w:rPr>
                <w:rFonts w:ascii="Times New Roman" w:hAnsi="Times New Roman"/>
                <w:color w:val="000000"/>
                <w:sz w:val="20"/>
                <w:lang w:val="ru"/>
                <w:rPrChange w:id="6089" w:author="2" w:date="2021-08-31T10:55:00Z">
                  <w:rPr>
                    <w:rFonts w:ascii="Times New Roman" w:eastAsia="Century Schoolbook" w:hAnsi="Times New Roman" w:cs="Times New Roman"/>
                    <w:color w:val="000000"/>
                    <w:sz w:val="24"/>
                    <w:szCs w:val="24"/>
                    <w:lang w:val="ru" w:eastAsia="ru-RU"/>
                  </w:rPr>
                </w:rPrChange>
              </w:rPr>
            </w:pPr>
            <m:oMathPara>
              <m:oMathParaPr>
                <m:jc m:val="left"/>
              </m:oMathParaPr>
              <m:oMath>
                <m:r>
                  <w:rPr>
                    <w:rFonts w:ascii="Cambria Math" w:hAnsi="Cambria Math"/>
                    <w:color w:val="000000"/>
                    <w:sz w:val="20"/>
                    <w:lang w:val="ru"/>
                    <w:rPrChange w:id="6090" w:author="2" w:date="2021-08-31T10:55:00Z">
                      <w:rPr>
                        <w:rFonts w:ascii="Cambria Math" w:eastAsia="Century Schoolbook" w:hAnsi="Cambria Math" w:cs="Times New Roman"/>
                        <w:color w:val="000000"/>
                        <w:sz w:val="24"/>
                        <w:szCs w:val="24"/>
                        <w:lang w:val="ru" w:eastAsia="ru-RU"/>
                      </w:rPr>
                    </w:rPrChange>
                  </w:rPr>
                  <m:t>3.  γ</m:t>
                </m:r>
              </m:oMath>
            </m:oMathPara>
          </w:p>
          <w:p w14:paraId="4BDA817C" w14:textId="77777777" w:rsidR="00FC7A68" w:rsidRPr="006F33AA" w:rsidRDefault="00FC7A68" w:rsidP="00FC7A68">
            <w:pPr>
              <w:pStyle w:val="a4"/>
              <w:numPr>
                <w:ilvl w:val="3"/>
                <w:numId w:val="51"/>
              </w:numPr>
              <w:spacing w:after="0" w:line="283" w:lineRule="exact"/>
              <w:ind w:left="60"/>
              <w:rPr>
                <w:rFonts w:ascii="Times New Roman" w:hAnsi="Times New Roman"/>
                <w:color w:val="000000"/>
                <w:sz w:val="20"/>
                <w:lang w:val="ru"/>
                <w:rPrChange w:id="6091" w:author="2" w:date="2021-08-31T10:55:00Z">
                  <w:rPr>
                    <w:rFonts w:ascii="Times New Roman" w:eastAsia="Century Schoolbook" w:hAnsi="Times New Roman" w:cs="Times New Roman"/>
                    <w:color w:val="000000"/>
                    <w:sz w:val="24"/>
                    <w:szCs w:val="24"/>
                    <w:lang w:val="ru" w:eastAsia="ru-RU"/>
                  </w:rPr>
                </w:rPrChange>
              </w:rPr>
            </w:pPr>
            <w:r w:rsidRPr="006F33AA">
              <w:rPr>
                <w:rFonts w:ascii="Times New Roman" w:hAnsi="Times New Roman"/>
                <w:color w:val="000000"/>
                <w:sz w:val="20"/>
                <w:lang w:val="ru"/>
                <w:rPrChange w:id="6092" w:author="2" w:date="2021-08-31T10:55:00Z">
                  <w:rPr>
                    <w:rFonts w:ascii="Times New Roman" w:eastAsia="Century Schoolbook" w:hAnsi="Times New Roman" w:cs="Times New Roman"/>
                    <w:color w:val="000000"/>
                    <w:sz w:val="24"/>
                    <w:szCs w:val="24"/>
                    <w:lang w:val="ru" w:eastAsia="ru-RU"/>
                  </w:rPr>
                </w:rPrChange>
              </w:rPr>
              <w:t>Все виды имеют одинаковую проникающую способность</w:t>
            </w:r>
          </w:p>
          <w:p w14:paraId="5BEF33E4" w14:textId="77777777" w:rsidR="00FC7A68" w:rsidRPr="006F33AA" w:rsidRDefault="00FC7A68" w:rsidP="00FC7A68">
            <w:pPr>
              <w:spacing w:after="120"/>
              <w:rPr>
                <w:rFonts w:ascii="Times New Roman" w:hAnsi="Times New Roman"/>
                <w:sz w:val="20"/>
                <w:rPrChange w:id="6093" w:author="2" w:date="2021-08-31T10:55:00Z">
                  <w:rPr>
                    <w:rFonts w:ascii="Times New Roman" w:hAnsi="Times New Roman" w:cs="Times New Roman"/>
                    <w:sz w:val="24"/>
                    <w:szCs w:val="24"/>
                  </w:rPr>
                </w:rPrChange>
              </w:rPr>
            </w:pPr>
          </w:p>
        </w:tc>
        <w:tc>
          <w:tcPr>
            <w:tcW w:w="567" w:type="dxa"/>
            <w:gridSpan w:val="2"/>
            <w:tcPrChange w:id="6094" w:author="2" w:date="2021-08-31T10:55:00Z">
              <w:tcPr>
                <w:tcW w:w="547" w:type="dxa"/>
              </w:tcPr>
            </w:tcPrChange>
          </w:tcPr>
          <w:p w14:paraId="1A069F7B" w14:textId="4B4374A1" w:rsidR="00FC7A68" w:rsidRPr="004B35C4" w:rsidRDefault="00FC7A68" w:rsidP="00FC7A68">
            <w:pPr>
              <w:tabs>
                <w:tab w:val="left" w:pos="600"/>
              </w:tabs>
              <w:spacing w:line="283" w:lineRule="exact"/>
              <w:ind w:right="34"/>
              <w:rPr>
                <w:rFonts w:ascii="Times New Roman" w:eastAsia="Century Schoolbook" w:hAnsi="Times New Roman" w:cs="Times New Roman"/>
                <w:color w:val="000000"/>
                <w:sz w:val="24"/>
                <w:szCs w:val="24"/>
                <w:lang w:val="ru" w:eastAsia="ru-RU"/>
              </w:rPr>
            </w:pPr>
            <w:r w:rsidRPr="004B35C4">
              <w:rPr>
                <w:rFonts w:ascii="Times New Roman" w:eastAsia="Century Schoolbook" w:hAnsi="Times New Roman" w:cs="Times New Roman"/>
                <w:color w:val="000000"/>
                <w:sz w:val="24"/>
                <w:szCs w:val="24"/>
                <w:lang w:val="ru" w:eastAsia="ru-RU"/>
              </w:rPr>
              <w:t>3</w:t>
            </w:r>
          </w:p>
        </w:tc>
      </w:tr>
      <w:tr w:rsidR="00FC7A68" w14:paraId="2FE0A17D" w14:textId="0B20F62C" w:rsidTr="00911EF6">
        <w:tc>
          <w:tcPr>
            <w:tcW w:w="846" w:type="dxa"/>
            <w:tcPrChange w:id="6095" w:author="2" w:date="2021-08-31T10:55:00Z">
              <w:tcPr>
                <w:tcW w:w="846" w:type="dxa"/>
              </w:tcPr>
            </w:tcPrChange>
          </w:tcPr>
          <w:p w14:paraId="6582D239" w14:textId="77777777" w:rsidR="00FC7A68" w:rsidRDefault="00FC7A68" w:rsidP="00FC7A68">
            <w:pPr>
              <w:spacing w:after="120"/>
              <w:rPr>
                <w:rFonts w:ascii="Times New Roman" w:hAnsi="Times New Roman" w:cs="Times New Roman"/>
                <w:sz w:val="24"/>
                <w:szCs w:val="24"/>
              </w:rPr>
            </w:pPr>
          </w:p>
        </w:tc>
        <w:tc>
          <w:tcPr>
            <w:tcW w:w="1843" w:type="dxa"/>
            <w:tcPrChange w:id="6096" w:author="2" w:date="2021-08-31T10:55:00Z">
              <w:tcPr>
                <w:tcW w:w="1843" w:type="dxa"/>
              </w:tcPr>
            </w:tcPrChange>
          </w:tcPr>
          <w:p w14:paraId="66C7BFDA" w14:textId="77777777" w:rsidR="00FC7A68" w:rsidRDefault="00FC7A68" w:rsidP="00FC7A68">
            <w:pPr>
              <w:spacing w:after="120"/>
              <w:rPr>
                <w:rFonts w:ascii="Times New Roman" w:hAnsi="Times New Roman" w:cs="Times New Roman"/>
                <w:sz w:val="24"/>
                <w:szCs w:val="24"/>
              </w:rPr>
            </w:pPr>
          </w:p>
        </w:tc>
        <w:tc>
          <w:tcPr>
            <w:tcW w:w="425" w:type="dxa"/>
            <w:tcPrChange w:id="6097" w:author="2" w:date="2021-08-31T10:55:00Z">
              <w:tcPr>
                <w:tcW w:w="425" w:type="dxa"/>
              </w:tcPr>
            </w:tcPrChange>
          </w:tcPr>
          <w:p w14:paraId="181804A9" w14:textId="77777777" w:rsidR="00FC7A68" w:rsidRDefault="00FC7A68" w:rsidP="00FC7A68">
            <w:pPr>
              <w:spacing w:after="120"/>
              <w:rPr>
                <w:rFonts w:ascii="Times New Roman" w:hAnsi="Times New Roman" w:cs="Times New Roman"/>
                <w:sz w:val="24"/>
                <w:szCs w:val="24"/>
              </w:rPr>
            </w:pPr>
          </w:p>
        </w:tc>
        <w:tc>
          <w:tcPr>
            <w:tcW w:w="392" w:type="dxa"/>
            <w:tcPrChange w:id="6098" w:author="2" w:date="2021-08-31T10:55:00Z">
              <w:tcPr>
                <w:tcW w:w="392" w:type="dxa"/>
              </w:tcPr>
            </w:tcPrChange>
          </w:tcPr>
          <w:p w14:paraId="6C778189" w14:textId="77777777" w:rsidR="00FC7A68" w:rsidRDefault="00FC7A68" w:rsidP="00FC7A68">
            <w:pPr>
              <w:spacing w:after="120"/>
              <w:rPr>
                <w:rFonts w:ascii="Times New Roman" w:hAnsi="Times New Roman" w:cs="Times New Roman"/>
                <w:sz w:val="24"/>
                <w:szCs w:val="24"/>
              </w:rPr>
            </w:pPr>
          </w:p>
        </w:tc>
        <w:tc>
          <w:tcPr>
            <w:tcW w:w="553" w:type="dxa"/>
            <w:tcPrChange w:id="6099" w:author="2" w:date="2021-08-31T10:55:00Z">
              <w:tcPr>
                <w:tcW w:w="553" w:type="dxa"/>
              </w:tcPr>
            </w:tcPrChange>
          </w:tcPr>
          <w:p w14:paraId="3FB1632D" w14:textId="2D56817E"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6100" w:author="2" w:date="2021-08-31T10:55:00Z">
              <w:tcPr>
                <w:tcW w:w="6001" w:type="dxa"/>
              </w:tcPr>
            </w:tcPrChange>
          </w:tcPr>
          <w:p w14:paraId="524ED9D6" w14:textId="568525DA" w:rsidR="00FC7A68" w:rsidRPr="007D3742" w:rsidRDefault="00FC7A68" w:rsidP="00FC7A68">
            <w:pPr>
              <w:spacing w:before="30" w:after="60" w:line="330" w:lineRule="atLeast"/>
              <w:rPr>
                <w:rFonts w:ascii="Times New Roman" w:eastAsia="Times New Roman" w:hAnsi="Times New Roman" w:cs="Times New Roman"/>
                <w:color w:val="000000"/>
                <w:sz w:val="24"/>
                <w:szCs w:val="24"/>
                <w:lang w:eastAsia="ru-RU"/>
              </w:rPr>
            </w:pPr>
            <w:r w:rsidRPr="007D3742">
              <w:rPr>
                <w:rFonts w:ascii="Times New Roman" w:eastAsia="Times New Roman" w:hAnsi="Times New Roman" w:cs="Times New Roman"/>
                <w:color w:val="000000"/>
                <w:sz w:val="24"/>
                <w:szCs w:val="24"/>
                <w:lang w:eastAsia="ru-RU"/>
              </w:rPr>
              <w:t>Радиоактивный препарат помещён в магнитное поле. В этом поле отклонятся</w:t>
            </w:r>
          </w:p>
          <w:p w14:paraId="3607D2A4" w14:textId="77777777" w:rsidR="00FC7A68" w:rsidRPr="007D3742" w:rsidRDefault="00FC7A68" w:rsidP="00FC7A68">
            <w:pPr>
              <w:spacing w:before="30" w:after="60" w:line="330" w:lineRule="atLeast"/>
              <w:rPr>
                <w:rFonts w:ascii="Times New Roman" w:eastAsia="Times New Roman" w:hAnsi="Times New Roman" w:cs="Times New Roman"/>
                <w:color w:val="000000"/>
                <w:sz w:val="24"/>
                <w:szCs w:val="24"/>
                <w:lang w:eastAsia="ru-RU"/>
              </w:rPr>
            </w:pPr>
            <w:r w:rsidRPr="007D3742">
              <w:rPr>
                <w:rFonts w:ascii="Times New Roman" w:eastAsia="Times New Roman" w:hAnsi="Times New Roman" w:cs="Times New Roman"/>
                <w:color w:val="000000"/>
                <w:sz w:val="24"/>
                <w:szCs w:val="24"/>
                <w:lang w:eastAsia="ru-RU"/>
              </w:rPr>
              <w:t>А. α-лучи</w:t>
            </w:r>
          </w:p>
          <w:p w14:paraId="6528A6A2" w14:textId="77777777" w:rsidR="00FC7A68" w:rsidRPr="007D3742" w:rsidRDefault="00FC7A68" w:rsidP="00FC7A68">
            <w:pPr>
              <w:spacing w:before="30" w:after="60" w:line="330" w:lineRule="atLeast"/>
              <w:rPr>
                <w:rFonts w:ascii="Times New Roman" w:eastAsia="Times New Roman" w:hAnsi="Times New Roman" w:cs="Times New Roman"/>
                <w:color w:val="000000"/>
                <w:sz w:val="24"/>
                <w:szCs w:val="24"/>
                <w:lang w:eastAsia="ru-RU"/>
              </w:rPr>
            </w:pPr>
            <w:r w:rsidRPr="007D3742">
              <w:rPr>
                <w:rFonts w:ascii="Times New Roman" w:eastAsia="Times New Roman" w:hAnsi="Times New Roman" w:cs="Times New Roman"/>
                <w:color w:val="000000"/>
                <w:sz w:val="24"/>
                <w:szCs w:val="24"/>
                <w:lang w:eastAsia="ru-RU"/>
              </w:rPr>
              <w:t>Б. γ-лучи</w:t>
            </w:r>
          </w:p>
          <w:p w14:paraId="09655FC5" w14:textId="77777777" w:rsidR="00FC7A68" w:rsidRPr="00582235" w:rsidRDefault="00FC7A68" w:rsidP="00FC7A68">
            <w:pPr>
              <w:rPr>
                <w:rFonts w:ascii="Times New Roman" w:eastAsia="Times New Roman" w:hAnsi="Times New Roman" w:cs="Times New Roman"/>
                <w:color w:val="000000"/>
                <w:sz w:val="24"/>
                <w:szCs w:val="24"/>
                <w:lang w:eastAsia="ru-RU"/>
              </w:rPr>
            </w:pPr>
            <w:r w:rsidRPr="00582235">
              <w:rPr>
                <w:rFonts w:ascii="Times New Roman" w:eastAsia="Times New Roman" w:hAnsi="Times New Roman" w:cs="Times New Roman"/>
                <w:color w:val="000000"/>
                <w:sz w:val="24"/>
                <w:szCs w:val="24"/>
                <w:lang w:eastAsia="ru-RU"/>
              </w:rPr>
              <w:t>Правильным является ответ</w:t>
            </w:r>
          </w:p>
          <w:p w14:paraId="13367950" w14:textId="77777777" w:rsidR="00FC7A68" w:rsidRDefault="00FC7A68" w:rsidP="00FC7A68">
            <w:pPr>
              <w:spacing w:after="120"/>
              <w:rPr>
                <w:rFonts w:ascii="Times New Roman" w:hAnsi="Times New Roman" w:cs="Times New Roman"/>
                <w:sz w:val="24"/>
                <w:szCs w:val="24"/>
              </w:rPr>
            </w:pPr>
          </w:p>
        </w:tc>
        <w:tc>
          <w:tcPr>
            <w:tcW w:w="4961" w:type="dxa"/>
            <w:gridSpan w:val="2"/>
            <w:tcPrChange w:id="6101" w:author="2" w:date="2021-08-31T10:55:00Z">
              <w:tcPr>
                <w:tcW w:w="4839" w:type="dxa"/>
              </w:tcPr>
            </w:tcPrChange>
          </w:tcPr>
          <w:p w14:paraId="3B0B04EA" w14:textId="77777777" w:rsidR="00FC7A68" w:rsidRPr="006F33AA" w:rsidRDefault="00FC7A68" w:rsidP="00FC7A68">
            <w:pPr>
              <w:pStyle w:val="a4"/>
              <w:numPr>
                <w:ilvl w:val="2"/>
                <w:numId w:val="59"/>
              </w:numPr>
              <w:spacing w:after="120" w:line="240" w:lineRule="auto"/>
              <w:ind w:left="600"/>
              <w:rPr>
                <w:rFonts w:ascii="Times New Roman" w:hAnsi="Times New Roman"/>
                <w:sz w:val="20"/>
                <w:rPrChange w:id="6102" w:author="2" w:date="2021-08-31T10:55:00Z">
                  <w:rPr>
                    <w:rFonts w:ascii="Times New Roman" w:hAnsi="Times New Roman" w:cs="Times New Roman"/>
                    <w:sz w:val="24"/>
                    <w:szCs w:val="24"/>
                  </w:rPr>
                </w:rPrChange>
              </w:rPr>
            </w:pPr>
            <w:r w:rsidRPr="006F33AA">
              <w:rPr>
                <w:rFonts w:ascii="Times New Roman" w:hAnsi="Times New Roman"/>
                <w:sz w:val="20"/>
                <w:rPrChange w:id="6103" w:author="2" w:date="2021-08-31T10:55:00Z">
                  <w:rPr>
                    <w:rFonts w:ascii="Times New Roman" w:hAnsi="Times New Roman" w:cs="Times New Roman"/>
                    <w:sz w:val="24"/>
                    <w:szCs w:val="24"/>
                  </w:rPr>
                </w:rPrChange>
              </w:rPr>
              <w:t>только А</w:t>
            </w:r>
          </w:p>
          <w:p w14:paraId="30C85B2D" w14:textId="77777777" w:rsidR="00FC7A68" w:rsidRPr="006F33AA" w:rsidRDefault="00FC7A68" w:rsidP="00FC7A68">
            <w:pPr>
              <w:pStyle w:val="a4"/>
              <w:numPr>
                <w:ilvl w:val="2"/>
                <w:numId w:val="59"/>
              </w:numPr>
              <w:spacing w:after="120" w:line="240" w:lineRule="auto"/>
              <w:ind w:left="600"/>
              <w:rPr>
                <w:rFonts w:ascii="Times New Roman" w:hAnsi="Times New Roman"/>
                <w:sz w:val="20"/>
                <w:rPrChange w:id="6104" w:author="2" w:date="2021-08-31T10:55:00Z">
                  <w:rPr>
                    <w:rFonts w:ascii="Times New Roman" w:hAnsi="Times New Roman" w:cs="Times New Roman"/>
                    <w:sz w:val="24"/>
                    <w:szCs w:val="24"/>
                  </w:rPr>
                </w:rPrChange>
              </w:rPr>
            </w:pPr>
            <w:r w:rsidRPr="006F33AA">
              <w:rPr>
                <w:rFonts w:ascii="Times New Roman" w:hAnsi="Times New Roman"/>
                <w:sz w:val="20"/>
                <w:rPrChange w:id="6105" w:author="2" w:date="2021-08-31T10:55:00Z">
                  <w:rPr>
                    <w:rFonts w:ascii="Times New Roman" w:hAnsi="Times New Roman" w:cs="Times New Roman"/>
                    <w:sz w:val="24"/>
                    <w:szCs w:val="24"/>
                  </w:rPr>
                </w:rPrChange>
              </w:rPr>
              <w:t>только Б</w:t>
            </w:r>
          </w:p>
          <w:p w14:paraId="115EA2D8" w14:textId="77777777" w:rsidR="00FC7A68" w:rsidRPr="006F33AA" w:rsidRDefault="00FC7A68" w:rsidP="00FC7A68">
            <w:pPr>
              <w:pStyle w:val="a4"/>
              <w:numPr>
                <w:ilvl w:val="2"/>
                <w:numId w:val="59"/>
              </w:numPr>
              <w:spacing w:after="120" w:line="240" w:lineRule="auto"/>
              <w:ind w:left="600"/>
              <w:rPr>
                <w:rFonts w:ascii="Times New Roman" w:hAnsi="Times New Roman"/>
                <w:sz w:val="20"/>
                <w:rPrChange w:id="6106" w:author="2" w:date="2021-08-31T10:55:00Z">
                  <w:rPr>
                    <w:rFonts w:ascii="Times New Roman" w:hAnsi="Times New Roman" w:cs="Times New Roman"/>
                    <w:sz w:val="24"/>
                    <w:szCs w:val="24"/>
                  </w:rPr>
                </w:rPrChange>
              </w:rPr>
            </w:pPr>
            <w:r w:rsidRPr="006F33AA">
              <w:rPr>
                <w:rFonts w:ascii="Times New Roman" w:hAnsi="Times New Roman"/>
                <w:sz w:val="20"/>
                <w:rPrChange w:id="6107" w:author="2" w:date="2021-08-31T10:55:00Z">
                  <w:rPr>
                    <w:rFonts w:ascii="Times New Roman" w:hAnsi="Times New Roman" w:cs="Times New Roman"/>
                    <w:sz w:val="24"/>
                    <w:szCs w:val="24"/>
                  </w:rPr>
                </w:rPrChange>
              </w:rPr>
              <w:t>и А, и Б</w:t>
            </w:r>
          </w:p>
          <w:p w14:paraId="7699F59B" w14:textId="77777777" w:rsidR="00FC7A68" w:rsidRPr="006F33AA" w:rsidRDefault="00FC7A68" w:rsidP="00FC7A68">
            <w:pPr>
              <w:pStyle w:val="a4"/>
              <w:numPr>
                <w:ilvl w:val="2"/>
                <w:numId w:val="59"/>
              </w:numPr>
              <w:spacing w:after="120" w:line="240" w:lineRule="auto"/>
              <w:ind w:left="600"/>
              <w:rPr>
                <w:rFonts w:ascii="Times New Roman" w:hAnsi="Times New Roman"/>
                <w:sz w:val="20"/>
                <w:rPrChange w:id="6108" w:author="2" w:date="2021-08-31T10:55:00Z">
                  <w:rPr>
                    <w:rFonts w:ascii="Times New Roman" w:hAnsi="Times New Roman" w:cs="Times New Roman"/>
                    <w:sz w:val="24"/>
                    <w:szCs w:val="24"/>
                  </w:rPr>
                </w:rPrChange>
              </w:rPr>
            </w:pPr>
            <w:r w:rsidRPr="006F33AA">
              <w:rPr>
                <w:rFonts w:ascii="Times New Roman" w:hAnsi="Times New Roman"/>
                <w:sz w:val="20"/>
                <w:rPrChange w:id="6109" w:author="2" w:date="2021-08-31T10:55:00Z">
                  <w:rPr>
                    <w:rFonts w:ascii="Times New Roman" w:hAnsi="Times New Roman" w:cs="Times New Roman"/>
                    <w:sz w:val="24"/>
                    <w:szCs w:val="24"/>
                  </w:rPr>
                </w:rPrChange>
              </w:rPr>
              <w:t>ни А, ни Б</w:t>
            </w:r>
          </w:p>
          <w:p w14:paraId="2BD89BE0" w14:textId="77777777" w:rsidR="00FC7A68" w:rsidRPr="006F33AA" w:rsidRDefault="00FC7A68" w:rsidP="00FC7A68">
            <w:pPr>
              <w:spacing w:after="120"/>
              <w:rPr>
                <w:rFonts w:ascii="Times New Roman" w:hAnsi="Times New Roman"/>
                <w:sz w:val="20"/>
                <w:rPrChange w:id="6110" w:author="2" w:date="2021-08-31T10:55:00Z">
                  <w:rPr>
                    <w:rFonts w:ascii="Times New Roman" w:hAnsi="Times New Roman" w:cs="Times New Roman"/>
                    <w:sz w:val="24"/>
                    <w:szCs w:val="24"/>
                  </w:rPr>
                </w:rPrChange>
              </w:rPr>
            </w:pPr>
          </w:p>
        </w:tc>
        <w:tc>
          <w:tcPr>
            <w:tcW w:w="567" w:type="dxa"/>
            <w:gridSpan w:val="2"/>
            <w:tcPrChange w:id="6111" w:author="2" w:date="2021-08-31T10:55:00Z">
              <w:tcPr>
                <w:tcW w:w="547" w:type="dxa"/>
              </w:tcPr>
            </w:tcPrChange>
          </w:tcPr>
          <w:p w14:paraId="0A90AA37" w14:textId="75DE212D" w:rsidR="00FC7A68" w:rsidRPr="004B35C4" w:rsidRDefault="00FC7A68" w:rsidP="00FC7A68">
            <w:pPr>
              <w:pStyle w:val="a4"/>
              <w:numPr>
                <w:ilvl w:val="2"/>
                <w:numId w:val="59"/>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1</w:t>
            </w:r>
          </w:p>
        </w:tc>
      </w:tr>
      <w:tr w:rsidR="00FC7A68" w14:paraId="0A84C8D1" w14:textId="6ADEA43E" w:rsidTr="00911EF6">
        <w:tc>
          <w:tcPr>
            <w:tcW w:w="846" w:type="dxa"/>
            <w:tcPrChange w:id="6112" w:author="2" w:date="2021-08-31T10:55:00Z">
              <w:tcPr>
                <w:tcW w:w="846" w:type="dxa"/>
              </w:tcPr>
            </w:tcPrChange>
          </w:tcPr>
          <w:p w14:paraId="013391BC" w14:textId="77777777" w:rsidR="00FC7A68" w:rsidRDefault="00FC7A68" w:rsidP="00FC7A68">
            <w:pPr>
              <w:spacing w:after="120"/>
              <w:rPr>
                <w:rFonts w:ascii="Times New Roman" w:hAnsi="Times New Roman" w:cs="Times New Roman"/>
                <w:sz w:val="24"/>
                <w:szCs w:val="24"/>
              </w:rPr>
            </w:pPr>
          </w:p>
        </w:tc>
        <w:tc>
          <w:tcPr>
            <w:tcW w:w="1843" w:type="dxa"/>
            <w:tcPrChange w:id="6113" w:author="2" w:date="2021-08-31T10:55:00Z">
              <w:tcPr>
                <w:tcW w:w="1843" w:type="dxa"/>
              </w:tcPr>
            </w:tcPrChange>
          </w:tcPr>
          <w:p w14:paraId="326A7865" w14:textId="77777777" w:rsidR="00FC7A68" w:rsidRDefault="00FC7A68" w:rsidP="00FC7A68">
            <w:pPr>
              <w:spacing w:after="120"/>
              <w:rPr>
                <w:rFonts w:ascii="Times New Roman" w:hAnsi="Times New Roman" w:cs="Times New Roman"/>
                <w:sz w:val="24"/>
                <w:szCs w:val="24"/>
              </w:rPr>
            </w:pPr>
          </w:p>
        </w:tc>
        <w:tc>
          <w:tcPr>
            <w:tcW w:w="425" w:type="dxa"/>
            <w:tcPrChange w:id="6114" w:author="2" w:date="2021-08-31T10:55:00Z">
              <w:tcPr>
                <w:tcW w:w="425" w:type="dxa"/>
              </w:tcPr>
            </w:tcPrChange>
          </w:tcPr>
          <w:p w14:paraId="39997CC8" w14:textId="77777777" w:rsidR="00FC7A68" w:rsidRDefault="00FC7A68" w:rsidP="00FC7A68">
            <w:pPr>
              <w:spacing w:after="120"/>
              <w:rPr>
                <w:rFonts w:ascii="Times New Roman" w:hAnsi="Times New Roman" w:cs="Times New Roman"/>
                <w:sz w:val="24"/>
                <w:szCs w:val="24"/>
              </w:rPr>
            </w:pPr>
          </w:p>
        </w:tc>
        <w:tc>
          <w:tcPr>
            <w:tcW w:w="392" w:type="dxa"/>
            <w:tcPrChange w:id="6115" w:author="2" w:date="2021-08-31T10:55:00Z">
              <w:tcPr>
                <w:tcW w:w="392" w:type="dxa"/>
              </w:tcPr>
            </w:tcPrChange>
          </w:tcPr>
          <w:p w14:paraId="5054CB93" w14:textId="77777777" w:rsidR="00FC7A68" w:rsidRDefault="00FC7A68" w:rsidP="00FC7A68">
            <w:pPr>
              <w:spacing w:after="120"/>
              <w:rPr>
                <w:rFonts w:ascii="Times New Roman" w:hAnsi="Times New Roman" w:cs="Times New Roman"/>
                <w:sz w:val="24"/>
                <w:szCs w:val="24"/>
              </w:rPr>
            </w:pPr>
          </w:p>
        </w:tc>
        <w:tc>
          <w:tcPr>
            <w:tcW w:w="553" w:type="dxa"/>
            <w:tcPrChange w:id="6116" w:author="2" w:date="2021-08-31T10:55:00Z">
              <w:tcPr>
                <w:tcW w:w="553" w:type="dxa"/>
              </w:tcPr>
            </w:tcPrChange>
          </w:tcPr>
          <w:p w14:paraId="6012B080" w14:textId="05E467B8"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6117" w:author="2" w:date="2021-08-31T10:55:00Z">
              <w:tcPr>
                <w:tcW w:w="6001" w:type="dxa"/>
              </w:tcPr>
            </w:tcPrChange>
          </w:tcPr>
          <w:p w14:paraId="480A0022" w14:textId="40B83DB3" w:rsidR="00FC7A68" w:rsidRPr="002A295A" w:rsidRDefault="00FC7A68" w:rsidP="00FC7A68">
            <w:pPr>
              <w:spacing w:after="120"/>
              <w:rPr>
                <w:rFonts w:ascii="Times New Roman" w:hAnsi="Times New Roman" w:cs="Times New Roman"/>
                <w:sz w:val="24"/>
                <w:szCs w:val="24"/>
              </w:rPr>
            </w:pPr>
            <w:r w:rsidRPr="002A295A">
              <w:rPr>
                <w:rFonts w:ascii="Times New Roman" w:hAnsi="Times New Roman" w:cs="Times New Roman"/>
                <w:color w:val="000000"/>
                <w:sz w:val="24"/>
                <w:szCs w:val="24"/>
              </w:rPr>
              <w:t>В опыте Резерфорда б</w:t>
            </w:r>
            <w:r w:rsidRPr="002A295A">
              <w:rPr>
                <w:rStyle w:val="mi"/>
                <w:rFonts w:ascii="Times New Roman" w:eastAsia="Arial Unicode MS" w:hAnsi="Times New Roman" w:cs="Times New Roman"/>
                <w:sz w:val="24"/>
                <w:szCs w:val="24"/>
                <w:bdr w:val="none" w:sz="0" w:space="0" w:color="auto" w:frame="1"/>
              </w:rPr>
              <w:t>оль</w:t>
            </w:r>
            <w:r w:rsidRPr="002A295A">
              <w:rPr>
                <w:rFonts w:ascii="Times New Roman" w:hAnsi="Times New Roman" w:cs="Times New Roman"/>
                <w:color w:val="000000"/>
                <w:sz w:val="24"/>
                <w:szCs w:val="24"/>
              </w:rPr>
              <w:t>шая часть α-частиц свободно проходит сквозь фольгу, практически не отклоняясь от прямолинейных траекторий, потому что</w:t>
            </w:r>
            <w:r>
              <w:rPr>
                <w:rFonts w:ascii="Times New Roman" w:hAnsi="Times New Roman" w:cs="Times New Roman"/>
                <w:color w:val="000000"/>
                <w:sz w:val="24"/>
                <w:szCs w:val="24"/>
              </w:rPr>
              <w:t>…</w:t>
            </w:r>
          </w:p>
        </w:tc>
        <w:tc>
          <w:tcPr>
            <w:tcW w:w="4961" w:type="dxa"/>
            <w:gridSpan w:val="2"/>
            <w:tcPrChange w:id="6118" w:author="2" w:date="2021-08-31T10:55:00Z">
              <w:tcPr>
                <w:tcW w:w="4839" w:type="dxa"/>
              </w:tcPr>
            </w:tcPrChange>
          </w:tcPr>
          <w:p w14:paraId="10C5EADB" w14:textId="7405FE12" w:rsidR="00FC7A68" w:rsidRPr="006F33AA" w:rsidRDefault="00FC7A68" w:rsidP="00FC7A68">
            <w:pPr>
              <w:pStyle w:val="a4"/>
              <w:numPr>
                <w:ilvl w:val="0"/>
                <w:numId w:val="70"/>
              </w:numPr>
              <w:spacing w:after="120" w:line="240" w:lineRule="auto"/>
              <w:rPr>
                <w:rFonts w:ascii="Times New Roman" w:hAnsi="Times New Roman"/>
                <w:sz w:val="20"/>
                <w:rPrChange w:id="6119" w:author="2" w:date="2021-08-31T10:55:00Z">
                  <w:rPr>
                    <w:rFonts w:ascii="Times New Roman" w:hAnsi="Times New Roman" w:cs="Times New Roman"/>
                    <w:sz w:val="24"/>
                    <w:szCs w:val="24"/>
                  </w:rPr>
                </w:rPrChange>
              </w:rPr>
            </w:pPr>
            <w:r w:rsidRPr="006F33AA">
              <w:rPr>
                <w:rFonts w:ascii="Times New Roman" w:hAnsi="Times New Roman"/>
                <w:sz w:val="20"/>
                <w:rPrChange w:id="6120" w:author="2" w:date="2021-08-31T10:55:00Z">
                  <w:rPr>
                    <w:rFonts w:ascii="Times New Roman" w:hAnsi="Times New Roman" w:cs="Times New Roman"/>
                    <w:sz w:val="24"/>
                    <w:szCs w:val="24"/>
                  </w:rPr>
                </w:rPrChange>
              </w:rPr>
              <w:t>ядро атома имеет положительный заряд</w:t>
            </w:r>
          </w:p>
          <w:p w14:paraId="560D77F4" w14:textId="22785491" w:rsidR="00FC7A68" w:rsidRPr="006F33AA" w:rsidRDefault="00FC7A68" w:rsidP="00FC7A68">
            <w:pPr>
              <w:pStyle w:val="a4"/>
              <w:numPr>
                <w:ilvl w:val="0"/>
                <w:numId w:val="70"/>
              </w:numPr>
              <w:spacing w:after="120" w:line="240" w:lineRule="auto"/>
              <w:rPr>
                <w:rFonts w:ascii="Times New Roman" w:hAnsi="Times New Roman"/>
                <w:sz w:val="20"/>
                <w:rPrChange w:id="6121" w:author="2" w:date="2021-08-31T10:55:00Z">
                  <w:rPr>
                    <w:rFonts w:ascii="Times New Roman" w:hAnsi="Times New Roman" w:cs="Times New Roman"/>
                    <w:sz w:val="24"/>
                    <w:szCs w:val="24"/>
                  </w:rPr>
                </w:rPrChange>
              </w:rPr>
            </w:pPr>
            <w:r w:rsidRPr="006F33AA">
              <w:rPr>
                <w:rFonts w:ascii="Times New Roman" w:hAnsi="Times New Roman"/>
                <w:sz w:val="20"/>
                <w:rPrChange w:id="6122" w:author="2" w:date="2021-08-31T10:55:00Z">
                  <w:rPr>
                    <w:rFonts w:ascii="Times New Roman" w:hAnsi="Times New Roman" w:cs="Times New Roman"/>
                    <w:sz w:val="24"/>
                    <w:szCs w:val="24"/>
                  </w:rPr>
                </w:rPrChange>
              </w:rPr>
              <w:t>электроны имеют отрицательный заряд</w:t>
            </w:r>
          </w:p>
          <w:p w14:paraId="1ECC347C" w14:textId="77777777" w:rsidR="00FC7A68" w:rsidRPr="006F33AA" w:rsidRDefault="00FC7A68" w:rsidP="00FC7A68">
            <w:pPr>
              <w:pStyle w:val="a4"/>
              <w:numPr>
                <w:ilvl w:val="0"/>
                <w:numId w:val="70"/>
              </w:numPr>
              <w:spacing w:after="120" w:line="240" w:lineRule="auto"/>
              <w:rPr>
                <w:rFonts w:ascii="Times New Roman" w:hAnsi="Times New Roman"/>
                <w:sz w:val="20"/>
                <w:rPrChange w:id="6123" w:author="2" w:date="2021-08-31T10:55:00Z">
                  <w:rPr>
                    <w:rFonts w:ascii="Times New Roman" w:hAnsi="Times New Roman" w:cs="Times New Roman"/>
                    <w:sz w:val="24"/>
                    <w:szCs w:val="24"/>
                  </w:rPr>
                </w:rPrChange>
              </w:rPr>
            </w:pPr>
            <w:r w:rsidRPr="006F33AA">
              <w:rPr>
                <w:rFonts w:ascii="Times New Roman" w:hAnsi="Times New Roman"/>
                <w:sz w:val="20"/>
                <w:rPrChange w:id="6124" w:author="2" w:date="2021-08-31T10:55:00Z">
                  <w:rPr>
                    <w:rFonts w:ascii="Times New Roman" w:hAnsi="Times New Roman" w:cs="Times New Roman"/>
                    <w:sz w:val="24"/>
                    <w:szCs w:val="24"/>
                  </w:rPr>
                </w:rPrChange>
              </w:rPr>
              <w:t>ядро атома имеет малые (по сравнению с атомом) размеры</w:t>
            </w:r>
          </w:p>
          <w:p w14:paraId="42B3E5D4" w14:textId="6C39A45C" w:rsidR="00FC7A68" w:rsidRPr="006F33AA" w:rsidRDefault="00FC7A68" w:rsidP="00FC7A68">
            <w:pPr>
              <w:pStyle w:val="a4"/>
              <w:numPr>
                <w:ilvl w:val="0"/>
                <w:numId w:val="70"/>
              </w:numPr>
              <w:spacing w:after="120" w:line="240" w:lineRule="auto"/>
              <w:rPr>
                <w:rFonts w:ascii="Times New Roman" w:hAnsi="Times New Roman"/>
                <w:sz w:val="20"/>
                <w:rPrChange w:id="6125" w:author="2" w:date="2021-08-31T10:55:00Z">
                  <w:rPr>
                    <w:rFonts w:ascii="Times New Roman" w:hAnsi="Times New Roman" w:cs="Times New Roman"/>
                    <w:sz w:val="24"/>
                    <w:szCs w:val="24"/>
                  </w:rPr>
                </w:rPrChange>
              </w:rPr>
            </w:pPr>
            <w:r w:rsidRPr="006F33AA">
              <w:rPr>
                <w:rFonts w:ascii="Times New Roman" w:hAnsi="Times New Roman"/>
                <w:sz w:val="20"/>
                <w:rPrChange w:id="6126" w:author="2" w:date="2021-08-31T10:55:00Z">
                  <w:rPr>
                    <w:rFonts w:ascii="Times New Roman" w:hAnsi="Times New Roman" w:cs="Times New Roman"/>
                    <w:sz w:val="24"/>
                    <w:szCs w:val="24"/>
                  </w:rPr>
                </w:rPrChange>
              </w:rPr>
              <w:t>α-частицы имеют бóльшую (по сравнению с ядрами атомов) массу</w:t>
            </w:r>
          </w:p>
        </w:tc>
        <w:tc>
          <w:tcPr>
            <w:tcW w:w="567" w:type="dxa"/>
            <w:gridSpan w:val="2"/>
            <w:tcPrChange w:id="6127" w:author="2" w:date="2021-08-31T10:55:00Z">
              <w:tcPr>
                <w:tcW w:w="547" w:type="dxa"/>
              </w:tcPr>
            </w:tcPrChange>
          </w:tcPr>
          <w:p w14:paraId="7A4FDB6D" w14:textId="7723D7F6" w:rsidR="00FC7A68" w:rsidRPr="004B35C4" w:rsidRDefault="00FC7A68" w:rsidP="00FC7A68">
            <w:pPr>
              <w:pStyle w:val="a4"/>
              <w:numPr>
                <w:ilvl w:val="0"/>
                <w:numId w:val="70"/>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3</w:t>
            </w:r>
          </w:p>
        </w:tc>
      </w:tr>
      <w:tr w:rsidR="00FC7A68" w14:paraId="4A5F71E3" w14:textId="64A1DD01" w:rsidTr="00911EF6">
        <w:tc>
          <w:tcPr>
            <w:tcW w:w="846" w:type="dxa"/>
            <w:tcPrChange w:id="6128" w:author="2" w:date="2021-08-31T10:55:00Z">
              <w:tcPr>
                <w:tcW w:w="846" w:type="dxa"/>
              </w:tcPr>
            </w:tcPrChange>
          </w:tcPr>
          <w:p w14:paraId="233722DB" w14:textId="77777777" w:rsidR="00FC7A68" w:rsidRDefault="00FC7A68" w:rsidP="00FC7A68">
            <w:pPr>
              <w:spacing w:after="120"/>
              <w:rPr>
                <w:rFonts w:ascii="Times New Roman" w:hAnsi="Times New Roman" w:cs="Times New Roman"/>
                <w:sz w:val="24"/>
                <w:szCs w:val="24"/>
              </w:rPr>
            </w:pPr>
          </w:p>
        </w:tc>
        <w:tc>
          <w:tcPr>
            <w:tcW w:w="1843" w:type="dxa"/>
            <w:tcPrChange w:id="6129" w:author="2" w:date="2021-08-31T10:55:00Z">
              <w:tcPr>
                <w:tcW w:w="1843" w:type="dxa"/>
              </w:tcPr>
            </w:tcPrChange>
          </w:tcPr>
          <w:p w14:paraId="1540E7A7" w14:textId="77777777" w:rsidR="00FC7A68" w:rsidRDefault="00FC7A68" w:rsidP="00FC7A68">
            <w:pPr>
              <w:spacing w:after="120"/>
              <w:rPr>
                <w:rFonts w:ascii="Times New Roman" w:hAnsi="Times New Roman" w:cs="Times New Roman"/>
                <w:sz w:val="24"/>
                <w:szCs w:val="24"/>
              </w:rPr>
            </w:pPr>
          </w:p>
        </w:tc>
        <w:tc>
          <w:tcPr>
            <w:tcW w:w="425" w:type="dxa"/>
            <w:tcPrChange w:id="6130" w:author="2" w:date="2021-08-31T10:55:00Z">
              <w:tcPr>
                <w:tcW w:w="425" w:type="dxa"/>
              </w:tcPr>
            </w:tcPrChange>
          </w:tcPr>
          <w:p w14:paraId="7603BF11" w14:textId="77777777" w:rsidR="00FC7A68" w:rsidRDefault="00FC7A68" w:rsidP="00FC7A68">
            <w:pPr>
              <w:spacing w:after="120"/>
              <w:rPr>
                <w:rFonts w:ascii="Times New Roman" w:hAnsi="Times New Roman" w:cs="Times New Roman"/>
                <w:sz w:val="24"/>
                <w:szCs w:val="24"/>
              </w:rPr>
            </w:pPr>
          </w:p>
        </w:tc>
        <w:tc>
          <w:tcPr>
            <w:tcW w:w="392" w:type="dxa"/>
            <w:tcPrChange w:id="6131" w:author="2" w:date="2021-08-31T10:55:00Z">
              <w:tcPr>
                <w:tcW w:w="392" w:type="dxa"/>
              </w:tcPr>
            </w:tcPrChange>
          </w:tcPr>
          <w:p w14:paraId="08C5E15F" w14:textId="77777777" w:rsidR="00FC7A68" w:rsidRDefault="00FC7A68" w:rsidP="00FC7A68">
            <w:pPr>
              <w:spacing w:after="120"/>
              <w:rPr>
                <w:rFonts w:ascii="Times New Roman" w:hAnsi="Times New Roman" w:cs="Times New Roman"/>
                <w:sz w:val="24"/>
                <w:szCs w:val="24"/>
              </w:rPr>
            </w:pPr>
          </w:p>
        </w:tc>
        <w:tc>
          <w:tcPr>
            <w:tcW w:w="553" w:type="dxa"/>
            <w:tcPrChange w:id="6132" w:author="2" w:date="2021-08-31T10:55:00Z">
              <w:tcPr>
                <w:tcW w:w="553" w:type="dxa"/>
              </w:tcPr>
            </w:tcPrChange>
          </w:tcPr>
          <w:p w14:paraId="2A63A618" w14:textId="266BAA0E"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6133" w:author="2" w:date="2021-08-31T10:55:00Z">
              <w:tcPr>
                <w:tcW w:w="6001" w:type="dxa"/>
              </w:tcPr>
            </w:tcPrChange>
          </w:tcPr>
          <w:p w14:paraId="4BE7C37B" w14:textId="3CE6CA4F" w:rsidR="00FC7A68" w:rsidRPr="00582235" w:rsidRDefault="00FC7A68" w:rsidP="00FC7A68">
            <w:pPr>
              <w:spacing w:after="120"/>
              <w:rPr>
                <w:rFonts w:ascii="Times New Roman" w:hAnsi="Times New Roman" w:cs="Times New Roman"/>
                <w:sz w:val="24"/>
                <w:szCs w:val="24"/>
              </w:rPr>
            </w:pPr>
            <w:r w:rsidRPr="00582235">
              <w:rPr>
                <w:rFonts w:ascii="Times New Roman" w:hAnsi="Times New Roman" w:cs="Times New Roman"/>
                <w:color w:val="000000"/>
                <w:sz w:val="24"/>
                <w:szCs w:val="24"/>
              </w:rPr>
              <w:t>Модель атома Резерфорда описывает атом как</w:t>
            </w:r>
          </w:p>
        </w:tc>
        <w:tc>
          <w:tcPr>
            <w:tcW w:w="4961" w:type="dxa"/>
            <w:gridSpan w:val="2"/>
            <w:tcPrChange w:id="6134" w:author="2" w:date="2021-08-31T10:55:00Z">
              <w:tcPr>
                <w:tcW w:w="4839" w:type="dxa"/>
              </w:tcPr>
            </w:tcPrChange>
          </w:tcPr>
          <w:p w14:paraId="225A25B4" w14:textId="77777777" w:rsidR="00FC7A68" w:rsidRPr="006F33AA" w:rsidRDefault="00FC7A68" w:rsidP="00FC7A68">
            <w:pPr>
              <w:pStyle w:val="a4"/>
              <w:numPr>
                <w:ilvl w:val="0"/>
                <w:numId w:val="71"/>
              </w:numPr>
              <w:spacing w:after="120" w:line="240" w:lineRule="auto"/>
              <w:rPr>
                <w:rFonts w:ascii="Times New Roman" w:hAnsi="Times New Roman"/>
                <w:sz w:val="20"/>
                <w:rPrChange w:id="6135" w:author="2" w:date="2021-08-31T10:55:00Z">
                  <w:rPr>
                    <w:rFonts w:ascii="Times New Roman" w:hAnsi="Times New Roman" w:cs="Times New Roman"/>
                    <w:sz w:val="24"/>
                    <w:szCs w:val="24"/>
                  </w:rPr>
                </w:rPrChange>
              </w:rPr>
            </w:pPr>
            <w:r w:rsidRPr="006F33AA">
              <w:rPr>
                <w:rFonts w:ascii="Times New Roman" w:hAnsi="Times New Roman"/>
                <w:sz w:val="20"/>
                <w:rPrChange w:id="6136" w:author="2" w:date="2021-08-31T10:55:00Z">
                  <w:rPr>
                    <w:rFonts w:ascii="Times New Roman" w:hAnsi="Times New Roman" w:cs="Times New Roman"/>
                    <w:sz w:val="24"/>
                    <w:szCs w:val="24"/>
                  </w:rPr>
                </w:rPrChange>
              </w:rPr>
              <w:t>однородное электрически нейтральное тело очень малого размера</w:t>
            </w:r>
          </w:p>
          <w:p w14:paraId="43C4F668" w14:textId="77777777" w:rsidR="00FC7A68" w:rsidRPr="006F33AA" w:rsidRDefault="00FC7A68" w:rsidP="00FC7A68">
            <w:pPr>
              <w:pStyle w:val="a4"/>
              <w:numPr>
                <w:ilvl w:val="0"/>
                <w:numId w:val="71"/>
              </w:numPr>
              <w:spacing w:after="120" w:line="240" w:lineRule="auto"/>
              <w:rPr>
                <w:rFonts w:ascii="Times New Roman" w:hAnsi="Times New Roman"/>
                <w:sz w:val="20"/>
                <w:rPrChange w:id="6137" w:author="2" w:date="2021-08-31T10:55:00Z">
                  <w:rPr>
                    <w:rFonts w:ascii="Times New Roman" w:hAnsi="Times New Roman" w:cs="Times New Roman"/>
                    <w:sz w:val="24"/>
                    <w:szCs w:val="24"/>
                  </w:rPr>
                </w:rPrChange>
              </w:rPr>
            </w:pPr>
            <w:r w:rsidRPr="006F33AA">
              <w:rPr>
                <w:rFonts w:ascii="Times New Roman" w:hAnsi="Times New Roman"/>
                <w:sz w:val="20"/>
                <w:rPrChange w:id="6138" w:author="2" w:date="2021-08-31T10:55:00Z">
                  <w:rPr>
                    <w:rFonts w:ascii="Times New Roman" w:hAnsi="Times New Roman" w:cs="Times New Roman"/>
                    <w:sz w:val="24"/>
                    <w:szCs w:val="24"/>
                  </w:rPr>
                </w:rPrChange>
              </w:rPr>
              <w:t>шар из протонов, окруженный слоем электронов</w:t>
            </w:r>
          </w:p>
          <w:p w14:paraId="2A4D2E4E" w14:textId="77777777" w:rsidR="00FC7A68" w:rsidRPr="006F33AA" w:rsidRDefault="00FC7A68" w:rsidP="00FC7A68">
            <w:pPr>
              <w:pStyle w:val="a4"/>
              <w:numPr>
                <w:ilvl w:val="0"/>
                <w:numId w:val="71"/>
              </w:numPr>
              <w:spacing w:after="120" w:line="240" w:lineRule="auto"/>
              <w:rPr>
                <w:rFonts w:ascii="Times New Roman" w:hAnsi="Times New Roman"/>
                <w:sz w:val="20"/>
                <w:rPrChange w:id="6139" w:author="2" w:date="2021-08-31T10:55:00Z">
                  <w:rPr>
                    <w:rFonts w:ascii="Times New Roman" w:hAnsi="Times New Roman" w:cs="Times New Roman"/>
                    <w:sz w:val="24"/>
                    <w:szCs w:val="24"/>
                  </w:rPr>
                </w:rPrChange>
              </w:rPr>
            </w:pPr>
            <w:r w:rsidRPr="006F33AA">
              <w:rPr>
                <w:rFonts w:ascii="Times New Roman" w:hAnsi="Times New Roman"/>
                <w:sz w:val="20"/>
                <w:rPrChange w:id="6140" w:author="2" w:date="2021-08-31T10:55:00Z">
                  <w:rPr>
                    <w:rFonts w:ascii="Times New Roman" w:hAnsi="Times New Roman" w:cs="Times New Roman"/>
                    <w:sz w:val="24"/>
                    <w:szCs w:val="24"/>
                  </w:rPr>
                </w:rPrChange>
              </w:rPr>
              <w:t>сплошной однородный положительно заряженный шар с вкраплениями электронов</w:t>
            </w:r>
          </w:p>
          <w:p w14:paraId="15431A95" w14:textId="7FD54B1F" w:rsidR="00FC7A68" w:rsidRPr="006F33AA" w:rsidRDefault="00FC7A68" w:rsidP="00FC7A68">
            <w:pPr>
              <w:pStyle w:val="a4"/>
              <w:numPr>
                <w:ilvl w:val="0"/>
                <w:numId w:val="71"/>
              </w:numPr>
              <w:spacing w:after="120" w:line="240" w:lineRule="auto"/>
              <w:rPr>
                <w:rFonts w:ascii="Times New Roman" w:hAnsi="Times New Roman"/>
                <w:sz w:val="20"/>
                <w:rPrChange w:id="6141" w:author="2" w:date="2021-08-31T10:55:00Z">
                  <w:rPr>
                    <w:rFonts w:ascii="Times New Roman" w:hAnsi="Times New Roman" w:cs="Times New Roman"/>
                    <w:sz w:val="24"/>
                    <w:szCs w:val="24"/>
                  </w:rPr>
                </w:rPrChange>
              </w:rPr>
            </w:pPr>
            <w:r w:rsidRPr="006F33AA">
              <w:rPr>
                <w:rFonts w:ascii="Times New Roman" w:hAnsi="Times New Roman"/>
                <w:sz w:val="20"/>
                <w:rPrChange w:id="6142" w:author="2" w:date="2021-08-31T10:55:00Z">
                  <w:rPr>
                    <w:rFonts w:ascii="Times New Roman" w:hAnsi="Times New Roman" w:cs="Times New Roman"/>
                    <w:sz w:val="24"/>
                    <w:szCs w:val="24"/>
                  </w:rPr>
                </w:rPrChange>
              </w:rPr>
              <w:t>положительно заряженное малое ядро, вокруг которого движутся электроны</w:t>
            </w:r>
          </w:p>
        </w:tc>
        <w:tc>
          <w:tcPr>
            <w:tcW w:w="567" w:type="dxa"/>
            <w:gridSpan w:val="2"/>
            <w:tcPrChange w:id="6143" w:author="2" w:date="2021-08-31T10:55:00Z">
              <w:tcPr>
                <w:tcW w:w="547" w:type="dxa"/>
              </w:tcPr>
            </w:tcPrChange>
          </w:tcPr>
          <w:p w14:paraId="30A86BAC" w14:textId="3520F3B3" w:rsidR="00FC7A68" w:rsidRPr="004B35C4" w:rsidRDefault="00FC7A68" w:rsidP="00FC7A68">
            <w:pPr>
              <w:pStyle w:val="a4"/>
              <w:numPr>
                <w:ilvl w:val="0"/>
                <w:numId w:val="71"/>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4</w:t>
            </w:r>
          </w:p>
        </w:tc>
      </w:tr>
      <w:tr w:rsidR="00FC7A68" w14:paraId="0B0F41D2" w14:textId="48376613" w:rsidTr="00911EF6">
        <w:tc>
          <w:tcPr>
            <w:tcW w:w="846" w:type="dxa"/>
            <w:tcPrChange w:id="6144" w:author="2" w:date="2021-08-31T10:55:00Z">
              <w:tcPr>
                <w:tcW w:w="846" w:type="dxa"/>
              </w:tcPr>
            </w:tcPrChange>
          </w:tcPr>
          <w:p w14:paraId="03016E42" w14:textId="77777777" w:rsidR="00FC7A68" w:rsidRDefault="00FC7A68" w:rsidP="00FC7A68">
            <w:pPr>
              <w:spacing w:after="120"/>
              <w:rPr>
                <w:rFonts w:ascii="Times New Roman" w:hAnsi="Times New Roman" w:cs="Times New Roman"/>
                <w:sz w:val="24"/>
                <w:szCs w:val="24"/>
              </w:rPr>
            </w:pPr>
          </w:p>
        </w:tc>
        <w:tc>
          <w:tcPr>
            <w:tcW w:w="1843" w:type="dxa"/>
            <w:tcPrChange w:id="6145" w:author="2" w:date="2021-08-31T10:55:00Z">
              <w:tcPr>
                <w:tcW w:w="1843" w:type="dxa"/>
              </w:tcPr>
            </w:tcPrChange>
          </w:tcPr>
          <w:p w14:paraId="68EF7F5D" w14:textId="77777777" w:rsidR="00FC7A68" w:rsidRDefault="00FC7A68" w:rsidP="00FC7A68">
            <w:pPr>
              <w:spacing w:after="120"/>
              <w:rPr>
                <w:rFonts w:ascii="Times New Roman" w:hAnsi="Times New Roman" w:cs="Times New Roman"/>
                <w:sz w:val="24"/>
                <w:szCs w:val="24"/>
              </w:rPr>
            </w:pPr>
          </w:p>
        </w:tc>
        <w:tc>
          <w:tcPr>
            <w:tcW w:w="425" w:type="dxa"/>
            <w:tcPrChange w:id="6146" w:author="2" w:date="2021-08-31T10:55:00Z">
              <w:tcPr>
                <w:tcW w:w="425" w:type="dxa"/>
              </w:tcPr>
            </w:tcPrChange>
          </w:tcPr>
          <w:p w14:paraId="46F60521" w14:textId="77777777" w:rsidR="00FC7A68" w:rsidRDefault="00FC7A68" w:rsidP="00FC7A68">
            <w:pPr>
              <w:spacing w:after="120"/>
              <w:rPr>
                <w:rFonts w:ascii="Times New Roman" w:hAnsi="Times New Roman" w:cs="Times New Roman"/>
                <w:sz w:val="24"/>
                <w:szCs w:val="24"/>
              </w:rPr>
            </w:pPr>
          </w:p>
        </w:tc>
        <w:tc>
          <w:tcPr>
            <w:tcW w:w="392" w:type="dxa"/>
            <w:tcPrChange w:id="6147" w:author="2" w:date="2021-08-31T10:55:00Z">
              <w:tcPr>
                <w:tcW w:w="392" w:type="dxa"/>
              </w:tcPr>
            </w:tcPrChange>
          </w:tcPr>
          <w:p w14:paraId="672F9482" w14:textId="77777777" w:rsidR="00FC7A68" w:rsidRDefault="00FC7A68" w:rsidP="00FC7A68">
            <w:pPr>
              <w:spacing w:after="120"/>
              <w:rPr>
                <w:rFonts w:ascii="Times New Roman" w:hAnsi="Times New Roman" w:cs="Times New Roman"/>
                <w:sz w:val="24"/>
                <w:szCs w:val="24"/>
              </w:rPr>
            </w:pPr>
          </w:p>
        </w:tc>
        <w:tc>
          <w:tcPr>
            <w:tcW w:w="553" w:type="dxa"/>
            <w:tcPrChange w:id="6148" w:author="2" w:date="2021-08-31T10:55:00Z">
              <w:tcPr>
                <w:tcW w:w="553" w:type="dxa"/>
              </w:tcPr>
            </w:tcPrChange>
          </w:tcPr>
          <w:p w14:paraId="2761310B" w14:textId="0B679502"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6149" w:author="2" w:date="2021-08-31T10:55:00Z">
              <w:tcPr>
                <w:tcW w:w="6001" w:type="dxa"/>
              </w:tcPr>
            </w:tcPrChange>
          </w:tcPr>
          <w:p w14:paraId="56A34976" w14:textId="73F3FDFC" w:rsidR="00FC7A68" w:rsidRPr="00582235" w:rsidRDefault="00FC7A68" w:rsidP="00FC7A68">
            <w:pPr>
              <w:spacing w:after="120"/>
              <w:rPr>
                <w:rFonts w:ascii="Times New Roman" w:hAnsi="Times New Roman" w:cs="Times New Roman"/>
                <w:sz w:val="24"/>
                <w:szCs w:val="24"/>
              </w:rPr>
            </w:pPr>
            <w:r w:rsidRPr="00582235">
              <w:rPr>
                <w:rFonts w:ascii="Times New Roman" w:hAnsi="Times New Roman" w:cs="Times New Roman"/>
                <w:color w:val="000000"/>
                <w:sz w:val="24"/>
                <w:szCs w:val="24"/>
              </w:rPr>
              <w:t>В опытах Резерфорда по рассеянию альфа-частиц на тонкой золотой фольге было обнаружено, что подавляющее большинство частиц почти не отклонялось от своего пути, в то время как некоторые альфа-частицы резко изменяли направление своего движения. Это стало доказательством</w:t>
            </w:r>
            <w:r>
              <w:rPr>
                <w:rFonts w:ascii="Times New Roman" w:hAnsi="Times New Roman" w:cs="Times New Roman"/>
                <w:color w:val="000000"/>
                <w:sz w:val="24"/>
                <w:szCs w:val="24"/>
              </w:rPr>
              <w:t>…</w:t>
            </w:r>
          </w:p>
        </w:tc>
        <w:tc>
          <w:tcPr>
            <w:tcW w:w="4961" w:type="dxa"/>
            <w:gridSpan w:val="2"/>
            <w:tcPrChange w:id="6150" w:author="2" w:date="2021-08-31T10:55:00Z">
              <w:tcPr>
                <w:tcW w:w="4839" w:type="dxa"/>
              </w:tcPr>
            </w:tcPrChange>
          </w:tcPr>
          <w:p w14:paraId="4C426A47" w14:textId="77777777" w:rsidR="00FC7A68" w:rsidRPr="006F33AA" w:rsidRDefault="00FC7A68" w:rsidP="00FC7A68">
            <w:pPr>
              <w:pStyle w:val="a4"/>
              <w:numPr>
                <w:ilvl w:val="0"/>
                <w:numId w:val="72"/>
              </w:numPr>
              <w:spacing w:after="120" w:line="240" w:lineRule="auto"/>
              <w:rPr>
                <w:rFonts w:ascii="Times New Roman" w:hAnsi="Times New Roman"/>
                <w:sz w:val="20"/>
                <w:rPrChange w:id="6151" w:author="2" w:date="2021-08-31T10:55:00Z">
                  <w:rPr>
                    <w:rFonts w:ascii="Times New Roman" w:hAnsi="Times New Roman" w:cs="Times New Roman"/>
                    <w:sz w:val="24"/>
                    <w:szCs w:val="24"/>
                  </w:rPr>
                </w:rPrChange>
              </w:rPr>
            </w:pPr>
            <w:r w:rsidRPr="006F33AA">
              <w:rPr>
                <w:rFonts w:ascii="Times New Roman" w:hAnsi="Times New Roman"/>
                <w:sz w:val="20"/>
                <w:rPrChange w:id="6152" w:author="2" w:date="2021-08-31T10:55:00Z">
                  <w:rPr>
                    <w:rFonts w:ascii="Times New Roman" w:hAnsi="Times New Roman" w:cs="Times New Roman"/>
                    <w:sz w:val="24"/>
                    <w:szCs w:val="24"/>
                  </w:rPr>
                </w:rPrChange>
              </w:rPr>
              <w:t>наличия в атоме положительно заряженного ядра, имеющего малые размеры и большую массу</w:t>
            </w:r>
          </w:p>
          <w:p w14:paraId="6563A8A7" w14:textId="77777777" w:rsidR="00FC7A68" w:rsidRPr="006F33AA" w:rsidRDefault="00FC7A68" w:rsidP="00FC7A68">
            <w:pPr>
              <w:pStyle w:val="a4"/>
              <w:numPr>
                <w:ilvl w:val="0"/>
                <w:numId w:val="72"/>
              </w:numPr>
              <w:spacing w:after="120" w:line="240" w:lineRule="auto"/>
              <w:rPr>
                <w:rFonts w:ascii="Times New Roman" w:hAnsi="Times New Roman"/>
                <w:sz w:val="20"/>
                <w:rPrChange w:id="6153" w:author="2" w:date="2021-08-31T10:55:00Z">
                  <w:rPr>
                    <w:rFonts w:ascii="Times New Roman" w:hAnsi="Times New Roman" w:cs="Times New Roman"/>
                    <w:sz w:val="24"/>
                    <w:szCs w:val="24"/>
                  </w:rPr>
                </w:rPrChange>
              </w:rPr>
            </w:pPr>
            <w:r w:rsidRPr="006F33AA">
              <w:rPr>
                <w:rFonts w:ascii="Times New Roman" w:hAnsi="Times New Roman"/>
                <w:sz w:val="20"/>
                <w:rPrChange w:id="6154" w:author="2" w:date="2021-08-31T10:55:00Z">
                  <w:rPr>
                    <w:rFonts w:ascii="Times New Roman" w:hAnsi="Times New Roman" w:cs="Times New Roman"/>
                    <w:sz w:val="24"/>
                    <w:szCs w:val="24"/>
                  </w:rPr>
                </w:rPrChange>
              </w:rPr>
              <w:t>наличия в атомах лёгких отрицательно заряженных частиц – электронов</w:t>
            </w:r>
          </w:p>
          <w:p w14:paraId="0986FD96" w14:textId="77777777" w:rsidR="00FC7A68" w:rsidRPr="006F33AA" w:rsidRDefault="00FC7A68" w:rsidP="00FC7A68">
            <w:pPr>
              <w:pStyle w:val="a4"/>
              <w:numPr>
                <w:ilvl w:val="0"/>
                <w:numId w:val="72"/>
              </w:numPr>
              <w:spacing w:after="120" w:line="240" w:lineRule="auto"/>
              <w:rPr>
                <w:rFonts w:ascii="Times New Roman" w:hAnsi="Times New Roman"/>
                <w:sz w:val="20"/>
                <w:rPrChange w:id="6155" w:author="2" w:date="2021-08-31T10:55:00Z">
                  <w:rPr>
                    <w:rFonts w:ascii="Times New Roman" w:hAnsi="Times New Roman" w:cs="Times New Roman"/>
                    <w:sz w:val="24"/>
                    <w:szCs w:val="24"/>
                  </w:rPr>
                </w:rPrChange>
              </w:rPr>
            </w:pPr>
            <w:r w:rsidRPr="006F33AA">
              <w:rPr>
                <w:rFonts w:ascii="Times New Roman" w:hAnsi="Times New Roman"/>
                <w:sz w:val="20"/>
                <w:rPrChange w:id="6156" w:author="2" w:date="2021-08-31T10:55:00Z">
                  <w:rPr>
                    <w:rFonts w:ascii="Times New Roman" w:hAnsi="Times New Roman" w:cs="Times New Roman"/>
                    <w:sz w:val="24"/>
                    <w:szCs w:val="24"/>
                  </w:rPr>
                </w:rPrChange>
              </w:rPr>
              <w:t>сложного состава атомного ядра</w:t>
            </w:r>
          </w:p>
          <w:p w14:paraId="5146253C" w14:textId="61B1C3AC" w:rsidR="00FC7A68" w:rsidRPr="006F33AA" w:rsidRDefault="00FC7A68" w:rsidP="00FC7A68">
            <w:pPr>
              <w:pStyle w:val="a4"/>
              <w:numPr>
                <w:ilvl w:val="0"/>
                <w:numId w:val="72"/>
              </w:numPr>
              <w:spacing w:after="120" w:line="240" w:lineRule="auto"/>
              <w:rPr>
                <w:rFonts w:ascii="Times New Roman" w:hAnsi="Times New Roman"/>
                <w:sz w:val="20"/>
                <w:rPrChange w:id="6157" w:author="2" w:date="2021-08-31T10:55:00Z">
                  <w:rPr>
                    <w:rFonts w:ascii="Times New Roman" w:hAnsi="Times New Roman" w:cs="Times New Roman"/>
                    <w:sz w:val="24"/>
                    <w:szCs w:val="24"/>
                  </w:rPr>
                </w:rPrChange>
              </w:rPr>
            </w:pPr>
            <w:r w:rsidRPr="006F33AA">
              <w:rPr>
                <w:rFonts w:ascii="Times New Roman" w:hAnsi="Times New Roman"/>
                <w:sz w:val="20"/>
                <w:rPrChange w:id="6158" w:author="2" w:date="2021-08-31T10:55:00Z">
                  <w:rPr>
                    <w:rFonts w:ascii="Times New Roman" w:hAnsi="Times New Roman" w:cs="Times New Roman"/>
                    <w:sz w:val="24"/>
                    <w:szCs w:val="24"/>
                  </w:rPr>
                </w:rPrChange>
              </w:rPr>
              <w:t>особых свойств атомов золота</w:t>
            </w:r>
          </w:p>
        </w:tc>
        <w:tc>
          <w:tcPr>
            <w:tcW w:w="567" w:type="dxa"/>
            <w:gridSpan w:val="2"/>
            <w:tcPrChange w:id="6159" w:author="2" w:date="2021-08-31T10:55:00Z">
              <w:tcPr>
                <w:tcW w:w="547" w:type="dxa"/>
              </w:tcPr>
            </w:tcPrChange>
          </w:tcPr>
          <w:p w14:paraId="1053B069" w14:textId="7263AA46" w:rsidR="00FC7A68" w:rsidRPr="004B35C4" w:rsidRDefault="00FC7A68" w:rsidP="00FC7A68">
            <w:pPr>
              <w:pStyle w:val="a4"/>
              <w:numPr>
                <w:ilvl w:val="0"/>
                <w:numId w:val="72"/>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1</w:t>
            </w:r>
          </w:p>
        </w:tc>
      </w:tr>
      <w:tr w:rsidR="00FC7A68" w14:paraId="24778088" w14:textId="75A366E3" w:rsidTr="00911EF6">
        <w:tc>
          <w:tcPr>
            <w:tcW w:w="846" w:type="dxa"/>
            <w:tcPrChange w:id="6160" w:author="2" w:date="2021-08-31T10:55:00Z">
              <w:tcPr>
                <w:tcW w:w="846" w:type="dxa"/>
              </w:tcPr>
            </w:tcPrChange>
          </w:tcPr>
          <w:p w14:paraId="06F1026A" w14:textId="77777777" w:rsidR="00FC7A68" w:rsidRDefault="00FC7A68" w:rsidP="00FC7A68">
            <w:pPr>
              <w:spacing w:after="120"/>
              <w:rPr>
                <w:rFonts w:ascii="Times New Roman" w:hAnsi="Times New Roman" w:cs="Times New Roman"/>
                <w:sz w:val="24"/>
                <w:szCs w:val="24"/>
              </w:rPr>
            </w:pPr>
          </w:p>
        </w:tc>
        <w:tc>
          <w:tcPr>
            <w:tcW w:w="1843" w:type="dxa"/>
            <w:tcPrChange w:id="6161" w:author="2" w:date="2021-08-31T10:55:00Z">
              <w:tcPr>
                <w:tcW w:w="1843" w:type="dxa"/>
              </w:tcPr>
            </w:tcPrChange>
          </w:tcPr>
          <w:p w14:paraId="66F64498" w14:textId="77777777" w:rsidR="00FC7A68" w:rsidRDefault="00FC7A68" w:rsidP="00FC7A68">
            <w:pPr>
              <w:spacing w:after="120"/>
              <w:rPr>
                <w:rFonts w:ascii="Times New Roman" w:hAnsi="Times New Roman" w:cs="Times New Roman"/>
                <w:sz w:val="24"/>
                <w:szCs w:val="24"/>
              </w:rPr>
            </w:pPr>
          </w:p>
        </w:tc>
        <w:tc>
          <w:tcPr>
            <w:tcW w:w="425" w:type="dxa"/>
            <w:tcPrChange w:id="6162" w:author="2" w:date="2021-08-31T10:55:00Z">
              <w:tcPr>
                <w:tcW w:w="425" w:type="dxa"/>
              </w:tcPr>
            </w:tcPrChange>
          </w:tcPr>
          <w:p w14:paraId="10B25BE1" w14:textId="77777777" w:rsidR="00FC7A68" w:rsidRDefault="00FC7A68" w:rsidP="00FC7A68">
            <w:pPr>
              <w:spacing w:after="120"/>
              <w:rPr>
                <w:rFonts w:ascii="Times New Roman" w:hAnsi="Times New Roman" w:cs="Times New Roman"/>
                <w:sz w:val="24"/>
                <w:szCs w:val="24"/>
              </w:rPr>
            </w:pPr>
          </w:p>
        </w:tc>
        <w:tc>
          <w:tcPr>
            <w:tcW w:w="392" w:type="dxa"/>
            <w:tcPrChange w:id="6163" w:author="2" w:date="2021-08-31T10:55:00Z">
              <w:tcPr>
                <w:tcW w:w="392" w:type="dxa"/>
              </w:tcPr>
            </w:tcPrChange>
          </w:tcPr>
          <w:p w14:paraId="257B865B" w14:textId="77777777" w:rsidR="00FC7A68" w:rsidRDefault="00FC7A68" w:rsidP="00FC7A68">
            <w:pPr>
              <w:spacing w:after="120"/>
              <w:rPr>
                <w:rFonts w:ascii="Times New Roman" w:hAnsi="Times New Roman" w:cs="Times New Roman"/>
                <w:sz w:val="24"/>
                <w:szCs w:val="24"/>
              </w:rPr>
            </w:pPr>
          </w:p>
        </w:tc>
        <w:tc>
          <w:tcPr>
            <w:tcW w:w="553" w:type="dxa"/>
            <w:tcPrChange w:id="6164" w:author="2" w:date="2021-08-31T10:55:00Z">
              <w:tcPr>
                <w:tcW w:w="553" w:type="dxa"/>
              </w:tcPr>
            </w:tcPrChange>
          </w:tcPr>
          <w:p w14:paraId="0EDE0CB4" w14:textId="1FCC30DD"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6165" w:author="2" w:date="2021-08-31T10:55:00Z">
              <w:tcPr>
                <w:tcW w:w="6001" w:type="dxa"/>
              </w:tcPr>
            </w:tcPrChange>
          </w:tcPr>
          <w:p w14:paraId="47E0E726" w14:textId="77777777" w:rsidR="00FC7A68" w:rsidRPr="00582235" w:rsidRDefault="00FC7A68" w:rsidP="00FC7A68">
            <w:pPr>
              <w:rPr>
                <w:rFonts w:ascii="Times New Roman" w:eastAsia="Times New Roman" w:hAnsi="Times New Roman" w:cs="Times New Roman"/>
                <w:color w:val="000000"/>
                <w:sz w:val="24"/>
                <w:szCs w:val="24"/>
                <w:lang w:eastAsia="ru-RU"/>
              </w:rPr>
            </w:pPr>
            <w:r w:rsidRPr="00582235">
              <w:rPr>
                <w:rFonts w:ascii="Times New Roman" w:eastAsia="Times New Roman" w:hAnsi="Times New Roman" w:cs="Times New Roman"/>
                <w:color w:val="000000"/>
                <w:sz w:val="24"/>
                <w:szCs w:val="24"/>
                <w:lang w:eastAsia="ru-RU"/>
              </w:rPr>
              <w:t>Результаты опыта Резерфорда по рассеянию α-частиц позволяют сделать следующий вывод.</w:t>
            </w:r>
          </w:p>
          <w:p w14:paraId="1A1086AE" w14:textId="77777777" w:rsidR="00FC7A68" w:rsidRPr="00582235" w:rsidRDefault="00FC7A68" w:rsidP="00FC7A68">
            <w:pPr>
              <w:rPr>
                <w:rFonts w:ascii="Times New Roman" w:eastAsia="Times New Roman" w:hAnsi="Times New Roman" w:cs="Times New Roman"/>
                <w:color w:val="000000"/>
                <w:sz w:val="24"/>
                <w:szCs w:val="24"/>
                <w:lang w:eastAsia="ru-RU"/>
              </w:rPr>
            </w:pPr>
            <w:r w:rsidRPr="00582235">
              <w:rPr>
                <w:rFonts w:ascii="Times New Roman" w:eastAsia="Times New Roman" w:hAnsi="Times New Roman" w:cs="Times New Roman"/>
                <w:color w:val="000000"/>
                <w:sz w:val="24"/>
                <w:szCs w:val="24"/>
                <w:lang w:eastAsia="ru-RU"/>
              </w:rPr>
              <w:t>А. Основная масса атома сосредоточена в ядре.</w:t>
            </w:r>
          </w:p>
          <w:p w14:paraId="070B8DF1" w14:textId="77777777" w:rsidR="00FC7A68" w:rsidRPr="00582235" w:rsidRDefault="00FC7A68" w:rsidP="00FC7A68">
            <w:pPr>
              <w:rPr>
                <w:rFonts w:ascii="Times New Roman" w:eastAsia="Times New Roman" w:hAnsi="Times New Roman" w:cs="Times New Roman"/>
                <w:color w:val="000000"/>
                <w:sz w:val="24"/>
                <w:szCs w:val="24"/>
                <w:lang w:eastAsia="ru-RU"/>
              </w:rPr>
            </w:pPr>
            <w:r w:rsidRPr="00582235">
              <w:rPr>
                <w:rFonts w:ascii="Times New Roman" w:eastAsia="Times New Roman" w:hAnsi="Times New Roman" w:cs="Times New Roman"/>
                <w:color w:val="000000"/>
                <w:sz w:val="24"/>
                <w:szCs w:val="24"/>
                <w:lang w:eastAsia="ru-RU"/>
              </w:rPr>
              <w:t>Б. Ядро атома заряжено отрицательно.</w:t>
            </w:r>
          </w:p>
          <w:p w14:paraId="61510A06" w14:textId="77777777" w:rsidR="00FC7A68" w:rsidRPr="00582235" w:rsidRDefault="00FC7A68" w:rsidP="00FC7A68">
            <w:pPr>
              <w:rPr>
                <w:rFonts w:ascii="Times New Roman" w:eastAsia="Times New Roman" w:hAnsi="Times New Roman" w:cs="Times New Roman"/>
                <w:color w:val="000000"/>
                <w:sz w:val="24"/>
                <w:szCs w:val="24"/>
                <w:lang w:eastAsia="ru-RU"/>
              </w:rPr>
            </w:pPr>
            <w:r w:rsidRPr="00582235">
              <w:rPr>
                <w:rFonts w:ascii="Times New Roman" w:eastAsia="Times New Roman" w:hAnsi="Times New Roman" w:cs="Times New Roman"/>
                <w:color w:val="000000"/>
                <w:sz w:val="24"/>
                <w:szCs w:val="24"/>
                <w:lang w:eastAsia="ru-RU"/>
              </w:rPr>
              <w:t>Правильным является ответ</w:t>
            </w:r>
          </w:p>
          <w:p w14:paraId="779A1F57" w14:textId="77777777" w:rsidR="00FC7A68" w:rsidRDefault="00FC7A68" w:rsidP="00FC7A68">
            <w:pPr>
              <w:spacing w:after="120"/>
              <w:rPr>
                <w:rFonts w:ascii="Times New Roman" w:hAnsi="Times New Roman" w:cs="Times New Roman"/>
                <w:sz w:val="24"/>
                <w:szCs w:val="24"/>
              </w:rPr>
            </w:pPr>
          </w:p>
        </w:tc>
        <w:tc>
          <w:tcPr>
            <w:tcW w:w="4961" w:type="dxa"/>
            <w:gridSpan w:val="2"/>
            <w:tcPrChange w:id="6166" w:author="2" w:date="2021-08-31T10:55:00Z">
              <w:tcPr>
                <w:tcW w:w="4839" w:type="dxa"/>
              </w:tcPr>
            </w:tcPrChange>
          </w:tcPr>
          <w:p w14:paraId="17CC9204" w14:textId="77777777" w:rsidR="00FC7A68" w:rsidRPr="006F33AA" w:rsidRDefault="00FC7A68" w:rsidP="00C82A85">
            <w:pPr>
              <w:pStyle w:val="a4"/>
              <w:numPr>
                <w:ilvl w:val="0"/>
                <w:numId w:val="73"/>
              </w:numPr>
              <w:spacing w:after="120" w:line="240" w:lineRule="auto"/>
              <w:ind w:left="742"/>
              <w:rPr>
                <w:rFonts w:ascii="Times New Roman" w:hAnsi="Times New Roman"/>
                <w:sz w:val="20"/>
                <w:rPrChange w:id="6167" w:author="2" w:date="2021-08-31T10:55:00Z">
                  <w:rPr>
                    <w:rFonts w:ascii="Times New Roman" w:hAnsi="Times New Roman" w:cs="Times New Roman"/>
                    <w:sz w:val="24"/>
                    <w:szCs w:val="24"/>
                  </w:rPr>
                </w:rPrChange>
              </w:rPr>
              <w:pPrChange w:id="6168" w:author="2" w:date="2021-08-31T10:55:00Z">
                <w:pPr>
                  <w:pStyle w:val="a4"/>
                  <w:framePr w:hSpace="180" w:wrap="around" w:hAnchor="margin" w:y="665"/>
                  <w:numPr>
                    <w:numId w:val="73"/>
                  </w:numPr>
                  <w:spacing w:after="120" w:line="240" w:lineRule="auto"/>
                  <w:ind w:left="2340" w:hanging="360"/>
                </w:pPr>
              </w:pPrChange>
            </w:pPr>
            <w:r w:rsidRPr="006F33AA">
              <w:rPr>
                <w:rFonts w:ascii="Times New Roman" w:hAnsi="Times New Roman"/>
                <w:sz w:val="20"/>
                <w:rPrChange w:id="6169" w:author="2" w:date="2021-08-31T10:55:00Z">
                  <w:rPr>
                    <w:rFonts w:ascii="Times New Roman" w:hAnsi="Times New Roman" w:cs="Times New Roman"/>
                    <w:sz w:val="24"/>
                    <w:szCs w:val="24"/>
                  </w:rPr>
                </w:rPrChange>
              </w:rPr>
              <w:t>только А</w:t>
            </w:r>
          </w:p>
          <w:p w14:paraId="1E0A4F70" w14:textId="77777777" w:rsidR="00FC7A68" w:rsidRPr="006F33AA" w:rsidRDefault="00FC7A68" w:rsidP="00C82A85">
            <w:pPr>
              <w:pStyle w:val="a4"/>
              <w:numPr>
                <w:ilvl w:val="0"/>
                <w:numId w:val="73"/>
              </w:numPr>
              <w:spacing w:after="120" w:line="240" w:lineRule="auto"/>
              <w:ind w:left="742"/>
              <w:rPr>
                <w:rFonts w:ascii="Times New Roman" w:hAnsi="Times New Roman"/>
                <w:sz w:val="20"/>
                <w:rPrChange w:id="6170" w:author="2" w:date="2021-08-31T10:55:00Z">
                  <w:rPr>
                    <w:rFonts w:ascii="Times New Roman" w:hAnsi="Times New Roman" w:cs="Times New Roman"/>
                    <w:sz w:val="24"/>
                    <w:szCs w:val="24"/>
                  </w:rPr>
                </w:rPrChange>
              </w:rPr>
              <w:pPrChange w:id="6171" w:author="2" w:date="2021-08-31T10:55:00Z">
                <w:pPr>
                  <w:pStyle w:val="a4"/>
                  <w:framePr w:hSpace="180" w:wrap="around" w:hAnchor="margin" w:y="665"/>
                  <w:numPr>
                    <w:numId w:val="73"/>
                  </w:numPr>
                  <w:spacing w:after="120" w:line="240" w:lineRule="auto"/>
                  <w:ind w:left="2340" w:hanging="360"/>
                </w:pPr>
              </w:pPrChange>
            </w:pPr>
            <w:r w:rsidRPr="006F33AA">
              <w:rPr>
                <w:rFonts w:ascii="Times New Roman" w:hAnsi="Times New Roman"/>
                <w:sz w:val="20"/>
                <w:rPrChange w:id="6172" w:author="2" w:date="2021-08-31T10:55:00Z">
                  <w:rPr>
                    <w:rFonts w:ascii="Times New Roman" w:hAnsi="Times New Roman" w:cs="Times New Roman"/>
                    <w:sz w:val="24"/>
                    <w:szCs w:val="24"/>
                  </w:rPr>
                </w:rPrChange>
              </w:rPr>
              <w:t>только Б</w:t>
            </w:r>
          </w:p>
          <w:p w14:paraId="0C964712" w14:textId="77777777" w:rsidR="00FC7A68" w:rsidRPr="006F33AA" w:rsidRDefault="00FC7A68" w:rsidP="00C82A85">
            <w:pPr>
              <w:pStyle w:val="a4"/>
              <w:numPr>
                <w:ilvl w:val="0"/>
                <w:numId w:val="73"/>
              </w:numPr>
              <w:spacing w:after="120" w:line="240" w:lineRule="auto"/>
              <w:ind w:left="742"/>
              <w:rPr>
                <w:rFonts w:ascii="Times New Roman" w:hAnsi="Times New Roman"/>
                <w:sz w:val="20"/>
                <w:rPrChange w:id="6173" w:author="2" w:date="2021-08-31T10:55:00Z">
                  <w:rPr>
                    <w:rFonts w:ascii="Times New Roman" w:hAnsi="Times New Roman" w:cs="Times New Roman"/>
                    <w:sz w:val="24"/>
                    <w:szCs w:val="24"/>
                  </w:rPr>
                </w:rPrChange>
              </w:rPr>
              <w:pPrChange w:id="6174" w:author="2" w:date="2021-08-31T10:55:00Z">
                <w:pPr>
                  <w:pStyle w:val="a4"/>
                  <w:framePr w:hSpace="180" w:wrap="around" w:hAnchor="margin" w:y="665"/>
                  <w:numPr>
                    <w:numId w:val="73"/>
                  </w:numPr>
                  <w:spacing w:after="120" w:line="240" w:lineRule="auto"/>
                  <w:ind w:left="2340" w:hanging="360"/>
                </w:pPr>
              </w:pPrChange>
            </w:pPr>
            <w:r w:rsidRPr="006F33AA">
              <w:rPr>
                <w:rFonts w:ascii="Times New Roman" w:hAnsi="Times New Roman"/>
                <w:sz w:val="20"/>
                <w:rPrChange w:id="6175" w:author="2" w:date="2021-08-31T10:55:00Z">
                  <w:rPr>
                    <w:rFonts w:ascii="Times New Roman" w:hAnsi="Times New Roman" w:cs="Times New Roman"/>
                    <w:sz w:val="24"/>
                    <w:szCs w:val="24"/>
                  </w:rPr>
                </w:rPrChange>
              </w:rPr>
              <w:t>и А, и Б</w:t>
            </w:r>
          </w:p>
          <w:p w14:paraId="7C3126AC" w14:textId="77777777" w:rsidR="00FC7A68" w:rsidRPr="006F33AA" w:rsidRDefault="00FC7A68" w:rsidP="00C82A85">
            <w:pPr>
              <w:pStyle w:val="a4"/>
              <w:numPr>
                <w:ilvl w:val="0"/>
                <w:numId w:val="73"/>
              </w:numPr>
              <w:spacing w:after="120" w:line="240" w:lineRule="auto"/>
              <w:ind w:left="742"/>
              <w:rPr>
                <w:rFonts w:ascii="Times New Roman" w:hAnsi="Times New Roman"/>
                <w:sz w:val="20"/>
                <w:rPrChange w:id="6176" w:author="2" w:date="2021-08-31T10:55:00Z">
                  <w:rPr>
                    <w:rFonts w:ascii="Times New Roman" w:hAnsi="Times New Roman" w:cs="Times New Roman"/>
                    <w:sz w:val="24"/>
                    <w:szCs w:val="24"/>
                  </w:rPr>
                </w:rPrChange>
              </w:rPr>
              <w:pPrChange w:id="6177" w:author="2" w:date="2021-08-31T10:55:00Z">
                <w:pPr>
                  <w:pStyle w:val="a4"/>
                  <w:framePr w:hSpace="180" w:wrap="around" w:hAnchor="margin" w:y="665"/>
                  <w:numPr>
                    <w:numId w:val="73"/>
                  </w:numPr>
                  <w:spacing w:after="120" w:line="240" w:lineRule="auto"/>
                  <w:ind w:left="2340" w:hanging="360"/>
                </w:pPr>
              </w:pPrChange>
            </w:pPr>
            <w:r w:rsidRPr="006F33AA">
              <w:rPr>
                <w:rFonts w:ascii="Times New Roman" w:hAnsi="Times New Roman"/>
                <w:sz w:val="20"/>
                <w:rPrChange w:id="6178" w:author="2" w:date="2021-08-31T10:55:00Z">
                  <w:rPr>
                    <w:rFonts w:ascii="Times New Roman" w:hAnsi="Times New Roman" w:cs="Times New Roman"/>
                    <w:sz w:val="24"/>
                    <w:szCs w:val="24"/>
                  </w:rPr>
                </w:rPrChange>
              </w:rPr>
              <w:t>ни А, ни Б</w:t>
            </w:r>
          </w:p>
          <w:p w14:paraId="6EB15785" w14:textId="77777777" w:rsidR="00FC7A68" w:rsidRPr="006F33AA" w:rsidRDefault="00FC7A68" w:rsidP="00FC7A68">
            <w:pPr>
              <w:spacing w:after="120"/>
              <w:rPr>
                <w:rFonts w:ascii="Times New Roman" w:hAnsi="Times New Roman"/>
                <w:sz w:val="20"/>
                <w:rPrChange w:id="6179" w:author="2" w:date="2021-08-31T10:55:00Z">
                  <w:rPr>
                    <w:rFonts w:ascii="Times New Roman" w:hAnsi="Times New Roman" w:cs="Times New Roman"/>
                    <w:sz w:val="24"/>
                    <w:szCs w:val="24"/>
                  </w:rPr>
                </w:rPrChange>
              </w:rPr>
            </w:pPr>
          </w:p>
        </w:tc>
        <w:tc>
          <w:tcPr>
            <w:tcW w:w="567" w:type="dxa"/>
            <w:gridSpan w:val="2"/>
            <w:tcPrChange w:id="6180" w:author="2" w:date="2021-08-31T10:55:00Z">
              <w:tcPr>
                <w:tcW w:w="547" w:type="dxa"/>
              </w:tcPr>
            </w:tcPrChange>
          </w:tcPr>
          <w:p w14:paraId="18AEFBE4" w14:textId="748837D6" w:rsidR="00FC7A68" w:rsidRPr="004B35C4" w:rsidRDefault="00FC7A68" w:rsidP="00FC7A68">
            <w:pPr>
              <w:pStyle w:val="a4"/>
              <w:numPr>
                <w:ilvl w:val="0"/>
                <w:numId w:val="73"/>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1</w:t>
            </w:r>
          </w:p>
        </w:tc>
      </w:tr>
      <w:tr w:rsidR="00FC7A68" w14:paraId="4E80887C" w14:textId="0C022330" w:rsidTr="00911EF6">
        <w:tc>
          <w:tcPr>
            <w:tcW w:w="846" w:type="dxa"/>
            <w:tcPrChange w:id="6181" w:author="2" w:date="2021-08-31T10:55:00Z">
              <w:tcPr>
                <w:tcW w:w="846" w:type="dxa"/>
              </w:tcPr>
            </w:tcPrChange>
          </w:tcPr>
          <w:p w14:paraId="571778DB" w14:textId="77777777" w:rsidR="00FC7A68" w:rsidRDefault="00FC7A68" w:rsidP="00FC7A68">
            <w:pPr>
              <w:spacing w:after="120"/>
              <w:rPr>
                <w:rFonts w:ascii="Times New Roman" w:hAnsi="Times New Roman" w:cs="Times New Roman"/>
                <w:sz w:val="24"/>
                <w:szCs w:val="24"/>
              </w:rPr>
            </w:pPr>
          </w:p>
        </w:tc>
        <w:tc>
          <w:tcPr>
            <w:tcW w:w="1843" w:type="dxa"/>
            <w:tcPrChange w:id="6182" w:author="2" w:date="2021-08-31T10:55:00Z">
              <w:tcPr>
                <w:tcW w:w="1843" w:type="dxa"/>
              </w:tcPr>
            </w:tcPrChange>
          </w:tcPr>
          <w:p w14:paraId="3A8453F5" w14:textId="77777777" w:rsidR="00FC7A68" w:rsidRDefault="00FC7A68" w:rsidP="00FC7A68">
            <w:pPr>
              <w:spacing w:after="120"/>
              <w:rPr>
                <w:rFonts w:ascii="Times New Roman" w:hAnsi="Times New Roman" w:cs="Times New Roman"/>
                <w:sz w:val="24"/>
                <w:szCs w:val="24"/>
              </w:rPr>
            </w:pPr>
          </w:p>
        </w:tc>
        <w:tc>
          <w:tcPr>
            <w:tcW w:w="425" w:type="dxa"/>
            <w:tcPrChange w:id="6183" w:author="2" w:date="2021-08-31T10:55:00Z">
              <w:tcPr>
                <w:tcW w:w="425" w:type="dxa"/>
              </w:tcPr>
            </w:tcPrChange>
          </w:tcPr>
          <w:p w14:paraId="0195B526" w14:textId="7B6ADF48" w:rsidR="00FC7A68" w:rsidRDefault="00FC7A68" w:rsidP="00FC7A68">
            <w:pPr>
              <w:spacing w:after="120"/>
              <w:rPr>
                <w:rFonts w:ascii="Times New Roman" w:hAnsi="Times New Roman" w:cs="Times New Roman"/>
                <w:sz w:val="24"/>
                <w:szCs w:val="24"/>
              </w:rPr>
            </w:pPr>
          </w:p>
        </w:tc>
        <w:tc>
          <w:tcPr>
            <w:tcW w:w="392" w:type="dxa"/>
            <w:tcPrChange w:id="6184" w:author="2" w:date="2021-08-31T10:55:00Z">
              <w:tcPr>
                <w:tcW w:w="392" w:type="dxa"/>
              </w:tcPr>
            </w:tcPrChange>
          </w:tcPr>
          <w:p w14:paraId="67532FCB" w14:textId="77777777" w:rsidR="00FC7A68" w:rsidRDefault="00FC7A68" w:rsidP="00FC7A68">
            <w:pPr>
              <w:spacing w:after="120"/>
              <w:rPr>
                <w:rFonts w:ascii="Times New Roman" w:hAnsi="Times New Roman" w:cs="Times New Roman"/>
                <w:sz w:val="24"/>
                <w:szCs w:val="24"/>
              </w:rPr>
            </w:pPr>
          </w:p>
        </w:tc>
        <w:tc>
          <w:tcPr>
            <w:tcW w:w="553" w:type="dxa"/>
            <w:tcPrChange w:id="6185" w:author="2" w:date="2021-08-31T10:55:00Z">
              <w:tcPr>
                <w:tcW w:w="553" w:type="dxa"/>
              </w:tcPr>
            </w:tcPrChange>
          </w:tcPr>
          <w:p w14:paraId="7D5D7967" w14:textId="52E675DA"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6186" w:author="2" w:date="2021-08-31T10:55:00Z">
              <w:tcPr>
                <w:tcW w:w="6001" w:type="dxa"/>
              </w:tcPr>
            </w:tcPrChange>
          </w:tcPr>
          <w:p w14:paraId="060756FD" w14:textId="1C4C7806" w:rsidR="00FC7A68" w:rsidRPr="00DB1A1A" w:rsidRDefault="00FC7A68" w:rsidP="00FC7A68">
            <w:pPr>
              <w:spacing w:after="120"/>
              <w:rPr>
                <w:rFonts w:ascii="Times New Roman" w:hAnsi="Times New Roman" w:cs="Times New Roman"/>
                <w:sz w:val="24"/>
                <w:szCs w:val="24"/>
              </w:rPr>
            </w:pPr>
            <w:r w:rsidRPr="00DB1A1A">
              <w:rPr>
                <w:rFonts w:ascii="Times New Roman" w:hAnsi="Times New Roman" w:cs="Times New Roman"/>
                <w:noProof/>
                <w:sz w:val="24"/>
                <w:szCs w:val="24"/>
                <w:lang w:eastAsia="ru-RU"/>
              </w:rPr>
              <w:drawing>
                <wp:anchor distT="0" distB="0" distL="114300" distR="114300" simplePos="0" relativeHeight="252183552" behindDoc="1" locked="0" layoutInCell="1" allowOverlap="1" wp14:anchorId="24FB2DFE" wp14:editId="2025B4A5">
                  <wp:simplePos x="0" y="0"/>
                  <wp:positionH relativeFrom="column">
                    <wp:posOffset>1909396</wp:posOffset>
                  </wp:positionH>
                  <wp:positionV relativeFrom="paragraph">
                    <wp:posOffset>212529</wp:posOffset>
                  </wp:positionV>
                  <wp:extent cx="967154" cy="697332"/>
                  <wp:effectExtent l="0" t="0" r="4445" b="7620"/>
                  <wp:wrapTight wrapText="bothSides">
                    <wp:wrapPolygon edited="0">
                      <wp:start x="9360" y="0"/>
                      <wp:lineTo x="0" y="2951"/>
                      <wp:lineTo x="0" y="18295"/>
                      <wp:lineTo x="7659" y="18885"/>
                      <wp:lineTo x="7659" y="21246"/>
                      <wp:lineTo x="13190" y="21246"/>
                      <wp:lineTo x="13190" y="18885"/>
                      <wp:lineTo x="21274" y="18295"/>
                      <wp:lineTo x="21274" y="15934"/>
                      <wp:lineTo x="17445" y="9443"/>
                      <wp:lineTo x="21274" y="9443"/>
                      <wp:lineTo x="21274" y="3541"/>
                      <wp:lineTo x="12764" y="0"/>
                      <wp:lineTo x="9360" y="0"/>
                    </wp:wrapPolygon>
                  </wp:wrapTight>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Рисунок 252"/>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967154" cy="697332"/>
                          </a:xfrm>
                          <a:prstGeom prst="rect">
                            <a:avLst/>
                          </a:prstGeom>
                        </pic:spPr>
                      </pic:pic>
                    </a:graphicData>
                  </a:graphic>
                  <wp14:sizeRelH relativeFrom="page">
                    <wp14:pctWidth>0</wp14:pctWidth>
                  </wp14:sizeRelH>
                  <wp14:sizeRelV relativeFrom="page">
                    <wp14:pctHeight>0</wp14:pctHeight>
                  </wp14:sizeRelV>
                </wp:anchor>
              </w:drawing>
            </w:r>
            <w:r w:rsidRPr="00DB1A1A">
              <w:rPr>
                <w:rFonts w:ascii="Times New Roman" w:hAnsi="Times New Roman" w:cs="Times New Roman"/>
                <w:color w:val="000000"/>
                <w:sz w:val="24"/>
                <w:szCs w:val="24"/>
              </w:rPr>
              <w:t>Контейнер с радиоактивным веществом помещают в магнитное поле, в результате чего пучок радиоактивного излучения распадается на три компоненты (см. рисунок).</w:t>
            </w:r>
          </w:p>
        </w:tc>
        <w:tc>
          <w:tcPr>
            <w:tcW w:w="4961" w:type="dxa"/>
            <w:gridSpan w:val="2"/>
            <w:tcPrChange w:id="6187" w:author="2" w:date="2021-08-31T10:55:00Z">
              <w:tcPr>
                <w:tcW w:w="4839" w:type="dxa"/>
              </w:tcPr>
            </w:tcPrChange>
          </w:tcPr>
          <w:p w14:paraId="13BDACDB" w14:textId="77777777" w:rsidR="00FC7A68" w:rsidRPr="006F33AA" w:rsidRDefault="00FC7A68" w:rsidP="00FC7A68">
            <w:pPr>
              <w:pStyle w:val="a4"/>
              <w:numPr>
                <w:ilvl w:val="0"/>
                <w:numId w:val="75"/>
              </w:numPr>
              <w:spacing w:after="120" w:line="240" w:lineRule="auto"/>
              <w:rPr>
                <w:rFonts w:ascii="Times New Roman" w:hAnsi="Times New Roman"/>
                <w:sz w:val="20"/>
                <w:rPrChange w:id="6188" w:author="2" w:date="2021-08-31T10:55:00Z">
                  <w:rPr>
                    <w:rFonts w:ascii="Times New Roman" w:hAnsi="Times New Roman" w:cs="Times New Roman"/>
                    <w:sz w:val="24"/>
                    <w:szCs w:val="24"/>
                  </w:rPr>
                </w:rPrChange>
              </w:rPr>
            </w:pPr>
            <w:r w:rsidRPr="006F33AA">
              <w:rPr>
                <w:rFonts w:ascii="Times New Roman" w:hAnsi="Times New Roman"/>
                <w:sz w:val="20"/>
                <w:rPrChange w:id="6189" w:author="2" w:date="2021-08-31T10:55:00Z">
                  <w:rPr>
                    <w:rFonts w:ascii="Times New Roman" w:hAnsi="Times New Roman" w:cs="Times New Roman"/>
                    <w:sz w:val="24"/>
                    <w:szCs w:val="24"/>
                  </w:rPr>
                </w:rPrChange>
              </w:rPr>
              <w:t>гамма-излучению</w:t>
            </w:r>
          </w:p>
          <w:p w14:paraId="57F1CC5B" w14:textId="77777777" w:rsidR="00FC7A68" w:rsidRPr="006F33AA" w:rsidRDefault="00FC7A68" w:rsidP="00FC7A68">
            <w:pPr>
              <w:pStyle w:val="a4"/>
              <w:numPr>
                <w:ilvl w:val="0"/>
                <w:numId w:val="75"/>
              </w:numPr>
              <w:spacing w:after="120" w:line="240" w:lineRule="auto"/>
              <w:rPr>
                <w:rFonts w:ascii="Times New Roman" w:hAnsi="Times New Roman"/>
                <w:sz w:val="20"/>
                <w:rPrChange w:id="6190" w:author="2" w:date="2021-08-31T10:55:00Z">
                  <w:rPr>
                    <w:rFonts w:ascii="Times New Roman" w:hAnsi="Times New Roman" w:cs="Times New Roman"/>
                    <w:sz w:val="24"/>
                    <w:szCs w:val="24"/>
                  </w:rPr>
                </w:rPrChange>
              </w:rPr>
            </w:pPr>
            <w:r w:rsidRPr="006F33AA">
              <w:rPr>
                <w:rFonts w:ascii="Times New Roman" w:hAnsi="Times New Roman"/>
                <w:sz w:val="20"/>
                <w:rPrChange w:id="6191" w:author="2" w:date="2021-08-31T10:55:00Z">
                  <w:rPr>
                    <w:rFonts w:ascii="Times New Roman" w:hAnsi="Times New Roman" w:cs="Times New Roman"/>
                    <w:sz w:val="24"/>
                    <w:szCs w:val="24"/>
                  </w:rPr>
                </w:rPrChange>
              </w:rPr>
              <w:t>альфа-излучению</w:t>
            </w:r>
          </w:p>
          <w:p w14:paraId="3C0FAE85" w14:textId="77777777" w:rsidR="00FC7A68" w:rsidRPr="006F33AA" w:rsidRDefault="00FC7A68" w:rsidP="00FC7A68">
            <w:pPr>
              <w:pStyle w:val="a4"/>
              <w:numPr>
                <w:ilvl w:val="0"/>
                <w:numId w:val="75"/>
              </w:numPr>
              <w:spacing w:after="120" w:line="240" w:lineRule="auto"/>
              <w:rPr>
                <w:rFonts w:ascii="Times New Roman" w:hAnsi="Times New Roman"/>
                <w:sz w:val="20"/>
                <w:rPrChange w:id="6192" w:author="2" w:date="2021-08-31T10:55:00Z">
                  <w:rPr>
                    <w:rFonts w:ascii="Times New Roman" w:hAnsi="Times New Roman" w:cs="Times New Roman"/>
                    <w:sz w:val="24"/>
                    <w:szCs w:val="24"/>
                  </w:rPr>
                </w:rPrChange>
              </w:rPr>
            </w:pPr>
            <w:r w:rsidRPr="006F33AA">
              <w:rPr>
                <w:rFonts w:ascii="Times New Roman" w:hAnsi="Times New Roman"/>
                <w:sz w:val="20"/>
                <w:rPrChange w:id="6193" w:author="2" w:date="2021-08-31T10:55:00Z">
                  <w:rPr>
                    <w:rFonts w:ascii="Times New Roman" w:hAnsi="Times New Roman" w:cs="Times New Roman"/>
                    <w:sz w:val="24"/>
                    <w:szCs w:val="24"/>
                  </w:rPr>
                </w:rPrChange>
              </w:rPr>
              <w:t>бета-излучению</w:t>
            </w:r>
          </w:p>
          <w:p w14:paraId="62A0D10B" w14:textId="32FF5FFB" w:rsidR="00FC7A68" w:rsidRPr="006F33AA" w:rsidRDefault="00FC7A68" w:rsidP="00FC7A68">
            <w:pPr>
              <w:pStyle w:val="a4"/>
              <w:numPr>
                <w:ilvl w:val="0"/>
                <w:numId w:val="75"/>
              </w:numPr>
              <w:spacing w:after="120" w:line="240" w:lineRule="auto"/>
              <w:rPr>
                <w:rFonts w:ascii="Times New Roman" w:hAnsi="Times New Roman"/>
                <w:sz w:val="20"/>
                <w:rPrChange w:id="6194" w:author="2" w:date="2021-08-31T10:55:00Z">
                  <w:rPr>
                    <w:rFonts w:ascii="Times New Roman" w:hAnsi="Times New Roman" w:cs="Times New Roman"/>
                    <w:sz w:val="24"/>
                    <w:szCs w:val="24"/>
                  </w:rPr>
                </w:rPrChange>
              </w:rPr>
            </w:pPr>
            <w:r w:rsidRPr="006F33AA">
              <w:rPr>
                <w:rFonts w:ascii="Times New Roman" w:hAnsi="Times New Roman"/>
                <w:sz w:val="20"/>
                <w:rPrChange w:id="6195" w:author="2" w:date="2021-08-31T10:55:00Z">
                  <w:rPr>
                    <w:rFonts w:ascii="Times New Roman" w:hAnsi="Times New Roman" w:cs="Times New Roman"/>
                    <w:sz w:val="24"/>
                    <w:szCs w:val="24"/>
                  </w:rPr>
                </w:rPrChange>
              </w:rPr>
              <w:t>нейтронному излучению</w:t>
            </w:r>
          </w:p>
        </w:tc>
        <w:tc>
          <w:tcPr>
            <w:tcW w:w="567" w:type="dxa"/>
            <w:gridSpan w:val="2"/>
            <w:tcPrChange w:id="6196" w:author="2" w:date="2021-08-31T10:55:00Z">
              <w:tcPr>
                <w:tcW w:w="547" w:type="dxa"/>
              </w:tcPr>
            </w:tcPrChange>
          </w:tcPr>
          <w:p w14:paraId="490C953F" w14:textId="28D3090D" w:rsidR="00FC7A68" w:rsidRPr="004B35C4" w:rsidRDefault="00FC7A68" w:rsidP="00FC7A68">
            <w:pPr>
              <w:pStyle w:val="a4"/>
              <w:numPr>
                <w:ilvl w:val="0"/>
                <w:numId w:val="75"/>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3</w:t>
            </w:r>
          </w:p>
        </w:tc>
      </w:tr>
      <w:tr w:rsidR="00FC7A68" w14:paraId="5022E6F8" w14:textId="02C65D32" w:rsidTr="00911EF6">
        <w:tc>
          <w:tcPr>
            <w:tcW w:w="846" w:type="dxa"/>
            <w:tcPrChange w:id="6197" w:author="2" w:date="2021-08-31T10:55:00Z">
              <w:tcPr>
                <w:tcW w:w="846" w:type="dxa"/>
              </w:tcPr>
            </w:tcPrChange>
          </w:tcPr>
          <w:p w14:paraId="3C0C5E03" w14:textId="77777777" w:rsidR="00FC7A68" w:rsidRDefault="00FC7A68" w:rsidP="00FC7A68">
            <w:pPr>
              <w:spacing w:after="120"/>
              <w:rPr>
                <w:rFonts w:ascii="Times New Roman" w:hAnsi="Times New Roman" w:cs="Times New Roman"/>
                <w:sz w:val="24"/>
                <w:szCs w:val="24"/>
              </w:rPr>
            </w:pPr>
          </w:p>
        </w:tc>
        <w:tc>
          <w:tcPr>
            <w:tcW w:w="1843" w:type="dxa"/>
            <w:tcPrChange w:id="6198" w:author="2" w:date="2021-08-31T10:55:00Z">
              <w:tcPr>
                <w:tcW w:w="1843" w:type="dxa"/>
              </w:tcPr>
            </w:tcPrChange>
          </w:tcPr>
          <w:p w14:paraId="417F758D" w14:textId="77777777" w:rsidR="00FC7A68" w:rsidRDefault="00FC7A68" w:rsidP="00FC7A68">
            <w:pPr>
              <w:spacing w:after="120"/>
              <w:rPr>
                <w:rFonts w:ascii="Times New Roman" w:hAnsi="Times New Roman" w:cs="Times New Roman"/>
                <w:sz w:val="24"/>
                <w:szCs w:val="24"/>
              </w:rPr>
            </w:pPr>
          </w:p>
        </w:tc>
        <w:tc>
          <w:tcPr>
            <w:tcW w:w="425" w:type="dxa"/>
            <w:tcPrChange w:id="6199" w:author="2" w:date="2021-08-31T10:55:00Z">
              <w:tcPr>
                <w:tcW w:w="425" w:type="dxa"/>
              </w:tcPr>
            </w:tcPrChange>
          </w:tcPr>
          <w:p w14:paraId="51CD819B" w14:textId="78EF3826"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7</w:t>
            </w:r>
          </w:p>
        </w:tc>
        <w:tc>
          <w:tcPr>
            <w:tcW w:w="392" w:type="dxa"/>
            <w:tcPrChange w:id="6200" w:author="2" w:date="2021-08-31T10:55:00Z">
              <w:tcPr>
                <w:tcW w:w="392" w:type="dxa"/>
              </w:tcPr>
            </w:tcPrChange>
          </w:tcPr>
          <w:p w14:paraId="53F1F9EA" w14:textId="77777777" w:rsidR="00FC7A68" w:rsidRDefault="00FC7A68" w:rsidP="00FC7A68">
            <w:pPr>
              <w:spacing w:after="120"/>
              <w:rPr>
                <w:rFonts w:ascii="Times New Roman" w:hAnsi="Times New Roman" w:cs="Times New Roman"/>
                <w:sz w:val="24"/>
                <w:szCs w:val="24"/>
              </w:rPr>
            </w:pPr>
          </w:p>
        </w:tc>
        <w:tc>
          <w:tcPr>
            <w:tcW w:w="553" w:type="dxa"/>
            <w:tcPrChange w:id="6201" w:author="2" w:date="2021-08-31T10:55:00Z">
              <w:tcPr>
                <w:tcW w:w="553" w:type="dxa"/>
              </w:tcPr>
            </w:tcPrChange>
          </w:tcPr>
          <w:p w14:paraId="050D6159" w14:textId="3320F0D5"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6202" w:author="2" w:date="2021-08-31T10:55:00Z">
              <w:tcPr>
                <w:tcW w:w="6001" w:type="dxa"/>
              </w:tcPr>
            </w:tcPrChange>
          </w:tcPr>
          <w:p w14:paraId="0FD15CB8" w14:textId="2D757414" w:rsidR="00FC7A68" w:rsidRPr="007D3742" w:rsidRDefault="00FC7A68" w:rsidP="00FC7A68">
            <w:pPr>
              <w:spacing w:before="30" w:after="60" w:line="330" w:lineRule="atLeast"/>
              <w:rPr>
                <w:rFonts w:ascii="Times New Roman" w:eastAsia="Times New Roman" w:hAnsi="Times New Roman" w:cs="Times New Roman"/>
                <w:color w:val="000000"/>
                <w:sz w:val="24"/>
                <w:szCs w:val="24"/>
                <w:lang w:eastAsia="ru-RU"/>
              </w:rPr>
            </w:pPr>
            <w:r w:rsidRPr="007D3742">
              <w:rPr>
                <w:rFonts w:ascii="Times New Roman" w:eastAsia="Times New Roman" w:hAnsi="Times New Roman" w:cs="Times New Roman"/>
                <w:color w:val="000000"/>
                <w:sz w:val="24"/>
                <w:szCs w:val="24"/>
                <w:lang w:eastAsia="ru-RU"/>
              </w:rPr>
              <w:t>Какая частица образуется в ходе следующей ядерной реакции?</w:t>
            </w:r>
          </w:p>
          <w:p w14:paraId="6D5C56EA" w14:textId="6453D67B" w:rsidR="00FC7A68" w:rsidRPr="007D3742" w:rsidRDefault="00013783" w:rsidP="00FC7A68">
            <w:pPr>
              <w:spacing w:after="120"/>
              <w:rPr>
                <w:rFonts w:ascii="Times New Roman" w:hAnsi="Times New Roman" w:cs="Times New Roman"/>
                <w:sz w:val="24"/>
                <w:szCs w:val="24"/>
                <w:lang w:val="en-US"/>
              </w:rPr>
            </w:pPr>
            <m:oMath>
              <m:sPre>
                <m:sPrePr>
                  <m:ctrlPr>
                    <w:rPr>
                      <w:rFonts w:ascii="Cambria Math" w:hAnsi="Cambria Math" w:cs="Times New Roman"/>
                      <w:i/>
                      <w:sz w:val="24"/>
                      <w:szCs w:val="24"/>
                    </w:rPr>
                  </m:ctrlPr>
                </m:sPrePr>
                <m:sub>
                  <m:r>
                    <w:rPr>
                      <w:rFonts w:ascii="Cambria Math" w:hAnsi="Cambria Math" w:cs="Times New Roman"/>
                      <w:sz w:val="24"/>
                      <w:szCs w:val="24"/>
                    </w:rPr>
                    <m:t>25</m:t>
                  </m:r>
                </m:sub>
                <m:sup>
                  <m:r>
                    <w:rPr>
                      <w:rFonts w:ascii="Cambria Math" w:hAnsi="Cambria Math" w:cs="Times New Roman"/>
                      <w:sz w:val="24"/>
                      <w:szCs w:val="24"/>
                    </w:rPr>
                    <m:t>55</m:t>
                  </m:r>
                </m:sup>
                <m:e>
                  <m:r>
                    <w:rPr>
                      <w:rFonts w:ascii="Cambria Math" w:hAnsi="Cambria Math" w:cs="Times New Roman"/>
                      <w:sz w:val="24"/>
                      <w:szCs w:val="24"/>
                      <w:lang w:val="en-US"/>
                    </w:rPr>
                    <m:t>Mn</m:t>
                  </m:r>
                </m:e>
              </m:sPre>
            </m:oMath>
            <w:r w:rsidR="00FC7A68" w:rsidRPr="007D3742">
              <w:rPr>
                <w:rFonts w:ascii="Times New Roman" w:eastAsiaTheme="minorEastAsia" w:hAnsi="Times New Roman" w:cs="Times New Roman"/>
                <w:sz w:val="24"/>
                <w:szCs w:val="24"/>
                <w:lang w:val="en-US"/>
              </w:rPr>
              <w:t xml:space="preserve"> +</w:t>
            </w:r>
            <m:oMath>
              <m:sPre>
                <m:sPrePr>
                  <m:ctrlPr>
                    <w:rPr>
                      <w:rFonts w:ascii="Cambria Math" w:eastAsiaTheme="minorEastAsia" w:hAnsi="Cambria Math" w:cs="Times New Roman"/>
                      <w:i/>
                      <w:sz w:val="24"/>
                      <w:szCs w:val="24"/>
                      <w:lang w:val="en-US"/>
                    </w:rPr>
                  </m:ctrlPr>
                </m:sPrePr>
                <m:sub>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lang w:val="en-US"/>
                    </w:rPr>
                    <m:t>1</m:t>
                  </m:r>
                </m:sup>
                <m:e>
                  <m:r>
                    <w:rPr>
                      <w:rFonts w:ascii="Cambria Math" w:eastAsiaTheme="minorEastAsia" w:hAnsi="Cambria Math" w:cs="Times New Roman"/>
                      <w:sz w:val="24"/>
                      <w:szCs w:val="24"/>
                      <w:lang w:val="en-US"/>
                    </w:rPr>
                    <m:t>p</m:t>
                  </m:r>
                </m:e>
              </m:sPre>
              <m:r>
                <w:rPr>
                  <w:rFonts w:ascii="Cambria Math" w:eastAsiaTheme="minorEastAsia" w:hAnsi="Cambria Math" w:cs="Times New Roman"/>
                  <w:sz w:val="24"/>
                  <w:szCs w:val="24"/>
                  <w:lang w:val="en-US"/>
                </w:rPr>
                <m:t>→</m:t>
              </m:r>
              <m:sPre>
                <m:sPrePr>
                  <m:ctrlPr>
                    <w:rPr>
                      <w:rFonts w:ascii="Cambria Math" w:eastAsiaTheme="minorEastAsia" w:hAnsi="Cambria Math" w:cs="Times New Roman"/>
                      <w:i/>
                      <w:sz w:val="24"/>
                      <w:szCs w:val="24"/>
                      <w:lang w:val="en-US"/>
                    </w:rPr>
                  </m:ctrlPr>
                </m:sPrePr>
                <m:sub>
                  <m:r>
                    <w:rPr>
                      <w:rFonts w:ascii="Cambria Math" w:eastAsiaTheme="minorEastAsia" w:hAnsi="Cambria Math" w:cs="Times New Roman"/>
                      <w:sz w:val="24"/>
                      <w:szCs w:val="24"/>
                      <w:lang w:val="en-US"/>
                    </w:rPr>
                    <m:t>26</m:t>
                  </m:r>
                </m:sub>
                <m:sup>
                  <m:r>
                    <w:rPr>
                      <w:rFonts w:ascii="Cambria Math" w:eastAsiaTheme="minorEastAsia" w:hAnsi="Cambria Math" w:cs="Times New Roman"/>
                      <w:sz w:val="24"/>
                      <w:szCs w:val="24"/>
                      <w:lang w:val="en-US"/>
                    </w:rPr>
                    <m:t>55</m:t>
                  </m:r>
                </m:sup>
                <m:e>
                  <m:r>
                    <w:rPr>
                      <w:rFonts w:ascii="Cambria Math" w:eastAsiaTheme="minorEastAsia" w:hAnsi="Cambria Math" w:cs="Times New Roman"/>
                      <w:sz w:val="24"/>
                      <w:szCs w:val="24"/>
                      <w:lang w:val="en-US"/>
                    </w:rPr>
                    <m:t>Fe+</m:t>
                  </m:r>
                  <m:r>
                    <w:rPr>
                      <w:rFonts w:ascii="Cambria Math" w:eastAsiaTheme="minorEastAsia" w:hAnsi="Cambria Math" w:cs="Times New Roman"/>
                      <w:sz w:val="24"/>
                      <w:szCs w:val="24"/>
                    </w:rPr>
                    <m:t>?</m:t>
                  </m:r>
                </m:e>
              </m:sPre>
            </m:oMath>
          </w:p>
        </w:tc>
        <w:tc>
          <w:tcPr>
            <w:tcW w:w="4961" w:type="dxa"/>
            <w:gridSpan w:val="2"/>
            <w:tcPrChange w:id="6203" w:author="2" w:date="2021-08-31T10:55:00Z">
              <w:tcPr>
                <w:tcW w:w="4839" w:type="dxa"/>
              </w:tcPr>
            </w:tcPrChange>
          </w:tcPr>
          <w:p w14:paraId="57580465" w14:textId="0B82D89F" w:rsidR="00FC7A68" w:rsidRPr="006F33AA" w:rsidRDefault="00FC7A68" w:rsidP="00FC7A68">
            <w:pPr>
              <w:pStyle w:val="a4"/>
              <w:numPr>
                <w:ilvl w:val="0"/>
                <w:numId w:val="56"/>
              </w:numPr>
              <w:spacing w:after="120" w:line="240" w:lineRule="auto"/>
              <w:rPr>
                <w:rFonts w:ascii="Times New Roman" w:hAnsi="Times New Roman"/>
                <w:sz w:val="20"/>
                <w:rPrChange w:id="6204" w:author="2" w:date="2021-08-31T10:55:00Z">
                  <w:rPr>
                    <w:rFonts w:ascii="Times New Roman" w:hAnsi="Times New Roman" w:cs="Times New Roman"/>
                    <w:sz w:val="24"/>
                    <w:szCs w:val="24"/>
                  </w:rPr>
                </w:rPrChange>
              </w:rPr>
            </w:pPr>
            <w:r w:rsidRPr="006F33AA">
              <w:rPr>
                <w:rFonts w:ascii="Times New Roman" w:hAnsi="Times New Roman"/>
                <w:sz w:val="20"/>
                <w:rPrChange w:id="6205" w:author="2" w:date="2021-08-31T10:55:00Z">
                  <w:rPr>
                    <w:rFonts w:ascii="Times New Roman" w:hAnsi="Times New Roman" w:cs="Times New Roman"/>
                    <w:sz w:val="24"/>
                    <w:szCs w:val="24"/>
                  </w:rPr>
                </w:rPrChange>
              </w:rPr>
              <w:t xml:space="preserve">электрон </w:t>
            </w:r>
          </w:p>
          <w:p w14:paraId="4C5F80C3" w14:textId="2CFD8B54" w:rsidR="00FC7A68" w:rsidRPr="006F33AA" w:rsidRDefault="00FC7A68" w:rsidP="00FC7A68">
            <w:pPr>
              <w:pStyle w:val="a4"/>
              <w:numPr>
                <w:ilvl w:val="0"/>
                <w:numId w:val="56"/>
              </w:numPr>
              <w:spacing w:after="120" w:line="240" w:lineRule="auto"/>
              <w:rPr>
                <w:rFonts w:ascii="Times New Roman" w:hAnsi="Times New Roman"/>
                <w:sz w:val="20"/>
                <w:rPrChange w:id="6206" w:author="2" w:date="2021-08-31T10:55:00Z">
                  <w:rPr>
                    <w:rFonts w:ascii="Times New Roman" w:hAnsi="Times New Roman" w:cs="Times New Roman"/>
                    <w:sz w:val="24"/>
                    <w:szCs w:val="24"/>
                  </w:rPr>
                </w:rPrChange>
              </w:rPr>
            </w:pPr>
            <w:r w:rsidRPr="006F33AA">
              <w:rPr>
                <w:rFonts w:ascii="Times New Roman" w:hAnsi="Times New Roman"/>
                <w:sz w:val="20"/>
                <w:rPrChange w:id="6207" w:author="2" w:date="2021-08-31T10:55:00Z">
                  <w:rPr>
                    <w:rFonts w:ascii="Times New Roman" w:hAnsi="Times New Roman" w:cs="Times New Roman"/>
                    <w:sz w:val="24"/>
                    <w:szCs w:val="24"/>
                  </w:rPr>
                </w:rPrChange>
              </w:rPr>
              <w:t>протон</w:t>
            </w:r>
          </w:p>
          <w:p w14:paraId="3237AC8B" w14:textId="6DEC12CB" w:rsidR="00FC7A68" w:rsidRPr="006F33AA" w:rsidRDefault="00FC7A68" w:rsidP="00FC7A68">
            <w:pPr>
              <w:pStyle w:val="a4"/>
              <w:numPr>
                <w:ilvl w:val="0"/>
                <w:numId w:val="56"/>
              </w:numPr>
              <w:spacing w:after="120" w:line="240" w:lineRule="auto"/>
              <w:rPr>
                <w:rFonts w:ascii="Times New Roman" w:hAnsi="Times New Roman"/>
                <w:sz w:val="20"/>
                <w:rPrChange w:id="6208" w:author="2" w:date="2021-08-31T10:55:00Z">
                  <w:rPr>
                    <w:rFonts w:ascii="Times New Roman" w:hAnsi="Times New Roman" w:cs="Times New Roman"/>
                    <w:sz w:val="24"/>
                    <w:szCs w:val="24"/>
                  </w:rPr>
                </w:rPrChange>
              </w:rPr>
            </w:pPr>
            <w:r w:rsidRPr="006F33AA">
              <w:rPr>
                <w:rFonts w:ascii="Times New Roman" w:hAnsi="Times New Roman"/>
                <w:sz w:val="20"/>
                <w:rPrChange w:id="6209" w:author="2" w:date="2021-08-31T10:55:00Z">
                  <w:rPr>
                    <w:rFonts w:ascii="Times New Roman" w:hAnsi="Times New Roman" w:cs="Times New Roman"/>
                    <w:sz w:val="24"/>
                    <w:szCs w:val="24"/>
                  </w:rPr>
                </w:rPrChange>
              </w:rPr>
              <w:t>нейтрон</w:t>
            </w:r>
          </w:p>
          <w:p w14:paraId="0A7F4912" w14:textId="152B9659" w:rsidR="00FC7A68" w:rsidRPr="006F33AA" w:rsidRDefault="00FC7A68" w:rsidP="00FC7A68">
            <w:pPr>
              <w:pStyle w:val="a4"/>
              <w:numPr>
                <w:ilvl w:val="0"/>
                <w:numId w:val="56"/>
              </w:numPr>
              <w:spacing w:after="120" w:line="240" w:lineRule="auto"/>
              <w:rPr>
                <w:rFonts w:ascii="Times New Roman" w:hAnsi="Times New Roman"/>
                <w:sz w:val="20"/>
                <w:rPrChange w:id="6210" w:author="2" w:date="2021-08-31T10:55:00Z">
                  <w:rPr>
                    <w:rFonts w:ascii="Times New Roman" w:hAnsi="Times New Roman" w:cs="Times New Roman"/>
                    <w:sz w:val="24"/>
                    <w:szCs w:val="24"/>
                  </w:rPr>
                </w:rPrChange>
              </w:rPr>
            </w:pPr>
            <w:r w:rsidRPr="006F33AA">
              <w:rPr>
                <w:rFonts w:ascii="Times New Roman" w:hAnsi="Times New Roman"/>
                <w:sz w:val="20"/>
                <w:rPrChange w:id="6211" w:author="2" w:date="2021-08-31T10:55:00Z">
                  <w:rPr>
                    <w:rFonts w:ascii="Times New Roman" w:hAnsi="Times New Roman" w:cs="Times New Roman"/>
                    <w:sz w:val="24"/>
                    <w:szCs w:val="24"/>
                  </w:rPr>
                </w:rPrChange>
              </w:rPr>
              <w:t>α-частица</w:t>
            </w:r>
          </w:p>
        </w:tc>
        <w:tc>
          <w:tcPr>
            <w:tcW w:w="567" w:type="dxa"/>
            <w:gridSpan w:val="2"/>
            <w:tcPrChange w:id="6212" w:author="2" w:date="2021-08-31T10:55:00Z">
              <w:tcPr>
                <w:tcW w:w="547" w:type="dxa"/>
              </w:tcPr>
            </w:tcPrChange>
          </w:tcPr>
          <w:p w14:paraId="0EF1E956" w14:textId="430EF863" w:rsidR="00FC7A68" w:rsidRPr="004B35C4" w:rsidRDefault="00FC7A68" w:rsidP="00FC7A68">
            <w:pPr>
              <w:pStyle w:val="a4"/>
              <w:numPr>
                <w:ilvl w:val="0"/>
                <w:numId w:val="56"/>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3</w:t>
            </w:r>
          </w:p>
        </w:tc>
      </w:tr>
      <w:tr w:rsidR="00FC7A68" w14:paraId="0A34158C" w14:textId="71913520" w:rsidTr="00911EF6">
        <w:tc>
          <w:tcPr>
            <w:tcW w:w="846" w:type="dxa"/>
            <w:tcPrChange w:id="6213" w:author="2" w:date="2021-08-31T10:55:00Z">
              <w:tcPr>
                <w:tcW w:w="846" w:type="dxa"/>
              </w:tcPr>
            </w:tcPrChange>
          </w:tcPr>
          <w:p w14:paraId="3C316F97" w14:textId="77777777" w:rsidR="00FC7A68" w:rsidRDefault="00FC7A68" w:rsidP="00FC7A68">
            <w:pPr>
              <w:spacing w:after="120"/>
              <w:rPr>
                <w:rFonts w:ascii="Times New Roman" w:hAnsi="Times New Roman" w:cs="Times New Roman"/>
                <w:sz w:val="24"/>
                <w:szCs w:val="24"/>
              </w:rPr>
            </w:pPr>
          </w:p>
        </w:tc>
        <w:tc>
          <w:tcPr>
            <w:tcW w:w="1843" w:type="dxa"/>
            <w:tcPrChange w:id="6214" w:author="2" w:date="2021-08-31T10:55:00Z">
              <w:tcPr>
                <w:tcW w:w="1843" w:type="dxa"/>
              </w:tcPr>
            </w:tcPrChange>
          </w:tcPr>
          <w:p w14:paraId="4F92B9C3" w14:textId="77777777" w:rsidR="00FC7A68" w:rsidRDefault="00FC7A68" w:rsidP="00FC7A68">
            <w:pPr>
              <w:spacing w:after="120"/>
              <w:rPr>
                <w:rFonts w:ascii="Times New Roman" w:hAnsi="Times New Roman" w:cs="Times New Roman"/>
                <w:sz w:val="24"/>
                <w:szCs w:val="24"/>
              </w:rPr>
            </w:pPr>
          </w:p>
        </w:tc>
        <w:tc>
          <w:tcPr>
            <w:tcW w:w="425" w:type="dxa"/>
            <w:tcPrChange w:id="6215" w:author="2" w:date="2021-08-31T10:55:00Z">
              <w:tcPr>
                <w:tcW w:w="425" w:type="dxa"/>
              </w:tcPr>
            </w:tcPrChange>
          </w:tcPr>
          <w:p w14:paraId="4AED59BC" w14:textId="77777777" w:rsidR="00FC7A68" w:rsidRDefault="00FC7A68" w:rsidP="00FC7A68">
            <w:pPr>
              <w:spacing w:after="120"/>
              <w:rPr>
                <w:rFonts w:ascii="Times New Roman" w:hAnsi="Times New Roman" w:cs="Times New Roman"/>
                <w:sz w:val="24"/>
                <w:szCs w:val="24"/>
              </w:rPr>
            </w:pPr>
          </w:p>
        </w:tc>
        <w:tc>
          <w:tcPr>
            <w:tcW w:w="392" w:type="dxa"/>
            <w:tcPrChange w:id="6216" w:author="2" w:date="2021-08-31T10:55:00Z">
              <w:tcPr>
                <w:tcW w:w="392" w:type="dxa"/>
              </w:tcPr>
            </w:tcPrChange>
          </w:tcPr>
          <w:p w14:paraId="0E9870B8" w14:textId="77777777" w:rsidR="00FC7A68" w:rsidRDefault="00FC7A68" w:rsidP="00FC7A68">
            <w:pPr>
              <w:spacing w:after="120"/>
              <w:rPr>
                <w:rFonts w:ascii="Times New Roman" w:hAnsi="Times New Roman" w:cs="Times New Roman"/>
                <w:sz w:val="24"/>
                <w:szCs w:val="24"/>
              </w:rPr>
            </w:pPr>
          </w:p>
        </w:tc>
        <w:tc>
          <w:tcPr>
            <w:tcW w:w="553" w:type="dxa"/>
            <w:tcPrChange w:id="6217" w:author="2" w:date="2021-08-31T10:55:00Z">
              <w:tcPr>
                <w:tcW w:w="553" w:type="dxa"/>
              </w:tcPr>
            </w:tcPrChange>
          </w:tcPr>
          <w:p w14:paraId="0928FA25" w14:textId="11C3E244"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6218" w:author="2" w:date="2021-08-31T10:55:00Z">
              <w:tcPr>
                <w:tcW w:w="6001" w:type="dxa"/>
              </w:tcPr>
            </w:tcPrChange>
          </w:tcPr>
          <w:p w14:paraId="7498D1CC" w14:textId="77777777" w:rsidR="00FC7A68" w:rsidRPr="007D3742" w:rsidRDefault="00FC7A68" w:rsidP="00FC7A68">
            <w:pPr>
              <w:spacing w:before="30" w:after="60" w:line="330" w:lineRule="atLeast"/>
              <w:rPr>
                <w:rFonts w:ascii="Times New Roman" w:eastAsia="Times New Roman" w:hAnsi="Times New Roman" w:cs="Times New Roman"/>
                <w:color w:val="000000"/>
                <w:sz w:val="24"/>
                <w:szCs w:val="24"/>
                <w:lang w:eastAsia="ru-RU"/>
              </w:rPr>
            </w:pPr>
            <w:r w:rsidRPr="007D3742">
              <w:rPr>
                <w:rFonts w:ascii="Times New Roman" w:eastAsia="Times New Roman" w:hAnsi="Times New Roman" w:cs="Times New Roman"/>
                <w:color w:val="000000"/>
                <w:sz w:val="24"/>
                <w:szCs w:val="24"/>
                <w:lang w:eastAsia="ru-RU"/>
              </w:rPr>
              <w:t>Какая частица образуется в ходе следующей ядерной реакции:</w:t>
            </w:r>
          </w:p>
          <w:p w14:paraId="25B5708E" w14:textId="55D05837" w:rsidR="00FC7A68" w:rsidRPr="003211E3" w:rsidRDefault="00FC7A68" w:rsidP="00FC7A68">
            <w:pPr>
              <w:spacing w:before="30" w:after="60" w:line="330" w:lineRule="atLeast"/>
              <w:rPr>
                <w:rFonts w:ascii="Times New Roman" w:eastAsia="Times New Roman" w:hAnsi="Times New Roman" w:cs="Times New Roman"/>
                <w:i/>
                <w:color w:val="000000"/>
                <w:sz w:val="24"/>
                <w:szCs w:val="24"/>
                <w:lang w:eastAsia="ru-RU"/>
              </w:rPr>
            </w:pPr>
            <w:r w:rsidRPr="007D3742">
              <w:rPr>
                <w:rFonts w:ascii="Times New Roman" w:eastAsia="Times New Roman" w:hAnsi="Times New Roman" w:cs="Times New Roman"/>
                <w:color w:val="000000"/>
                <w:sz w:val="24"/>
                <w:szCs w:val="24"/>
                <w:lang w:eastAsia="ru-RU"/>
              </w:rPr>
              <w:t> </w:t>
            </w:r>
            <m:oMath>
              <m:sPre>
                <m:sPrePr>
                  <m:ctrlPr>
                    <w:rPr>
                      <w:rFonts w:ascii="Cambria Math" w:hAnsi="Cambria Math" w:cs="Times New Roman"/>
                      <w:i/>
                      <w:sz w:val="24"/>
                      <w:szCs w:val="24"/>
                    </w:rPr>
                  </m:ctrlPr>
                </m:sPrePr>
                <m:sub>
                  <m:r>
                    <w:rPr>
                      <w:rFonts w:ascii="Cambria Math" w:hAnsi="Cambria Math" w:cs="Times New Roman"/>
                      <w:sz w:val="24"/>
                      <w:szCs w:val="24"/>
                    </w:rPr>
                    <m:t>13</m:t>
                  </m:r>
                </m:sub>
                <m:sup>
                  <m:r>
                    <w:rPr>
                      <w:rFonts w:ascii="Cambria Math" w:hAnsi="Cambria Math" w:cs="Times New Roman"/>
                      <w:sz w:val="24"/>
                      <w:szCs w:val="24"/>
                    </w:rPr>
                    <m:t>27</m:t>
                  </m:r>
                </m:sup>
                <m:e>
                  <m:r>
                    <w:rPr>
                      <w:rFonts w:ascii="Cambria Math" w:hAnsi="Cambria Math" w:cs="Times New Roman"/>
                      <w:sz w:val="24"/>
                      <w:szCs w:val="24"/>
                      <w:lang w:val="en-US"/>
                    </w:rPr>
                    <m:t>Al</m:t>
                  </m:r>
                </m:e>
              </m:sPre>
            </m:oMath>
            <w:r w:rsidRPr="007D3742">
              <w:rPr>
                <w:rFonts w:ascii="Times New Roman" w:eastAsiaTheme="minorEastAsia" w:hAnsi="Times New Roman" w:cs="Times New Roman"/>
                <w:sz w:val="24"/>
                <w:szCs w:val="24"/>
                <w:lang w:val="en-US"/>
              </w:rPr>
              <w:t xml:space="preserve"> +</w:t>
            </w:r>
            <m:oMath>
              <m:sPre>
                <m:sPrePr>
                  <m:ctrlPr>
                    <w:rPr>
                      <w:rFonts w:ascii="Cambria Math" w:eastAsiaTheme="minorEastAsia" w:hAnsi="Cambria Math" w:cs="Times New Roman"/>
                      <w:i/>
                      <w:sz w:val="24"/>
                      <w:szCs w:val="24"/>
                      <w:lang w:val="en-US"/>
                    </w:rPr>
                  </m:ctrlPr>
                </m:sPrePr>
                <m:sub>
                  <m:r>
                    <w:rPr>
                      <w:rFonts w:ascii="Cambria Math" w:eastAsiaTheme="minorEastAsia" w:hAnsi="Cambria Math" w:cs="Times New Roman"/>
                      <w:sz w:val="24"/>
                      <w:szCs w:val="24"/>
                      <w:lang w:val="en-US"/>
                    </w:rPr>
                    <m:t>0</m:t>
                  </m:r>
                </m:sub>
                <m:sup>
                  <m:r>
                    <w:rPr>
                      <w:rFonts w:ascii="Cambria Math" w:eastAsiaTheme="minorEastAsia" w:hAnsi="Cambria Math" w:cs="Times New Roman"/>
                      <w:sz w:val="24"/>
                      <w:szCs w:val="24"/>
                      <w:lang w:val="en-US"/>
                    </w:rPr>
                    <m:t>1</m:t>
                  </m:r>
                </m:sup>
                <m:e>
                  <m:r>
                    <w:rPr>
                      <w:rFonts w:ascii="Cambria Math" w:eastAsiaTheme="minorEastAsia" w:hAnsi="Cambria Math" w:cs="Times New Roman"/>
                      <w:sz w:val="24"/>
                      <w:szCs w:val="24"/>
                      <w:lang w:val="en-US"/>
                    </w:rPr>
                    <m:t>n</m:t>
                  </m:r>
                </m:e>
              </m:sPre>
              <m:r>
                <w:rPr>
                  <w:rFonts w:ascii="Cambria Math" w:eastAsiaTheme="minorEastAsia" w:hAnsi="Cambria Math" w:cs="Times New Roman"/>
                  <w:sz w:val="24"/>
                  <w:szCs w:val="24"/>
                  <w:lang w:val="en-US"/>
                </w:rPr>
                <m:t>→</m:t>
              </m:r>
              <m:sPre>
                <m:sPrePr>
                  <m:ctrlPr>
                    <w:rPr>
                      <w:rFonts w:ascii="Cambria Math" w:eastAsiaTheme="minorEastAsia" w:hAnsi="Cambria Math" w:cs="Times New Roman"/>
                      <w:i/>
                      <w:sz w:val="24"/>
                      <w:szCs w:val="24"/>
                      <w:lang w:val="en-US"/>
                    </w:rPr>
                  </m:ctrlPr>
                </m:sPrePr>
                <m:sub>
                  <m:r>
                    <w:rPr>
                      <w:rFonts w:ascii="Cambria Math" w:eastAsiaTheme="minorEastAsia" w:hAnsi="Cambria Math" w:cs="Times New Roman"/>
                      <w:sz w:val="24"/>
                      <w:szCs w:val="24"/>
                      <w:lang w:val="en-US"/>
                    </w:rPr>
                    <m:t>11</m:t>
                  </m:r>
                </m:sub>
                <m:sup>
                  <m:r>
                    <w:rPr>
                      <w:rFonts w:ascii="Cambria Math" w:eastAsiaTheme="minorEastAsia" w:hAnsi="Cambria Math" w:cs="Times New Roman"/>
                      <w:sz w:val="24"/>
                      <w:szCs w:val="24"/>
                      <w:lang w:val="en-US"/>
                    </w:rPr>
                    <m:t>24</m:t>
                  </m:r>
                </m:sup>
                <m:e>
                  <m:r>
                    <w:rPr>
                      <w:rFonts w:ascii="Cambria Math" w:eastAsiaTheme="minorEastAsia" w:hAnsi="Cambria Math" w:cs="Times New Roman"/>
                      <w:sz w:val="24"/>
                      <w:szCs w:val="24"/>
                      <w:lang w:val="en-US"/>
                    </w:rPr>
                    <m:t>Na+</m:t>
                  </m:r>
                  <m:r>
                    <w:rPr>
                      <w:rFonts w:ascii="Cambria Math" w:eastAsiaTheme="minorEastAsia" w:hAnsi="Cambria Math" w:cs="Times New Roman"/>
                      <w:sz w:val="24"/>
                      <w:szCs w:val="24"/>
                    </w:rPr>
                    <m:t>?</m:t>
                  </m:r>
                </m:e>
              </m:sPre>
            </m:oMath>
          </w:p>
          <w:p w14:paraId="041112DF" w14:textId="77777777" w:rsidR="00FC7A68" w:rsidRPr="007D3742" w:rsidRDefault="00FC7A68" w:rsidP="00FC7A68">
            <w:pPr>
              <w:spacing w:line="330" w:lineRule="atLeast"/>
              <w:rPr>
                <w:rFonts w:ascii="Times New Roman" w:hAnsi="Times New Roman" w:cs="Times New Roman"/>
                <w:sz w:val="24"/>
                <w:szCs w:val="24"/>
              </w:rPr>
            </w:pPr>
          </w:p>
        </w:tc>
        <w:tc>
          <w:tcPr>
            <w:tcW w:w="4961" w:type="dxa"/>
            <w:gridSpan w:val="2"/>
            <w:tcPrChange w:id="6219" w:author="2" w:date="2021-08-31T10:55:00Z">
              <w:tcPr>
                <w:tcW w:w="4839" w:type="dxa"/>
              </w:tcPr>
            </w:tcPrChange>
          </w:tcPr>
          <w:p w14:paraId="4B4F04E7" w14:textId="77777777" w:rsidR="00FC7A68" w:rsidRPr="006F33AA" w:rsidRDefault="00FC7A68" w:rsidP="00FC7A68">
            <w:pPr>
              <w:pStyle w:val="a4"/>
              <w:numPr>
                <w:ilvl w:val="0"/>
                <w:numId w:val="57"/>
              </w:numPr>
              <w:spacing w:after="120" w:line="240" w:lineRule="auto"/>
              <w:rPr>
                <w:rFonts w:ascii="Times New Roman" w:hAnsi="Times New Roman"/>
                <w:sz w:val="20"/>
                <w:rPrChange w:id="6220" w:author="2" w:date="2021-08-31T10:55:00Z">
                  <w:rPr>
                    <w:rFonts w:ascii="Times New Roman" w:hAnsi="Times New Roman" w:cs="Times New Roman"/>
                    <w:sz w:val="24"/>
                    <w:szCs w:val="24"/>
                  </w:rPr>
                </w:rPrChange>
              </w:rPr>
            </w:pPr>
            <w:r w:rsidRPr="006F33AA">
              <w:rPr>
                <w:rFonts w:ascii="Times New Roman" w:hAnsi="Times New Roman"/>
                <w:sz w:val="20"/>
                <w:rPrChange w:id="6221" w:author="2" w:date="2021-08-31T10:55:00Z">
                  <w:rPr>
                    <w:rFonts w:ascii="Times New Roman" w:hAnsi="Times New Roman" w:cs="Times New Roman"/>
                    <w:sz w:val="24"/>
                    <w:szCs w:val="24"/>
                  </w:rPr>
                </w:rPrChange>
              </w:rPr>
              <w:t xml:space="preserve">электрон </w:t>
            </w:r>
          </w:p>
          <w:p w14:paraId="317BF9EB" w14:textId="77777777" w:rsidR="00FC7A68" w:rsidRPr="006F33AA" w:rsidRDefault="00FC7A68" w:rsidP="00FC7A68">
            <w:pPr>
              <w:pStyle w:val="a4"/>
              <w:numPr>
                <w:ilvl w:val="0"/>
                <w:numId w:val="57"/>
              </w:numPr>
              <w:spacing w:after="120" w:line="240" w:lineRule="auto"/>
              <w:rPr>
                <w:rFonts w:ascii="Times New Roman" w:hAnsi="Times New Roman"/>
                <w:sz w:val="20"/>
                <w:rPrChange w:id="6222" w:author="2" w:date="2021-08-31T10:55:00Z">
                  <w:rPr>
                    <w:rFonts w:ascii="Times New Roman" w:hAnsi="Times New Roman" w:cs="Times New Roman"/>
                    <w:sz w:val="24"/>
                    <w:szCs w:val="24"/>
                  </w:rPr>
                </w:rPrChange>
              </w:rPr>
            </w:pPr>
            <w:r w:rsidRPr="006F33AA">
              <w:rPr>
                <w:rFonts w:ascii="Times New Roman" w:hAnsi="Times New Roman"/>
                <w:sz w:val="20"/>
                <w:rPrChange w:id="6223" w:author="2" w:date="2021-08-31T10:55:00Z">
                  <w:rPr>
                    <w:rFonts w:ascii="Times New Roman" w:hAnsi="Times New Roman" w:cs="Times New Roman"/>
                    <w:sz w:val="24"/>
                    <w:szCs w:val="24"/>
                  </w:rPr>
                </w:rPrChange>
              </w:rPr>
              <w:t>протон</w:t>
            </w:r>
          </w:p>
          <w:p w14:paraId="7C2F8AB4" w14:textId="77777777" w:rsidR="00FC7A68" w:rsidRPr="006F33AA" w:rsidRDefault="00FC7A68" w:rsidP="00FC7A68">
            <w:pPr>
              <w:pStyle w:val="a4"/>
              <w:numPr>
                <w:ilvl w:val="0"/>
                <w:numId w:val="57"/>
              </w:numPr>
              <w:spacing w:after="120" w:line="240" w:lineRule="auto"/>
              <w:rPr>
                <w:rFonts w:ascii="Times New Roman" w:hAnsi="Times New Roman"/>
                <w:sz w:val="20"/>
                <w:rPrChange w:id="6224" w:author="2" w:date="2021-08-31T10:55:00Z">
                  <w:rPr>
                    <w:rFonts w:ascii="Times New Roman" w:hAnsi="Times New Roman" w:cs="Times New Roman"/>
                    <w:sz w:val="24"/>
                    <w:szCs w:val="24"/>
                  </w:rPr>
                </w:rPrChange>
              </w:rPr>
            </w:pPr>
            <w:r w:rsidRPr="006F33AA">
              <w:rPr>
                <w:rFonts w:ascii="Times New Roman" w:hAnsi="Times New Roman"/>
                <w:sz w:val="20"/>
                <w:rPrChange w:id="6225" w:author="2" w:date="2021-08-31T10:55:00Z">
                  <w:rPr>
                    <w:rFonts w:ascii="Times New Roman" w:hAnsi="Times New Roman" w:cs="Times New Roman"/>
                    <w:sz w:val="24"/>
                    <w:szCs w:val="24"/>
                  </w:rPr>
                </w:rPrChange>
              </w:rPr>
              <w:t>нейтрон</w:t>
            </w:r>
          </w:p>
          <w:p w14:paraId="1E0D95AF" w14:textId="69768BDC" w:rsidR="00FC7A68" w:rsidRPr="006F33AA" w:rsidRDefault="00FC7A68" w:rsidP="00FC7A68">
            <w:pPr>
              <w:pStyle w:val="a4"/>
              <w:numPr>
                <w:ilvl w:val="0"/>
                <w:numId w:val="57"/>
              </w:numPr>
              <w:spacing w:after="120" w:line="240" w:lineRule="auto"/>
              <w:rPr>
                <w:rFonts w:ascii="Times New Roman" w:hAnsi="Times New Roman"/>
                <w:sz w:val="20"/>
                <w:rPrChange w:id="6226" w:author="2" w:date="2021-08-31T10:55:00Z">
                  <w:rPr>
                    <w:rFonts w:ascii="Times New Roman" w:hAnsi="Times New Roman" w:cs="Times New Roman"/>
                    <w:sz w:val="24"/>
                    <w:szCs w:val="24"/>
                  </w:rPr>
                </w:rPrChange>
              </w:rPr>
            </w:pPr>
            <w:r w:rsidRPr="006F33AA">
              <w:rPr>
                <w:rFonts w:ascii="Times New Roman" w:hAnsi="Times New Roman"/>
                <w:sz w:val="20"/>
                <w:rPrChange w:id="6227" w:author="2" w:date="2021-08-31T10:55:00Z">
                  <w:rPr>
                    <w:rFonts w:ascii="Times New Roman" w:hAnsi="Times New Roman" w:cs="Times New Roman"/>
                    <w:sz w:val="24"/>
                    <w:szCs w:val="24"/>
                  </w:rPr>
                </w:rPrChange>
              </w:rPr>
              <w:t>α-частица</w:t>
            </w:r>
          </w:p>
        </w:tc>
        <w:tc>
          <w:tcPr>
            <w:tcW w:w="567" w:type="dxa"/>
            <w:gridSpan w:val="2"/>
            <w:tcPrChange w:id="6228" w:author="2" w:date="2021-08-31T10:55:00Z">
              <w:tcPr>
                <w:tcW w:w="547" w:type="dxa"/>
              </w:tcPr>
            </w:tcPrChange>
          </w:tcPr>
          <w:p w14:paraId="6AAFF5E6" w14:textId="305BBE70" w:rsidR="00FC7A68" w:rsidRPr="004B35C4" w:rsidRDefault="00FC7A68" w:rsidP="00FC7A68">
            <w:pPr>
              <w:pStyle w:val="a4"/>
              <w:numPr>
                <w:ilvl w:val="0"/>
                <w:numId w:val="57"/>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4</w:t>
            </w:r>
          </w:p>
        </w:tc>
      </w:tr>
      <w:tr w:rsidR="00FC7A68" w14:paraId="42478DB2" w14:textId="7B795A55" w:rsidTr="00911EF6">
        <w:tc>
          <w:tcPr>
            <w:tcW w:w="846" w:type="dxa"/>
            <w:tcPrChange w:id="6229" w:author="2" w:date="2021-08-31T10:55:00Z">
              <w:tcPr>
                <w:tcW w:w="846" w:type="dxa"/>
              </w:tcPr>
            </w:tcPrChange>
          </w:tcPr>
          <w:p w14:paraId="1AFE2A2B" w14:textId="77777777" w:rsidR="00FC7A68" w:rsidRDefault="00FC7A68" w:rsidP="00FC7A68">
            <w:pPr>
              <w:spacing w:after="120"/>
              <w:rPr>
                <w:rFonts w:ascii="Times New Roman" w:hAnsi="Times New Roman" w:cs="Times New Roman"/>
                <w:sz w:val="24"/>
                <w:szCs w:val="24"/>
              </w:rPr>
            </w:pPr>
          </w:p>
        </w:tc>
        <w:tc>
          <w:tcPr>
            <w:tcW w:w="1843" w:type="dxa"/>
            <w:tcPrChange w:id="6230" w:author="2" w:date="2021-08-31T10:55:00Z">
              <w:tcPr>
                <w:tcW w:w="1843" w:type="dxa"/>
              </w:tcPr>
            </w:tcPrChange>
          </w:tcPr>
          <w:p w14:paraId="23A468F9" w14:textId="77777777" w:rsidR="00FC7A68" w:rsidRDefault="00FC7A68" w:rsidP="00FC7A68">
            <w:pPr>
              <w:spacing w:after="120"/>
              <w:rPr>
                <w:rFonts w:ascii="Times New Roman" w:hAnsi="Times New Roman" w:cs="Times New Roman"/>
                <w:sz w:val="24"/>
                <w:szCs w:val="24"/>
              </w:rPr>
            </w:pPr>
          </w:p>
        </w:tc>
        <w:tc>
          <w:tcPr>
            <w:tcW w:w="425" w:type="dxa"/>
            <w:tcPrChange w:id="6231" w:author="2" w:date="2021-08-31T10:55:00Z">
              <w:tcPr>
                <w:tcW w:w="425" w:type="dxa"/>
              </w:tcPr>
            </w:tcPrChange>
          </w:tcPr>
          <w:p w14:paraId="755BD885" w14:textId="77777777" w:rsidR="00FC7A68" w:rsidRDefault="00FC7A68" w:rsidP="00FC7A68">
            <w:pPr>
              <w:spacing w:after="120"/>
              <w:rPr>
                <w:rFonts w:ascii="Times New Roman" w:hAnsi="Times New Roman" w:cs="Times New Roman"/>
                <w:sz w:val="24"/>
                <w:szCs w:val="24"/>
              </w:rPr>
            </w:pPr>
          </w:p>
        </w:tc>
        <w:tc>
          <w:tcPr>
            <w:tcW w:w="392" w:type="dxa"/>
            <w:tcPrChange w:id="6232" w:author="2" w:date="2021-08-31T10:55:00Z">
              <w:tcPr>
                <w:tcW w:w="392" w:type="dxa"/>
              </w:tcPr>
            </w:tcPrChange>
          </w:tcPr>
          <w:p w14:paraId="5F8E4BC5" w14:textId="77777777" w:rsidR="00FC7A68" w:rsidRDefault="00FC7A68" w:rsidP="00FC7A68">
            <w:pPr>
              <w:spacing w:after="120"/>
              <w:rPr>
                <w:rFonts w:ascii="Times New Roman" w:hAnsi="Times New Roman" w:cs="Times New Roman"/>
                <w:sz w:val="24"/>
                <w:szCs w:val="24"/>
              </w:rPr>
            </w:pPr>
          </w:p>
        </w:tc>
        <w:tc>
          <w:tcPr>
            <w:tcW w:w="553" w:type="dxa"/>
            <w:tcPrChange w:id="6233" w:author="2" w:date="2021-08-31T10:55:00Z">
              <w:tcPr>
                <w:tcW w:w="553" w:type="dxa"/>
              </w:tcPr>
            </w:tcPrChange>
          </w:tcPr>
          <w:p w14:paraId="70FD9C4E" w14:textId="22CBF7BD"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6234" w:author="2" w:date="2021-08-31T10:55:00Z">
              <w:tcPr>
                <w:tcW w:w="6001" w:type="dxa"/>
              </w:tcPr>
            </w:tcPrChange>
          </w:tcPr>
          <w:tbl>
            <w:tblPr>
              <w:tblW w:w="5000" w:type="pct"/>
              <w:tblCellSpacing w:w="0" w:type="dxa"/>
              <w:tblLayout w:type="fixed"/>
              <w:tblCellMar>
                <w:left w:w="0" w:type="dxa"/>
                <w:right w:w="0" w:type="dxa"/>
              </w:tblCellMar>
              <w:tblLook w:val="04A0" w:firstRow="1" w:lastRow="0" w:firstColumn="1" w:lastColumn="0" w:noHBand="0" w:noVBand="1"/>
            </w:tblPr>
            <w:tblGrid>
              <w:gridCol w:w="5785"/>
            </w:tblGrid>
            <w:tr w:rsidR="00FC7A68" w:rsidRPr="007D3742" w14:paraId="11E44021" w14:textId="77777777" w:rsidTr="00B24575">
              <w:trPr>
                <w:tblCellSpacing w:w="0" w:type="dxa"/>
              </w:trPr>
              <w:tc>
                <w:tcPr>
                  <w:tcW w:w="5000" w:type="pct"/>
                  <w:hideMark/>
                </w:tcPr>
                <w:p w14:paraId="45B8AAAA" w14:textId="34D510B8" w:rsidR="00FC7A68" w:rsidRDefault="00FC7A68" w:rsidP="00FC39F7">
                  <w:pPr>
                    <w:framePr w:hSpace="180" w:wrap="around" w:hAnchor="margin" w:y="665"/>
                    <w:spacing w:before="30" w:after="60" w:line="330" w:lineRule="atLeast"/>
                    <w:rPr>
                      <w:rFonts w:ascii="Times New Roman" w:eastAsia="Times New Roman" w:hAnsi="Times New Roman" w:cs="Times New Roman"/>
                      <w:sz w:val="24"/>
                      <w:szCs w:val="24"/>
                      <w:lang w:eastAsia="ru-RU"/>
                    </w:rPr>
                  </w:pPr>
                  <w:r w:rsidRPr="007D3742">
                    <w:rPr>
                      <w:rFonts w:ascii="Times New Roman" w:eastAsia="Times New Roman" w:hAnsi="Times New Roman" w:cs="Times New Roman"/>
                      <w:sz w:val="24"/>
                      <w:szCs w:val="24"/>
                      <w:lang w:eastAsia="ru-RU"/>
                    </w:rPr>
                    <w:t>Какая частица образуется в ходе следующей ядерной реакции</w:t>
                  </w:r>
                </w:p>
                <w:p w14:paraId="6CEF3B68" w14:textId="1F676192" w:rsidR="00FC7A68" w:rsidRPr="007D3742" w:rsidRDefault="00013783" w:rsidP="00FC39F7">
                  <w:pPr>
                    <w:framePr w:hSpace="180" w:wrap="around" w:hAnchor="margin" w:y="665"/>
                    <w:spacing w:before="30" w:after="60" w:line="330" w:lineRule="atLeast"/>
                    <w:rPr>
                      <w:rFonts w:ascii="Times New Roman" w:eastAsia="Times New Roman" w:hAnsi="Times New Roman" w:cs="Times New Roman"/>
                      <w:sz w:val="24"/>
                      <w:szCs w:val="24"/>
                      <w:lang w:eastAsia="ru-RU"/>
                    </w:rPr>
                  </w:pPr>
                  <m:oMath>
                    <m:sPre>
                      <m:sPrePr>
                        <m:ctrlPr>
                          <w:rPr>
                            <w:rFonts w:ascii="Cambria Math" w:hAnsi="Cambria Math" w:cs="Times New Roman"/>
                            <w:i/>
                            <w:sz w:val="24"/>
                            <w:szCs w:val="24"/>
                          </w:rPr>
                        </m:ctrlPr>
                      </m:sPrePr>
                      <m:sub>
                        <m:r>
                          <w:rPr>
                            <w:rFonts w:ascii="Cambria Math" w:hAnsi="Cambria Math" w:cs="Times New Roman"/>
                            <w:sz w:val="24"/>
                            <w:szCs w:val="24"/>
                          </w:rPr>
                          <m:t>3</m:t>
                        </m:r>
                      </m:sub>
                      <m:sup>
                        <m:r>
                          <w:rPr>
                            <w:rFonts w:ascii="Cambria Math" w:hAnsi="Cambria Math" w:cs="Times New Roman"/>
                            <w:sz w:val="24"/>
                            <w:szCs w:val="24"/>
                          </w:rPr>
                          <m:t>7</m:t>
                        </m:r>
                      </m:sup>
                      <m:e>
                        <m:r>
                          <w:rPr>
                            <w:rFonts w:ascii="Cambria Math" w:hAnsi="Cambria Math" w:cs="Times New Roman"/>
                            <w:sz w:val="24"/>
                            <w:szCs w:val="24"/>
                            <w:lang w:val="en-US"/>
                          </w:rPr>
                          <m:t>Li</m:t>
                        </m:r>
                      </m:e>
                    </m:sPre>
                  </m:oMath>
                  <w:r w:rsidR="00FC7A68" w:rsidRPr="007D3742">
                    <w:rPr>
                      <w:rFonts w:ascii="Times New Roman" w:eastAsiaTheme="minorEastAsia" w:hAnsi="Times New Roman" w:cs="Times New Roman"/>
                      <w:sz w:val="24"/>
                      <w:szCs w:val="24"/>
                      <w:lang w:val="en-US"/>
                    </w:rPr>
                    <w:t xml:space="preserve"> +</w:t>
                  </w:r>
                  <m:oMath>
                    <m:sPre>
                      <m:sPrePr>
                        <m:ctrlPr>
                          <w:rPr>
                            <w:rFonts w:ascii="Cambria Math" w:eastAsiaTheme="minorEastAsia" w:hAnsi="Cambria Math" w:cs="Times New Roman"/>
                            <w:i/>
                            <w:sz w:val="24"/>
                            <w:szCs w:val="24"/>
                            <w:lang w:val="en-US"/>
                          </w:rPr>
                        </m:ctrlPr>
                      </m:sPrePr>
                      <m:sub>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lang w:val="en-US"/>
                          </w:rPr>
                          <m:t>2</m:t>
                        </m:r>
                      </m:sup>
                      <m:e>
                        <m:r>
                          <w:rPr>
                            <w:rFonts w:ascii="Cambria Math" w:eastAsiaTheme="minorEastAsia" w:hAnsi="Cambria Math" w:cs="Times New Roman"/>
                            <w:sz w:val="24"/>
                            <w:szCs w:val="24"/>
                            <w:lang w:val="en-US"/>
                          </w:rPr>
                          <m:t>H</m:t>
                        </m:r>
                      </m:e>
                    </m:sPre>
                    <m:r>
                      <w:rPr>
                        <w:rFonts w:ascii="Cambria Math" w:eastAsiaTheme="minorEastAsia" w:hAnsi="Cambria Math" w:cs="Times New Roman"/>
                        <w:sz w:val="24"/>
                        <w:szCs w:val="24"/>
                        <w:lang w:val="en-US"/>
                      </w:rPr>
                      <m:t>→</m:t>
                    </m:r>
                    <m:sPre>
                      <m:sPrePr>
                        <m:ctrlPr>
                          <w:rPr>
                            <w:rFonts w:ascii="Cambria Math" w:eastAsiaTheme="minorEastAsia" w:hAnsi="Cambria Math" w:cs="Times New Roman"/>
                            <w:i/>
                            <w:sz w:val="24"/>
                            <w:szCs w:val="24"/>
                            <w:lang w:val="en-US"/>
                          </w:rPr>
                        </m:ctrlPr>
                      </m:sPrePr>
                      <m:sub>
                        <m:r>
                          <w:rPr>
                            <w:rFonts w:ascii="Cambria Math" w:eastAsiaTheme="minorEastAsia" w:hAnsi="Cambria Math" w:cs="Times New Roman"/>
                            <w:sz w:val="24"/>
                            <w:szCs w:val="24"/>
                            <w:lang w:val="en-US"/>
                          </w:rPr>
                          <m:t>4</m:t>
                        </m:r>
                      </m:sub>
                      <m:sup>
                        <m:r>
                          <w:rPr>
                            <w:rFonts w:ascii="Cambria Math" w:eastAsiaTheme="minorEastAsia" w:hAnsi="Cambria Math" w:cs="Times New Roman"/>
                            <w:sz w:val="24"/>
                            <w:szCs w:val="24"/>
                            <w:lang w:val="en-US"/>
                          </w:rPr>
                          <m:t>8</m:t>
                        </m:r>
                      </m:sup>
                      <m:e>
                        <m:r>
                          <w:rPr>
                            <w:rFonts w:ascii="Cambria Math" w:eastAsiaTheme="minorEastAsia" w:hAnsi="Cambria Math" w:cs="Times New Roman"/>
                            <w:sz w:val="24"/>
                            <w:szCs w:val="24"/>
                            <w:lang w:val="en-US"/>
                          </w:rPr>
                          <m:t>Be+</m:t>
                        </m:r>
                        <m:r>
                          <w:rPr>
                            <w:rFonts w:ascii="Cambria Math" w:eastAsiaTheme="minorEastAsia" w:hAnsi="Cambria Math" w:cs="Times New Roman"/>
                            <w:sz w:val="24"/>
                            <w:szCs w:val="24"/>
                          </w:rPr>
                          <m:t>?</m:t>
                        </m:r>
                      </m:e>
                    </m:sPre>
                  </m:oMath>
                </w:p>
                <w:p w14:paraId="587815AC" w14:textId="5C16D316" w:rsidR="00FC7A68" w:rsidRPr="007D3742" w:rsidRDefault="00FC7A68" w:rsidP="00FC39F7">
                  <w:pPr>
                    <w:framePr w:hSpace="180" w:wrap="around" w:hAnchor="margin" w:y="665"/>
                    <w:spacing w:after="0" w:line="330" w:lineRule="atLeast"/>
                    <w:rPr>
                      <w:rFonts w:ascii="Times New Roman" w:eastAsia="Times New Roman" w:hAnsi="Times New Roman" w:cs="Times New Roman"/>
                      <w:sz w:val="24"/>
                      <w:szCs w:val="24"/>
                      <w:lang w:eastAsia="ru-RU"/>
                    </w:rPr>
                  </w:pPr>
                </w:p>
              </w:tc>
            </w:tr>
          </w:tbl>
          <w:p w14:paraId="4C625113" w14:textId="77777777" w:rsidR="00FC7A68" w:rsidRPr="007D3742" w:rsidRDefault="00FC7A68" w:rsidP="00FC7A68">
            <w:pPr>
              <w:spacing w:after="120"/>
              <w:rPr>
                <w:rFonts w:ascii="Times New Roman" w:hAnsi="Times New Roman" w:cs="Times New Roman"/>
                <w:sz w:val="24"/>
                <w:szCs w:val="24"/>
              </w:rPr>
            </w:pPr>
          </w:p>
        </w:tc>
        <w:tc>
          <w:tcPr>
            <w:tcW w:w="4961" w:type="dxa"/>
            <w:gridSpan w:val="2"/>
            <w:tcPrChange w:id="6235" w:author="2" w:date="2021-08-31T10:55:00Z">
              <w:tcPr>
                <w:tcW w:w="4839" w:type="dxa"/>
              </w:tcPr>
            </w:tcPrChange>
          </w:tcPr>
          <w:p w14:paraId="1C73B643" w14:textId="77777777" w:rsidR="00FC7A68" w:rsidRPr="006F33AA" w:rsidRDefault="00FC7A68" w:rsidP="00FC7A68">
            <w:pPr>
              <w:pStyle w:val="a4"/>
              <w:numPr>
                <w:ilvl w:val="0"/>
                <w:numId w:val="58"/>
              </w:numPr>
              <w:spacing w:after="120" w:line="240" w:lineRule="auto"/>
              <w:rPr>
                <w:rFonts w:ascii="Times New Roman" w:hAnsi="Times New Roman"/>
                <w:sz w:val="20"/>
                <w:rPrChange w:id="6236" w:author="2" w:date="2021-08-31T10:55:00Z">
                  <w:rPr>
                    <w:rFonts w:ascii="Times New Roman" w:hAnsi="Times New Roman" w:cs="Times New Roman"/>
                    <w:sz w:val="24"/>
                    <w:szCs w:val="24"/>
                  </w:rPr>
                </w:rPrChange>
              </w:rPr>
            </w:pPr>
            <w:r w:rsidRPr="006F33AA">
              <w:rPr>
                <w:rFonts w:ascii="Times New Roman" w:hAnsi="Times New Roman"/>
                <w:sz w:val="20"/>
                <w:rPrChange w:id="6237" w:author="2" w:date="2021-08-31T10:55:00Z">
                  <w:rPr>
                    <w:rFonts w:ascii="Times New Roman" w:hAnsi="Times New Roman" w:cs="Times New Roman"/>
                    <w:sz w:val="24"/>
                    <w:szCs w:val="24"/>
                  </w:rPr>
                </w:rPrChange>
              </w:rPr>
              <w:t xml:space="preserve">электрон </w:t>
            </w:r>
          </w:p>
          <w:p w14:paraId="1E23DC1E" w14:textId="77777777" w:rsidR="00FC7A68" w:rsidRPr="006F33AA" w:rsidRDefault="00FC7A68" w:rsidP="00FC7A68">
            <w:pPr>
              <w:pStyle w:val="a4"/>
              <w:numPr>
                <w:ilvl w:val="0"/>
                <w:numId w:val="58"/>
              </w:numPr>
              <w:spacing w:after="120" w:line="240" w:lineRule="auto"/>
              <w:rPr>
                <w:rFonts w:ascii="Times New Roman" w:hAnsi="Times New Roman"/>
                <w:sz w:val="20"/>
                <w:rPrChange w:id="6238" w:author="2" w:date="2021-08-31T10:55:00Z">
                  <w:rPr>
                    <w:rFonts w:ascii="Times New Roman" w:hAnsi="Times New Roman" w:cs="Times New Roman"/>
                    <w:sz w:val="24"/>
                    <w:szCs w:val="24"/>
                  </w:rPr>
                </w:rPrChange>
              </w:rPr>
            </w:pPr>
            <w:r w:rsidRPr="006F33AA">
              <w:rPr>
                <w:rFonts w:ascii="Times New Roman" w:hAnsi="Times New Roman"/>
                <w:sz w:val="20"/>
                <w:rPrChange w:id="6239" w:author="2" w:date="2021-08-31T10:55:00Z">
                  <w:rPr>
                    <w:rFonts w:ascii="Times New Roman" w:hAnsi="Times New Roman" w:cs="Times New Roman"/>
                    <w:sz w:val="24"/>
                    <w:szCs w:val="24"/>
                  </w:rPr>
                </w:rPrChange>
              </w:rPr>
              <w:t>протон</w:t>
            </w:r>
          </w:p>
          <w:p w14:paraId="60C03214" w14:textId="77777777" w:rsidR="00FC7A68" w:rsidRPr="006F33AA" w:rsidRDefault="00FC7A68" w:rsidP="00FC7A68">
            <w:pPr>
              <w:pStyle w:val="a4"/>
              <w:numPr>
                <w:ilvl w:val="0"/>
                <w:numId w:val="58"/>
              </w:numPr>
              <w:spacing w:after="120" w:line="240" w:lineRule="auto"/>
              <w:rPr>
                <w:rFonts w:ascii="Times New Roman" w:hAnsi="Times New Roman"/>
                <w:sz w:val="20"/>
                <w:rPrChange w:id="6240" w:author="2" w:date="2021-08-31T10:55:00Z">
                  <w:rPr>
                    <w:rFonts w:ascii="Times New Roman" w:hAnsi="Times New Roman" w:cs="Times New Roman"/>
                    <w:sz w:val="24"/>
                    <w:szCs w:val="24"/>
                  </w:rPr>
                </w:rPrChange>
              </w:rPr>
            </w:pPr>
            <w:r w:rsidRPr="006F33AA">
              <w:rPr>
                <w:rFonts w:ascii="Times New Roman" w:hAnsi="Times New Roman"/>
                <w:sz w:val="20"/>
                <w:rPrChange w:id="6241" w:author="2" w:date="2021-08-31T10:55:00Z">
                  <w:rPr>
                    <w:rFonts w:ascii="Times New Roman" w:hAnsi="Times New Roman" w:cs="Times New Roman"/>
                    <w:sz w:val="24"/>
                    <w:szCs w:val="24"/>
                  </w:rPr>
                </w:rPrChange>
              </w:rPr>
              <w:t>нейтрон</w:t>
            </w:r>
          </w:p>
          <w:p w14:paraId="72CD1FBD" w14:textId="164CDEE5" w:rsidR="00FC7A68" w:rsidRPr="006F33AA" w:rsidRDefault="00FC7A68" w:rsidP="00FC7A68">
            <w:pPr>
              <w:pStyle w:val="a4"/>
              <w:numPr>
                <w:ilvl w:val="0"/>
                <w:numId w:val="58"/>
              </w:numPr>
              <w:spacing w:after="120" w:line="240" w:lineRule="auto"/>
              <w:rPr>
                <w:rFonts w:ascii="Times New Roman" w:hAnsi="Times New Roman"/>
                <w:sz w:val="20"/>
                <w:rPrChange w:id="6242" w:author="2" w:date="2021-08-31T10:55:00Z">
                  <w:rPr>
                    <w:rFonts w:ascii="Times New Roman" w:hAnsi="Times New Roman" w:cs="Times New Roman"/>
                    <w:sz w:val="24"/>
                    <w:szCs w:val="24"/>
                  </w:rPr>
                </w:rPrChange>
              </w:rPr>
            </w:pPr>
            <w:r w:rsidRPr="006F33AA">
              <w:rPr>
                <w:rFonts w:ascii="Times New Roman" w:hAnsi="Times New Roman"/>
                <w:sz w:val="20"/>
                <w:rPrChange w:id="6243" w:author="2" w:date="2021-08-31T10:55:00Z">
                  <w:rPr>
                    <w:rFonts w:ascii="Times New Roman" w:hAnsi="Times New Roman" w:cs="Times New Roman"/>
                    <w:sz w:val="24"/>
                    <w:szCs w:val="24"/>
                  </w:rPr>
                </w:rPrChange>
              </w:rPr>
              <w:t>α-частица</w:t>
            </w:r>
          </w:p>
        </w:tc>
        <w:tc>
          <w:tcPr>
            <w:tcW w:w="567" w:type="dxa"/>
            <w:gridSpan w:val="2"/>
            <w:tcPrChange w:id="6244" w:author="2" w:date="2021-08-31T10:55:00Z">
              <w:tcPr>
                <w:tcW w:w="547" w:type="dxa"/>
              </w:tcPr>
            </w:tcPrChange>
          </w:tcPr>
          <w:p w14:paraId="798B70A7" w14:textId="4AA5ABAC" w:rsidR="00FC7A68" w:rsidRPr="004B35C4" w:rsidRDefault="00FC7A68" w:rsidP="00FC7A68">
            <w:pPr>
              <w:pStyle w:val="a4"/>
              <w:numPr>
                <w:ilvl w:val="0"/>
                <w:numId w:val="58"/>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3</w:t>
            </w:r>
          </w:p>
        </w:tc>
      </w:tr>
      <w:tr w:rsidR="00FC7A68" w:rsidRPr="007D3742" w14:paraId="0FAEAFE1" w14:textId="756DA795" w:rsidTr="00911EF6">
        <w:tc>
          <w:tcPr>
            <w:tcW w:w="846" w:type="dxa"/>
            <w:tcPrChange w:id="6245" w:author="2" w:date="2021-08-31T10:55:00Z">
              <w:tcPr>
                <w:tcW w:w="846" w:type="dxa"/>
              </w:tcPr>
            </w:tcPrChange>
          </w:tcPr>
          <w:p w14:paraId="16EEBE1D" w14:textId="77777777" w:rsidR="00FC7A68" w:rsidRDefault="00FC7A68" w:rsidP="00FC7A68">
            <w:pPr>
              <w:spacing w:after="120"/>
              <w:rPr>
                <w:rFonts w:ascii="Times New Roman" w:hAnsi="Times New Roman" w:cs="Times New Roman"/>
                <w:sz w:val="24"/>
                <w:szCs w:val="24"/>
              </w:rPr>
            </w:pPr>
          </w:p>
        </w:tc>
        <w:tc>
          <w:tcPr>
            <w:tcW w:w="1843" w:type="dxa"/>
            <w:tcPrChange w:id="6246" w:author="2" w:date="2021-08-31T10:55:00Z">
              <w:tcPr>
                <w:tcW w:w="1843" w:type="dxa"/>
              </w:tcPr>
            </w:tcPrChange>
          </w:tcPr>
          <w:p w14:paraId="60002903" w14:textId="77777777" w:rsidR="00FC7A68" w:rsidRDefault="00FC7A68" w:rsidP="00FC7A68">
            <w:pPr>
              <w:spacing w:after="120"/>
              <w:rPr>
                <w:rFonts w:ascii="Times New Roman" w:hAnsi="Times New Roman" w:cs="Times New Roman"/>
                <w:sz w:val="24"/>
                <w:szCs w:val="24"/>
              </w:rPr>
            </w:pPr>
          </w:p>
        </w:tc>
        <w:tc>
          <w:tcPr>
            <w:tcW w:w="425" w:type="dxa"/>
            <w:tcPrChange w:id="6247" w:author="2" w:date="2021-08-31T10:55:00Z">
              <w:tcPr>
                <w:tcW w:w="425" w:type="dxa"/>
              </w:tcPr>
            </w:tcPrChange>
          </w:tcPr>
          <w:p w14:paraId="01324710" w14:textId="77777777" w:rsidR="00FC7A68" w:rsidRDefault="00FC7A68" w:rsidP="00FC7A68">
            <w:pPr>
              <w:spacing w:after="120"/>
              <w:rPr>
                <w:rFonts w:ascii="Times New Roman" w:hAnsi="Times New Roman" w:cs="Times New Roman"/>
                <w:sz w:val="24"/>
                <w:szCs w:val="24"/>
              </w:rPr>
            </w:pPr>
          </w:p>
        </w:tc>
        <w:tc>
          <w:tcPr>
            <w:tcW w:w="392" w:type="dxa"/>
            <w:tcPrChange w:id="6248" w:author="2" w:date="2021-08-31T10:55:00Z">
              <w:tcPr>
                <w:tcW w:w="392" w:type="dxa"/>
              </w:tcPr>
            </w:tcPrChange>
          </w:tcPr>
          <w:p w14:paraId="00DCE4AB" w14:textId="77777777" w:rsidR="00FC7A68" w:rsidRDefault="00FC7A68" w:rsidP="00FC7A68">
            <w:pPr>
              <w:spacing w:after="120"/>
              <w:rPr>
                <w:rFonts w:ascii="Times New Roman" w:hAnsi="Times New Roman" w:cs="Times New Roman"/>
                <w:sz w:val="24"/>
                <w:szCs w:val="24"/>
              </w:rPr>
            </w:pPr>
          </w:p>
        </w:tc>
        <w:tc>
          <w:tcPr>
            <w:tcW w:w="553" w:type="dxa"/>
            <w:tcPrChange w:id="6249" w:author="2" w:date="2021-08-31T10:55:00Z">
              <w:tcPr>
                <w:tcW w:w="553" w:type="dxa"/>
              </w:tcPr>
            </w:tcPrChange>
          </w:tcPr>
          <w:p w14:paraId="353D1BE9" w14:textId="05EBC782"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6250" w:author="2" w:date="2021-08-31T10:55:00Z">
              <w:tcPr>
                <w:tcW w:w="6001" w:type="dxa"/>
              </w:tcPr>
            </w:tcPrChange>
          </w:tcPr>
          <w:p w14:paraId="2A54C82B" w14:textId="77777777" w:rsidR="00FC7A68" w:rsidRPr="007D3742" w:rsidRDefault="00FC7A68" w:rsidP="00FC7A68">
            <w:pPr>
              <w:spacing w:before="30" w:after="60" w:line="330" w:lineRule="atLeast"/>
              <w:rPr>
                <w:rFonts w:ascii="Times New Roman" w:eastAsia="Times New Roman" w:hAnsi="Times New Roman" w:cs="Times New Roman"/>
                <w:color w:val="000000"/>
                <w:sz w:val="24"/>
                <w:szCs w:val="24"/>
                <w:lang w:eastAsia="ru-RU"/>
              </w:rPr>
            </w:pPr>
            <w:r w:rsidRPr="007D3742">
              <w:rPr>
                <w:rFonts w:ascii="Times New Roman" w:eastAsia="Times New Roman" w:hAnsi="Times New Roman" w:cs="Times New Roman"/>
                <w:color w:val="000000"/>
                <w:sz w:val="24"/>
                <w:szCs w:val="24"/>
                <w:lang w:eastAsia="ru-RU"/>
              </w:rPr>
              <w:t>Ниже приведены уравнения двух ядерных реакций. Какая из них является реакцией α-распада?</w:t>
            </w:r>
          </w:p>
          <w:p w14:paraId="118FD69E" w14:textId="77777777" w:rsidR="00FC7A68" w:rsidRPr="007D3742" w:rsidRDefault="00FC7A68" w:rsidP="00FC7A68">
            <w:pPr>
              <w:spacing w:before="30" w:after="60" w:line="330" w:lineRule="atLeast"/>
              <w:rPr>
                <w:rFonts w:ascii="Times New Roman" w:eastAsia="Times New Roman" w:hAnsi="Times New Roman" w:cs="Times New Roman"/>
                <w:color w:val="000000"/>
                <w:sz w:val="24"/>
                <w:szCs w:val="24"/>
                <w:lang w:eastAsia="ru-RU"/>
              </w:rPr>
            </w:pPr>
            <w:r w:rsidRPr="007D3742">
              <w:rPr>
                <w:rFonts w:ascii="Times New Roman" w:eastAsia="Times New Roman" w:hAnsi="Times New Roman" w:cs="Times New Roman"/>
                <w:color w:val="000000"/>
                <w:sz w:val="24"/>
                <w:szCs w:val="24"/>
                <w:lang w:eastAsia="ru-RU"/>
              </w:rPr>
              <w:t> </w:t>
            </w:r>
          </w:p>
          <w:p w14:paraId="56293055" w14:textId="6D6DAE9B" w:rsidR="00FC7A68" w:rsidRPr="009B70C9" w:rsidRDefault="00FC7A68" w:rsidP="00FC7A68">
            <w:pPr>
              <w:spacing w:line="330" w:lineRule="atLeast"/>
              <w:rPr>
                <w:rFonts w:ascii="Times New Roman" w:eastAsia="Times New Roman" w:hAnsi="Times New Roman" w:cs="Times New Roman"/>
                <w:color w:val="000000"/>
                <w:sz w:val="24"/>
                <w:szCs w:val="24"/>
                <w:lang w:eastAsia="ru-RU"/>
              </w:rPr>
            </w:pPr>
            <w:r w:rsidRPr="007D3742">
              <w:rPr>
                <w:rFonts w:ascii="Times New Roman" w:eastAsia="Times New Roman" w:hAnsi="Times New Roman" w:cs="Times New Roman"/>
                <w:color w:val="000000"/>
                <w:sz w:val="24"/>
                <w:szCs w:val="24"/>
                <w:lang w:eastAsia="ru-RU"/>
              </w:rPr>
              <w:t>А</w:t>
            </w:r>
            <w:r w:rsidRPr="009B70C9">
              <w:rPr>
                <w:rFonts w:ascii="Times New Roman" w:eastAsia="Times New Roman" w:hAnsi="Times New Roman" w:cs="Times New Roman"/>
                <w:color w:val="000000"/>
                <w:sz w:val="24"/>
                <w:szCs w:val="24"/>
                <w:lang w:eastAsia="ru-RU"/>
              </w:rPr>
              <w:t>.</w:t>
            </w:r>
            <w:r w:rsidRPr="007D3742">
              <w:rPr>
                <w:rFonts w:ascii="Times New Roman" w:eastAsia="Times New Roman" w:hAnsi="Times New Roman" w:cs="Times New Roman"/>
                <w:color w:val="000000"/>
                <w:sz w:val="24"/>
                <w:szCs w:val="24"/>
                <w:lang w:val="en-US" w:eastAsia="ru-RU"/>
              </w:rPr>
              <w:t> </w:t>
            </w:r>
            <w:r w:rsidRPr="00014B7B">
              <w:rPr>
                <w:rFonts w:ascii="Times New Roman" w:eastAsia="Times New Roman" w:hAnsi="Times New Roman" w:cs="Times New Roman"/>
                <w:color w:val="000000"/>
                <w:sz w:val="24"/>
                <w:szCs w:val="24"/>
                <w:lang w:val="en-US" w:eastAsia="ru-RU"/>
              </w:rPr>
              <w:t> </w:t>
            </w:r>
            <m:oMath>
              <m:sPre>
                <m:sPrePr>
                  <m:ctrlPr>
                    <w:rPr>
                      <w:rFonts w:ascii="Cambria Math" w:hAnsi="Cambria Math" w:cs="Times New Roman"/>
                      <w:i/>
                      <w:sz w:val="24"/>
                      <w:szCs w:val="24"/>
                    </w:rPr>
                  </m:ctrlPr>
                </m:sPrePr>
                <m:sub>
                  <m:r>
                    <w:rPr>
                      <w:rFonts w:ascii="Cambria Math" w:hAnsi="Cambria Math" w:cs="Times New Roman"/>
                      <w:sz w:val="24"/>
                      <w:szCs w:val="24"/>
                    </w:rPr>
                    <m:t>13</m:t>
                  </m:r>
                </m:sub>
                <m:sup>
                  <m:r>
                    <w:rPr>
                      <w:rFonts w:ascii="Cambria Math" w:hAnsi="Cambria Math" w:cs="Times New Roman"/>
                      <w:sz w:val="24"/>
                      <w:szCs w:val="24"/>
                    </w:rPr>
                    <m:t>27</m:t>
                  </m:r>
                </m:sup>
                <m:e>
                  <m:r>
                    <w:rPr>
                      <w:rFonts w:ascii="Cambria Math" w:hAnsi="Cambria Math" w:cs="Times New Roman"/>
                      <w:sz w:val="24"/>
                      <w:szCs w:val="24"/>
                      <w:lang w:val="en-US"/>
                    </w:rPr>
                    <m:t>Al</m:t>
                  </m:r>
                </m:e>
              </m:sPre>
            </m:oMath>
            <w:r w:rsidRPr="009B70C9">
              <w:rPr>
                <w:rFonts w:ascii="Times New Roman" w:eastAsiaTheme="minorEastAsia" w:hAnsi="Times New Roman" w:cs="Times New Roman"/>
                <w:sz w:val="24"/>
                <w:szCs w:val="24"/>
              </w:rPr>
              <w:t xml:space="preserve"> +</w:t>
            </w:r>
            <m:oMath>
              <m:sPre>
                <m:sPrePr>
                  <m:ctrlPr>
                    <w:rPr>
                      <w:rFonts w:ascii="Cambria Math" w:eastAsiaTheme="minorEastAsia" w:hAnsi="Cambria Math" w:cs="Times New Roman"/>
                      <w:i/>
                      <w:sz w:val="24"/>
                      <w:szCs w:val="24"/>
                      <w:lang w:val="en-US"/>
                    </w:rPr>
                  </m:ctrlPr>
                </m:sPre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1</m:t>
                  </m:r>
                </m:sup>
                <m:e>
                  <m:r>
                    <w:rPr>
                      <w:rFonts w:ascii="Cambria Math" w:eastAsiaTheme="minorEastAsia" w:hAnsi="Cambria Math" w:cs="Times New Roman"/>
                      <w:sz w:val="24"/>
                      <w:szCs w:val="24"/>
                      <w:lang w:val="en-US"/>
                    </w:rPr>
                    <m:t>n</m:t>
                  </m:r>
                </m:e>
              </m:sPre>
              <m:r>
                <w:rPr>
                  <w:rFonts w:ascii="Cambria Math" w:eastAsiaTheme="minorEastAsia" w:hAnsi="Cambria Math" w:cs="Times New Roman"/>
                  <w:sz w:val="24"/>
                  <w:szCs w:val="24"/>
                </w:rPr>
                <m:t>→</m:t>
              </m:r>
              <m:sPre>
                <m:sPrePr>
                  <m:ctrlPr>
                    <w:rPr>
                      <w:rFonts w:ascii="Cambria Math" w:eastAsiaTheme="minorEastAsia" w:hAnsi="Cambria Math" w:cs="Times New Roman"/>
                      <w:i/>
                      <w:sz w:val="24"/>
                      <w:szCs w:val="24"/>
                      <w:lang w:val="en-US"/>
                    </w:rPr>
                  </m:ctrlPr>
                </m:sPrePr>
                <m:sub>
                  <m:r>
                    <w:rPr>
                      <w:rFonts w:ascii="Cambria Math" w:eastAsiaTheme="minorEastAsia" w:hAnsi="Cambria Math" w:cs="Times New Roman"/>
                      <w:sz w:val="24"/>
                      <w:szCs w:val="24"/>
                    </w:rPr>
                    <m:t>11</m:t>
                  </m:r>
                </m:sub>
                <m:sup>
                  <m:r>
                    <w:rPr>
                      <w:rFonts w:ascii="Cambria Math" w:eastAsiaTheme="minorEastAsia" w:hAnsi="Cambria Math" w:cs="Times New Roman"/>
                      <w:sz w:val="24"/>
                      <w:szCs w:val="24"/>
                    </w:rPr>
                    <m:t>24</m:t>
                  </m:r>
                </m:sup>
                <m:e>
                  <m:r>
                    <w:rPr>
                      <w:rFonts w:ascii="Cambria Math" w:eastAsiaTheme="minorEastAsia" w:hAnsi="Cambria Math" w:cs="Times New Roman"/>
                      <w:sz w:val="24"/>
                      <w:szCs w:val="24"/>
                      <w:lang w:val="en-US"/>
                    </w:rPr>
                    <m:t>Na</m:t>
                  </m:r>
                  <m:r>
                    <w:rPr>
                      <w:rFonts w:ascii="Cambria Math" w:eastAsiaTheme="minorEastAsia" w:hAnsi="Cambria Math" w:cs="Times New Roman"/>
                      <w:sz w:val="24"/>
                      <w:szCs w:val="24"/>
                    </w:rPr>
                    <m:t>+</m:t>
                  </m:r>
                  <m:sPre>
                    <m:sPrePr>
                      <m:ctrlPr>
                        <w:rPr>
                          <w:rFonts w:ascii="Cambria Math" w:eastAsiaTheme="minorEastAsia" w:hAnsi="Cambria Math" w:cs="Times New Roman"/>
                          <w:i/>
                          <w:sz w:val="24"/>
                          <w:szCs w:val="24"/>
                          <w:lang w:val="en-US"/>
                        </w:rPr>
                      </m:ctrlPr>
                    </m:sPrePr>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4</m:t>
                      </m:r>
                    </m:sup>
                    <m:e>
                      <m:r>
                        <w:rPr>
                          <w:rFonts w:ascii="Cambria Math" w:eastAsiaTheme="minorEastAsia" w:hAnsi="Cambria Math" w:cs="Times New Roman"/>
                          <w:sz w:val="24"/>
                          <w:szCs w:val="24"/>
                          <w:lang w:val="en-US"/>
                        </w:rPr>
                        <m:t>H</m:t>
                      </m:r>
                    </m:e>
                  </m:sPre>
                </m:e>
              </m:sPre>
            </m:oMath>
          </w:p>
          <w:p w14:paraId="046489EF" w14:textId="1F64E744" w:rsidR="00FC7A68" w:rsidRPr="007D3742" w:rsidRDefault="00FC7A68" w:rsidP="00FC7A68">
            <w:pPr>
              <w:spacing w:line="330" w:lineRule="atLeast"/>
              <w:rPr>
                <w:rFonts w:ascii="Times New Roman" w:hAnsi="Times New Roman" w:cs="Times New Roman"/>
                <w:sz w:val="24"/>
                <w:szCs w:val="24"/>
                <w:lang w:val="en-US"/>
              </w:rPr>
            </w:pPr>
            <w:r w:rsidRPr="007D3742">
              <w:rPr>
                <w:rFonts w:ascii="Times New Roman" w:eastAsia="Times New Roman" w:hAnsi="Times New Roman" w:cs="Times New Roman"/>
                <w:color w:val="000000"/>
                <w:sz w:val="24"/>
                <w:szCs w:val="24"/>
                <w:lang w:eastAsia="ru-RU"/>
              </w:rPr>
              <w:t>Б</w:t>
            </w:r>
            <w:r w:rsidRPr="009B70C9">
              <w:rPr>
                <w:rFonts w:ascii="Times New Roman" w:eastAsia="Times New Roman" w:hAnsi="Times New Roman" w:cs="Times New Roman"/>
                <w:color w:val="000000"/>
                <w:sz w:val="24"/>
                <w:szCs w:val="24"/>
                <w:lang w:eastAsia="ru-RU"/>
              </w:rPr>
              <w:t>.</w:t>
            </w:r>
            <w:r w:rsidRPr="007D3742">
              <w:rPr>
                <w:rFonts w:ascii="Times New Roman" w:eastAsia="Times New Roman" w:hAnsi="Times New Roman" w:cs="Times New Roman"/>
                <w:color w:val="000000"/>
                <w:sz w:val="24"/>
                <w:szCs w:val="24"/>
                <w:lang w:val="en-US" w:eastAsia="ru-RU"/>
              </w:rPr>
              <w:t> </w:t>
            </w:r>
            <m:oMath>
              <m:sPre>
                <m:sPrePr>
                  <m:ctrlPr>
                    <w:rPr>
                      <w:rFonts w:ascii="Cambria Math" w:hAnsi="Cambria Math" w:cs="Times New Roman"/>
                      <w:i/>
                      <w:sz w:val="24"/>
                      <w:szCs w:val="24"/>
                    </w:rPr>
                  </m:ctrlPr>
                </m:sPrePr>
                <m:sub>
                  <m:r>
                    <w:rPr>
                      <w:rFonts w:ascii="Cambria Math" w:hAnsi="Cambria Math" w:cs="Times New Roman"/>
                      <w:sz w:val="24"/>
                      <w:szCs w:val="24"/>
                    </w:rPr>
                    <m:t>12</m:t>
                  </m:r>
                </m:sub>
                <m:sup>
                  <m:r>
                    <w:rPr>
                      <w:rFonts w:ascii="Cambria Math" w:hAnsi="Cambria Math" w:cs="Times New Roman"/>
                      <w:sz w:val="24"/>
                      <w:szCs w:val="24"/>
                    </w:rPr>
                    <m:t>25</m:t>
                  </m:r>
                </m:sup>
                <m:e>
                  <m:r>
                    <w:rPr>
                      <w:rFonts w:ascii="Cambria Math" w:hAnsi="Cambria Math" w:cs="Times New Roman"/>
                      <w:sz w:val="24"/>
                      <w:szCs w:val="24"/>
                      <w:lang w:val="en-US"/>
                    </w:rPr>
                    <m:t>Mg</m:t>
                  </m:r>
                </m:e>
              </m:sPre>
            </m:oMath>
            <w:r w:rsidRPr="009B70C9">
              <w:rPr>
                <w:rFonts w:ascii="Times New Roman" w:eastAsiaTheme="minorEastAsia" w:hAnsi="Times New Roman" w:cs="Times New Roman"/>
                <w:sz w:val="24"/>
                <w:szCs w:val="24"/>
              </w:rPr>
              <w:t xml:space="preserve"> </w:t>
            </w:r>
            <w:r w:rsidRPr="007D3742">
              <w:rPr>
                <w:rFonts w:ascii="Times New Roman" w:eastAsiaTheme="minorEastAsia" w:hAnsi="Times New Roman" w:cs="Times New Roman"/>
                <w:sz w:val="24"/>
                <w:szCs w:val="24"/>
                <w:lang w:val="en-US"/>
              </w:rPr>
              <w:t>+</w:t>
            </w:r>
            <m:oMath>
              <m:sPre>
                <m:sPrePr>
                  <m:ctrlPr>
                    <w:rPr>
                      <w:rFonts w:ascii="Cambria Math" w:eastAsiaTheme="minorEastAsia" w:hAnsi="Cambria Math" w:cs="Times New Roman"/>
                      <w:i/>
                      <w:sz w:val="24"/>
                      <w:szCs w:val="24"/>
                      <w:lang w:val="en-US"/>
                    </w:rPr>
                  </m:ctrlPr>
                </m:sPrePr>
                <m:sub>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lang w:val="en-US"/>
                    </w:rPr>
                    <m:t>1</m:t>
                  </m:r>
                </m:sup>
                <m:e>
                  <m:r>
                    <w:rPr>
                      <w:rFonts w:ascii="Cambria Math" w:eastAsiaTheme="minorEastAsia" w:hAnsi="Cambria Math" w:cs="Times New Roman"/>
                      <w:sz w:val="24"/>
                      <w:szCs w:val="24"/>
                      <w:lang w:val="en-US"/>
                    </w:rPr>
                    <m:t>p</m:t>
                  </m:r>
                </m:e>
              </m:sPre>
              <m:r>
                <w:rPr>
                  <w:rFonts w:ascii="Cambria Math" w:eastAsiaTheme="minorEastAsia" w:hAnsi="Cambria Math" w:cs="Times New Roman"/>
                  <w:sz w:val="24"/>
                  <w:szCs w:val="24"/>
                  <w:lang w:val="en-US"/>
                </w:rPr>
                <m:t>→</m:t>
              </m:r>
              <m:sPre>
                <m:sPrePr>
                  <m:ctrlPr>
                    <w:rPr>
                      <w:rFonts w:ascii="Cambria Math" w:eastAsiaTheme="minorEastAsia" w:hAnsi="Cambria Math" w:cs="Times New Roman"/>
                      <w:i/>
                      <w:sz w:val="24"/>
                      <w:szCs w:val="24"/>
                      <w:lang w:val="en-US"/>
                    </w:rPr>
                  </m:ctrlPr>
                </m:sPrePr>
                <m:sub>
                  <m:r>
                    <w:rPr>
                      <w:rFonts w:ascii="Cambria Math" w:eastAsiaTheme="minorEastAsia" w:hAnsi="Cambria Math" w:cs="Times New Roman"/>
                      <w:sz w:val="24"/>
                      <w:szCs w:val="24"/>
                      <w:lang w:val="en-US"/>
                    </w:rPr>
                    <m:t>11</m:t>
                  </m:r>
                </m:sub>
                <m:sup>
                  <m:r>
                    <w:rPr>
                      <w:rFonts w:ascii="Cambria Math" w:eastAsiaTheme="minorEastAsia" w:hAnsi="Cambria Math" w:cs="Times New Roman"/>
                      <w:sz w:val="24"/>
                      <w:szCs w:val="24"/>
                      <w:lang w:val="en-US"/>
                    </w:rPr>
                    <m:t>22</m:t>
                  </m:r>
                </m:sup>
                <m:e>
                  <m:r>
                    <w:rPr>
                      <w:rFonts w:ascii="Cambria Math" w:eastAsiaTheme="minorEastAsia" w:hAnsi="Cambria Math" w:cs="Times New Roman"/>
                      <w:sz w:val="24"/>
                      <w:szCs w:val="24"/>
                      <w:lang w:val="en-US"/>
                    </w:rPr>
                    <m:t>Na+</m:t>
                  </m:r>
                  <m:sPre>
                    <m:sPrePr>
                      <m:ctrlPr>
                        <w:rPr>
                          <w:rFonts w:ascii="Cambria Math" w:eastAsiaTheme="minorEastAsia" w:hAnsi="Cambria Math" w:cs="Times New Roman"/>
                          <w:i/>
                          <w:sz w:val="24"/>
                          <w:szCs w:val="24"/>
                        </w:rPr>
                      </m:ctrlPr>
                    </m:sPrePr>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4</m:t>
                      </m:r>
                    </m:sup>
                    <m:e>
                      <m:r>
                        <w:rPr>
                          <w:rFonts w:ascii="Cambria Math" w:eastAsiaTheme="minorEastAsia" w:hAnsi="Cambria Math" w:cs="Times New Roman"/>
                          <w:sz w:val="24"/>
                          <w:szCs w:val="24"/>
                        </w:rPr>
                        <m:t>He</m:t>
                      </m:r>
                    </m:e>
                  </m:sPre>
                </m:e>
              </m:sPre>
            </m:oMath>
          </w:p>
        </w:tc>
        <w:tc>
          <w:tcPr>
            <w:tcW w:w="4961" w:type="dxa"/>
            <w:gridSpan w:val="2"/>
            <w:tcPrChange w:id="6251" w:author="2" w:date="2021-08-31T10:55:00Z">
              <w:tcPr>
                <w:tcW w:w="4839" w:type="dxa"/>
              </w:tcPr>
            </w:tcPrChange>
          </w:tcPr>
          <w:p w14:paraId="5723D171" w14:textId="77777777" w:rsidR="00FC7A68" w:rsidRPr="006F33AA" w:rsidRDefault="00FC7A68" w:rsidP="00FC7A68">
            <w:pPr>
              <w:pStyle w:val="a4"/>
              <w:numPr>
                <w:ilvl w:val="0"/>
                <w:numId w:val="99"/>
              </w:numPr>
              <w:spacing w:after="120" w:line="240" w:lineRule="auto"/>
              <w:ind w:left="739" w:hanging="425"/>
              <w:rPr>
                <w:rFonts w:ascii="Times New Roman" w:hAnsi="Times New Roman"/>
                <w:sz w:val="20"/>
                <w:rPrChange w:id="6252" w:author="2" w:date="2021-08-31T10:55:00Z">
                  <w:rPr>
                    <w:rFonts w:ascii="Times New Roman" w:hAnsi="Times New Roman" w:cs="Times New Roman"/>
                    <w:sz w:val="24"/>
                    <w:szCs w:val="24"/>
                  </w:rPr>
                </w:rPrChange>
              </w:rPr>
            </w:pPr>
            <w:r w:rsidRPr="006F33AA">
              <w:rPr>
                <w:rFonts w:ascii="Times New Roman" w:hAnsi="Times New Roman"/>
                <w:sz w:val="20"/>
                <w:rPrChange w:id="6253" w:author="2" w:date="2021-08-31T10:55:00Z">
                  <w:rPr>
                    <w:rFonts w:ascii="Times New Roman" w:hAnsi="Times New Roman" w:cs="Times New Roman"/>
                    <w:sz w:val="24"/>
                    <w:szCs w:val="24"/>
                  </w:rPr>
                </w:rPrChange>
              </w:rPr>
              <w:t>только А</w:t>
            </w:r>
          </w:p>
          <w:p w14:paraId="1426B418" w14:textId="77777777" w:rsidR="00FC7A68" w:rsidRPr="006F33AA" w:rsidRDefault="00FC7A68" w:rsidP="00FC7A68">
            <w:pPr>
              <w:pStyle w:val="a4"/>
              <w:numPr>
                <w:ilvl w:val="0"/>
                <w:numId w:val="99"/>
              </w:numPr>
              <w:spacing w:after="120" w:line="240" w:lineRule="auto"/>
              <w:ind w:left="739" w:hanging="425"/>
              <w:rPr>
                <w:rFonts w:ascii="Times New Roman" w:hAnsi="Times New Roman"/>
                <w:sz w:val="20"/>
                <w:rPrChange w:id="6254" w:author="2" w:date="2021-08-31T10:55:00Z">
                  <w:rPr>
                    <w:rFonts w:ascii="Times New Roman" w:hAnsi="Times New Roman" w:cs="Times New Roman"/>
                    <w:sz w:val="24"/>
                    <w:szCs w:val="24"/>
                  </w:rPr>
                </w:rPrChange>
              </w:rPr>
            </w:pPr>
            <w:r w:rsidRPr="006F33AA">
              <w:rPr>
                <w:rFonts w:ascii="Times New Roman" w:hAnsi="Times New Roman"/>
                <w:sz w:val="20"/>
                <w:rPrChange w:id="6255" w:author="2" w:date="2021-08-31T10:55:00Z">
                  <w:rPr>
                    <w:rFonts w:ascii="Times New Roman" w:hAnsi="Times New Roman" w:cs="Times New Roman"/>
                    <w:sz w:val="24"/>
                    <w:szCs w:val="24"/>
                  </w:rPr>
                </w:rPrChange>
              </w:rPr>
              <w:t>только Б</w:t>
            </w:r>
          </w:p>
          <w:p w14:paraId="2BD7C09B" w14:textId="77777777" w:rsidR="00FC7A68" w:rsidRPr="006F33AA" w:rsidRDefault="00FC7A68" w:rsidP="00FC7A68">
            <w:pPr>
              <w:pStyle w:val="a4"/>
              <w:numPr>
                <w:ilvl w:val="0"/>
                <w:numId w:val="99"/>
              </w:numPr>
              <w:spacing w:after="120" w:line="240" w:lineRule="auto"/>
              <w:ind w:left="739" w:hanging="425"/>
              <w:rPr>
                <w:rFonts w:ascii="Times New Roman" w:hAnsi="Times New Roman"/>
                <w:sz w:val="20"/>
                <w:rPrChange w:id="6256" w:author="2" w:date="2021-08-31T10:55:00Z">
                  <w:rPr>
                    <w:rFonts w:ascii="Times New Roman" w:hAnsi="Times New Roman" w:cs="Times New Roman"/>
                    <w:sz w:val="24"/>
                    <w:szCs w:val="24"/>
                  </w:rPr>
                </w:rPrChange>
              </w:rPr>
            </w:pPr>
            <w:r w:rsidRPr="006F33AA">
              <w:rPr>
                <w:rFonts w:ascii="Times New Roman" w:hAnsi="Times New Roman"/>
                <w:sz w:val="20"/>
                <w:rPrChange w:id="6257" w:author="2" w:date="2021-08-31T10:55:00Z">
                  <w:rPr>
                    <w:rFonts w:ascii="Times New Roman" w:hAnsi="Times New Roman" w:cs="Times New Roman"/>
                    <w:sz w:val="24"/>
                    <w:szCs w:val="24"/>
                  </w:rPr>
                </w:rPrChange>
              </w:rPr>
              <w:t>и А, и Б</w:t>
            </w:r>
          </w:p>
          <w:p w14:paraId="0F04C384" w14:textId="77777777" w:rsidR="00FC7A68" w:rsidRPr="006F33AA" w:rsidRDefault="00FC7A68" w:rsidP="00FC7A68">
            <w:pPr>
              <w:pStyle w:val="a4"/>
              <w:numPr>
                <w:ilvl w:val="0"/>
                <w:numId w:val="99"/>
              </w:numPr>
              <w:spacing w:after="120" w:line="240" w:lineRule="auto"/>
              <w:ind w:left="739" w:hanging="425"/>
              <w:rPr>
                <w:rFonts w:ascii="Times New Roman" w:hAnsi="Times New Roman"/>
                <w:sz w:val="20"/>
                <w:rPrChange w:id="6258" w:author="2" w:date="2021-08-31T10:55:00Z">
                  <w:rPr>
                    <w:rFonts w:ascii="Times New Roman" w:hAnsi="Times New Roman" w:cs="Times New Roman"/>
                    <w:sz w:val="24"/>
                    <w:szCs w:val="24"/>
                  </w:rPr>
                </w:rPrChange>
              </w:rPr>
            </w:pPr>
            <w:r w:rsidRPr="006F33AA">
              <w:rPr>
                <w:rFonts w:ascii="Times New Roman" w:hAnsi="Times New Roman"/>
                <w:sz w:val="20"/>
                <w:rPrChange w:id="6259" w:author="2" w:date="2021-08-31T10:55:00Z">
                  <w:rPr>
                    <w:rFonts w:ascii="Times New Roman" w:hAnsi="Times New Roman" w:cs="Times New Roman"/>
                    <w:sz w:val="24"/>
                    <w:szCs w:val="24"/>
                  </w:rPr>
                </w:rPrChange>
              </w:rPr>
              <w:t>ни А, ни Б</w:t>
            </w:r>
          </w:p>
          <w:p w14:paraId="200C3735" w14:textId="77777777" w:rsidR="00FC7A68" w:rsidRPr="006F33AA" w:rsidRDefault="00FC7A68" w:rsidP="00FC7A68">
            <w:pPr>
              <w:spacing w:after="120"/>
              <w:ind w:left="739" w:hanging="425"/>
              <w:rPr>
                <w:rFonts w:ascii="Times New Roman" w:hAnsi="Times New Roman"/>
                <w:sz w:val="20"/>
                <w:lang w:val="en-US"/>
                <w:rPrChange w:id="6260" w:author="2" w:date="2021-08-31T10:55:00Z">
                  <w:rPr>
                    <w:rFonts w:ascii="Times New Roman" w:hAnsi="Times New Roman" w:cs="Times New Roman"/>
                    <w:sz w:val="24"/>
                    <w:szCs w:val="24"/>
                    <w:lang w:val="en-US"/>
                  </w:rPr>
                </w:rPrChange>
              </w:rPr>
            </w:pPr>
          </w:p>
        </w:tc>
        <w:tc>
          <w:tcPr>
            <w:tcW w:w="567" w:type="dxa"/>
            <w:gridSpan w:val="2"/>
            <w:tcPrChange w:id="6261" w:author="2" w:date="2021-08-31T10:55:00Z">
              <w:tcPr>
                <w:tcW w:w="547" w:type="dxa"/>
              </w:tcPr>
            </w:tcPrChange>
          </w:tcPr>
          <w:p w14:paraId="0AC2F525" w14:textId="61EA31A3" w:rsidR="00FC7A68" w:rsidRPr="004B35C4" w:rsidRDefault="00FC7A68" w:rsidP="00FC7A68">
            <w:pPr>
              <w:pStyle w:val="a4"/>
              <w:numPr>
                <w:ilvl w:val="0"/>
                <w:numId w:val="99"/>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4</w:t>
            </w:r>
          </w:p>
        </w:tc>
      </w:tr>
      <w:tr w:rsidR="00FC7A68" w:rsidRPr="00B24575" w14:paraId="042EE49C" w14:textId="74434336" w:rsidTr="00911EF6">
        <w:tc>
          <w:tcPr>
            <w:tcW w:w="846" w:type="dxa"/>
            <w:tcPrChange w:id="6262" w:author="2" w:date="2021-08-31T10:55:00Z">
              <w:tcPr>
                <w:tcW w:w="846" w:type="dxa"/>
              </w:tcPr>
            </w:tcPrChange>
          </w:tcPr>
          <w:p w14:paraId="337D906D" w14:textId="77777777" w:rsidR="00FC7A68" w:rsidRPr="007D3742" w:rsidRDefault="00FC7A68" w:rsidP="00FC7A68">
            <w:pPr>
              <w:spacing w:after="120"/>
              <w:rPr>
                <w:rFonts w:ascii="Times New Roman" w:hAnsi="Times New Roman" w:cs="Times New Roman"/>
                <w:sz w:val="24"/>
                <w:szCs w:val="24"/>
                <w:lang w:val="en-US"/>
              </w:rPr>
            </w:pPr>
          </w:p>
        </w:tc>
        <w:tc>
          <w:tcPr>
            <w:tcW w:w="1843" w:type="dxa"/>
            <w:tcPrChange w:id="6263" w:author="2" w:date="2021-08-31T10:55:00Z">
              <w:tcPr>
                <w:tcW w:w="1843" w:type="dxa"/>
              </w:tcPr>
            </w:tcPrChange>
          </w:tcPr>
          <w:p w14:paraId="731A69A1" w14:textId="77777777" w:rsidR="00FC7A68" w:rsidRPr="007D3742" w:rsidRDefault="00FC7A68" w:rsidP="00FC7A68">
            <w:pPr>
              <w:spacing w:after="120"/>
              <w:rPr>
                <w:rFonts w:ascii="Times New Roman" w:hAnsi="Times New Roman" w:cs="Times New Roman"/>
                <w:sz w:val="24"/>
                <w:szCs w:val="24"/>
                <w:lang w:val="en-US"/>
              </w:rPr>
            </w:pPr>
          </w:p>
        </w:tc>
        <w:tc>
          <w:tcPr>
            <w:tcW w:w="425" w:type="dxa"/>
            <w:tcPrChange w:id="6264" w:author="2" w:date="2021-08-31T10:55:00Z">
              <w:tcPr>
                <w:tcW w:w="425" w:type="dxa"/>
              </w:tcPr>
            </w:tcPrChange>
          </w:tcPr>
          <w:p w14:paraId="575342FE" w14:textId="77777777" w:rsidR="00FC7A68" w:rsidRPr="007D3742" w:rsidRDefault="00FC7A68" w:rsidP="00FC7A68">
            <w:pPr>
              <w:spacing w:after="120"/>
              <w:rPr>
                <w:rFonts w:ascii="Times New Roman" w:hAnsi="Times New Roman" w:cs="Times New Roman"/>
                <w:sz w:val="24"/>
                <w:szCs w:val="24"/>
                <w:lang w:val="en-US"/>
              </w:rPr>
            </w:pPr>
          </w:p>
        </w:tc>
        <w:tc>
          <w:tcPr>
            <w:tcW w:w="392" w:type="dxa"/>
            <w:tcPrChange w:id="6265" w:author="2" w:date="2021-08-31T10:55:00Z">
              <w:tcPr>
                <w:tcW w:w="392" w:type="dxa"/>
              </w:tcPr>
            </w:tcPrChange>
          </w:tcPr>
          <w:p w14:paraId="303DEDB4" w14:textId="77777777" w:rsidR="00FC7A68" w:rsidRPr="007D3742" w:rsidRDefault="00FC7A68" w:rsidP="00FC7A68">
            <w:pPr>
              <w:spacing w:after="120"/>
              <w:rPr>
                <w:rFonts w:ascii="Times New Roman" w:hAnsi="Times New Roman" w:cs="Times New Roman"/>
                <w:sz w:val="24"/>
                <w:szCs w:val="24"/>
                <w:lang w:val="en-US"/>
              </w:rPr>
            </w:pPr>
          </w:p>
        </w:tc>
        <w:tc>
          <w:tcPr>
            <w:tcW w:w="553" w:type="dxa"/>
            <w:tcPrChange w:id="6266" w:author="2" w:date="2021-08-31T10:55:00Z">
              <w:tcPr>
                <w:tcW w:w="553" w:type="dxa"/>
              </w:tcPr>
            </w:tcPrChange>
          </w:tcPr>
          <w:p w14:paraId="52D4EDA7" w14:textId="41518265"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6267" w:author="2" w:date="2021-08-31T10:55:00Z">
              <w:tcPr>
                <w:tcW w:w="6001" w:type="dxa"/>
              </w:tcPr>
            </w:tcPrChange>
          </w:tcPr>
          <w:p w14:paraId="5163EDEC" w14:textId="77777777" w:rsidR="00FC7A68" w:rsidRPr="007D3742" w:rsidRDefault="00FC7A68" w:rsidP="00FC7A68">
            <w:pPr>
              <w:spacing w:before="30" w:after="60" w:line="330" w:lineRule="atLeast"/>
              <w:rPr>
                <w:rFonts w:ascii="Times New Roman" w:eastAsia="Times New Roman" w:hAnsi="Times New Roman" w:cs="Times New Roman"/>
                <w:color w:val="000000"/>
                <w:sz w:val="24"/>
                <w:szCs w:val="24"/>
                <w:lang w:eastAsia="ru-RU"/>
              </w:rPr>
            </w:pPr>
            <w:r w:rsidRPr="007D3742">
              <w:rPr>
                <w:rFonts w:ascii="Times New Roman" w:eastAsia="Times New Roman" w:hAnsi="Times New Roman" w:cs="Times New Roman"/>
                <w:color w:val="000000"/>
                <w:sz w:val="24"/>
                <w:szCs w:val="24"/>
                <w:lang w:eastAsia="ru-RU"/>
              </w:rPr>
              <w:t>Ниже приведены уравнения двух ядерных реакций. Какая из них является реакцией β-распада?</w:t>
            </w:r>
          </w:p>
          <w:p w14:paraId="01AB608A" w14:textId="6C878B04" w:rsidR="00FC7A68" w:rsidRPr="007D3742" w:rsidRDefault="00FC7A68" w:rsidP="00FC7A68">
            <w:pPr>
              <w:spacing w:before="30" w:after="60" w:line="330" w:lineRule="atLeast"/>
              <w:rPr>
                <w:rFonts w:ascii="Times New Roman" w:eastAsia="Times New Roman" w:hAnsi="Times New Roman" w:cs="Times New Roman"/>
                <w:color w:val="000000"/>
                <w:sz w:val="24"/>
                <w:szCs w:val="24"/>
                <w:lang w:eastAsia="ru-RU"/>
              </w:rPr>
            </w:pPr>
            <w:r w:rsidRPr="007D3742">
              <w:rPr>
                <w:rFonts w:ascii="Times New Roman" w:eastAsia="Times New Roman" w:hAnsi="Times New Roman" w:cs="Times New Roman"/>
                <w:color w:val="000000"/>
                <w:sz w:val="24"/>
                <w:szCs w:val="24"/>
                <w:lang w:eastAsia="ru-RU"/>
              </w:rPr>
              <w:t> </w:t>
            </w:r>
          </w:p>
          <w:p w14:paraId="26A32D88" w14:textId="66693F22" w:rsidR="00FC7A68" w:rsidRPr="009B70C9" w:rsidRDefault="00FC7A68" w:rsidP="00FC7A68">
            <w:pPr>
              <w:spacing w:line="330" w:lineRule="atLeast"/>
              <w:rPr>
                <w:rFonts w:ascii="Times New Roman" w:eastAsia="Times New Roman" w:hAnsi="Times New Roman" w:cs="Times New Roman"/>
                <w:color w:val="000000"/>
                <w:sz w:val="24"/>
                <w:szCs w:val="24"/>
                <w:lang w:eastAsia="ru-RU"/>
              </w:rPr>
            </w:pPr>
            <w:r w:rsidRPr="007D3742">
              <w:rPr>
                <w:rFonts w:ascii="Times New Roman" w:eastAsia="Times New Roman" w:hAnsi="Times New Roman" w:cs="Times New Roman"/>
                <w:color w:val="000000"/>
                <w:sz w:val="24"/>
                <w:szCs w:val="24"/>
                <w:lang w:eastAsia="ru-RU"/>
              </w:rPr>
              <w:t>А</w:t>
            </w:r>
            <m:oMath>
              <m:sPre>
                <m:sPrePr>
                  <m:ctrlPr>
                    <w:rPr>
                      <w:rFonts w:ascii="Cambria Math" w:hAnsi="Cambria Math" w:cs="Times New Roman"/>
                      <w:i/>
                      <w:sz w:val="24"/>
                      <w:szCs w:val="24"/>
                    </w:rPr>
                  </m:ctrlPr>
                </m:sPrePr>
                <m:sub>
                  <m:r>
                    <w:rPr>
                      <w:rFonts w:ascii="Cambria Math" w:hAnsi="Cambria Math" w:cs="Times New Roman"/>
                      <w:sz w:val="24"/>
                      <w:szCs w:val="24"/>
                    </w:rPr>
                    <m:t>7</m:t>
                  </m:r>
                </m:sub>
                <m:sup>
                  <m:r>
                    <w:rPr>
                      <w:rFonts w:ascii="Cambria Math" w:hAnsi="Cambria Math" w:cs="Times New Roman"/>
                      <w:sz w:val="24"/>
                      <w:szCs w:val="24"/>
                    </w:rPr>
                    <m:t>15</m:t>
                  </m:r>
                </m:sup>
                <m:e>
                  <m:r>
                    <w:rPr>
                      <w:rFonts w:ascii="Cambria Math" w:hAnsi="Cambria Math" w:cs="Times New Roman"/>
                      <w:sz w:val="24"/>
                      <w:szCs w:val="24"/>
                    </w:rPr>
                    <m:t>N</m:t>
                  </m:r>
                </m:e>
              </m:sPre>
            </m:oMath>
            <w:r w:rsidRPr="009B70C9">
              <w:rPr>
                <w:rFonts w:ascii="Times New Roman" w:eastAsiaTheme="minorEastAsia" w:hAnsi="Times New Roman" w:cs="Times New Roman"/>
                <w:sz w:val="24"/>
                <w:szCs w:val="24"/>
              </w:rPr>
              <w:t xml:space="preserve"> +</w:t>
            </w:r>
            <m:oMath>
              <m:sPre>
                <m:sPrePr>
                  <m:ctrlPr>
                    <w:rPr>
                      <w:rFonts w:ascii="Cambria Math" w:eastAsiaTheme="minorEastAsia" w:hAnsi="Cambria Math" w:cs="Times New Roman"/>
                      <w:i/>
                      <w:sz w:val="24"/>
                      <w:szCs w:val="24"/>
                      <w:lang w:val="en-US"/>
                    </w:rPr>
                  </m:ctrlPr>
                </m:sPrePr>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1</m:t>
                  </m:r>
                </m:sup>
                <m:e>
                  <m:r>
                    <w:rPr>
                      <w:rFonts w:ascii="Cambria Math" w:eastAsiaTheme="minorEastAsia" w:hAnsi="Cambria Math" w:cs="Times New Roman"/>
                      <w:sz w:val="24"/>
                      <w:szCs w:val="24"/>
                      <w:lang w:val="en-US"/>
                    </w:rPr>
                    <m:t>p</m:t>
                  </m:r>
                </m:e>
              </m:sPre>
              <m:r>
                <w:rPr>
                  <w:rFonts w:ascii="Cambria Math" w:eastAsiaTheme="minorEastAsia" w:hAnsi="Cambria Math" w:cs="Times New Roman"/>
                  <w:sz w:val="24"/>
                  <w:szCs w:val="24"/>
                </w:rPr>
                <m:t>→</m:t>
              </m:r>
              <m:sPre>
                <m:sPrePr>
                  <m:ctrlPr>
                    <w:rPr>
                      <w:rFonts w:ascii="Cambria Math" w:eastAsiaTheme="minorEastAsia" w:hAnsi="Cambria Math" w:cs="Times New Roman"/>
                      <w:i/>
                      <w:sz w:val="24"/>
                      <w:szCs w:val="24"/>
                      <w:lang w:val="en-US"/>
                    </w:rPr>
                  </m:ctrlPr>
                </m:sPrePr>
                <m:sub>
                  <m:r>
                    <w:rPr>
                      <w:rFonts w:ascii="Cambria Math" w:eastAsiaTheme="minorEastAsia" w:hAnsi="Cambria Math" w:cs="Times New Roman"/>
                      <w:sz w:val="24"/>
                      <w:szCs w:val="24"/>
                    </w:rPr>
                    <m:t>6</m:t>
                  </m:r>
                </m:sub>
                <m:sup>
                  <m:r>
                    <w:rPr>
                      <w:rFonts w:ascii="Cambria Math" w:eastAsiaTheme="minorEastAsia" w:hAnsi="Cambria Math" w:cs="Times New Roman"/>
                      <w:sz w:val="24"/>
                      <w:szCs w:val="24"/>
                    </w:rPr>
                    <m:t>12</m:t>
                  </m:r>
                </m:sup>
                <m:e>
                  <m:r>
                    <w:rPr>
                      <w:rFonts w:ascii="Cambria Math" w:eastAsiaTheme="minorEastAsia" w:hAnsi="Cambria Math" w:cs="Times New Roman"/>
                      <w:sz w:val="24"/>
                      <w:szCs w:val="24"/>
                      <w:lang w:val="en-US"/>
                    </w:rPr>
                    <m:t>C</m:t>
                  </m:r>
                  <m:r>
                    <w:rPr>
                      <w:rFonts w:ascii="Cambria Math" w:eastAsiaTheme="minorEastAsia" w:hAnsi="Cambria Math" w:cs="Times New Roman"/>
                      <w:sz w:val="24"/>
                      <w:szCs w:val="24"/>
                    </w:rPr>
                    <m:t>+</m:t>
                  </m:r>
                  <m:sPre>
                    <m:sPrePr>
                      <m:ctrlPr>
                        <w:rPr>
                          <w:rFonts w:ascii="Cambria Math" w:eastAsiaTheme="minorEastAsia" w:hAnsi="Cambria Math" w:cs="Times New Roman"/>
                          <w:i/>
                          <w:sz w:val="24"/>
                          <w:szCs w:val="24"/>
                        </w:rPr>
                      </m:ctrlPr>
                    </m:sPrePr>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4</m:t>
                      </m:r>
                    </m:sup>
                    <m:e>
                      <m:r>
                        <w:rPr>
                          <w:rFonts w:ascii="Cambria Math" w:eastAsiaTheme="minorEastAsia" w:hAnsi="Cambria Math" w:cs="Times New Roman"/>
                          <w:sz w:val="24"/>
                          <w:szCs w:val="24"/>
                        </w:rPr>
                        <m:t>He</m:t>
                      </m:r>
                    </m:e>
                  </m:sPre>
                </m:e>
              </m:sPre>
            </m:oMath>
          </w:p>
          <w:p w14:paraId="4DAE02A6" w14:textId="3F54D1C3" w:rsidR="00FC7A68" w:rsidRPr="009B70C9" w:rsidRDefault="00FC7A68" w:rsidP="00FC7A68">
            <w:pPr>
              <w:spacing w:line="330" w:lineRule="atLeast"/>
              <w:rPr>
                <w:rFonts w:ascii="Times New Roman" w:hAnsi="Times New Roman" w:cs="Times New Roman"/>
                <w:sz w:val="24"/>
                <w:szCs w:val="24"/>
              </w:rPr>
            </w:pPr>
            <w:r w:rsidRPr="007D3742">
              <w:rPr>
                <w:rFonts w:ascii="Times New Roman" w:eastAsia="Times New Roman" w:hAnsi="Times New Roman" w:cs="Times New Roman"/>
                <w:color w:val="000000"/>
                <w:sz w:val="24"/>
                <w:szCs w:val="24"/>
                <w:lang w:eastAsia="ru-RU"/>
              </w:rPr>
              <w:t>Б</w:t>
            </w:r>
            <w:r w:rsidRPr="009B70C9">
              <w:rPr>
                <w:rFonts w:ascii="Times New Roman" w:eastAsia="Times New Roman" w:hAnsi="Times New Roman" w:cs="Times New Roman"/>
                <w:color w:val="000000"/>
                <w:sz w:val="24"/>
                <w:szCs w:val="24"/>
                <w:lang w:eastAsia="ru-RU"/>
              </w:rPr>
              <w:t>.</w:t>
            </w:r>
            <w:r w:rsidRPr="007D3742">
              <w:rPr>
                <w:rFonts w:ascii="Times New Roman" w:eastAsia="Times New Roman" w:hAnsi="Times New Roman" w:cs="Times New Roman"/>
                <w:color w:val="000000"/>
                <w:sz w:val="24"/>
                <w:szCs w:val="24"/>
                <w:lang w:val="en-US" w:eastAsia="ru-RU"/>
              </w:rPr>
              <w:t> </w:t>
            </w:r>
            <m:oMath>
              <m:sPre>
                <m:sPrePr>
                  <m:ctrlPr>
                    <w:rPr>
                      <w:rFonts w:ascii="Cambria Math" w:hAnsi="Cambria Math" w:cs="Times New Roman"/>
                      <w:i/>
                      <w:sz w:val="24"/>
                      <w:szCs w:val="24"/>
                      <w:lang w:val="en-US"/>
                    </w:rPr>
                  </m:ctrlPr>
                </m:sPrePr>
                <m:sub>
                  <m:r>
                    <w:rPr>
                      <w:rFonts w:ascii="Cambria Math" w:hAnsi="Cambria Math" w:cs="Times New Roman"/>
                      <w:sz w:val="24"/>
                      <w:szCs w:val="24"/>
                    </w:rPr>
                    <m:t>5</m:t>
                  </m:r>
                </m:sub>
                <m:sup>
                  <m:r>
                    <w:rPr>
                      <w:rFonts w:ascii="Cambria Math" w:hAnsi="Cambria Math" w:cs="Times New Roman"/>
                      <w:sz w:val="24"/>
                      <w:szCs w:val="24"/>
                    </w:rPr>
                    <m:t>14</m:t>
                  </m:r>
                </m:sup>
                <m:e>
                  <m:r>
                    <w:rPr>
                      <w:rFonts w:ascii="Cambria Math" w:hAnsi="Cambria Math" w:cs="Times New Roman"/>
                      <w:sz w:val="24"/>
                      <w:szCs w:val="24"/>
                      <w:lang w:val="en-US"/>
                    </w:rPr>
                    <m:t>B⟶</m:t>
                  </m:r>
                  <m:sPre>
                    <m:sPrePr>
                      <m:ctrlPr>
                        <w:rPr>
                          <w:rFonts w:ascii="Cambria Math" w:hAnsi="Cambria Math" w:cs="Times New Roman"/>
                          <w:i/>
                          <w:sz w:val="24"/>
                          <w:szCs w:val="24"/>
                          <w:lang w:val="en-US"/>
                        </w:rPr>
                      </m:ctrlPr>
                    </m:sPrePr>
                    <m:sub>
                      <m:r>
                        <w:rPr>
                          <w:rFonts w:ascii="Cambria Math" w:hAnsi="Cambria Math" w:cs="Times New Roman"/>
                          <w:sz w:val="24"/>
                          <w:szCs w:val="24"/>
                        </w:rPr>
                        <m:t>6</m:t>
                      </m:r>
                    </m:sub>
                    <m:sup>
                      <m:r>
                        <w:rPr>
                          <w:rFonts w:ascii="Cambria Math" w:hAnsi="Cambria Math" w:cs="Times New Roman"/>
                          <w:sz w:val="24"/>
                          <w:szCs w:val="24"/>
                        </w:rPr>
                        <m:t>14</m:t>
                      </m:r>
                    </m:sup>
                    <m:e>
                      <m:r>
                        <w:rPr>
                          <w:rFonts w:ascii="Cambria Math" w:hAnsi="Cambria Math" w:cs="Times New Roman"/>
                          <w:sz w:val="24"/>
                          <w:szCs w:val="24"/>
                          <w:lang w:val="en-US"/>
                        </w:rPr>
                        <m:t>C</m:t>
                      </m:r>
                      <m:r>
                        <w:rPr>
                          <w:rFonts w:ascii="Cambria Math" w:hAnsi="Cambria Math" w:cs="Times New Roman"/>
                          <w:sz w:val="24"/>
                          <w:szCs w:val="24"/>
                        </w:rPr>
                        <m:t>+</m:t>
                      </m:r>
                      <m:sPre>
                        <m:sPrePr>
                          <m:ctrlPr>
                            <w:rPr>
                              <w:rFonts w:ascii="Cambria Math" w:hAnsi="Cambria Math" w:cs="Times New Roman"/>
                              <w:i/>
                              <w:sz w:val="24"/>
                              <w:szCs w:val="24"/>
                              <w:lang w:val="en-US"/>
                            </w:rPr>
                          </m:ctrlPr>
                        </m:sPrePr>
                        <m:sub>
                          <m:r>
                            <w:rPr>
                              <w:rFonts w:ascii="Cambria Math" w:hAnsi="Cambria Math" w:cs="Times New Roman"/>
                              <w:sz w:val="24"/>
                              <w:szCs w:val="24"/>
                            </w:rPr>
                            <m:t>-1</m:t>
                          </m:r>
                        </m:sub>
                        <m:sup>
                          <m:r>
                            <w:rPr>
                              <w:rFonts w:ascii="Cambria Math" w:hAnsi="Cambria Math" w:cs="Times New Roman"/>
                              <w:sz w:val="24"/>
                              <w:szCs w:val="24"/>
                            </w:rPr>
                            <m:t>0</m:t>
                          </m:r>
                        </m:sup>
                        <m:e>
                          <m:r>
                            <w:rPr>
                              <w:rFonts w:ascii="Cambria Math" w:hAnsi="Cambria Math" w:cs="Times New Roman"/>
                              <w:sz w:val="24"/>
                              <w:szCs w:val="24"/>
                              <w:lang w:val="en-US"/>
                            </w:rPr>
                            <m:t>e</m:t>
                          </m:r>
                        </m:e>
                      </m:sPre>
                    </m:e>
                  </m:sPre>
                </m:e>
              </m:sPre>
            </m:oMath>
          </w:p>
        </w:tc>
        <w:tc>
          <w:tcPr>
            <w:tcW w:w="4961" w:type="dxa"/>
            <w:gridSpan w:val="2"/>
            <w:tcPrChange w:id="6268" w:author="2" w:date="2021-08-31T10:55:00Z">
              <w:tcPr>
                <w:tcW w:w="4839" w:type="dxa"/>
              </w:tcPr>
            </w:tcPrChange>
          </w:tcPr>
          <w:p w14:paraId="3FB00E47" w14:textId="1BE7BDB7" w:rsidR="00FC7A68" w:rsidRPr="006F33AA" w:rsidRDefault="00FC7A68" w:rsidP="00FC7A68">
            <w:pPr>
              <w:pStyle w:val="a4"/>
              <w:numPr>
                <w:ilvl w:val="2"/>
                <w:numId w:val="60"/>
              </w:numPr>
              <w:spacing w:after="120" w:line="240" w:lineRule="auto"/>
              <w:ind w:left="739" w:hanging="425"/>
              <w:rPr>
                <w:rFonts w:ascii="Times New Roman" w:hAnsi="Times New Roman"/>
                <w:sz w:val="20"/>
                <w:rPrChange w:id="6269" w:author="2" w:date="2021-08-31T10:55:00Z">
                  <w:rPr>
                    <w:rFonts w:ascii="Times New Roman" w:hAnsi="Times New Roman" w:cs="Times New Roman"/>
                    <w:sz w:val="24"/>
                    <w:szCs w:val="24"/>
                  </w:rPr>
                </w:rPrChange>
              </w:rPr>
            </w:pPr>
            <w:r w:rsidRPr="006F33AA">
              <w:rPr>
                <w:rFonts w:ascii="Times New Roman" w:hAnsi="Times New Roman"/>
                <w:sz w:val="20"/>
                <w:rPrChange w:id="6270" w:author="2" w:date="2021-08-31T10:55:00Z">
                  <w:rPr>
                    <w:rFonts w:ascii="Times New Roman" w:hAnsi="Times New Roman" w:cs="Times New Roman"/>
                    <w:sz w:val="24"/>
                    <w:szCs w:val="24"/>
                  </w:rPr>
                </w:rPrChange>
              </w:rPr>
              <w:t>только А</w:t>
            </w:r>
          </w:p>
          <w:p w14:paraId="2C322CA7" w14:textId="00906753" w:rsidR="00FC7A68" w:rsidRPr="006F33AA" w:rsidRDefault="00FC7A68" w:rsidP="00FC7A68">
            <w:pPr>
              <w:pStyle w:val="a4"/>
              <w:numPr>
                <w:ilvl w:val="2"/>
                <w:numId w:val="60"/>
              </w:numPr>
              <w:spacing w:after="120" w:line="240" w:lineRule="auto"/>
              <w:ind w:left="739" w:hanging="425"/>
              <w:rPr>
                <w:rFonts w:ascii="Times New Roman" w:hAnsi="Times New Roman"/>
                <w:sz w:val="20"/>
                <w:rPrChange w:id="6271" w:author="2" w:date="2021-08-31T10:55:00Z">
                  <w:rPr>
                    <w:rFonts w:ascii="Times New Roman" w:hAnsi="Times New Roman" w:cs="Times New Roman"/>
                    <w:sz w:val="24"/>
                    <w:szCs w:val="24"/>
                  </w:rPr>
                </w:rPrChange>
              </w:rPr>
            </w:pPr>
            <w:r w:rsidRPr="006F33AA">
              <w:rPr>
                <w:rFonts w:ascii="Times New Roman" w:hAnsi="Times New Roman"/>
                <w:sz w:val="20"/>
                <w:rPrChange w:id="6272" w:author="2" w:date="2021-08-31T10:55:00Z">
                  <w:rPr>
                    <w:rFonts w:ascii="Times New Roman" w:hAnsi="Times New Roman" w:cs="Times New Roman"/>
                    <w:sz w:val="24"/>
                    <w:szCs w:val="24"/>
                  </w:rPr>
                </w:rPrChange>
              </w:rPr>
              <w:t>только Б</w:t>
            </w:r>
          </w:p>
          <w:p w14:paraId="3ED89586" w14:textId="5EAE14AC" w:rsidR="00FC7A68" w:rsidRPr="006F33AA" w:rsidRDefault="00FC7A68" w:rsidP="00FC7A68">
            <w:pPr>
              <w:pStyle w:val="a4"/>
              <w:numPr>
                <w:ilvl w:val="2"/>
                <w:numId w:val="60"/>
              </w:numPr>
              <w:spacing w:after="120" w:line="240" w:lineRule="auto"/>
              <w:ind w:left="739" w:hanging="425"/>
              <w:rPr>
                <w:rFonts w:ascii="Times New Roman" w:hAnsi="Times New Roman"/>
                <w:sz w:val="20"/>
                <w:rPrChange w:id="6273" w:author="2" w:date="2021-08-31T10:55:00Z">
                  <w:rPr>
                    <w:rFonts w:ascii="Times New Roman" w:hAnsi="Times New Roman" w:cs="Times New Roman"/>
                    <w:sz w:val="24"/>
                    <w:szCs w:val="24"/>
                  </w:rPr>
                </w:rPrChange>
              </w:rPr>
            </w:pPr>
            <w:r w:rsidRPr="006F33AA">
              <w:rPr>
                <w:rFonts w:ascii="Times New Roman" w:hAnsi="Times New Roman"/>
                <w:sz w:val="20"/>
                <w:rPrChange w:id="6274" w:author="2" w:date="2021-08-31T10:55:00Z">
                  <w:rPr>
                    <w:rFonts w:ascii="Times New Roman" w:hAnsi="Times New Roman" w:cs="Times New Roman"/>
                    <w:sz w:val="24"/>
                    <w:szCs w:val="24"/>
                  </w:rPr>
                </w:rPrChange>
              </w:rPr>
              <w:t>и А, и Б</w:t>
            </w:r>
          </w:p>
          <w:p w14:paraId="575BF601" w14:textId="3FBC7441" w:rsidR="00FC7A68" w:rsidRPr="006F33AA" w:rsidRDefault="00FC7A68" w:rsidP="00FC7A68">
            <w:pPr>
              <w:pStyle w:val="a4"/>
              <w:numPr>
                <w:ilvl w:val="2"/>
                <w:numId w:val="60"/>
              </w:numPr>
              <w:spacing w:after="120" w:line="240" w:lineRule="auto"/>
              <w:ind w:left="739" w:hanging="425"/>
              <w:rPr>
                <w:rFonts w:ascii="Times New Roman" w:hAnsi="Times New Roman"/>
                <w:sz w:val="20"/>
                <w:rPrChange w:id="6275" w:author="2" w:date="2021-08-31T10:55:00Z">
                  <w:rPr>
                    <w:rFonts w:ascii="Times New Roman" w:hAnsi="Times New Roman" w:cs="Times New Roman"/>
                    <w:sz w:val="24"/>
                    <w:szCs w:val="24"/>
                  </w:rPr>
                </w:rPrChange>
              </w:rPr>
            </w:pPr>
            <w:r w:rsidRPr="006F33AA">
              <w:rPr>
                <w:rFonts w:ascii="Times New Roman" w:hAnsi="Times New Roman"/>
                <w:sz w:val="20"/>
                <w:rPrChange w:id="6276" w:author="2" w:date="2021-08-31T10:55:00Z">
                  <w:rPr>
                    <w:rFonts w:ascii="Times New Roman" w:hAnsi="Times New Roman" w:cs="Times New Roman"/>
                    <w:sz w:val="24"/>
                    <w:szCs w:val="24"/>
                  </w:rPr>
                </w:rPrChange>
              </w:rPr>
              <w:t>ни А, ни Б</w:t>
            </w:r>
          </w:p>
          <w:p w14:paraId="602082FF" w14:textId="77777777" w:rsidR="00FC7A68" w:rsidRPr="006F33AA" w:rsidRDefault="00FC7A68" w:rsidP="00FC7A68">
            <w:pPr>
              <w:spacing w:after="120"/>
              <w:ind w:left="739" w:hanging="425"/>
              <w:rPr>
                <w:rFonts w:ascii="Times New Roman" w:hAnsi="Times New Roman"/>
                <w:sz w:val="20"/>
                <w:rPrChange w:id="6277" w:author="2" w:date="2021-08-31T10:55:00Z">
                  <w:rPr>
                    <w:rFonts w:ascii="Times New Roman" w:hAnsi="Times New Roman" w:cs="Times New Roman"/>
                    <w:sz w:val="24"/>
                    <w:szCs w:val="24"/>
                  </w:rPr>
                </w:rPrChange>
              </w:rPr>
            </w:pPr>
          </w:p>
          <w:p w14:paraId="27A8721F" w14:textId="7F571364" w:rsidR="00FC7A68" w:rsidRPr="006F33AA" w:rsidRDefault="00FC7A68" w:rsidP="00FC7A68">
            <w:pPr>
              <w:spacing w:after="120"/>
              <w:ind w:left="739" w:hanging="425"/>
              <w:rPr>
                <w:rFonts w:ascii="Times New Roman" w:hAnsi="Times New Roman"/>
                <w:sz w:val="20"/>
                <w:lang w:val="en-US"/>
                <w:rPrChange w:id="6278" w:author="2" w:date="2021-08-31T10:55:00Z">
                  <w:rPr>
                    <w:rFonts w:ascii="Times New Roman" w:hAnsi="Times New Roman" w:cs="Times New Roman"/>
                    <w:sz w:val="24"/>
                    <w:szCs w:val="24"/>
                    <w:lang w:val="en-US"/>
                  </w:rPr>
                </w:rPrChange>
              </w:rPr>
            </w:pPr>
            <w:r w:rsidRPr="006F33AA">
              <w:rPr>
                <w:rFonts w:ascii="Times New Roman" w:hAnsi="Times New Roman"/>
                <w:sz w:val="20"/>
                <w:rPrChange w:id="6279" w:author="2" w:date="2021-08-31T10:55:00Z">
                  <w:rPr>
                    <w:rFonts w:ascii="Times New Roman" w:hAnsi="Times New Roman" w:cs="Times New Roman"/>
                    <w:sz w:val="24"/>
                    <w:szCs w:val="24"/>
                  </w:rPr>
                </w:rPrChange>
              </w:rPr>
              <w:t xml:space="preserve">  </w:t>
            </w:r>
            <w:r w:rsidRPr="006F33AA">
              <w:rPr>
                <w:rFonts w:ascii="Times New Roman" w:hAnsi="Times New Roman"/>
                <w:sz w:val="20"/>
                <w:rPrChange w:id="6280" w:author="2" w:date="2021-08-31T10:55:00Z">
                  <w:rPr>
                    <w:rFonts w:ascii="Times New Roman" w:hAnsi="Times New Roman" w:cs="Times New Roman"/>
                    <w:sz w:val="24"/>
                    <w:szCs w:val="24"/>
                  </w:rPr>
                </w:rPrChange>
              </w:rPr>
              <w:tab/>
            </w:r>
          </w:p>
        </w:tc>
        <w:tc>
          <w:tcPr>
            <w:tcW w:w="567" w:type="dxa"/>
            <w:gridSpan w:val="2"/>
            <w:tcPrChange w:id="6281" w:author="2" w:date="2021-08-31T10:55:00Z">
              <w:tcPr>
                <w:tcW w:w="547" w:type="dxa"/>
              </w:tcPr>
            </w:tcPrChange>
          </w:tcPr>
          <w:p w14:paraId="5376665A" w14:textId="515E3A14" w:rsidR="00FC7A68" w:rsidRPr="004B35C4" w:rsidRDefault="00FC7A68" w:rsidP="00FC7A68">
            <w:pPr>
              <w:pStyle w:val="a4"/>
              <w:numPr>
                <w:ilvl w:val="2"/>
                <w:numId w:val="60"/>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2</w:t>
            </w:r>
          </w:p>
        </w:tc>
      </w:tr>
      <w:tr w:rsidR="00FC7A68" w:rsidRPr="007D3742" w14:paraId="36266502" w14:textId="00416EBB" w:rsidTr="00911EF6">
        <w:tc>
          <w:tcPr>
            <w:tcW w:w="846" w:type="dxa"/>
            <w:tcPrChange w:id="6282" w:author="2" w:date="2021-08-31T10:55:00Z">
              <w:tcPr>
                <w:tcW w:w="846" w:type="dxa"/>
              </w:tcPr>
            </w:tcPrChange>
          </w:tcPr>
          <w:p w14:paraId="7B0A45AF" w14:textId="77777777" w:rsidR="00FC7A68" w:rsidRPr="00B24575" w:rsidRDefault="00FC7A68" w:rsidP="00FC7A68">
            <w:pPr>
              <w:spacing w:after="120"/>
              <w:rPr>
                <w:rFonts w:ascii="Times New Roman" w:hAnsi="Times New Roman" w:cs="Times New Roman"/>
                <w:sz w:val="24"/>
                <w:szCs w:val="24"/>
                <w:lang w:val="en-US"/>
              </w:rPr>
            </w:pPr>
          </w:p>
        </w:tc>
        <w:tc>
          <w:tcPr>
            <w:tcW w:w="1843" w:type="dxa"/>
            <w:tcPrChange w:id="6283" w:author="2" w:date="2021-08-31T10:55:00Z">
              <w:tcPr>
                <w:tcW w:w="1843" w:type="dxa"/>
              </w:tcPr>
            </w:tcPrChange>
          </w:tcPr>
          <w:p w14:paraId="54204A40" w14:textId="77777777" w:rsidR="00FC7A68" w:rsidRPr="00B24575" w:rsidRDefault="00FC7A68" w:rsidP="00FC7A68">
            <w:pPr>
              <w:spacing w:after="120"/>
              <w:rPr>
                <w:rFonts w:ascii="Times New Roman" w:hAnsi="Times New Roman" w:cs="Times New Roman"/>
                <w:sz w:val="24"/>
                <w:szCs w:val="24"/>
                <w:lang w:val="en-US"/>
              </w:rPr>
            </w:pPr>
          </w:p>
        </w:tc>
        <w:tc>
          <w:tcPr>
            <w:tcW w:w="425" w:type="dxa"/>
            <w:tcPrChange w:id="6284" w:author="2" w:date="2021-08-31T10:55:00Z">
              <w:tcPr>
                <w:tcW w:w="425" w:type="dxa"/>
              </w:tcPr>
            </w:tcPrChange>
          </w:tcPr>
          <w:p w14:paraId="75CD66DE" w14:textId="77777777" w:rsidR="00FC7A68" w:rsidRPr="00B24575" w:rsidRDefault="00FC7A68" w:rsidP="00FC7A68">
            <w:pPr>
              <w:spacing w:after="120"/>
              <w:rPr>
                <w:rFonts w:ascii="Times New Roman" w:hAnsi="Times New Roman" w:cs="Times New Roman"/>
                <w:sz w:val="24"/>
                <w:szCs w:val="24"/>
                <w:lang w:val="en-US"/>
              </w:rPr>
            </w:pPr>
          </w:p>
        </w:tc>
        <w:tc>
          <w:tcPr>
            <w:tcW w:w="392" w:type="dxa"/>
            <w:tcPrChange w:id="6285" w:author="2" w:date="2021-08-31T10:55:00Z">
              <w:tcPr>
                <w:tcW w:w="392" w:type="dxa"/>
              </w:tcPr>
            </w:tcPrChange>
          </w:tcPr>
          <w:p w14:paraId="63F048E2" w14:textId="77777777" w:rsidR="00FC7A68" w:rsidRPr="00B24575" w:rsidRDefault="00FC7A68" w:rsidP="00FC7A68">
            <w:pPr>
              <w:spacing w:after="120"/>
              <w:rPr>
                <w:rFonts w:ascii="Times New Roman" w:hAnsi="Times New Roman" w:cs="Times New Roman"/>
                <w:sz w:val="24"/>
                <w:szCs w:val="24"/>
                <w:lang w:val="en-US"/>
              </w:rPr>
            </w:pPr>
          </w:p>
        </w:tc>
        <w:tc>
          <w:tcPr>
            <w:tcW w:w="553" w:type="dxa"/>
            <w:tcPrChange w:id="6286" w:author="2" w:date="2021-08-31T10:55:00Z">
              <w:tcPr>
                <w:tcW w:w="553" w:type="dxa"/>
              </w:tcPr>
            </w:tcPrChange>
          </w:tcPr>
          <w:p w14:paraId="1428F838" w14:textId="01C993B7"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6287" w:author="2" w:date="2021-08-31T10:55:00Z">
              <w:tcPr>
                <w:tcW w:w="6001" w:type="dxa"/>
              </w:tcPr>
            </w:tcPrChange>
          </w:tcPr>
          <w:p w14:paraId="51346042" w14:textId="6D665042" w:rsidR="00FC7A68" w:rsidRPr="00057C87" w:rsidRDefault="00FC7A68" w:rsidP="00FC7A68">
            <w:pPr>
              <w:spacing w:before="30" w:after="60" w:line="330" w:lineRule="atLeast"/>
              <w:rPr>
                <w:rFonts w:ascii="Times New Roman" w:eastAsia="Times New Roman" w:hAnsi="Times New Roman" w:cs="Times New Roman"/>
                <w:color w:val="000000"/>
                <w:sz w:val="24"/>
                <w:szCs w:val="24"/>
                <w:lang w:eastAsia="ru-RU"/>
              </w:rPr>
            </w:pPr>
            <w:r w:rsidRPr="00057C87">
              <w:rPr>
                <w:rFonts w:ascii="Times New Roman" w:eastAsia="Times New Roman" w:hAnsi="Times New Roman" w:cs="Times New Roman"/>
                <w:color w:val="000000"/>
                <w:sz w:val="24"/>
                <w:szCs w:val="24"/>
                <w:lang w:eastAsia="ru-RU"/>
              </w:rPr>
              <w:t xml:space="preserve">Ниже приведены уравнения двух ядерных реакций. Какая из них является реакцией </w:t>
            </w:r>
            <w:r>
              <w:rPr>
                <w:rFonts w:ascii="Times New Roman" w:eastAsia="Times New Roman" w:hAnsi="Times New Roman" w:cs="Times New Roman"/>
                <w:color w:val="000000"/>
                <w:sz w:val="24"/>
                <w:szCs w:val="24"/>
                <w:lang w:eastAsia="ru-RU"/>
              </w:rPr>
              <w:t>α</w:t>
            </w:r>
            <w:r w:rsidRPr="00057C87">
              <w:rPr>
                <w:rFonts w:ascii="Times New Roman" w:eastAsia="Times New Roman" w:hAnsi="Times New Roman" w:cs="Times New Roman"/>
                <w:color w:val="000000"/>
                <w:sz w:val="24"/>
                <w:szCs w:val="24"/>
                <w:lang w:eastAsia="ru-RU"/>
              </w:rPr>
              <w:t>-распада?</w:t>
            </w:r>
          </w:p>
          <w:p w14:paraId="615DA78E" w14:textId="77777777" w:rsidR="00FC7A68" w:rsidRPr="00057C87" w:rsidRDefault="00FC7A68" w:rsidP="00FC7A68">
            <w:pPr>
              <w:spacing w:before="30" w:after="60" w:line="330" w:lineRule="atLeast"/>
              <w:rPr>
                <w:rFonts w:ascii="Times New Roman" w:eastAsia="Times New Roman" w:hAnsi="Times New Roman" w:cs="Times New Roman"/>
                <w:color w:val="000000"/>
                <w:sz w:val="24"/>
                <w:szCs w:val="24"/>
                <w:lang w:eastAsia="ru-RU"/>
              </w:rPr>
            </w:pPr>
            <w:r w:rsidRPr="00057C87">
              <w:rPr>
                <w:rFonts w:ascii="Times New Roman" w:eastAsia="Times New Roman" w:hAnsi="Times New Roman" w:cs="Times New Roman"/>
                <w:color w:val="000000"/>
                <w:sz w:val="24"/>
                <w:szCs w:val="24"/>
                <w:lang w:eastAsia="ru-RU"/>
              </w:rPr>
              <w:t> </w:t>
            </w:r>
          </w:p>
          <w:p w14:paraId="60F1DBC9" w14:textId="77777777" w:rsidR="00FC7A68" w:rsidRPr="00057C87" w:rsidRDefault="00FC7A68" w:rsidP="00FC7A68">
            <w:pPr>
              <w:spacing w:line="330" w:lineRule="atLeast"/>
              <w:rPr>
                <w:rFonts w:ascii="Times New Roman" w:eastAsia="Times New Roman" w:hAnsi="Times New Roman" w:cs="Times New Roman"/>
                <w:color w:val="000000"/>
                <w:sz w:val="24"/>
                <w:szCs w:val="24"/>
                <w:lang w:eastAsia="ru-RU"/>
              </w:rPr>
            </w:pPr>
            <w:r w:rsidRPr="00057C87">
              <w:rPr>
                <w:rFonts w:ascii="Times New Roman" w:eastAsia="Times New Roman" w:hAnsi="Times New Roman" w:cs="Times New Roman"/>
                <w:color w:val="000000"/>
                <w:sz w:val="24"/>
                <w:szCs w:val="24"/>
                <w:lang w:eastAsia="ru-RU"/>
              </w:rPr>
              <w:t>А</w:t>
            </w:r>
            <m:oMath>
              <m:sPre>
                <m:sPrePr>
                  <m:ctrlPr>
                    <w:rPr>
                      <w:rFonts w:ascii="Cambria Math" w:hAnsi="Cambria Math" w:cs="Times New Roman"/>
                      <w:i/>
                      <w:sz w:val="24"/>
                      <w:szCs w:val="24"/>
                    </w:rPr>
                  </m:ctrlPr>
                </m:sPrePr>
                <m:sub>
                  <m:r>
                    <w:rPr>
                      <w:rFonts w:ascii="Cambria Math" w:hAnsi="Cambria Math" w:cs="Times New Roman"/>
                      <w:sz w:val="24"/>
                      <w:szCs w:val="24"/>
                    </w:rPr>
                    <m:t>7</m:t>
                  </m:r>
                </m:sub>
                <m:sup>
                  <m:r>
                    <w:rPr>
                      <w:rFonts w:ascii="Cambria Math" w:hAnsi="Cambria Math" w:cs="Times New Roman"/>
                      <w:sz w:val="24"/>
                      <w:szCs w:val="24"/>
                    </w:rPr>
                    <m:t>15</m:t>
                  </m:r>
                </m:sup>
                <m:e>
                  <m:r>
                    <w:rPr>
                      <w:rFonts w:ascii="Cambria Math" w:hAnsi="Cambria Math" w:cs="Times New Roman"/>
                      <w:sz w:val="24"/>
                      <w:szCs w:val="24"/>
                    </w:rPr>
                    <m:t>N</m:t>
                  </m:r>
                </m:e>
              </m:sPre>
            </m:oMath>
            <w:r w:rsidRPr="00057C87">
              <w:rPr>
                <w:rFonts w:ascii="Times New Roman" w:eastAsiaTheme="minorEastAsia" w:hAnsi="Times New Roman" w:cs="Times New Roman"/>
                <w:sz w:val="24"/>
                <w:szCs w:val="24"/>
              </w:rPr>
              <w:t xml:space="preserve"> +</w:t>
            </w:r>
            <m:oMath>
              <m:sPre>
                <m:sPrePr>
                  <m:ctrlPr>
                    <w:rPr>
                      <w:rFonts w:ascii="Cambria Math" w:eastAsiaTheme="minorEastAsia" w:hAnsi="Cambria Math" w:cs="Times New Roman"/>
                      <w:i/>
                      <w:sz w:val="24"/>
                      <w:szCs w:val="24"/>
                      <w:lang w:val="en-US"/>
                    </w:rPr>
                  </m:ctrlPr>
                </m:sPrePr>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1</m:t>
                  </m:r>
                </m:sup>
                <m:e>
                  <m:r>
                    <w:rPr>
                      <w:rFonts w:ascii="Cambria Math" w:eastAsiaTheme="minorEastAsia" w:hAnsi="Cambria Math" w:cs="Times New Roman"/>
                      <w:sz w:val="24"/>
                      <w:szCs w:val="24"/>
                      <w:lang w:val="en-US"/>
                    </w:rPr>
                    <m:t>p</m:t>
                  </m:r>
                </m:e>
              </m:sPre>
              <m:r>
                <w:rPr>
                  <w:rFonts w:ascii="Cambria Math" w:eastAsiaTheme="minorEastAsia" w:hAnsi="Cambria Math" w:cs="Times New Roman"/>
                  <w:sz w:val="24"/>
                  <w:szCs w:val="24"/>
                </w:rPr>
                <m:t>→</m:t>
              </m:r>
              <m:sPre>
                <m:sPrePr>
                  <m:ctrlPr>
                    <w:rPr>
                      <w:rFonts w:ascii="Cambria Math" w:eastAsiaTheme="minorEastAsia" w:hAnsi="Cambria Math" w:cs="Times New Roman"/>
                      <w:i/>
                      <w:sz w:val="24"/>
                      <w:szCs w:val="24"/>
                      <w:lang w:val="en-US"/>
                    </w:rPr>
                  </m:ctrlPr>
                </m:sPrePr>
                <m:sub>
                  <m:r>
                    <w:rPr>
                      <w:rFonts w:ascii="Cambria Math" w:eastAsiaTheme="minorEastAsia" w:hAnsi="Cambria Math" w:cs="Times New Roman"/>
                      <w:sz w:val="24"/>
                      <w:szCs w:val="24"/>
                    </w:rPr>
                    <m:t>6</m:t>
                  </m:r>
                </m:sub>
                <m:sup>
                  <m:r>
                    <w:rPr>
                      <w:rFonts w:ascii="Cambria Math" w:eastAsiaTheme="minorEastAsia" w:hAnsi="Cambria Math" w:cs="Times New Roman"/>
                      <w:sz w:val="24"/>
                      <w:szCs w:val="24"/>
                    </w:rPr>
                    <m:t>12</m:t>
                  </m:r>
                </m:sup>
                <m:e>
                  <m:r>
                    <w:rPr>
                      <w:rFonts w:ascii="Cambria Math" w:eastAsiaTheme="minorEastAsia" w:hAnsi="Cambria Math" w:cs="Times New Roman"/>
                      <w:sz w:val="24"/>
                      <w:szCs w:val="24"/>
                      <w:lang w:val="en-US"/>
                    </w:rPr>
                    <m:t>C</m:t>
                  </m:r>
                  <m:r>
                    <w:rPr>
                      <w:rFonts w:ascii="Cambria Math" w:eastAsiaTheme="minorEastAsia" w:hAnsi="Cambria Math" w:cs="Times New Roman"/>
                      <w:sz w:val="24"/>
                      <w:szCs w:val="24"/>
                    </w:rPr>
                    <m:t>+</m:t>
                  </m:r>
                  <m:sPre>
                    <m:sPrePr>
                      <m:ctrlPr>
                        <w:rPr>
                          <w:rFonts w:ascii="Cambria Math" w:eastAsiaTheme="minorEastAsia" w:hAnsi="Cambria Math" w:cs="Times New Roman"/>
                          <w:i/>
                          <w:sz w:val="24"/>
                          <w:szCs w:val="24"/>
                        </w:rPr>
                      </m:ctrlPr>
                    </m:sPrePr>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4</m:t>
                      </m:r>
                    </m:sup>
                    <m:e>
                      <m:r>
                        <w:rPr>
                          <w:rFonts w:ascii="Cambria Math" w:eastAsiaTheme="minorEastAsia" w:hAnsi="Cambria Math" w:cs="Times New Roman"/>
                          <w:sz w:val="24"/>
                          <w:szCs w:val="24"/>
                        </w:rPr>
                        <m:t>He</m:t>
                      </m:r>
                    </m:e>
                  </m:sPre>
                </m:e>
              </m:sPre>
            </m:oMath>
          </w:p>
          <w:p w14:paraId="02C74853" w14:textId="398988C2" w:rsidR="00FC7A68" w:rsidRPr="00057C87" w:rsidRDefault="00FC7A68" w:rsidP="00FC7A68">
            <w:pPr>
              <w:spacing w:after="120"/>
              <w:rPr>
                <w:rFonts w:ascii="Times New Roman" w:hAnsi="Times New Roman" w:cs="Times New Roman"/>
                <w:i/>
                <w:sz w:val="24"/>
                <w:szCs w:val="24"/>
              </w:rPr>
            </w:pPr>
            <w:r w:rsidRPr="00057C87">
              <w:rPr>
                <w:rFonts w:ascii="Times New Roman" w:eastAsia="Times New Roman" w:hAnsi="Times New Roman" w:cs="Times New Roman"/>
                <w:color w:val="000000"/>
                <w:sz w:val="24"/>
                <w:szCs w:val="24"/>
                <w:lang w:eastAsia="ru-RU"/>
              </w:rPr>
              <w:t>Б.</w:t>
            </w:r>
            <w:r w:rsidRPr="00057C87">
              <w:rPr>
                <w:rFonts w:ascii="Times New Roman" w:eastAsia="Times New Roman" w:hAnsi="Times New Roman" w:cs="Times New Roman"/>
                <w:color w:val="000000"/>
                <w:sz w:val="24"/>
                <w:szCs w:val="24"/>
                <w:lang w:val="en-US" w:eastAsia="ru-RU"/>
              </w:rPr>
              <w:t> </w:t>
            </w:r>
            <m:oMath>
              <m:sPre>
                <m:sPrePr>
                  <m:ctrlPr>
                    <w:rPr>
                      <w:rFonts w:ascii="Cambria Math" w:hAnsi="Cambria Math" w:cs="Times New Roman"/>
                      <w:i/>
                      <w:sz w:val="24"/>
                      <w:szCs w:val="24"/>
                      <w:lang w:val="en-US"/>
                    </w:rPr>
                  </m:ctrlPr>
                </m:sPrePr>
                <m:sub>
                  <m:r>
                    <w:rPr>
                      <w:rFonts w:ascii="Cambria Math" w:hAnsi="Cambria Math" w:cs="Times New Roman"/>
                      <w:sz w:val="24"/>
                      <w:szCs w:val="24"/>
                    </w:rPr>
                    <m:t>5</m:t>
                  </m:r>
                </m:sub>
                <m:sup>
                  <m:r>
                    <w:rPr>
                      <w:rFonts w:ascii="Cambria Math" w:hAnsi="Cambria Math" w:cs="Times New Roman"/>
                      <w:sz w:val="24"/>
                      <w:szCs w:val="24"/>
                    </w:rPr>
                    <m:t>14</m:t>
                  </m:r>
                </m:sup>
                <m:e>
                  <m:r>
                    <w:rPr>
                      <w:rFonts w:ascii="Cambria Math" w:hAnsi="Cambria Math" w:cs="Times New Roman"/>
                      <w:sz w:val="24"/>
                      <w:szCs w:val="24"/>
                      <w:lang w:val="en-US"/>
                    </w:rPr>
                    <m:t>B⟶</m:t>
                  </m:r>
                  <m:sPre>
                    <m:sPrePr>
                      <m:ctrlPr>
                        <w:rPr>
                          <w:rFonts w:ascii="Cambria Math" w:hAnsi="Cambria Math" w:cs="Times New Roman"/>
                          <w:i/>
                          <w:sz w:val="24"/>
                          <w:szCs w:val="24"/>
                          <w:lang w:val="en-US"/>
                        </w:rPr>
                      </m:ctrlPr>
                    </m:sPrePr>
                    <m:sub>
                      <m:r>
                        <w:rPr>
                          <w:rFonts w:ascii="Cambria Math" w:hAnsi="Cambria Math" w:cs="Times New Roman"/>
                          <w:sz w:val="24"/>
                          <w:szCs w:val="24"/>
                        </w:rPr>
                        <m:t>6</m:t>
                      </m:r>
                    </m:sub>
                    <m:sup>
                      <m:r>
                        <w:rPr>
                          <w:rFonts w:ascii="Cambria Math" w:hAnsi="Cambria Math" w:cs="Times New Roman"/>
                          <w:sz w:val="24"/>
                          <w:szCs w:val="24"/>
                        </w:rPr>
                        <m:t>14</m:t>
                      </m:r>
                    </m:sup>
                    <m:e>
                      <m:r>
                        <w:rPr>
                          <w:rFonts w:ascii="Cambria Math" w:hAnsi="Cambria Math" w:cs="Times New Roman"/>
                          <w:sz w:val="24"/>
                          <w:szCs w:val="24"/>
                          <w:lang w:val="en-US"/>
                        </w:rPr>
                        <m:t>C</m:t>
                      </m:r>
                      <m:r>
                        <w:rPr>
                          <w:rFonts w:ascii="Cambria Math" w:hAnsi="Cambria Math" w:cs="Times New Roman"/>
                          <w:sz w:val="24"/>
                          <w:szCs w:val="24"/>
                        </w:rPr>
                        <m:t>+</m:t>
                      </m:r>
                      <m:sPre>
                        <m:sPrePr>
                          <m:ctrlPr>
                            <w:rPr>
                              <w:rFonts w:ascii="Cambria Math" w:hAnsi="Cambria Math" w:cs="Times New Roman"/>
                              <w:i/>
                              <w:sz w:val="24"/>
                              <w:szCs w:val="24"/>
                              <w:lang w:val="en-US"/>
                            </w:rPr>
                          </m:ctrlPr>
                        </m:sPrePr>
                        <m:sub>
                          <m:r>
                            <w:rPr>
                              <w:rFonts w:ascii="Cambria Math" w:hAnsi="Cambria Math" w:cs="Times New Roman"/>
                              <w:sz w:val="24"/>
                              <w:szCs w:val="24"/>
                            </w:rPr>
                            <m:t>-1</m:t>
                          </m:r>
                        </m:sub>
                        <m:sup>
                          <m:r>
                            <w:rPr>
                              <w:rFonts w:ascii="Cambria Math" w:hAnsi="Cambria Math" w:cs="Times New Roman"/>
                              <w:sz w:val="24"/>
                              <w:szCs w:val="24"/>
                            </w:rPr>
                            <m:t>0</m:t>
                          </m:r>
                        </m:sup>
                        <m:e>
                          <m:r>
                            <w:rPr>
                              <w:rFonts w:ascii="Cambria Math" w:hAnsi="Cambria Math" w:cs="Times New Roman"/>
                              <w:sz w:val="24"/>
                              <w:szCs w:val="24"/>
                              <w:lang w:val="en-US"/>
                            </w:rPr>
                            <m:t>e</m:t>
                          </m:r>
                        </m:e>
                      </m:sPre>
                    </m:e>
                  </m:sPre>
                </m:e>
              </m:sPre>
            </m:oMath>
          </w:p>
        </w:tc>
        <w:tc>
          <w:tcPr>
            <w:tcW w:w="4961" w:type="dxa"/>
            <w:gridSpan w:val="2"/>
            <w:tcPrChange w:id="6288" w:author="2" w:date="2021-08-31T10:55:00Z">
              <w:tcPr>
                <w:tcW w:w="4839" w:type="dxa"/>
              </w:tcPr>
            </w:tcPrChange>
          </w:tcPr>
          <w:p w14:paraId="3261F692" w14:textId="77777777" w:rsidR="00FC7A68" w:rsidRPr="006F33AA" w:rsidRDefault="00FC7A68" w:rsidP="00FC7A68">
            <w:pPr>
              <w:spacing w:after="120"/>
              <w:ind w:left="345"/>
              <w:rPr>
                <w:rFonts w:ascii="Times New Roman" w:hAnsi="Times New Roman"/>
                <w:sz w:val="20"/>
                <w:rPrChange w:id="6289" w:author="2" w:date="2021-08-31T10:55:00Z">
                  <w:rPr>
                    <w:rFonts w:ascii="Times New Roman" w:hAnsi="Times New Roman" w:cs="Times New Roman"/>
                    <w:sz w:val="24"/>
                    <w:szCs w:val="24"/>
                  </w:rPr>
                </w:rPrChange>
              </w:rPr>
            </w:pPr>
            <w:r w:rsidRPr="006F33AA">
              <w:rPr>
                <w:rFonts w:ascii="Times New Roman" w:hAnsi="Times New Roman"/>
                <w:sz w:val="20"/>
                <w:rPrChange w:id="6290" w:author="2" w:date="2021-08-31T10:55:00Z">
                  <w:rPr>
                    <w:rFonts w:ascii="Times New Roman" w:hAnsi="Times New Roman" w:cs="Times New Roman"/>
                    <w:sz w:val="24"/>
                    <w:szCs w:val="24"/>
                  </w:rPr>
                </w:rPrChange>
              </w:rPr>
              <w:t>1.</w:t>
            </w:r>
            <w:r w:rsidRPr="006F33AA">
              <w:rPr>
                <w:rFonts w:ascii="Times New Roman" w:hAnsi="Times New Roman"/>
                <w:sz w:val="20"/>
                <w:rPrChange w:id="6291" w:author="2" w:date="2021-08-31T10:55:00Z">
                  <w:rPr>
                    <w:rFonts w:ascii="Times New Roman" w:hAnsi="Times New Roman" w:cs="Times New Roman"/>
                    <w:sz w:val="24"/>
                    <w:szCs w:val="24"/>
                  </w:rPr>
                </w:rPrChange>
              </w:rPr>
              <w:tab/>
              <w:t>только А</w:t>
            </w:r>
          </w:p>
          <w:p w14:paraId="733D113C" w14:textId="77777777" w:rsidR="00FC7A68" w:rsidRPr="006F33AA" w:rsidRDefault="00FC7A68" w:rsidP="00FC7A68">
            <w:pPr>
              <w:spacing w:after="120"/>
              <w:ind w:left="345"/>
              <w:rPr>
                <w:rFonts w:ascii="Times New Roman" w:hAnsi="Times New Roman"/>
                <w:sz w:val="20"/>
                <w:rPrChange w:id="6292" w:author="2" w:date="2021-08-31T10:55:00Z">
                  <w:rPr>
                    <w:rFonts w:ascii="Times New Roman" w:hAnsi="Times New Roman" w:cs="Times New Roman"/>
                    <w:sz w:val="24"/>
                    <w:szCs w:val="24"/>
                  </w:rPr>
                </w:rPrChange>
              </w:rPr>
            </w:pPr>
            <w:r w:rsidRPr="006F33AA">
              <w:rPr>
                <w:rFonts w:ascii="Times New Roman" w:hAnsi="Times New Roman"/>
                <w:sz w:val="20"/>
                <w:rPrChange w:id="6293" w:author="2" w:date="2021-08-31T10:55:00Z">
                  <w:rPr>
                    <w:rFonts w:ascii="Times New Roman" w:hAnsi="Times New Roman" w:cs="Times New Roman"/>
                    <w:sz w:val="24"/>
                    <w:szCs w:val="24"/>
                  </w:rPr>
                </w:rPrChange>
              </w:rPr>
              <w:t>2.</w:t>
            </w:r>
            <w:r w:rsidRPr="006F33AA">
              <w:rPr>
                <w:rFonts w:ascii="Times New Roman" w:hAnsi="Times New Roman"/>
                <w:sz w:val="20"/>
                <w:rPrChange w:id="6294" w:author="2" w:date="2021-08-31T10:55:00Z">
                  <w:rPr>
                    <w:rFonts w:ascii="Times New Roman" w:hAnsi="Times New Roman" w:cs="Times New Roman"/>
                    <w:sz w:val="24"/>
                    <w:szCs w:val="24"/>
                  </w:rPr>
                </w:rPrChange>
              </w:rPr>
              <w:tab/>
              <w:t>только Б</w:t>
            </w:r>
          </w:p>
          <w:p w14:paraId="08CB0E9B" w14:textId="77777777" w:rsidR="00FC7A68" w:rsidRPr="006F33AA" w:rsidRDefault="00FC7A68" w:rsidP="00FC7A68">
            <w:pPr>
              <w:spacing w:after="120"/>
              <w:ind w:left="345"/>
              <w:rPr>
                <w:rFonts w:ascii="Times New Roman" w:hAnsi="Times New Roman"/>
                <w:sz w:val="20"/>
                <w:rPrChange w:id="6295" w:author="2" w:date="2021-08-31T10:55:00Z">
                  <w:rPr>
                    <w:rFonts w:ascii="Times New Roman" w:hAnsi="Times New Roman" w:cs="Times New Roman"/>
                    <w:sz w:val="24"/>
                    <w:szCs w:val="24"/>
                  </w:rPr>
                </w:rPrChange>
              </w:rPr>
            </w:pPr>
            <w:r w:rsidRPr="006F33AA">
              <w:rPr>
                <w:rFonts w:ascii="Times New Roman" w:hAnsi="Times New Roman"/>
                <w:sz w:val="20"/>
                <w:rPrChange w:id="6296" w:author="2" w:date="2021-08-31T10:55:00Z">
                  <w:rPr>
                    <w:rFonts w:ascii="Times New Roman" w:hAnsi="Times New Roman" w:cs="Times New Roman"/>
                    <w:sz w:val="24"/>
                    <w:szCs w:val="24"/>
                  </w:rPr>
                </w:rPrChange>
              </w:rPr>
              <w:t>3.</w:t>
            </w:r>
            <w:r w:rsidRPr="006F33AA">
              <w:rPr>
                <w:rFonts w:ascii="Times New Roman" w:hAnsi="Times New Roman"/>
                <w:sz w:val="20"/>
                <w:rPrChange w:id="6297" w:author="2" w:date="2021-08-31T10:55:00Z">
                  <w:rPr>
                    <w:rFonts w:ascii="Times New Roman" w:hAnsi="Times New Roman" w:cs="Times New Roman"/>
                    <w:sz w:val="24"/>
                    <w:szCs w:val="24"/>
                  </w:rPr>
                </w:rPrChange>
              </w:rPr>
              <w:tab/>
              <w:t>и А, и Б</w:t>
            </w:r>
          </w:p>
          <w:p w14:paraId="322E52AC" w14:textId="70FC01AF" w:rsidR="00FC7A68" w:rsidRPr="006F33AA" w:rsidRDefault="00FC7A68" w:rsidP="00FC7A68">
            <w:pPr>
              <w:spacing w:after="120"/>
              <w:ind w:left="345"/>
              <w:rPr>
                <w:rFonts w:ascii="Times New Roman" w:hAnsi="Times New Roman"/>
                <w:sz w:val="20"/>
                <w:rPrChange w:id="6298" w:author="2" w:date="2021-08-31T10:55:00Z">
                  <w:rPr>
                    <w:rFonts w:ascii="Times New Roman" w:hAnsi="Times New Roman" w:cs="Times New Roman"/>
                    <w:sz w:val="24"/>
                    <w:szCs w:val="24"/>
                  </w:rPr>
                </w:rPrChange>
              </w:rPr>
            </w:pPr>
            <w:r w:rsidRPr="006F33AA">
              <w:rPr>
                <w:rFonts w:ascii="Times New Roman" w:hAnsi="Times New Roman"/>
                <w:sz w:val="20"/>
                <w:rPrChange w:id="6299" w:author="2" w:date="2021-08-31T10:55:00Z">
                  <w:rPr>
                    <w:rFonts w:ascii="Times New Roman" w:hAnsi="Times New Roman" w:cs="Times New Roman"/>
                    <w:sz w:val="24"/>
                    <w:szCs w:val="24"/>
                  </w:rPr>
                </w:rPrChange>
              </w:rPr>
              <w:t>4.</w:t>
            </w:r>
            <w:r w:rsidRPr="006F33AA">
              <w:rPr>
                <w:rFonts w:ascii="Times New Roman" w:hAnsi="Times New Roman"/>
                <w:sz w:val="20"/>
                <w:rPrChange w:id="6300" w:author="2" w:date="2021-08-31T10:55:00Z">
                  <w:rPr>
                    <w:rFonts w:ascii="Times New Roman" w:hAnsi="Times New Roman" w:cs="Times New Roman"/>
                    <w:sz w:val="24"/>
                    <w:szCs w:val="24"/>
                  </w:rPr>
                </w:rPrChange>
              </w:rPr>
              <w:tab/>
              <w:t>ни А, ни Б</w:t>
            </w:r>
          </w:p>
        </w:tc>
        <w:tc>
          <w:tcPr>
            <w:tcW w:w="567" w:type="dxa"/>
            <w:gridSpan w:val="2"/>
            <w:tcPrChange w:id="6301" w:author="2" w:date="2021-08-31T10:55:00Z">
              <w:tcPr>
                <w:tcW w:w="547" w:type="dxa"/>
              </w:tcPr>
            </w:tcPrChange>
          </w:tcPr>
          <w:p w14:paraId="69419BDA" w14:textId="26E6FCA4" w:rsidR="00FC7A68" w:rsidRPr="004B35C4" w:rsidRDefault="00FC7A68" w:rsidP="00FC7A68">
            <w:pPr>
              <w:tabs>
                <w:tab w:val="left" w:pos="600"/>
              </w:tabs>
              <w:spacing w:after="120"/>
              <w:ind w:right="34"/>
              <w:rPr>
                <w:rFonts w:ascii="Times New Roman" w:hAnsi="Times New Roman" w:cs="Times New Roman"/>
                <w:sz w:val="24"/>
                <w:szCs w:val="24"/>
              </w:rPr>
            </w:pPr>
            <w:r w:rsidRPr="004B35C4">
              <w:rPr>
                <w:rFonts w:ascii="Times New Roman" w:hAnsi="Times New Roman" w:cs="Times New Roman"/>
                <w:sz w:val="24"/>
                <w:szCs w:val="24"/>
              </w:rPr>
              <w:t>4</w:t>
            </w:r>
          </w:p>
        </w:tc>
      </w:tr>
      <w:tr w:rsidR="00FC7A68" w:rsidRPr="007D3742" w14:paraId="5726320A" w14:textId="1504E293" w:rsidTr="00911EF6">
        <w:tc>
          <w:tcPr>
            <w:tcW w:w="846" w:type="dxa"/>
            <w:tcPrChange w:id="6302" w:author="2" w:date="2021-08-31T10:55:00Z">
              <w:tcPr>
                <w:tcW w:w="846" w:type="dxa"/>
              </w:tcPr>
            </w:tcPrChange>
          </w:tcPr>
          <w:p w14:paraId="74339146" w14:textId="77777777" w:rsidR="00FC7A68" w:rsidRPr="007D3742" w:rsidRDefault="00FC7A68" w:rsidP="00FC7A68">
            <w:pPr>
              <w:spacing w:after="120"/>
              <w:rPr>
                <w:rFonts w:ascii="Times New Roman" w:hAnsi="Times New Roman" w:cs="Times New Roman"/>
                <w:sz w:val="24"/>
                <w:szCs w:val="24"/>
              </w:rPr>
            </w:pPr>
          </w:p>
        </w:tc>
        <w:tc>
          <w:tcPr>
            <w:tcW w:w="1843" w:type="dxa"/>
            <w:tcPrChange w:id="6303" w:author="2" w:date="2021-08-31T10:55:00Z">
              <w:tcPr>
                <w:tcW w:w="1843" w:type="dxa"/>
              </w:tcPr>
            </w:tcPrChange>
          </w:tcPr>
          <w:p w14:paraId="79592589" w14:textId="77777777" w:rsidR="00FC7A68" w:rsidRPr="007D3742" w:rsidRDefault="00FC7A68" w:rsidP="00FC7A68">
            <w:pPr>
              <w:spacing w:after="120"/>
              <w:rPr>
                <w:rFonts w:ascii="Times New Roman" w:hAnsi="Times New Roman" w:cs="Times New Roman"/>
                <w:sz w:val="24"/>
                <w:szCs w:val="24"/>
              </w:rPr>
            </w:pPr>
          </w:p>
        </w:tc>
        <w:tc>
          <w:tcPr>
            <w:tcW w:w="425" w:type="dxa"/>
            <w:tcPrChange w:id="6304" w:author="2" w:date="2021-08-31T10:55:00Z">
              <w:tcPr>
                <w:tcW w:w="425" w:type="dxa"/>
              </w:tcPr>
            </w:tcPrChange>
          </w:tcPr>
          <w:p w14:paraId="6C01E364" w14:textId="77777777" w:rsidR="00FC7A68" w:rsidRPr="007D3742" w:rsidRDefault="00FC7A68" w:rsidP="00FC7A68">
            <w:pPr>
              <w:spacing w:after="120"/>
              <w:rPr>
                <w:rFonts w:ascii="Times New Roman" w:hAnsi="Times New Roman" w:cs="Times New Roman"/>
                <w:sz w:val="24"/>
                <w:szCs w:val="24"/>
              </w:rPr>
            </w:pPr>
          </w:p>
        </w:tc>
        <w:tc>
          <w:tcPr>
            <w:tcW w:w="392" w:type="dxa"/>
            <w:tcPrChange w:id="6305" w:author="2" w:date="2021-08-31T10:55:00Z">
              <w:tcPr>
                <w:tcW w:w="392" w:type="dxa"/>
              </w:tcPr>
            </w:tcPrChange>
          </w:tcPr>
          <w:p w14:paraId="1F7D5F74" w14:textId="77777777" w:rsidR="00FC7A68" w:rsidRPr="007D3742" w:rsidRDefault="00FC7A68" w:rsidP="00FC7A68">
            <w:pPr>
              <w:spacing w:after="120"/>
              <w:rPr>
                <w:rFonts w:ascii="Times New Roman" w:hAnsi="Times New Roman" w:cs="Times New Roman"/>
                <w:sz w:val="24"/>
                <w:szCs w:val="24"/>
              </w:rPr>
            </w:pPr>
          </w:p>
        </w:tc>
        <w:tc>
          <w:tcPr>
            <w:tcW w:w="553" w:type="dxa"/>
            <w:tcPrChange w:id="6306" w:author="2" w:date="2021-08-31T10:55:00Z">
              <w:tcPr>
                <w:tcW w:w="553" w:type="dxa"/>
              </w:tcPr>
            </w:tcPrChange>
          </w:tcPr>
          <w:p w14:paraId="27C39CD0" w14:textId="2D348D54"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6307" w:author="2" w:date="2021-08-31T10:55:00Z">
              <w:tcPr>
                <w:tcW w:w="6001" w:type="dxa"/>
              </w:tcPr>
            </w:tcPrChange>
          </w:tcPr>
          <w:p w14:paraId="53E119BE" w14:textId="77777777" w:rsidR="00FC7A68" w:rsidRPr="007D3742" w:rsidRDefault="00FC7A68" w:rsidP="00FC7A68">
            <w:pPr>
              <w:spacing w:before="30" w:after="60" w:line="330" w:lineRule="atLeast"/>
              <w:rPr>
                <w:rFonts w:ascii="CentSchbook Win95BT" w:eastAsia="Times New Roman" w:hAnsi="CentSchbook Win95BT" w:cs="Times New Roman"/>
                <w:color w:val="000000"/>
                <w:lang w:eastAsia="ru-RU"/>
              </w:rPr>
            </w:pPr>
            <w:r w:rsidRPr="007D3742">
              <w:rPr>
                <w:rFonts w:ascii="CentSchbook Win95BT" w:eastAsia="Times New Roman" w:hAnsi="CentSchbook Win95BT" w:cs="Times New Roman"/>
                <w:color w:val="000000"/>
                <w:lang w:eastAsia="ru-RU"/>
              </w:rPr>
              <w:t>Ниже приведены уравнения двух ядерных реакций. Какая из них является реакцией β-распада?</w:t>
            </w:r>
          </w:p>
          <w:p w14:paraId="7DA572B9" w14:textId="6B0EB654" w:rsidR="00FC7A68" w:rsidRPr="007D3742" w:rsidRDefault="00FC7A68" w:rsidP="00FC7A68">
            <w:pPr>
              <w:spacing w:before="30" w:after="60" w:line="330" w:lineRule="atLeast"/>
              <w:rPr>
                <w:rFonts w:ascii="CentSchbook Win95BT" w:eastAsia="Times New Roman" w:hAnsi="CentSchbook Win95BT" w:cs="Times New Roman"/>
                <w:color w:val="000000"/>
                <w:lang w:eastAsia="ru-RU"/>
              </w:rPr>
            </w:pPr>
            <w:r w:rsidRPr="007D3742">
              <w:rPr>
                <w:rFonts w:ascii="CentSchbook Win95BT" w:eastAsia="Times New Roman" w:hAnsi="CentSchbook Win95BT" w:cs="Times New Roman"/>
                <w:color w:val="000000"/>
                <w:lang w:eastAsia="ru-RU"/>
              </w:rPr>
              <w:t> </w:t>
            </w:r>
            <w:r w:rsidRPr="007D3742">
              <w:rPr>
                <w:rFonts w:ascii="Times New Roman" w:eastAsia="Times New Roman" w:hAnsi="Times New Roman" w:cs="Times New Roman"/>
                <w:color w:val="000000"/>
                <w:sz w:val="24"/>
                <w:szCs w:val="24"/>
                <w:lang w:val="en-US" w:eastAsia="ru-RU"/>
              </w:rPr>
              <w:t> </w:t>
            </w:r>
          </w:p>
          <w:p w14:paraId="2E75AA4E" w14:textId="77777777" w:rsidR="00FC7A68" w:rsidRPr="007D3742" w:rsidRDefault="00FC7A68" w:rsidP="00FC7A68">
            <w:pPr>
              <w:spacing w:before="30" w:after="60" w:line="330" w:lineRule="atLeast"/>
              <w:rPr>
                <w:rFonts w:ascii="CentSchbook Win95BT" w:eastAsia="Times New Roman" w:hAnsi="CentSchbook Win95BT" w:cs="Times New Roman"/>
                <w:color w:val="000000"/>
                <w:lang w:eastAsia="ru-RU"/>
              </w:rPr>
            </w:pPr>
            <w:r w:rsidRPr="007D3742">
              <w:rPr>
                <w:rFonts w:ascii="CentSchbook Win95BT" w:eastAsia="Times New Roman" w:hAnsi="CentSchbook Win95BT" w:cs="Times New Roman"/>
                <w:color w:val="000000"/>
                <w:lang w:eastAsia="ru-RU"/>
              </w:rPr>
              <w:lastRenderedPageBreak/>
              <w:t>А. </w:t>
            </w:r>
            <m:oMath>
              <m:sPre>
                <m:sPrePr>
                  <m:ctrlPr>
                    <w:rPr>
                      <w:rFonts w:ascii="Cambria Math" w:hAnsi="Cambria Math" w:cs="Times New Roman"/>
                      <w:i/>
                      <w:sz w:val="24"/>
                      <w:szCs w:val="24"/>
                      <w:lang w:val="en-US"/>
                    </w:rPr>
                  </m:ctrlPr>
                </m:sPrePr>
                <m:sub>
                  <m:r>
                    <w:rPr>
                      <w:rFonts w:ascii="Cambria Math" w:hAnsi="Cambria Math" w:cs="Times New Roman"/>
                      <w:sz w:val="24"/>
                      <w:szCs w:val="24"/>
                    </w:rPr>
                    <m:t>6</m:t>
                  </m:r>
                </m:sub>
                <m:sup>
                  <m:r>
                    <w:rPr>
                      <w:rFonts w:ascii="Cambria Math" w:hAnsi="Cambria Math" w:cs="Times New Roman"/>
                      <w:sz w:val="24"/>
                      <w:szCs w:val="24"/>
                    </w:rPr>
                    <m:t>12</m:t>
                  </m:r>
                </m:sup>
                <m:e>
                  <m:r>
                    <w:rPr>
                      <w:rFonts w:ascii="Cambria Math" w:hAnsi="Cambria Math" w:cs="Times New Roman"/>
                      <w:sz w:val="24"/>
                      <w:szCs w:val="24"/>
                      <w:lang w:val="en-US"/>
                    </w:rPr>
                    <m:t>C⟶</m:t>
                  </m:r>
                  <m:sPre>
                    <m:sPrePr>
                      <m:ctrlPr>
                        <w:rPr>
                          <w:rFonts w:ascii="Cambria Math" w:hAnsi="Cambria Math" w:cs="Times New Roman"/>
                          <w:i/>
                          <w:sz w:val="24"/>
                          <w:szCs w:val="24"/>
                          <w:lang w:val="en-US"/>
                        </w:rPr>
                      </m:ctrlPr>
                    </m:sPrePr>
                    <m:sub>
                      <m:r>
                        <w:rPr>
                          <w:rFonts w:ascii="Cambria Math" w:hAnsi="Cambria Math" w:cs="Times New Roman"/>
                          <w:sz w:val="24"/>
                          <w:szCs w:val="24"/>
                        </w:rPr>
                        <m:t>7</m:t>
                      </m:r>
                    </m:sub>
                    <m:sup>
                      <m:r>
                        <w:rPr>
                          <w:rFonts w:ascii="Cambria Math" w:hAnsi="Cambria Math" w:cs="Times New Roman"/>
                          <w:sz w:val="24"/>
                          <w:szCs w:val="24"/>
                        </w:rPr>
                        <m:t>13</m:t>
                      </m:r>
                    </m:sup>
                    <m:e>
                      <m:r>
                        <w:rPr>
                          <w:rFonts w:ascii="Cambria Math" w:hAnsi="Cambria Math" w:cs="Times New Roman"/>
                          <w:sz w:val="24"/>
                          <w:szCs w:val="24"/>
                          <w:lang w:val="en-US"/>
                        </w:rPr>
                        <m:t>N</m:t>
                      </m:r>
                      <m:r>
                        <w:rPr>
                          <w:rFonts w:ascii="Cambria Math" w:hAnsi="Cambria Math" w:cs="Times New Roman"/>
                          <w:sz w:val="24"/>
                          <w:szCs w:val="24"/>
                        </w:rPr>
                        <m:t>+</m:t>
                      </m:r>
                      <m:sPre>
                        <m:sPrePr>
                          <m:ctrlPr>
                            <w:rPr>
                              <w:rFonts w:ascii="Cambria Math" w:hAnsi="Cambria Math" w:cs="Times New Roman"/>
                              <w:i/>
                              <w:sz w:val="24"/>
                              <w:szCs w:val="24"/>
                              <w:lang w:val="en-US"/>
                            </w:rPr>
                          </m:ctrlPr>
                        </m:sPrePr>
                        <m:sub>
                          <m:r>
                            <w:rPr>
                              <w:rFonts w:ascii="Cambria Math" w:hAnsi="Cambria Math" w:cs="Times New Roman"/>
                              <w:sz w:val="24"/>
                              <w:szCs w:val="24"/>
                            </w:rPr>
                            <m:t>-1</m:t>
                          </m:r>
                        </m:sub>
                        <m:sup>
                          <m:r>
                            <w:rPr>
                              <w:rFonts w:ascii="Cambria Math" w:hAnsi="Cambria Math" w:cs="Times New Roman"/>
                              <w:sz w:val="24"/>
                              <w:szCs w:val="24"/>
                            </w:rPr>
                            <m:t>0</m:t>
                          </m:r>
                        </m:sup>
                        <m:e>
                          <m:r>
                            <w:rPr>
                              <w:rFonts w:ascii="Cambria Math" w:hAnsi="Cambria Math" w:cs="Times New Roman"/>
                              <w:sz w:val="24"/>
                              <w:szCs w:val="24"/>
                              <w:lang w:val="en-US"/>
                            </w:rPr>
                            <m:t>e</m:t>
                          </m:r>
                        </m:e>
                      </m:sPre>
                    </m:e>
                  </m:sPre>
                </m:e>
              </m:sPre>
            </m:oMath>
          </w:p>
          <w:p w14:paraId="29610E53" w14:textId="77777777" w:rsidR="00FC7A68" w:rsidRPr="009B70C9" w:rsidRDefault="00FC7A68" w:rsidP="00FC7A68">
            <w:pPr>
              <w:spacing w:line="330" w:lineRule="atLeast"/>
              <w:rPr>
                <w:rFonts w:ascii="Times New Roman" w:eastAsia="Times New Roman" w:hAnsi="Times New Roman" w:cs="Times New Roman"/>
                <w:color w:val="000000"/>
                <w:sz w:val="24"/>
                <w:szCs w:val="24"/>
                <w:lang w:eastAsia="ru-RU"/>
              </w:rPr>
            </w:pPr>
            <w:r w:rsidRPr="007D3742">
              <w:rPr>
                <w:rFonts w:ascii="CentSchbook Win95BT" w:eastAsia="Times New Roman" w:hAnsi="CentSchbook Win95BT" w:cs="Times New Roman"/>
                <w:color w:val="000000"/>
                <w:lang w:eastAsia="ru-RU"/>
              </w:rPr>
              <w:t>Б. </w:t>
            </w:r>
            <m:oMath>
              <m:sPre>
                <m:sPrePr>
                  <m:ctrlPr>
                    <w:rPr>
                      <w:rFonts w:ascii="Cambria Math" w:hAnsi="Cambria Math" w:cs="Times New Roman"/>
                      <w:i/>
                      <w:sz w:val="24"/>
                      <w:szCs w:val="24"/>
                    </w:rPr>
                  </m:ctrlPr>
                </m:sPrePr>
                <m:sub>
                  <m:r>
                    <w:rPr>
                      <w:rFonts w:ascii="Cambria Math" w:hAnsi="Cambria Math" w:cs="Times New Roman"/>
                      <w:sz w:val="24"/>
                      <w:szCs w:val="24"/>
                    </w:rPr>
                    <m:t>91</m:t>
                  </m:r>
                </m:sub>
                <m:sup>
                  <m:r>
                    <w:rPr>
                      <w:rFonts w:ascii="Cambria Math" w:hAnsi="Cambria Math" w:cs="Times New Roman"/>
                      <w:sz w:val="24"/>
                      <w:szCs w:val="24"/>
                    </w:rPr>
                    <m:t>231</m:t>
                  </m:r>
                </m:sup>
                <m:e>
                  <m:r>
                    <w:rPr>
                      <w:rFonts w:ascii="Cambria Math" w:hAnsi="Cambria Math" w:cs="Times New Roman"/>
                      <w:sz w:val="24"/>
                      <w:szCs w:val="24"/>
                    </w:rPr>
                    <m:t>Pa</m:t>
                  </m:r>
                </m:e>
              </m:sPre>
            </m:oMath>
            <w:r w:rsidRPr="009B70C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Pre>
                <m:sPrePr>
                  <m:ctrlPr>
                    <w:rPr>
                      <w:rFonts w:ascii="Cambria Math" w:eastAsiaTheme="minorEastAsia" w:hAnsi="Cambria Math" w:cs="Times New Roman"/>
                      <w:i/>
                      <w:sz w:val="24"/>
                      <w:szCs w:val="24"/>
                      <w:lang w:val="en-US"/>
                    </w:rPr>
                  </m:ctrlPr>
                </m:sPrePr>
                <m:sub>
                  <m:r>
                    <w:rPr>
                      <w:rFonts w:ascii="Cambria Math" w:eastAsiaTheme="minorEastAsia" w:hAnsi="Cambria Math" w:cs="Times New Roman"/>
                      <w:sz w:val="24"/>
                      <w:szCs w:val="24"/>
                    </w:rPr>
                    <m:t>89</m:t>
                  </m:r>
                </m:sub>
                <m:sup>
                  <m:r>
                    <w:rPr>
                      <w:rFonts w:ascii="Cambria Math" w:eastAsiaTheme="minorEastAsia" w:hAnsi="Cambria Math" w:cs="Times New Roman"/>
                      <w:sz w:val="24"/>
                      <w:szCs w:val="24"/>
                    </w:rPr>
                    <m:t>227</m:t>
                  </m:r>
                </m:sup>
                <m:e>
                  <m:r>
                    <w:rPr>
                      <w:rFonts w:ascii="Cambria Math" w:eastAsiaTheme="minorEastAsia" w:hAnsi="Cambria Math" w:cs="Times New Roman"/>
                      <w:sz w:val="24"/>
                      <w:szCs w:val="24"/>
                      <w:lang w:val="en-US"/>
                    </w:rPr>
                    <m:t>Ac</m:t>
                  </m:r>
                  <m:r>
                    <w:rPr>
                      <w:rFonts w:ascii="Cambria Math" w:eastAsiaTheme="minorEastAsia" w:hAnsi="Cambria Math" w:cs="Times New Roman"/>
                      <w:sz w:val="24"/>
                      <w:szCs w:val="24"/>
                    </w:rPr>
                    <m:t>+</m:t>
                  </m:r>
                  <m:sPre>
                    <m:sPrePr>
                      <m:ctrlPr>
                        <w:rPr>
                          <w:rFonts w:ascii="Cambria Math" w:eastAsiaTheme="minorEastAsia" w:hAnsi="Cambria Math" w:cs="Times New Roman"/>
                          <w:i/>
                          <w:sz w:val="24"/>
                          <w:szCs w:val="24"/>
                        </w:rPr>
                      </m:ctrlPr>
                    </m:sPrePr>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4</m:t>
                      </m:r>
                    </m:sup>
                    <m:e>
                      <m:r>
                        <w:rPr>
                          <w:rFonts w:ascii="Cambria Math" w:eastAsiaTheme="minorEastAsia" w:hAnsi="Cambria Math" w:cs="Times New Roman"/>
                          <w:sz w:val="24"/>
                          <w:szCs w:val="24"/>
                        </w:rPr>
                        <m:t>He</m:t>
                      </m:r>
                    </m:e>
                  </m:sPre>
                </m:e>
              </m:sPre>
            </m:oMath>
          </w:p>
          <w:p w14:paraId="1663AFD5" w14:textId="0B6F4AB7" w:rsidR="00FC7A68" w:rsidRPr="007D3742" w:rsidRDefault="00FC7A68" w:rsidP="00FC7A68">
            <w:pPr>
              <w:spacing w:line="330" w:lineRule="atLeast"/>
              <w:rPr>
                <w:rFonts w:ascii="Times New Roman" w:hAnsi="Times New Roman" w:cs="Times New Roman"/>
                <w:sz w:val="24"/>
                <w:szCs w:val="24"/>
              </w:rPr>
            </w:pPr>
          </w:p>
        </w:tc>
        <w:tc>
          <w:tcPr>
            <w:tcW w:w="4961" w:type="dxa"/>
            <w:gridSpan w:val="2"/>
            <w:tcPrChange w:id="6308" w:author="2" w:date="2021-08-31T10:55:00Z">
              <w:tcPr>
                <w:tcW w:w="4839" w:type="dxa"/>
              </w:tcPr>
            </w:tcPrChange>
          </w:tcPr>
          <w:p w14:paraId="632C7030" w14:textId="77777777" w:rsidR="00FC7A68" w:rsidRPr="006F33AA" w:rsidRDefault="00FC7A68" w:rsidP="00C82A85">
            <w:pPr>
              <w:pStyle w:val="a4"/>
              <w:numPr>
                <w:ilvl w:val="0"/>
                <w:numId w:val="62"/>
              </w:numPr>
              <w:spacing w:after="120" w:line="240" w:lineRule="auto"/>
              <w:ind w:left="742"/>
              <w:rPr>
                <w:rFonts w:ascii="Times New Roman" w:hAnsi="Times New Roman"/>
                <w:sz w:val="20"/>
                <w:rPrChange w:id="6309" w:author="2" w:date="2021-08-31T10:55:00Z">
                  <w:rPr>
                    <w:rFonts w:ascii="Times New Roman" w:hAnsi="Times New Roman" w:cs="Times New Roman"/>
                    <w:sz w:val="24"/>
                    <w:szCs w:val="24"/>
                  </w:rPr>
                </w:rPrChange>
              </w:rPr>
              <w:pPrChange w:id="6310" w:author="2" w:date="2021-08-31T10:55:00Z">
                <w:pPr>
                  <w:pStyle w:val="a4"/>
                  <w:framePr w:hSpace="180" w:wrap="around" w:hAnchor="margin" w:y="665"/>
                  <w:numPr>
                    <w:numId w:val="62"/>
                  </w:numPr>
                  <w:spacing w:after="120" w:line="240" w:lineRule="auto"/>
                  <w:ind w:left="2203" w:hanging="360"/>
                </w:pPr>
              </w:pPrChange>
            </w:pPr>
            <w:r w:rsidRPr="006F33AA">
              <w:rPr>
                <w:rFonts w:ascii="Times New Roman" w:hAnsi="Times New Roman"/>
                <w:sz w:val="20"/>
                <w:rPrChange w:id="6311" w:author="2" w:date="2021-08-31T10:55:00Z">
                  <w:rPr>
                    <w:rFonts w:ascii="Times New Roman" w:hAnsi="Times New Roman" w:cs="Times New Roman"/>
                    <w:sz w:val="24"/>
                    <w:szCs w:val="24"/>
                  </w:rPr>
                </w:rPrChange>
              </w:rPr>
              <w:lastRenderedPageBreak/>
              <w:t>только А</w:t>
            </w:r>
          </w:p>
          <w:p w14:paraId="3AD8C17F" w14:textId="77777777" w:rsidR="00FC7A68" w:rsidRPr="006F33AA" w:rsidRDefault="00FC7A68" w:rsidP="00C82A85">
            <w:pPr>
              <w:pStyle w:val="a4"/>
              <w:numPr>
                <w:ilvl w:val="0"/>
                <w:numId w:val="62"/>
              </w:numPr>
              <w:spacing w:after="120" w:line="240" w:lineRule="auto"/>
              <w:ind w:left="742"/>
              <w:rPr>
                <w:rFonts w:ascii="Times New Roman" w:hAnsi="Times New Roman"/>
                <w:sz w:val="20"/>
                <w:rPrChange w:id="6312" w:author="2" w:date="2021-08-31T10:55:00Z">
                  <w:rPr>
                    <w:rFonts w:ascii="Times New Roman" w:hAnsi="Times New Roman" w:cs="Times New Roman"/>
                    <w:sz w:val="24"/>
                    <w:szCs w:val="24"/>
                  </w:rPr>
                </w:rPrChange>
              </w:rPr>
              <w:pPrChange w:id="6313" w:author="2" w:date="2021-08-31T10:55:00Z">
                <w:pPr>
                  <w:pStyle w:val="a4"/>
                  <w:framePr w:hSpace="180" w:wrap="around" w:hAnchor="margin" w:y="665"/>
                  <w:numPr>
                    <w:numId w:val="62"/>
                  </w:numPr>
                  <w:spacing w:after="120" w:line="240" w:lineRule="auto"/>
                  <w:ind w:left="2203" w:hanging="360"/>
                </w:pPr>
              </w:pPrChange>
            </w:pPr>
            <w:r w:rsidRPr="006F33AA">
              <w:rPr>
                <w:rFonts w:ascii="Times New Roman" w:hAnsi="Times New Roman"/>
                <w:sz w:val="20"/>
                <w:rPrChange w:id="6314" w:author="2" w:date="2021-08-31T10:55:00Z">
                  <w:rPr>
                    <w:rFonts w:ascii="Times New Roman" w:hAnsi="Times New Roman" w:cs="Times New Roman"/>
                    <w:sz w:val="24"/>
                    <w:szCs w:val="24"/>
                  </w:rPr>
                </w:rPrChange>
              </w:rPr>
              <w:t>только Б</w:t>
            </w:r>
          </w:p>
          <w:p w14:paraId="2883F9BC" w14:textId="77777777" w:rsidR="00FC7A68" w:rsidRPr="006F33AA" w:rsidRDefault="00FC7A68" w:rsidP="00C82A85">
            <w:pPr>
              <w:pStyle w:val="a4"/>
              <w:numPr>
                <w:ilvl w:val="0"/>
                <w:numId w:val="62"/>
              </w:numPr>
              <w:spacing w:after="120" w:line="240" w:lineRule="auto"/>
              <w:ind w:left="742"/>
              <w:rPr>
                <w:rFonts w:ascii="Times New Roman" w:hAnsi="Times New Roman"/>
                <w:sz w:val="20"/>
                <w:rPrChange w:id="6315" w:author="2" w:date="2021-08-31T10:55:00Z">
                  <w:rPr>
                    <w:rFonts w:ascii="Times New Roman" w:hAnsi="Times New Roman" w:cs="Times New Roman"/>
                    <w:sz w:val="24"/>
                    <w:szCs w:val="24"/>
                  </w:rPr>
                </w:rPrChange>
              </w:rPr>
              <w:pPrChange w:id="6316" w:author="2" w:date="2021-08-31T10:55:00Z">
                <w:pPr>
                  <w:pStyle w:val="a4"/>
                  <w:framePr w:hSpace="180" w:wrap="around" w:hAnchor="margin" w:y="665"/>
                  <w:numPr>
                    <w:numId w:val="62"/>
                  </w:numPr>
                  <w:spacing w:after="120" w:line="240" w:lineRule="auto"/>
                  <w:ind w:left="2203" w:hanging="360"/>
                </w:pPr>
              </w:pPrChange>
            </w:pPr>
            <w:r w:rsidRPr="006F33AA">
              <w:rPr>
                <w:rFonts w:ascii="Times New Roman" w:hAnsi="Times New Roman"/>
                <w:sz w:val="20"/>
                <w:rPrChange w:id="6317" w:author="2" w:date="2021-08-31T10:55:00Z">
                  <w:rPr>
                    <w:rFonts w:ascii="Times New Roman" w:hAnsi="Times New Roman" w:cs="Times New Roman"/>
                    <w:sz w:val="24"/>
                    <w:szCs w:val="24"/>
                  </w:rPr>
                </w:rPrChange>
              </w:rPr>
              <w:t>и А, и Б</w:t>
            </w:r>
          </w:p>
          <w:p w14:paraId="6A10578B" w14:textId="77777777" w:rsidR="00FC7A68" w:rsidRPr="006F33AA" w:rsidRDefault="00FC7A68" w:rsidP="00C82A85">
            <w:pPr>
              <w:pStyle w:val="a4"/>
              <w:numPr>
                <w:ilvl w:val="0"/>
                <w:numId w:val="62"/>
              </w:numPr>
              <w:spacing w:after="120" w:line="240" w:lineRule="auto"/>
              <w:ind w:left="742"/>
              <w:rPr>
                <w:rFonts w:ascii="Times New Roman" w:hAnsi="Times New Roman"/>
                <w:sz w:val="20"/>
                <w:rPrChange w:id="6318" w:author="2" w:date="2021-08-31T10:55:00Z">
                  <w:rPr>
                    <w:rFonts w:ascii="Times New Roman" w:hAnsi="Times New Roman" w:cs="Times New Roman"/>
                    <w:sz w:val="24"/>
                    <w:szCs w:val="24"/>
                  </w:rPr>
                </w:rPrChange>
              </w:rPr>
              <w:pPrChange w:id="6319" w:author="2" w:date="2021-08-31T10:55:00Z">
                <w:pPr>
                  <w:pStyle w:val="a4"/>
                  <w:framePr w:hSpace="180" w:wrap="around" w:hAnchor="margin" w:y="665"/>
                  <w:numPr>
                    <w:numId w:val="62"/>
                  </w:numPr>
                  <w:spacing w:after="120" w:line="240" w:lineRule="auto"/>
                  <w:ind w:left="2203" w:hanging="360"/>
                </w:pPr>
              </w:pPrChange>
            </w:pPr>
            <w:r w:rsidRPr="006F33AA">
              <w:rPr>
                <w:rFonts w:ascii="Times New Roman" w:hAnsi="Times New Roman"/>
                <w:sz w:val="20"/>
                <w:rPrChange w:id="6320" w:author="2" w:date="2021-08-31T10:55:00Z">
                  <w:rPr>
                    <w:rFonts w:ascii="Times New Roman" w:hAnsi="Times New Roman" w:cs="Times New Roman"/>
                    <w:sz w:val="24"/>
                    <w:szCs w:val="24"/>
                  </w:rPr>
                </w:rPrChange>
              </w:rPr>
              <w:t>ни А, ни Б</w:t>
            </w:r>
          </w:p>
          <w:p w14:paraId="095D30CF" w14:textId="77777777" w:rsidR="00FC7A68" w:rsidRPr="006F33AA" w:rsidRDefault="00FC7A68" w:rsidP="00FC7A68">
            <w:pPr>
              <w:spacing w:after="120"/>
              <w:rPr>
                <w:rFonts w:ascii="Times New Roman" w:hAnsi="Times New Roman"/>
                <w:sz w:val="20"/>
                <w:rPrChange w:id="6321" w:author="2" w:date="2021-08-31T10:55:00Z">
                  <w:rPr>
                    <w:rFonts w:ascii="Times New Roman" w:hAnsi="Times New Roman" w:cs="Times New Roman"/>
                    <w:sz w:val="24"/>
                    <w:szCs w:val="24"/>
                  </w:rPr>
                </w:rPrChange>
              </w:rPr>
            </w:pPr>
          </w:p>
        </w:tc>
        <w:tc>
          <w:tcPr>
            <w:tcW w:w="567" w:type="dxa"/>
            <w:gridSpan w:val="2"/>
            <w:tcPrChange w:id="6322" w:author="2" w:date="2021-08-31T10:55:00Z">
              <w:tcPr>
                <w:tcW w:w="547" w:type="dxa"/>
              </w:tcPr>
            </w:tcPrChange>
          </w:tcPr>
          <w:p w14:paraId="7774E43C" w14:textId="0676DE39" w:rsidR="00FC7A68" w:rsidRPr="004B35C4" w:rsidRDefault="00FC7A68" w:rsidP="00FC7A68">
            <w:pPr>
              <w:pStyle w:val="a4"/>
              <w:numPr>
                <w:ilvl w:val="0"/>
                <w:numId w:val="62"/>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1</w:t>
            </w:r>
          </w:p>
        </w:tc>
      </w:tr>
      <w:tr w:rsidR="00FC7A68" w:rsidRPr="007D3742" w14:paraId="13E8ABF5" w14:textId="5A64D2E6" w:rsidTr="00911EF6">
        <w:tc>
          <w:tcPr>
            <w:tcW w:w="846" w:type="dxa"/>
            <w:tcPrChange w:id="6323" w:author="2" w:date="2021-08-31T10:55:00Z">
              <w:tcPr>
                <w:tcW w:w="846" w:type="dxa"/>
              </w:tcPr>
            </w:tcPrChange>
          </w:tcPr>
          <w:p w14:paraId="38A55F0A" w14:textId="77777777" w:rsidR="00FC7A68" w:rsidRPr="007D3742" w:rsidRDefault="00FC7A68" w:rsidP="00FC7A68">
            <w:pPr>
              <w:spacing w:after="120"/>
              <w:rPr>
                <w:rFonts w:ascii="Times New Roman" w:hAnsi="Times New Roman" w:cs="Times New Roman"/>
                <w:sz w:val="24"/>
                <w:szCs w:val="24"/>
              </w:rPr>
            </w:pPr>
          </w:p>
        </w:tc>
        <w:tc>
          <w:tcPr>
            <w:tcW w:w="1843" w:type="dxa"/>
            <w:tcPrChange w:id="6324" w:author="2" w:date="2021-08-31T10:55:00Z">
              <w:tcPr>
                <w:tcW w:w="1843" w:type="dxa"/>
              </w:tcPr>
            </w:tcPrChange>
          </w:tcPr>
          <w:p w14:paraId="3B3BE23E" w14:textId="77777777" w:rsidR="00FC7A68" w:rsidRPr="007D3742" w:rsidRDefault="00FC7A68" w:rsidP="00FC7A68">
            <w:pPr>
              <w:spacing w:after="120"/>
              <w:rPr>
                <w:rFonts w:ascii="Times New Roman" w:hAnsi="Times New Roman" w:cs="Times New Roman"/>
                <w:sz w:val="24"/>
                <w:szCs w:val="24"/>
              </w:rPr>
            </w:pPr>
          </w:p>
        </w:tc>
        <w:tc>
          <w:tcPr>
            <w:tcW w:w="425" w:type="dxa"/>
            <w:tcPrChange w:id="6325" w:author="2" w:date="2021-08-31T10:55:00Z">
              <w:tcPr>
                <w:tcW w:w="425" w:type="dxa"/>
              </w:tcPr>
            </w:tcPrChange>
          </w:tcPr>
          <w:p w14:paraId="036335AD" w14:textId="77777777" w:rsidR="00FC7A68" w:rsidRPr="007D3742" w:rsidRDefault="00FC7A68" w:rsidP="00FC7A68">
            <w:pPr>
              <w:spacing w:after="120"/>
              <w:rPr>
                <w:rFonts w:ascii="Times New Roman" w:hAnsi="Times New Roman" w:cs="Times New Roman"/>
                <w:sz w:val="24"/>
                <w:szCs w:val="24"/>
              </w:rPr>
            </w:pPr>
          </w:p>
        </w:tc>
        <w:tc>
          <w:tcPr>
            <w:tcW w:w="392" w:type="dxa"/>
            <w:tcPrChange w:id="6326" w:author="2" w:date="2021-08-31T10:55:00Z">
              <w:tcPr>
                <w:tcW w:w="392" w:type="dxa"/>
              </w:tcPr>
            </w:tcPrChange>
          </w:tcPr>
          <w:p w14:paraId="100ED676" w14:textId="77777777" w:rsidR="00FC7A68" w:rsidRPr="007D3742" w:rsidRDefault="00FC7A68" w:rsidP="00FC7A68">
            <w:pPr>
              <w:spacing w:after="120"/>
              <w:rPr>
                <w:rFonts w:ascii="Times New Roman" w:hAnsi="Times New Roman" w:cs="Times New Roman"/>
                <w:sz w:val="24"/>
                <w:szCs w:val="24"/>
              </w:rPr>
            </w:pPr>
          </w:p>
        </w:tc>
        <w:tc>
          <w:tcPr>
            <w:tcW w:w="553" w:type="dxa"/>
            <w:tcPrChange w:id="6327" w:author="2" w:date="2021-08-31T10:55:00Z">
              <w:tcPr>
                <w:tcW w:w="553" w:type="dxa"/>
              </w:tcPr>
            </w:tcPrChange>
          </w:tcPr>
          <w:p w14:paraId="24463194" w14:textId="541E8BAF"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6328" w:author="2" w:date="2021-08-31T10:55:00Z">
              <w:tcPr>
                <w:tcW w:w="6001" w:type="dxa"/>
              </w:tcPr>
            </w:tcPrChange>
          </w:tcPr>
          <w:p w14:paraId="292C1C76" w14:textId="77777777" w:rsidR="00FC7A68" w:rsidRPr="007D3742" w:rsidRDefault="00FC7A68" w:rsidP="00FC7A68">
            <w:pPr>
              <w:spacing w:before="30" w:after="60" w:line="330" w:lineRule="atLeast"/>
              <w:rPr>
                <w:rFonts w:ascii="CentSchbook Win95BT" w:eastAsia="Times New Roman" w:hAnsi="CentSchbook Win95BT" w:cs="Times New Roman"/>
                <w:color w:val="000000"/>
                <w:lang w:eastAsia="ru-RU"/>
              </w:rPr>
            </w:pPr>
            <w:r w:rsidRPr="007D3742">
              <w:rPr>
                <w:rFonts w:ascii="CentSchbook Win95BT" w:eastAsia="Times New Roman" w:hAnsi="CentSchbook Win95BT" w:cs="Times New Roman"/>
                <w:color w:val="000000"/>
                <w:lang w:eastAsia="ru-RU"/>
              </w:rPr>
              <w:t>Ниже приведены уравнения двух ядерных реакций. Какая из них является реакцией α-распада?</w:t>
            </w:r>
          </w:p>
          <w:p w14:paraId="700991F9" w14:textId="4959A1D1" w:rsidR="00FC7A68" w:rsidRPr="006C7074" w:rsidRDefault="00FC7A68" w:rsidP="00FC7A68">
            <w:pPr>
              <w:spacing w:line="330" w:lineRule="atLeast"/>
              <w:rPr>
                <w:rFonts w:eastAsia="Times New Roman" w:cs="Times New Roman"/>
                <w:color w:val="000000"/>
                <w:lang w:eastAsia="ru-RU"/>
              </w:rPr>
            </w:pPr>
            <w:r w:rsidRPr="007D3742">
              <w:rPr>
                <w:rFonts w:ascii="CentSchbook Win95BT" w:eastAsia="Times New Roman" w:hAnsi="CentSchbook Win95BT" w:cs="Times New Roman"/>
                <w:b/>
                <w:bCs/>
                <w:color w:val="000000"/>
                <w:lang w:eastAsia="ru-RU"/>
              </w:rPr>
              <w:t>А</w:t>
            </w:r>
            <w:r w:rsidRPr="007D3742">
              <w:rPr>
                <w:rFonts w:ascii="CentSchbook Win95BT" w:eastAsia="Times New Roman" w:hAnsi="CentSchbook Win95BT" w:cs="Times New Roman"/>
                <w:color w:val="000000"/>
                <w:lang w:eastAsia="ru-RU"/>
              </w:rPr>
              <w:t>. </w:t>
            </w:r>
            <m:oMath>
              <m:sPre>
                <m:sPrePr>
                  <m:ctrlPr>
                    <w:rPr>
                      <w:rFonts w:ascii="Cambria Math" w:hAnsi="Cambria Math" w:cs="Times New Roman"/>
                      <w:i/>
                      <w:sz w:val="24"/>
                      <w:szCs w:val="24"/>
                      <w:lang w:val="en-US"/>
                    </w:rPr>
                  </m:ctrlPr>
                </m:sPrePr>
                <m:sub>
                  <m:r>
                    <w:rPr>
                      <w:rFonts w:ascii="Cambria Math" w:hAnsi="Cambria Math" w:cs="Times New Roman"/>
                      <w:sz w:val="24"/>
                      <w:szCs w:val="24"/>
                    </w:rPr>
                    <m:t>92</m:t>
                  </m:r>
                </m:sub>
                <m:sup>
                  <m:r>
                    <w:rPr>
                      <w:rFonts w:ascii="Cambria Math" w:hAnsi="Cambria Math" w:cs="Times New Roman"/>
                      <w:sz w:val="24"/>
                      <w:szCs w:val="24"/>
                    </w:rPr>
                    <m:t>239</m:t>
                  </m:r>
                </m:sup>
                <m:e>
                  <m:r>
                    <w:rPr>
                      <w:rFonts w:ascii="Cambria Math" w:hAnsi="Cambria Math" w:cs="Times New Roman"/>
                      <w:sz w:val="24"/>
                      <w:szCs w:val="24"/>
                      <w:lang w:val="en-US"/>
                    </w:rPr>
                    <m:t>U⟶</m:t>
                  </m:r>
                  <m:sPre>
                    <m:sPrePr>
                      <m:ctrlPr>
                        <w:rPr>
                          <w:rFonts w:ascii="Cambria Math" w:hAnsi="Cambria Math" w:cs="Times New Roman"/>
                          <w:i/>
                          <w:sz w:val="24"/>
                          <w:szCs w:val="24"/>
                          <w:lang w:val="en-US"/>
                        </w:rPr>
                      </m:ctrlPr>
                    </m:sPrePr>
                    <m:sub>
                      <m:r>
                        <w:rPr>
                          <w:rFonts w:ascii="Cambria Math" w:hAnsi="Cambria Math" w:cs="Times New Roman"/>
                          <w:sz w:val="24"/>
                          <w:szCs w:val="24"/>
                        </w:rPr>
                        <m:t>93</m:t>
                      </m:r>
                    </m:sub>
                    <m:sup>
                      <m:r>
                        <w:rPr>
                          <w:rFonts w:ascii="Cambria Math" w:hAnsi="Cambria Math" w:cs="Times New Roman"/>
                          <w:sz w:val="24"/>
                          <w:szCs w:val="24"/>
                        </w:rPr>
                        <m:t>239</m:t>
                      </m:r>
                    </m:sup>
                    <m:e>
                      <m:r>
                        <w:rPr>
                          <w:rFonts w:ascii="Cambria Math" w:hAnsi="Cambria Math" w:cs="Times New Roman"/>
                          <w:sz w:val="24"/>
                          <w:szCs w:val="24"/>
                          <w:lang w:val="en-US"/>
                        </w:rPr>
                        <m:t>Np</m:t>
                      </m:r>
                      <m:r>
                        <w:rPr>
                          <w:rFonts w:ascii="Cambria Math" w:hAnsi="Cambria Math" w:cs="Times New Roman"/>
                          <w:sz w:val="24"/>
                          <w:szCs w:val="24"/>
                        </w:rPr>
                        <m:t>+</m:t>
                      </m:r>
                      <m:sPre>
                        <m:sPrePr>
                          <m:ctrlPr>
                            <w:rPr>
                              <w:rFonts w:ascii="Cambria Math" w:hAnsi="Cambria Math" w:cs="Times New Roman"/>
                              <w:i/>
                              <w:sz w:val="24"/>
                              <w:szCs w:val="24"/>
                              <w:lang w:val="en-US"/>
                            </w:rPr>
                          </m:ctrlPr>
                        </m:sPrePr>
                        <m:sub>
                          <m:r>
                            <w:rPr>
                              <w:rFonts w:ascii="Cambria Math" w:hAnsi="Cambria Math" w:cs="Times New Roman"/>
                              <w:sz w:val="24"/>
                              <w:szCs w:val="24"/>
                            </w:rPr>
                            <m:t>-1</m:t>
                          </m:r>
                        </m:sub>
                        <m:sup>
                          <m:r>
                            <w:rPr>
                              <w:rFonts w:ascii="Cambria Math" w:hAnsi="Cambria Math" w:cs="Times New Roman"/>
                              <w:sz w:val="24"/>
                              <w:szCs w:val="24"/>
                            </w:rPr>
                            <m:t>0</m:t>
                          </m:r>
                        </m:sup>
                        <m:e>
                          <m:r>
                            <w:rPr>
                              <w:rFonts w:ascii="Cambria Math" w:hAnsi="Cambria Math" w:cs="Times New Roman"/>
                              <w:sz w:val="24"/>
                              <w:szCs w:val="24"/>
                              <w:lang w:val="en-US"/>
                            </w:rPr>
                            <m:t>e</m:t>
                          </m:r>
                        </m:e>
                      </m:sPre>
                    </m:e>
                  </m:sPre>
                </m:e>
              </m:sPre>
            </m:oMath>
          </w:p>
          <w:p w14:paraId="6B52B32F" w14:textId="208342D9" w:rsidR="00FC7A68" w:rsidRPr="006C7074" w:rsidRDefault="00FC7A68" w:rsidP="00FC7A68">
            <w:pPr>
              <w:spacing w:line="330" w:lineRule="atLeast"/>
              <w:rPr>
                <w:rFonts w:eastAsia="Times New Roman" w:cs="Times New Roman"/>
                <w:i/>
                <w:color w:val="000000"/>
                <w:lang w:eastAsia="ru-RU"/>
              </w:rPr>
            </w:pPr>
            <w:r w:rsidRPr="007D3742">
              <w:rPr>
                <w:rFonts w:ascii="CentSchbook Win95BT" w:eastAsia="Times New Roman" w:hAnsi="CentSchbook Win95BT" w:cs="Times New Roman"/>
                <w:b/>
                <w:bCs/>
                <w:color w:val="000000"/>
                <w:lang w:eastAsia="ru-RU"/>
              </w:rPr>
              <w:t>Б</w:t>
            </w:r>
            <w:r w:rsidRPr="007D3742">
              <w:rPr>
                <w:rFonts w:ascii="CentSchbook Win95BT" w:eastAsia="Times New Roman" w:hAnsi="CentSchbook Win95BT" w:cs="Times New Roman"/>
                <w:color w:val="000000"/>
                <w:lang w:eastAsia="ru-RU"/>
              </w:rPr>
              <w:t>. </w:t>
            </w:r>
            <m:oMath>
              <m:sPre>
                <m:sPrePr>
                  <m:ctrlPr>
                    <w:rPr>
                      <w:rFonts w:ascii="Cambria Math" w:eastAsia="Times New Roman" w:hAnsi="Cambria Math" w:cs="Times New Roman"/>
                      <w:i/>
                      <w:color w:val="000000"/>
                      <w:lang w:eastAsia="ru-RU"/>
                    </w:rPr>
                  </m:ctrlPr>
                </m:sPrePr>
                <m:sub>
                  <m:r>
                    <w:rPr>
                      <w:rFonts w:ascii="Cambria Math" w:eastAsia="Times New Roman" w:hAnsi="Cambria Math" w:cs="Times New Roman"/>
                      <w:color w:val="000000"/>
                      <w:lang w:eastAsia="ru-RU"/>
                    </w:rPr>
                    <m:t>4</m:t>
                  </m:r>
                </m:sub>
                <m:sup>
                  <m:r>
                    <w:rPr>
                      <w:rFonts w:ascii="Cambria Math" w:eastAsia="Times New Roman" w:hAnsi="Cambria Math" w:cs="Times New Roman"/>
                      <w:color w:val="000000"/>
                      <w:lang w:eastAsia="ru-RU"/>
                    </w:rPr>
                    <m:t>7</m:t>
                  </m:r>
                </m:sup>
                <m:e>
                  <m:r>
                    <w:rPr>
                      <w:rFonts w:ascii="Cambria Math" w:eastAsia="Times New Roman" w:hAnsi="Cambria Math" w:cs="Times New Roman"/>
                      <w:color w:val="000000"/>
                      <w:lang w:eastAsia="ru-RU"/>
                    </w:rPr>
                    <m:t>Be</m:t>
                  </m:r>
                </m:e>
              </m:sPre>
              <m:r>
                <w:rPr>
                  <w:rFonts w:ascii="Cambria Math" w:eastAsia="Times New Roman" w:hAnsi="Cambria Math" w:cs="Times New Roman"/>
                  <w:color w:val="000000"/>
                  <w:lang w:eastAsia="ru-RU"/>
                </w:rPr>
                <m:t>⟶</m:t>
              </m:r>
              <m:sPre>
                <m:sPrePr>
                  <m:ctrlPr>
                    <w:rPr>
                      <w:rFonts w:ascii="Cambria Math" w:eastAsia="Times New Roman" w:hAnsi="Cambria Math" w:cs="Times New Roman"/>
                      <w:i/>
                      <w:color w:val="000000"/>
                      <w:lang w:eastAsia="ru-RU"/>
                    </w:rPr>
                  </m:ctrlPr>
                </m:sPrePr>
                <m:sub>
                  <m:r>
                    <w:rPr>
                      <w:rFonts w:ascii="Cambria Math" w:eastAsia="Times New Roman" w:hAnsi="Cambria Math" w:cs="Times New Roman"/>
                      <w:color w:val="000000"/>
                      <w:lang w:eastAsia="ru-RU"/>
                    </w:rPr>
                    <m:t>2</m:t>
                  </m:r>
                </m:sub>
                <m:sup>
                  <m:r>
                    <w:rPr>
                      <w:rFonts w:ascii="Cambria Math" w:eastAsia="Times New Roman" w:hAnsi="Cambria Math" w:cs="Times New Roman"/>
                      <w:color w:val="000000"/>
                      <w:lang w:eastAsia="ru-RU"/>
                    </w:rPr>
                    <m:t>4</m:t>
                  </m:r>
                </m:sup>
                <m:e>
                  <m:r>
                    <w:rPr>
                      <w:rFonts w:ascii="Cambria Math" w:eastAsia="Times New Roman" w:hAnsi="Cambria Math" w:cs="Times New Roman"/>
                      <w:color w:val="000000"/>
                      <w:lang w:eastAsia="ru-RU"/>
                    </w:rPr>
                    <m:t>He</m:t>
                  </m:r>
                </m:e>
              </m:sPre>
              <m:r>
                <w:rPr>
                  <w:rFonts w:ascii="Cambria Math" w:eastAsia="Times New Roman" w:hAnsi="Cambria Math" w:cs="Times New Roman"/>
                  <w:color w:val="000000"/>
                  <w:lang w:eastAsia="ru-RU"/>
                </w:rPr>
                <m:t>+</m:t>
              </m:r>
              <m:sPre>
                <m:sPrePr>
                  <m:ctrlPr>
                    <w:rPr>
                      <w:rFonts w:ascii="Cambria Math" w:eastAsia="Times New Roman" w:hAnsi="Cambria Math" w:cs="Times New Roman"/>
                      <w:i/>
                      <w:color w:val="000000"/>
                      <w:lang w:eastAsia="ru-RU"/>
                    </w:rPr>
                  </m:ctrlPr>
                </m:sPrePr>
                <m:sub>
                  <m:r>
                    <w:rPr>
                      <w:rFonts w:ascii="Cambria Math" w:eastAsia="Times New Roman" w:hAnsi="Cambria Math" w:cs="Times New Roman"/>
                      <w:color w:val="000000"/>
                      <w:lang w:eastAsia="ru-RU"/>
                    </w:rPr>
                    <m:t>2</m:t>
                  </m:r>
                </m:sub>
                <m:sup>
                  <m:r>
                    <w:rPr>
                      <w:rFonts w:ascii="Cambria Math" w:eastAsia="Times New Roman" w:hAnsi="Cambria Math" w:cs="Times New Roman"/>
                      <w:color w:val="000000"/>
                      <w:lang w:eastAsia="ru-RU"/>
                    </w:rPr>
                    <m:t>3</m:t>
                  </m:r>
                </m:sup>
                <m:e>
                  <m:r>
                    <w:rPr>
                      <w:rFonts w:ascii="Cambria Math" w:eastAsia="Times New Roman" w:hAnsi="Cambria Math" w:cs="Times New Roman"/>
                      <w:color w:val="000000"/>
                      <w:lang w:eastAsia="ru-RU"/>
                    </w:rPr>
                    <m:t>He</m:t>
                  </m:r>
                </m:e>
              </m:sPre>
            </m:oMath>
          </w:p>
          <w:p w14:paraId="33E8C3E6" w14:textId="77777777" w:rsidR="00FC7A68" w:rsidRPr="007D3742" w:rsidRDefault="00FC7A68" w:rsidP="00FC7A68">
            <w:pPr>
              <w:spacing w:after="120"/>
              <w:rPr>
                <w:rFonts w:ascii="Times New Roman" w:hAnsi="Times New Roman" w:cs="Times New Roman"/>
                <w:sz w:val="24"/>
                <w:szCs w:val="24"/>
              </w:rPr>
            </w:pPr>
          </w:p>
        </w:tc>
        <w:tc>
          <w:tcPr>
            <w:tcW w:w="4961" w:type="dxa"/>
            <w:gridSpan w:val="2"/>
            <w:tcPrChange w:id="6329" w:author="2" w:date="2021-08-31T10:55:00Z">
              <w:tcPr>
                <w:tcW w:w="4839" w:type="dxa"/>
              </w:tcPr>
            </w:tcPrChange>
          </w:tcPr>
          <w:p w14:paraId="116713E3" w14:textId="77777777" w:rsidR="00FC7A68" w:rsidRPr="006F33AA" w:rsidRDefault="00FC7A68" w:rsidP="00FC7A68">
            <w:pPr>
              <w:pStyle w:val="a4"/>
              <w:numPr>
                <w:ilvl w:val="0"/>
                <w:numId w:val="61"/>
              </w:numPr>
              <w:spacing w:after="120" w:line="240" w:lineRule="auto"/>
              <w:rPr>
                <w:rFonts w:ascii="Times New Roman" w:hAnsi="Times New Roman"/>
                <w:sz w:val="20"/>
                <w:rPrChange w:id="6330" w:author="2" w:date="2021-08-31T10:55:00Z">
                  <w:rPr>
                    <w:rFonts w:ascii="Times New Roman" w:hAnsi="Times New Roman" w:cs="Times New Roman"/>
                    <w:sz w:val="24"/>
                    <w:szCs w:val="24"/>
                  </w:rPr>
                </w:rPrChange>
              </w:rPr>
            </w:pPr>
            <w:r w:rsidRPr="006F33AA">
              <w:rPr>
                <w:rFonts w:ascii="Times New Roman" w:hAnsi="Times New Roman"/>
                <w:sz w:val="20"/>
                <w:rPrChange w:id="6331" w:author="2" w:date="2021-08-31T10:55:00Z">
                  <w:rPr>
                    <w:rFonts w:ascii="Times New Roman" w:hAnsi="Times New Roman" w:cs="Times New Roman"/>
                    <w:sz w:val="24"/>
                    <w:szCs w:val="24"/>
                  </w:rPr>
                </w:rPrChange>
              </w:rPr>
              <w:t>только А</w:t>
            </w:r>
          </w:p>
          <w:p w14:paraId="3A72B139" w14:textId="77777777" w:rsidR="00FC7A68" w:rsidRPr="006F33AA" w:rsidRDefault="00FC7A68" w:rsidP="00FC7A68">
            <w:pPr>
              <w:pStyle w:val="a4"/>
              <w:numPr>
                <w:ilvl w:val="0"/>
                <w:numId w:val="61"/>
              </w:numPr>
              <w:spacing w:after="120" w:line="240" w:lineRule="auto"/>
              <w:rPr>
                <w:rFonts w:ascii="Times New Roman" w:hAnsi="Times New Roman"/>
                <w:sz w:val="20"/>
                <w:rPrChange w:id="6332" w:author="2" w:date="2021-08-31T10:55:00Z">
                  <w:rPr>
                    <w:rFonts w:ascii="Times New Roman" w:hAnsi="Times New Roman" w:cs="Times New Roman"/>
                    <w:sz w:val="24"/>
                    <w:szCs w:val="24"/>
                  </w:rPr>
                </w:rPrChange>
              </w:rPr>
            </w:pPr>
            <w:r w:rsidRPr="006F33AA">
              <w:rPr>
                <w:rFonts w:ascii="Times New Roman" w:hAnsi="Times New Roman"/>
                <w:sz w:val="20"/>
                <w:rPrChange w:id="6333" w:author="2" w:date="2021-08-31T10:55:00Z">
                  <w:rPr>
                    <w:rFonts w:ascii="Times New Roman" w:hAnsi="Times New Roman" w:cs="Times New Roman"/>
                    <w:sz w:val="24"/>
                    <w:szCs w:val="24"/>
                  </w:rPr>
                </w:rPrChange>
              </w:rPr>
              <w:t>только Б</w:t>
            </w:r>
          </w:p>
          <w:p w14:paraId="5D05B5AA" w14:textId="77777777" w:rsidR="00FC7A68" w:rsidRPr="006F33AA" w:rsidRDefault="00FC7A68" w:rsidP="00FC7A68">
            <w:pPr>
              <w:pStyle w:val="a4"/>
              <w:numPr>
                <w:ilvl w:val="0"/>
                <w:numId w:val="61"/>
              </w:numPr>
              <w:spacing w:after="120" w:line="240" w:lineRule="auto"/>
              <w:rPr>
                <w:rFonts w:ascii="Times New Roman" w:hAnsi="Times New Roman"/>
                <w:sz w:val="20"/>
                <w:rPrChange w:id="6334" w:author="2" w:date="2021-08-31T10:55:00Z">
                  <w:rPr>
                    <w:rFonts w:ascii="Times New Roman" w:hAnsi="Times New Roman" w:cs="Times New Roman"/>
                    <w:sz w:val="24"/>
                    <w:szCs w:val="24"/>
                  </w:rPr>
                </w:rPrChange>
              </w:rPr>
            </w:pPr>
            <w:r w:rsidRPr="006F33AA">
              <w:rPr>
                <w:rFonts w:ascii="Times New Roman" w:hAnsi="Times New Roman"/>
                <w:sz w:val="20"/>
                <w:rPrChange w:id="6335" w:author="2" w:date="2021-08-31T10:55:00Z">
                  <w:rPr>
                    <w:rFonts w:ascii="Times New Roman" w:hAnsi="Times New Roman" w:cs="Times New Roman"/>
                    <w:sz w:val="24"/>
                    <w:szCs w:val="24"/>
                  </w:rPr>
                </w:rPrChange>
              </w:rPr>
              <w:t>и А, и Б</w:t>
            </w:r>
          </w:p>
          <w:p w14:paraId="3F17326B" w14:textId="77777777" w:rsidR="00FC7A68" w:rsidRPr="006F33AA" w:rsidRDefault="00FC7A68" w:rsidP="00FC7A68">
            <w:pPr>
              <w:pStyle w:val="a4"/>
              <w:numPr>
                <w:ilvl w:val="0"/>
                <w:numId w:val="61"/>
              </w:numPr>
              <w:spacing w:after="120" w:line="240" w:lineRule="auto"/>
              <w:rPr>
                <w:rFonts w:ascii="Times New Roman" w:hAnsi="Times New Roman"/>
                <w:sz w:val="20"/>
                <w:rPrChange w:id="6336" w:author="2" w:date="2021-08-31T10:55:00Z">
                  <w:rPr>
                    <w:rFonts w:ascii="Times New Roman" w:hAnsi="Times New Roman" w:cs="Times New Roman"/>
                    <w:sz w:val="24"/>
                    <w:szCs w:val="24"/>
                  </w:rPr>
                </w:rPrChange>
              </w:rPr>
            </w:pPr>
            <w:r w:rsidRPr="006F33AA">
              <w:rPr>
                <w:rFonts w:ascii="Times New Roman" w:hAnsi="Times New Roman"/>
                <w:sz w:val="20"/>
                <w:rPrChange w:id="6337" w:author="2" w:date="2021-08-31T10:55:00Z">
                  <w:rPr>
                    <w:rFonts w:ascii="Times New Roman" w:hAnsi="Times New Roman" w:cs="Times New Roman"/>
                    <w:sz w:val="24"/>
                    <w:szCs w:val="24"/>
                  </w:rPr>
                </w:rPrChange>
              </w:rPr>
              <w:t>ни А, ни Б</w:t>
            </w:r>
          </w:p>
          <w:p w14:paraId="03B00CD3" w14:textId="77777777" w:rsidR="00FC7A68" w:rsidRPr="006F33AA" w:rsidRDefault="00FC7A68" w:rsidP="00FC7A68">
            <w:pPr>
              <w:spacing w:after="120"/>
              <w:rPr>
                <w:rFonts w:ascii="Times New Roman" w:hAnsi="Times New Roman"/>
                <w:sz w:val="20"/>
                <w:rPrChange w:id="6338" w:author="2" w:date="2021-08-31T10:55:00Z">
                  <w:rPr>
                    <w:rFonts w:ascii="Times New Roman" w:hAnsi="Times New Roman" w:cs="Times New Roman"/>
                    <w:sz w:val="24"/>
                    <w:szCs w:val="24"/>
                  </w:rPr>
                </w:rPrChange>
              </w:rPr>
            </w:pPr>
          </w:p>
        </w:tc>
        <w:tc>
          <w:tcPr>
            <w:tcW w:w="567" w:type="dxa"/>
            <w:gridSpan w:val="2"/>
            <w:tcPrChange w:id="6339" w:author="2" w:date="2021-08-31T10:55:00Z">
              <w:tcPr>
                <w:tcW w:w="547" w:type="dxa"/>
              </w:tcPr>
            </w:tcPrChange>
          </w:tcPr>
          <w:p w14:paraId="68FB9A31" w14:textId="1937DE7E" w:rsidR="00FC7A68" w:rsidRPr="004B35C4" w:rsidRDefault="00FC7A68" w:rsidP="00FC7A68">
            <w:pPr>
              <w:pStyle w:val="a4"/>
              <w:numPr>
                <w:ilvl w:val="0"/>
                <w:numId w:val="61"/>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2</w:t>
            </w:r>
          </w:p>
        </w:tc>
      </w:tr>
      <w:tr w:rsidR="00FC7A68" w:rsidRPr="007D3742" w14:paraId="67F526AC" w14:textId="1757456F" w:rsidTr="00911EF6">
        <w:tc>
          <w:tcPr>
            <w:tcW w:w="846" w:type="dxa"/>
            <w:tcPrChange w:id="6340" w:author="2" w:date="2021-08-31T10:55:00Z">
              <w:tcPr>
                <w:tcW w:w="846" w:type="dxa"/>
              </w:tcPr>
            </w:tcPrChange>
          </w:tcPr>
          <w:p w14:paraId="0C3F171F" w14:textId="77777777" w:rsidR="00FC7A68" w:rsidRPr="007D3742" w:rsidRDefault="00FC7A68" w:rsidP="00FC7A68">
            <w:pPr>
              <w:spacing w:after="120"/>
              <w:rPr>
                <w:rFonts w:ascii="Times New Roman" w:hAnsi="Times New Roman" w:cs="Times New Roman"/>
                <w:sz w:val="24"/>
                <w:szCs w:val="24"/>
              </w:rPr>
            </w:pPr>
          </w:p>
        </w:tc>
        <w:tc>
          <w:tcPr>
            <w:tcW w:w="1843" w:type="dxa"/>
            <w:tcPrChange w:id="6341" w:author="2" w:date="2021-08-31T10:55:00Z">
              <w:tcPr>
                <w:tcW w:w="1843" w:type="dxa"/>
              </w:tcPr>
            </w:tcPrChange>
          </w:tcPr>
          <w:p w14:paraId="6B66A8DF" w14:textId="77777777" w:rsidR="00FC7A68" w:rsidRPr="007D3742" w:rsidRDefault="00FC7A68" w:rsidP="00FC7A68">
            <w:pPr>
              <w:spacing w:after="120"/>
              <w:rPr>
                <w:rFonts w:ascii="Times New Roman" w:hAnsi="Times New Roman" w:cs="Times New Roman"/>
                <w:sz w:val="24"/>
                <w:szCs w:val="24"/>
              </w:rPr>
            </w:pPr>
          </w:p>
        </w:tc>
        <w:tc>
          <w:tcPr>
            <w:tcW w:w="425" w:type="dxa"/>
            <w:tcPrChange w:id="6342" w:author="2" w:date="2021-08-31T10:55:00Z">
              <w:tcPr>
                <w:tcW w:w="425" w:type="dxa"/>
              </w:tcPr>
            </w:tcPrChange>
          </w:tcPr>
          <w:p w14:paraId="5C695E15" w14:textId="77777777" w:rsidR="00FC7A68" w:rsidRPr="007D3742" w:rsidRDefault="00FC7A68" w:rsidP="00FC7A68">
            <w:pPr>
              <w:spacing w:after="120"/>
              <w:rPr>
                <w:rFonts w:ascii="Times New Roman" w:hAnsi="Times New Roman" w:cs="Times New Roman"/>
                <w:sz w:val="24"/>
                <w:szCs w:val="24"/>
              </w:rPr>
            </w:pPr>
          </w:p>
        </w:tc>
        <w:tc>
          <w:tcPr>
            <w:tcW w:w="392" w:type="dxa"/>
            <w:tcPrChange w:id="6343" w:author="2" w:date="2021-08-31T10:55:00Z">
              <w:tcPr>
                <w:tcW w:w="392" w:type="dxa"/>
              </w:tcPr>
            </w:tcPrChange>
          </w:tcPr>
          <w:p w14:paraId="514B3B32" w14:textId="77777777" w:rsidR="00FC7A68" w:rsidRPr="007D3742" w:rsidRDefault="00FC7A68" w:rsidP="00FC7A68">
            <w:pPr>
              <w:spacing w:after="120"/>
              <w:rPr>
                <w:rFonts w:ascii="Times New Roman" w:hAnsi="Times New Roman" w:cs="Times New Roman"/>
                <w:sz w:val="24"/>
                <w:szCs w:val="24"/>
              </w:rPr>
            </w:pPr>
          </w:p>
        </w:tc>
        <w:tc>
          <w:tcPr>
            <w:tcW w:w="553" w:type="dxa"/>
            <w:tcPrChange w:id="6344" w:author="2" w:date="2021-08-31T10:55:00Z">
              <w:tcPr>
                <w:tcW w:w="553" w:type="dxa"/>
              </w:tcPr>
            </w:tcPrChange>
          </w:tcPr>
          <w:p w14:paraId="4E2AD8C3" w14:textId="32E1A3F3"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6345" w:author="2" w:date="2021-08-31T10:55:00Z">
              <w:tcPr>
                <w:tcW w:w="6001" w:type="dxa"/>
              </w:tcPr>
            </w:tcPrChange>
          </w:tcPr>
          <w:p w14:paraId="2EF68166" w14:textId="7F86D363" w:rsidR="00FC7A68" w:rsidRDefault="00FC7A68" w:rsidP="00FC7A68">
            <w:pPr>
              <w:spacing w:after="120"/>
              <w:rPr>
                <w:rFonts w:ascii="Times New Roman" w:hAnsi="Times New Roman" w:cs="Times New Roman"/>
                <w:color w:val="000000"/>
                <w:sz w:val="24"/>
                <w:szCs w:val="24"/>
              </w:rPr>
            </w:pPr>
            <w:r w:rsidRPr="007D3742">
              <w:rPr>
                <w:rFonts w:ascii="Times New Roman" w:hAnsi="Times New Roman" w:cs="Times New Roman"/>
                <w:color w:val="000000"/>
                <w:sz w:val="24"/>
                <w:szCs w:val="24"/>
              </w:rPr>
              <w:t>Произошла следующая ядерная реакция: </w:t>
            </w:r>
            <m:oMath>
              <m:r>
                <m:rPr>
                  <m:sty m:val="p"/>
                </m:rPr>
                <w:rPr>
                  <w:rFonts w:ascii="Cambria Math" w:hAnsi="Cambria Math" w:cs="Times New Roman"/>
                  <w:sz w:val="24"/>
                  <w:szCs w:val="24"/>
                </w:rPr>
                <w:br/>
              </m:r>
              <m:sPre>
                <m:sPrePr>
                  <m:ctrlPr>
                    <w:rPr>
                      <w:rFonts w:ascii="Cambria Math" w:hAnsi="Cambria Math" w:cs="Times New Roman"/>
                      <w:i/>
                      <w:sz w:val="24"/>
                      <w:szCs w:val="24"/>
                    </w:rPr>
                  </m:ctrlPr>
                </m:sPrePr>
                <m:sub>
                  <m:r>
                    <w:rPr>
                      <w:rFonts w:ascii="Cambria Math" w:hAnsi="Cambria Math" w:cs="Times New Roman"/>
                      <w:sz w:val="24"/>
                      <w:szCs w:val="24"/>
                    </w:rPr>
                    <m:t>7</m:t>
                  </m:r>
                </m:sub>
                <m:sup>
                  <m:r>
                    <w:rPr>
                      <w:rFonts w:ascii="Cambria Math" w:hAnsi="Cambria Math" w:cs="Times New Roman"/>
                      <w:sz w:val="24"/>
                      <w:szCs w:val="24"/>
                    </w:rPr>
                    <m:t>14</m:t>
                  </m:r>
                </m:sup>
                <m:e>
                  <m:r>
                    <w:rPr>
                      <w:rFonts w:ascii="Cambria Math" w:hAnsi="Cambria Math" w:cs="Times New Roman"/>
                      <w:sz w:val="24"/>
                      <w:szCs w:val="24"/>
                    </w:rPr>
                    <m:t>N</m:t>
                  </m:r>
                </m:e>
              </m:sPre>
              <m:r>
                <w:rPr>
                  <w:rFonts w:ascii="Cambria Math" w:hAnsi="Cambria Math" w:cs="Times New Roman"/>
                  <w:sz w:val="24"/>
                  <w:szCs w:val="24"/>
                </w:rPr>
                <m:t>+</m:t>
              </m:r>
              <m:sPre>
                <m:sPrePr>
                  <m:ctrlPr>
                    <w:rPr>
                      <w:rFonts w:ascii="Cambria Math" w:hAnsi="Cambria Math" w:cs="Times New Roman"/>
                      <w:i/>
                      <w:sz w:val="24"/>
                      <w:szCs w:val="24"/>
                    </w:rPr>
                  </m:ctrlPr>
                </m:sPrePr>
                <m:sub>
                  <m:r>
                    <w:rPr>
                      <w:rFonts w:ascii="Cambria Math" w:hAnsi="Cambria Math" w:cs="Times New Roman"/>
                      <w:sz w:val="24"/>
                      <w:szCs w:val="24"/>
                    </w:rPr>
                    <m:t>2</m:t>
                  </m:r>
                </m:sub>
                <m:sup>
                  <m:r>
                    <w:rPr>
                      <w:rFonts w:ascii="Cambria Math" w:hAnsi="Cambria Math" w:cs="Times New Roman"/>
                      <w:sz w:val="24"/>
                      <w:szCs w:val="24"/>
                    </w:rPr>
                    <m:t>4</m:t>
                  </m:r>
                </m:sup>
                <m:e>
                  <m:r>
                    <w:rPr>
                      <w:rFonts w:ascii="Cambria Math" w:hAnsi="Cambria Math" w:cs="Times New Roman"/>
                      <w:sz w:val="24"/>
                      <w:szCs w:val="24"/>
                    </w:rPr>
                    <m:t>He</m:t>
                  </m:r>
                </m:e>
              </m:sPre>
              <m:r>
                <w:rPr>
                  <w:rFonts w:ascii="Cambria Math" w:hAnsi="Cambria Math" w:cs="Times New Roman"/>
                  <w:sz w:val="24"/>
                  <w:szCs w:val="24"/>
                </w:rPr>
                <m:t>⟶X+</m:t>
              </m:r>
              <m:sPre>
                <m:sPrePr>
                  <m:ctrlPr>
                    <w:rPr>
                      <w:rFonts w:ascii="Cambria Math" w:hAnsi="Cambria Math" w:cs="Times New Roman"/>
                      <w:i/>
                      <w:sz w:val="24"/>
                      <w:szCs w:val="24"/>
                    </w:rPr>
                  </m:ctrlPr>
                </m:sPrePr>
                <m:sub>
                  <m:r>
                    <w:rPr>
                      <w:rFonts w:ascii="Cambria Math" w:hAnsi="Cambria Math" w:cs="Times New Roman"/>
                      <w:sz w:val="24"/>
                      <w:szCs w:val="24"/>
                    </w:rPr>
                    <m:t>8</m:t>
                  </m:r>
                </m:sub>
                <m:sup>
                  <m:r>
                    <w:rPr>
                      <w:rFonts w:ascii="Cambria Math" w:hAnsi="Cambria Math" w:cs="Times New Roman"/>
                      <w:sz w:val="24"/>
                      <w:szCs w:val="24"/>
                    </w:rPr>
                    <m:t>17</m:t>
                  </m:r>
                </m:sup>
                <m:e>
                  <m:r>
                    <w:rPr>
                      <w:rFonts w:ascii="Cambria Math" w:hAnsi="Cambria Math" w:cs="Times New Roman"/>
                      <w:sz w:val="24"/>
                      <w:szCs w:val="24"/>
                    </w:rPr>
                    <m:t>O</m:t>
                  </m:r>
                </m:e>
              </m:sPre>
            </m:oMath>
            <w:r w:rsidRPr="009B70C9">
              <w:rPr>
                <w:rFonts w:ascii="Times New Roman" w:hAnsi="Times New Roman" w:cs="Times New Roman"/>
                <w:color w:val="000000"/>
                <w:sz w:val="24"/>
                <w:szCs w:val="24"/>
              </w:rPr>
              <w:t xml:space="preserve"> </w:t>
            </w:r>
            <w:r w:rsidRPr="007D3742">
              <w:rPr>
                <w:rFonts w:ascii="Times New Roman" w:hAnsi="Times New Roman" w:cs="Times New Roman"/>
                <w:color w:val="000000"/>
                <w:sz w:val="24"/>
                <w:szCs w:val="24"/>
              </w:rPr>
              <w:t>. Какая частица X выделилась в результате реакции?</w:t>
            </w:r>
          </w:p>
          <w:p w14:paraId="5CCA8462" w14:textId="34DCA5A6" w:rsidR="00FC7A68" w:rsidRPr="00057C87" w:rsidRDefault="00FC7A68" w:rsidP="00FC7A68">
            <w:pPr>
              <w:spacing w:after="120"/>
              <w:rPr>
                <w:rFonts w:ascii="Times New Roman" w:hAnsi="Times New Roman" w:cs="Times New Roman"/>
                <w:i/>
                <w:sz w:val="24"/>
                <w:szCs w:val="24"/>
              </w:rPr>
            </w:pPr>
          </w:p>
        </w:tc>
        <w:tc>
          <w:tcPr>
            <w:tcW w:w="4961" w:type="dxa"/>
            <w:gridSpan w:val="2"/>
            <w:tcPrChange w:id="6346" w:author="2" w:date="2021-08-31T10:55:00Z">
              <w:tcPr>
                <w:tcW w:w="4839" w:type="dxa"/>
              </w:tcPr>
            </w:tcPrChange>
          </w:tcPr>
          <w:p w14:paraId="2999BE2E" w14:textId="1976B69B" w:rsidR="00FC7A68" w:rsidRPr="006F33AA" w:rsidRDefault="00FC7A68" w:rsidP="00FC7A68">
            <w:pPr>
              <w:pStyle w:val="a4"/>
              <w:numPr>
                <w:ilvl w:val="0"/>
                <w:numId w:val="63"/>
              </w:numPr>
              <w:spacing w:after="120" w:line="240" w:lineRule="auto"/>
              <w:rPr>
                <w:rFonts w:ascii="Times New Roman" w:hAnsi="Times New Roman"/>
                <w:sz w:val="20"/>
                <w:rPrChange w:id="6347" w:author="2" w:date="2021-08-31T10:55:00Z">
                  <w:rPr>
                    <w:rFonts w:ascii="Times New Roman" w:hAnsi="Times New Roman" w:cs="Times New Roman"/>
                    <w:sz w:val="24"/>
                    <w:szCs w:val="24"/>
                  </w:rPr>
                </w:rPrChange>
              </w:rPr>
            </w:pPr>
            <w:r w:rsidRPr="006F33AA">
              <w:rPr>
                <w:rFonts w:ascii="Times New Roman" w:hAnsi="Times New Roman"/>
                <w:sz w:val="20"/>
                <w:rPrChange w:id="6348" w:author="2" w:date="2021-08-31T10:55:00Z">
                  <w:rPr>
                    <w:rFonts w:ascii="Times New Roman" w:hAnsi="Times New Roman" w:cs="Times New Roman"/>
                    <w:sz w:val="24"/>
                    <w:szCs w:val="24"/>
                  </w:rPr>
                </w:rPrChange>
              </w:rPr>
              <w:t>β -частица</w:t>
            </w:r>
          </w:p>
          <w:p w14:paraId="0A21B2DF" w14:textId="77777777" w:rsidR="00FC7A68" w:rsidRPr="006F33AA" w:rsidRDefault="00FC7A68" w:rsidP="00FC7A68">
            <w:pPr>
              <w:pStyle w:val="a4"/>
              <w:numPr>
                <w:ilvl w:val="0"/>
                <w:numId w:val="63"/>
              </w:numPr>
              <w:spacing w:after="120" w:line="240" w:lineRule="auto"/>
              <w:rPr>
                <w:rFonts w:ascii="Times New Roman" w:hAnsi="Times New Roman"/>
                <w:sz w:val="20"/>
                <w:rPrChange w:id="6349" w:author="2" w:date="2021-08-31T10:55:00Z">
                  <w:rPr>
                    <w:rFonts w:ascii="Times New Roman" w:hAnsi="Times New Roman" w:cs="Times New Roman"/>
                    <w:sz w:val="24"/>
                    <w:szCs w:val="24"/>
                  </w:rPr>
                </w:rPrChange>
              </w:rPr>
            </w:pPr>
            <w:r w:rsidRPr="006F33AA">
              <w:rPr>
                <w:rFonts w:ascii="Times New Roman" w:hAnsi="Times New Roman"/>
                <w:sz w:val="20"/>
                <w:rPrChange w:id="6350" w:author="2" w:date="2021-08-31T10:55:00Z">
                  <w:rPr>
                    <w:rFonts w:ascii="Times New Roman" w:hAnsi="Times New Roman" w:cs="Times New Roman"/>
                    <w:sz w:val="24"/>
                    <w:szCs w:val="24"/>
                  </w:rPr>
                </w:rPrChange>
              </w:rPr>
              <w:t>протон</w:t>
            </w:r>
          </w:p>
          <w:p w14:paraId="49D7D0EB" w14:textId="77777777" w:rsidR="00FC7A68" w:rsidRPr="006F33AA" w:rsidRDefault="00FC7A68" w:rsidP="00FC7A68">
            <w:pPr>
              <w:pStyle w:val="a4"/>
              <w:numPr>
                <w:ilvl w:val="0"/>
                <w:numId w:val="63"/>
              </w:numPr>
              <w:spacing w:after="120" w:line="240" w:lineRule="auto"/>
              <w:rPr>
                <w:rFonts w:ascii="Times New Roman" w:hAnsi="Times New Roman"/>
                <w:sz w:val="20"/>
                <w:rPrChange w:id="6351" w:author="2" w:date="2021-08-31T10:55:00Z">
                  <w:rPr>
                    <w:rFonts w:ascii="Times New Roman" w:hAnsi="Times New Roman" w:cs="Times New Roman"/>
                    <w:sz w:val="24"/>
                    <w:szCs w:val="24"/>
                  </w:rPr>
                </w:rPrChange>
              </w:rPr>
            </w:pPr>
            <w:r w:rsidRPr="006F33AA">
              <w:rPr>
                <w:rFonts w:ascii="Times New Roman" w:hAnsi="Times New Roman"/>
                <w:sz w:val="20"/>
                <w:rPrChange w:id="6352" w:author="2" w:date="2021-08-31T10:55:00Z">
                  <w:rPr>
                    <w:rFonts w:ascii="Times New Roman" w:hAnsi="Times New Roman" w:cs="Times New Roman"/>
                    <w:sz w:val="24"/>
                    <w:szCs w:val="24"/>
                  </w:rPr>
                </w:rPrChange>
              </w:rPr>
              <w:t>нейтрон</w:t>
            </w:r>
          </w:p>
          <w:p w14:paraId="604591BF" w14:textId="096D23F8" w:rsidR="00FC7A68" w:rsidRPr="006F33AA" w:rsidRDefault="00FC7A68" w:rsidP="00FC7A68">
            <w:pPr>
              <w:pStyle w:val="a4"/>
              <w:numPr>
                <w:ilvl w:val="0"/>
                <w:numId w:val="63"/>
              </w:numPr>
              <w:spacing w:after="120" w:line="240" w:lineRule="auto"/>
              <w:rPr>
                <w:rFonts w:ascii="Times New Roman" w:hAnsi="Times New Roman"/>
                <w:sz w:val="20"/>
                <w:rPrChange w:id="6353" w:author="2" w:date="2021-08-31T10:55:00Z">
                  <w:rPr>
                    <w:rFonts w:ascii="Times New Roman" w:hAnsi="Times New Roman" w:cs="Times New Roman"/>
                    <w:sz w:val="24"/>
                    <w:szCs w:val="24"/>
                  </w:rPr>
                </w:rPrChange>
              </w:rPr>
            </w:pPr>
            <w:r w:rsidRPr="006F33AA">
              <w:rPr>
                <w:rFonts w:ascii="Times New Roman" w:hAnsi="Times New Roman"/>
                <w:sz w:val="20"/>
                <w:rPrChange w:id="6354" w:author="2" w:date="2021-08-31T10:55:00Z">
                  <w:rPr>
                    <w:rFonts w:ascii="Times New Roman" w:hAnsi="Times New Roman" w:cs="Times New Roman"/>
                    <w:sz w:val="24"/>
                    <w:szCs w:val="24"/>
                  </w:rPr>
                </w:rPrChange>
              </w:rPr>
              <w:t>α-частица</w:t>
            </w:r>
          </w:p>
        </w:tc>
        <w:tc>
          <w:tcPr>
            <w:tcW w:w="567" w:type="dxa"/>
            <w:gridSpan w:val="2"/>
            <w:tcPrChange w:id="6355" w:author="2" w:date="2021-08-31T10:55:00Z">
              <w:tcPr>
                <w:tcW w:w="547" w:type="dxa"/>
              </w:tcPr>
            </w:tcPrChange>
          </w:tcPr>
          <w:p w14:paraId="0A0F81ED" w14:textId="0F5F3A94" w:rsidR="00FC7A68" w:rsidRPr="004B35C4" w:rsidRDefault="00FC7A68" w:rsidP="00FC7A68">
            <w:pPr>
              <w:pStyle w:val="a4"/>
              <w:numPr>
                <w:ilvl w:val="0"/>
                <w:numId w:val="63"/>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2</w:t>
            </w:r>
          </w:p>
        </w:tc>
      </w:tr>
      <w:tr w:rsidR="00FC7A68" w:rsidRPr="007D3742" w14:paraId="1EB5F19A" w14:textId="0FF82955" w:rsidTr="00911EF6">
        <w:tc>
          <w:tcPr>
            <w:tcW w:w="846" w:type="dxa"/>
            <w:tcPrChange w:id="6356" w:author="2" w:date="2021-08-31T10:55:00Z">
              <w:tcPr>
                <w:tcW w:w="846" w:type="dxa"/>
              </w:tcPr>
            </w:tcPrChange>
          </w:tcPr>
          <w:p w14:paraId="09D021D7" w14:textId="77777777" w:rsidR="00FC7A68" w:rsidRPr="007D3742" w:rsidRDefault="00FC7A68" w:rsidP="00FC7A68">
            <w:pPr>
              <w:spacing w:after="120"/>
              <w:rPr>
                <w:rFonts w:ascii="Times New Roman" w:hAnsi="Times New Roman" w:cs="Times New Roman"/>
                <w:sz w:val="24"/>
                <w:szCs w:val="24"/>
              </w:rPr>
            </w:pPr>
          </w:p>
        </w:tc>
        <w:tc>
          <w:tcPr>
            <w:tcW w:w="1843" w:type="dxa"/>
            <w:tcPrChange w:id="6357" w:author="2" w:date="2021-08-31T10:55:00Z">
              <w:tcPr>
                <w:tcW w:w="1843" w:type="dxa"/>
              </w:tcPr>
            </w:tcPrChange>
          </w:tcPr>
          <w:p w14:paraId="10AEF998" w14:textId="77777777" w:rsidR="00FC7A68" w:rsidRPr="007D3742" w:rsidRDefault="00FC7A68" w:rsidP="00FC7A68">
            <w:pPr>
              <w:spacing w:after="120"/>
              <w:rPr>
                <w:rFonts w:ascii="Times New Roman" w:hAnsi="Times New Roman" w:cs="Times New Roman"/>
                <w:sz w:val="24"/>
                <w:szCs w:val="24"/>
              </w:rPr>
            </w:pPr>
          </w:p>
        </w:tc>
        <w:tc>
          <w:tcPr>
            <w:tcW w:w="425" w:type="dxa"/>
            <w:tcPrChange w:id="6358" w:author="2" w:date="2021-08-31T10:55:00Z">
              <w:tcPr>
                <w:tcW w:w="425" w:type="dxa"/>
              </w:tcPr>
            </w:tcPrChange>
          </w:tcPr>
          <w:p w14:paraId="23A9F072" w14:textId="36959469" w:rsidR="00FC7A68" w:rsidRPr="007D3742" w:rsidRDefault="00FC7A68" w:rsidP="00FC7A68">
            <w:pPr>
              <w:spacing w:after="120"/>
              <w:rPr>
                <w:rFonts w:ascii="Times New Roman" w:hAnsi="Times New Roman" w:cs="Times New Roman"/>
                <w:sz w:val="24"/>
                <w:szCs w:val="24"/>
              </w:rPr>
            </w:pPr>
          </w:p>
        </w:tc>
        <w:tc>
          <w:tcPr>
            <w:tcW w:w="392" w:type="dxa"/>
            <w:tcPrChange w:id="6359" w:author="2" w:date="2021-08-31T10:55:00Z">
              <w:tcPr>
                <w:tcW w:w="392" w:type="dxa"/>
              </w:tcPr>
            </w:tcPrChange>
          </w:tcPr>
          <w:p w14:paraId="497A100B" w14:textId="77777777" w:rsidR="00FC7A68" w:rsidRPr="007D3742" w:rsidRDefault="00FC7A68" w:rsidP="00FC7A68">
            <w:pPr>
              <w:spacing w:after="120"/>
              <w:rPr>
                <w:rFonts w:ascii="Times New Roman" w:hAnsi="Times New Roman" w:cs="Times New Roman"/>
                <w:sz w:val="24"/>
                <w:szCs w:val="24"/>
              </w:rPr>
            </w:pPr>
          </w:p>
        </w:tc>
        <w:tc>
          <w:tcPr>
            <w:tcW w:w="553" w:type="dxa"/>
            <w:tcPrChange w:id="6360" w:author="2" w:date="2021-08-31T10:55:00Z">
              <w:tcPr>
                <w:tcW w:w="553" w:type="dxa"/>
              </w:tcPr>
            </w:tcPrChange>
          </w:tcPr>
          <w:p w14:paraId="6AC64C89" w14:textId="6D7B8E83"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6361" w:author="2" w:date="2021-08-31T10:55:00Z">
              <w:tcPr>
                <w:tcW w:w="6001" w:type="dxa"/>
              </w:tcPr>
            </w:tcPrChange>
          </w:tcPr>
          <w:p w14:paraId="60658EBD" w14:textId="77777777" w:rsidR="00FC7A68" w:rsidRDefault="00FC7A68" w:rsidP="00FC7A68">
            <w:pPr>
              <w:spacing w:after="120"/>
              <w:rPr>
                <w:rStyle w:val="basis"/>
                <w:rFonts w:ascii="Times New Roman" w:eastAsiaTheme="minorEastAsia" w:hAnsi="Times New Roman" w:cs="Times New Roman"/>
                <w:color w:val="000000"/>
                <w:sz w:val="24"/>
                <w:szCs w:val="24"/>
                <w:shd w:val="clear" w:color="auto" w:fill="F0F0F0"/>
              </w:rPr>
            </w:pPr>
            <w:r w:rsidRPr="007D3742">
              <w:rPr>
                <w:rFonts w:ascii="Times New Roman" w:hAnsi="Times New Roman" w:cs="Times New Roman"/>
                <w:color w:val="000000"/>
                <w:sz w:val="24"/>
                <w:szCs w:val="24"/>
              </w:rPr>
              <w:t>Произошла следующая ядерная реакция:</w:t>
            </w:r>
            <m:oMath>
              <m:sPre>
                <m:sPrePr>
                  <m:ctrlPr>
                    <w:rPr>
                      <w:rStyle w:val="basis"/>
                      <w:rFonts w:ascii="Cambria Math" w:hAnsi="Cambria Math" w:cs="Times New Roman"/>
                      <w:i/>
                      <w:color w:val="000000"/>
                      <w:sz w:val="24"/>
                      <w:szCs w:val="24"/>
                      <w:shd w:val="clear" w:color="auto" w:fill="F0F0F0"/>
                    </w:rPr>
                  </m:ctrlPr>
                </m:sPrePr>
                <m:sub>
                  <m:r>
                    <w:rPr>
                      <w:rStyle w:val="basis"/>
                      <w:rFonts w:ascii="Cambria Math" w:hAnsi="Cambria Math" w:cs="Times New Roman"/>
                      <w:color w:val="000000"/>
                      <w:sz w:val="24"/>
                      <w:szCs w:val="24"/>
                      <w:shd w:val="clear" w:color="auto" w:fill="F0F0F0"/>
                    </w:rPr>
                    <m:t>8</m:t>
                  </m:r>
                </m:sub>
                <m:sup>
                  <m:r>
                    <w:rPr>
                      <w:rStyle w:val="basis"/>
                      <w:rFonts w:ascii="Cambria Math" w:hAnsi="Cambria Math" w:cs="Times New Roman"/>
                      <w:color w:val="000000"/>
                      <w:sz w:val="24"/>
                      <w:szCs w:val="24"/>
                      <w:shd w:val="clear" w:color="auto" w:fill="F0F0F0"/>
                    </w:rPr>
                    <m:t>18</m:t>
                  </m:r>
                </m:sup>
                <m:e>
                  <m:r>
                    <w:rPr>
                      <w:rStyle w:val="basis"/>
                      <w:rFonts w:ascii="Cambria Math" w:hAnsi="Cambria Math" w:cs="Times New Roman"/>
                      <w:color w:val="000000"/>
                      <w:sz w:val="24"/>
                      <w:szCs w:val="24"/>
                      <w:shd w:val="clear" w:color="auto" w:fill="F0F0F0"/>
                    </w:rPr>
                    <m:t>O+</m:t>
                  </m:r>
                  <m:sPre>
                    <m:sPrePr>
                      <m:ctrlPr>
                        <w:rPr>
                          <w:rStyle w:val="basis"/>
                          <w:rFonts w:ascii="Cambria Math" w:hAnsi="Cambria Math" w:cs="Times New Roman"/>
                          <w:i/>
                          <w:color w:val="000000"/>
                          <w:sz w:val="24"/>
                          <w:szCs w:val="24"/>
                          <w:shd w:val="clear" w:color="auto" w:fill="F0F0F0"/>
                        </w:rPr>
                      </m:ctrlPr>
                    </m:sPrePr>
                    <m:sub>
                      <m:r>
                        <w:rPr>
                          <w:rStyle w:val="basis"/>
                          <w:rFonts w:ascii="Cambria Math" w:hAnsi="Cambria Math" w:cs="Times New Roman"/>
                          <w:color w:val="000000"/>
                          <w:sz w:val="24"/>
                          <w:szCs w:val="24"/>
                          <w:shd w:val="clear" w:color="auto" w:fill="F0F0F0"/>
                        </w:rPr>
                        <m:t>1</m:t>
                      </m:r>
                    </m:sub>
                    <m:sup>
                      <m:r>
                        <w:rPr>
                          <w:rStyle w:val="basis"/>
                          <w:rFonts w:ascii="Cambria Math" w:hAnsi="Cambria Math" w:cs="Times New Roman"/>
                          <w:color w:val="000000"/>
                          <w:sz w:val="24"/>
                          <w:szCs w:val="24"/>
                          <w:shd w:val="clear" w:color="auto" w:fill="F0F0F0"/>
                        </w:rPr>
                        <m:t>1</m:t>
                      </m:r>
                    </m:sup>
                    <m:e>
                      <m:r>
                        <w:rPr>
                          <w:rStyle w:val="basis"/>
                          <w:rFonts w:ascii="Cambria Math" w:hAnsi="Cambria Math" w:cs="Times New Roman"/>
                          <w:color w:val="000000"/>
                          <w:sz w:val="24"/>
                          <w:szCs w:val="24"/>
                          <w:shd w:val="clear" w:color="auto" w:fill="F0F0F0"/>
                        </w:rPr>
                        <m:t>p</m:t>
                      </m:r>
                    </m:e>
                  </m:sPre>
                </m:e>
              </m:sPre>
              <m:r>
                <w:rPr>
                  <w:rStyle w:val="basis"/>
                  <w:rFonts w:ascii="Cambria Math" w:hAnsi="Cambria Math" w:cs="Times New Roman"/>
                  <w:color w:val="000000"/>
                  <w:sz w:val="24"/>
                  <w:szCs w:val="24"/>
                  <w:shd w:val="clear" w:color="auto" w:fill="F0F0F0"/>
                </w:rPr>
                <m:t>⟶X+</m:t>
              </m:r>
              <m:sPre>
                <m:sPrePr>
                  <m:ctrlPr>
                    <w:rPr>
                      <w:rStyle w:val="basis"/>
                      <w:rFonts w:ascii="Cambria Math" w:hAnsi="Cambria Math" w:cs="Times New Roman"/>
                      <w:i/>
                      <w:color w:val="000000"/>
                      <w:sz w:val="24"/>
                      <w:szCs w:val="24"/>
                      <w:shd w:val="clear" w:color="auto" w:fill="F0F0F0"/>
                    </w:rPr>
                  </m:ctrlPr>
                </m:sPrePr>
                <m:sub>
                  <m:r>
                    <w:rPr>
                      <w:rStyle w:val="basis"/>
                      <w:rFonts w:ascii="Cambria Math" w:hAnsi="Cambria Math" w:cs="Times New Roman"/>
                      <w:color w:val="000000"/>
                      <w:sz w:val="24"/>
                      <w:szCs w:val="24"/>
                      <w:shd w:val="clear" w:color="auto" w:fill="F0F0F0"/>
                    </w:rPr>
                    <m:t>9</m:t>
                  </m:r>
                </m:sub>
                <m:sup>
                  <m:r>
                    <w:rPr>
                      <w:rStyle w:val="basis"/>
                      <w:rFonts w:ascii="Cambria Math" w:hAnsi="Cambria Math" w:cs="Times New Roman"/>
                      <w:color w:val="000000"/>
                      <w:sz w:val="24"/>
                      <w:szCs w:val="24"/>
                      <w:shd w:val="clear" w:color="auto" w:fill="F0F0F0"/>
                    </w:rPr>
                    <m:t>18</m:t>
                  </m:r>
                </m:sup>
                <m:e>
                  <m:r>
                    <w:rPr>
                      <w:rStyle w:val="basis"/>
                      <w:rFonts w:ascii="Cambria Math" w:hAnsi="Cambria Math" w:cs="Times New Roman"/>
                      <w:color w:val="000000"/>
                      <w:sz w:val="24"/>
                      <w:szCs w:val="24"/>
                      <w:shd w:val="clear" w:color="auto" w:fill="F0F0F0"/>
                    </w:rPr>
                    <m:t>F</m:t>
                  </m:r>
                </m:e>
              </m:sPre>
            </m:oMath>
          </w:p>
          <w:p w14:paraId="54731C1A" w14:textId="153EA5AE" w:rsidR="00FC7A68" w:rsidRPr="007D3742" w:rsidRDefault="00FC7A68" w:rsidP="00FC7A68">
            <w:pPr>
              <w:spacing w:after="120"/>
              <w:rPr>
                <w:rFonts w:ascii="Times New Roman" w:hAnsi="Times New Roman" w:cs="Times New Roman"/>
                <w:sz w:val="24"/>
                <w:szCs w:val="24"/>
              </w:rPr>
            </w:pPr>
            <w:r w:rsidRPr="007D3742">
              <w:rPr>
                <w:rFonts w:ascii="Times New Roman" w:hAnsi="Times New Roman" w:cs="Times New Roman"/>
                <w:color w:val="000000"/>
                <w:sz w:val="24"/>
                <w:szCs w:val="24"/>
              </w:rPr>
              <w:t>Какая частица X выделилась в результате реакции?</w:t>
            </w:r>
          </w:p>
        </w:tc>
        <w:tc>
          <w:tcPr>
            <w:tcW w:w="4961" w:type="dxa"/>
            <w:gridSpan w:val="2"/>
            <w:tcPrChange w:id="6362" w:author="2" w:date="2021-08-31T10:55:00Z">
              <w:tcPr>
                <w:tcW w:w="4839" w:type="dxa"/>
              </w:tcPr>
            </w:tcPrChange>
          </w:tcPr>
          <w:p w14:paraId="3D6D6159" w14:textId="77777777" w:rsidR="00FC7A68" w:rsidRPr="006F33AA" w:rsidRDefault="00FC7A68" w:rsidP="00FC7A68">
            <w:pPr>
              <w:pStyle w:val="a4"/>
              <w:numPr>
                <w:ilvl w:val="0"/>
                <w:numId w:val="64"/>
              </w:numPr>
              <w:spacing w:after="120" w:line="240" w:lineRule="auto"/>
              <w:rPr>
                <w:rFonts w:ascii="Times New Roman" w:hAnsi="Times New Roman"/>
                <w:sz w:val="20"/>
                <w:rPrChange w:id="6363" w:author="2" w:date="2021-08-31T10:55:00Z">
                  <w:rPr>
                    <w:rFonts w:ascii="Times New Roman" w:hAnsi="Times New Roman" w:cs="Times New Roman"/>
                    <w:sz w:val="24"/>
                    <w:szCs w:val="24"/>
                  </w:rPr>
                </w:rPrChange>
              </w:rPr>
            </w:pPr>
            <w:r w:rsidRPr="006F33AA">
              <w:rPr>
                <w:rFonts w:ascii="Times New Roman" w:hAnsi="Times New Roman"/>
                <w:sz w:val="20"/>
                <w:rPrChange w:id="6364" w:author="2" w:date="2021-08-31T10:55:00Z">
                  <w:rPr>
                    <w:rFonts w:ascii="Times New Roman" w:hAnsi="Times New Roman" w:cs="Times New Roman"/>
                    <w:sz w:val="24"/>
                    <w:szCs w:val="24"/>
                  </w:rPr>
                </w:rPrChange>
              </w:rPr>
              <w:t>β -частица</w:t>
            </w:r>
          </w:p>
          <w:p w14:paraId="283C756A" w14:textId="77777777" w:rsidR="00FC7A68" w:rsidRPr="006F33AA" w:rsidRDefault="00FC7A68" w:rsidP="00FC7A68">
            <w:pPr>
              <w:pStyle w:val="a4"/>
              <w:numPr>
                <w:ilvl w:val="0"/>
                <w:numId w:val="64"/>
              </w:numPr>
              <w:spacing w:after="120" w:line="240" w:lineRule="auto"/>
              <w:rPr>
                <w:rFonts w:ascii="Times New Roman" w:hAnsi="Times New Roman"/>
                <w:sz w:val="20"/>
                <w:rPrChange w:id="6365" w:author="2" w:date="2021-08-31T10:55:00Z">
                  <w:rPr>
                    <w:rFonts w:ascii="Times New Roman" w:hAnsi="Times New Roman" w:cs="Times New Roman"/>
                    <w:sz w:val="24"/>
                    <w:szCs w:val="24"/>
                  </w:rPr>
                </w:rPrChange>
              </w:rPr>
            </w:pPr>
            <w:r w:rsidRPr="006F33AA">
              <w:rPr>
                <w:rFonts w:ascii="Times New Roman" w:hAnsi="Times New Roman"/>
                <w:sz w:val="20"/>
                <w:rPrChange w:id="6366" w:author="2" w:date="2021-08-31T10:55:00Z">
                  <w:rPr>
                    <w:rFonts w:ascii="Times New Roman" w:hAnsi="Times New Roman" w:cs="Times New Roman"/>
                    <w:sz w:val="24"/>
                    <w:szCs w:val="24"/>
                  </w:rPr>
                </w:rPrChange>
              </w:rPr>
              <w:t>протон</w:t>
            </w:r>
          </w:p>
          <w:p w14:paraId="3271346E" w14:textId="77777777" w:rsidR="00FC7A68" w:rsidRPr="006F33AA" w:rsidRDefault="00FC7A68" w:rsidP="00FC7A68">
            <w:pPr>
              <w:pStyle w:val="a4"/>
              <w:numPr>
                <w:ilvl w:val="0"/>
                <w:numId w:val="64"/>
              </w:numPr>
              <w:spacing w:after="120" w:line="240" w:lineRule="auto"/>
              <w:rPr>
                <w:rFonts w:ascii="Times New Roman" w:hAnsi="Times New Roman"/>
                <w:sz w:val="20"/>
                <w:rPrChange w:id="6367" w:author="2" w:date="2021-08-31T10:55:00Z">
                  <w:rPr>
                    <w:rFonts w:ascii="Times New Roman" w:hAnsi="Times New Roman" w:cs="Times New Roman"/>
                    <w:sz w:val="24"/>
                    <w:szCs w:val="24"/>
                  </w:rPr>
                </w:rPrChange>
              </w:rPr>
            </w:pPr>
            <w:r w:rsidRPr="006F33AA">
              <w:rPr>
                <w:rFonts w:ascii="Times New Roman" w:hAnsi="Times New Roman"/>
                <w:sz w:val="20"/>
                <w:rPrChange w:id="6368" w:author="2" w:date="2021-08-31T10:55:00Z">
                  <w:rPr>
                    <w:rFonts w:ascii="Times New Roman" w:hAnsi="Times New Roman" w:cs="Times New Roman"/>
                    <w:sz w:val="24"/>
                    <w:szCs w:val="24"/>
                  </w:rPr>
                </w:rPrChange>
              </w:rPr>
              <w:t>нейтрон</w:t>
            </w:r>
          </w:p>
          <w:p w14:paraId="5F0A06DB" w14:textId="5A8964D6" w:rsidR="00FC7A68" w:rsidRPr="006F33AA" w:rsidRDefault="00FC7A68" w:rsidP="00FC7A68">
            <w:pPr>
              <w:pStyle w:val="a4"/>
              <w:numPr>
                <w:ilvl w:val="0"/>
                <w:numId w:val="64"/>
              </w:numPr>
              <w:spacing w:after="120" w:line="240" w:lineRule="auto"/>
              <w:rPr>
                <w:rFonts w:ascii="Times New Roman" w:hAnsi="Times New Roman"/>
                <w:sz w:val="20"/>
                <w:rPrChange w:id="6369" w:author="2" w:date="2021-08-31T10:55:00Z">
                  <w:rPr>
                    <w:rFonts w:ascii="Times New Roman" w:hAnsi="Times New Roman" w:cs="Times New Roman"/>
                    <w:sz w:val="24"/>
                    <w:szCs w:val="24"/>
                  </w:rPr>
                </w:rPrChange>
              </w:rPr>
            </w:pPr>
            <w:r w:rsidRPr="006F33AA">
              <w:rPr>
                <w:rFonts w:ascii="Times New Roman" w:hAnsi="Times New Roman"/>
                <w:sz w:val="20"/>
                <w:rPrChange w:id="6370" w:author="2" w:date="2021-08-31T10:55:00Z">
                  <w:rPr>
                    <w:rFonts w:ascii="Times New Roman" w:hAnsi="Times New Roman" w:cs="Times New Roman"/>
                    <w:sz w:val="24"/>
                    <w:szCs w:val="24"/>
                  </w:rPr>
                </w:rPrChange>
              </w:rPr>
              <w:t>α-частица</w:t>
            </w:r>
          </w:p>
        </w:tc>
        <w:tc>
          <w:tcPr>
            <w:tcW w:w="567" w:type="dxa"/>
            <w:gridSpan w:val="2"/>
            <w:tcPrChange w:id="6371" w:author="2" w:date="2021-08-31T10:55:00Z">
              <w:tcPr>
                <w:tcW w:w="547" w:type="dxa"/>
              </w:tcPr>
            </w:tcPrChange>
          </w:tcPr>
          <w:p w14:paraId="3E565940" w14:textId="5356F916" w:rsidR="00FC7A68" w:rsidRPr="004B35C4" w:rsidRDefault="00FC7A68" w:rsidP="00FC7A68">
            <w:pPr>
              <w:pStyle w:val="a4"/>
              <w:numPr>
                <w:ilvl w:val="0"/>
                <w:numId w:val="64"/>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3</w:t>
            </w:r>
          </w:p>
        </w:tc>
      </w:tr>
      <w:tr w:rsidR="00FC7A68" w:rsidRPr="007D3742" w14:paraId="3C8C1EC7" w14:textId="11AACF02" w:rsidTr="00911EF6">
        <w:tc>
          <w:tcPr>
            <w:tcW w:w="846" w:type="dxa"/>
            <w:tcPrChange w:id="6372" w:author="2" w:date="2021-08-31T10:55:00Z">
              <w:tcPr>
                <w:tcW w:w="846" w:type="dxa"/>
              </w:tcPr>
            </w:tcPrChange>
          </w:tcPr>
          <w:p w14:paraId="59827E58" w14:textId="77777777" w:rsidR="00FC7A68" w:rsidRPr="007D3742" w:rsidRDefault="00FC7A68" w:rsidP="00FC7A68">
            <w:pPr>
              <w:spacing w:after="120"/>
              <w:rPr>
                <w:rFonts w:ascii="Times New Roman" w:hAnsi="Times New Roman" w:cs="Times New Roman"/>
                <w:sz w:val="24"/>
                <w:szCs w:val="24"/>
              </w:rPr>
            </w:pPr>
          </w:p>
        </w:tc>
        <w:tc>
          <w:tcPr>
            <w:tcW w:w="1843" w:type="dxa"/>
            <w:tcPrChange w:id="6373" w:author="2" w:date="2021-08-31T10:55:00Z">
              <w:tcPr>
                <w:tcW w:w="1843" w:type="dxa"/>
              </w:tcPr>
            </w:tcPrChange>
          </w:tcPr>
          <w:p w14:paraId="7E35E8E8" w14:textId="77777777" w:rsidR="00FC7A68" w:rsidRPr="007D3742" w:rsidRDefault="00FC7A68" w:rsidP="00FC7A68">
            <w:pPr>
              <w:spacing w:after="120"/>
              <w:rPr>
                <w:rFonts w:ascii="Times New Roman" w:hAnsi="Times New Roman" w:cs="Times New Roman"/>
                <w:sz w:val="24"/>
                <w:szCs w:val="24"/>
              </w:rPr>
            </w:pPr>
          </w:p>
        </w:tc>
        <w:tc>
          <w:tcPr>
            <w:tcW w:w="425" w:type="dxa"/>
            <w:tcPrChange w:id="6374" w:author="2" w:date="2021-08-31T10:55:00Z">
              <w:tcPr>
                <w:tcW w:w="425" w:type="dxa"/>
              </w:tcPr>
            </w:tcPrChange>
          </w:tcPr>
          <w:p w14:paraId="7534FE8B" w14:textId="102C77F1"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8</w:t>
            </w:r>
          </w:p>
        </w:tc>
        <w:tc>
          <w:tcPr>
            <w:tcW w:w="392" w:type="dxa"/>
            <w:tcPrChange w:id="6375" w:author="2" w:date="2021-08-31T10:55:00Z">
              <w:tcPr>
                <w:tcW w:w="392" w:type="dxa"/>
              </w:tcPr>
            </w:tcPrChange>
          </w:tcPr>
          <w:p w14:paraId="0D161ADA" w14:textId="77777777" w:rsidR="00FC7A68" w:rsidRPr="007D3742" w:rsidRDefault="00FC7A68" w:rsidP="00FC7A68">
            <w:pPr>
              <w:spacing w:after="120"/>
              <w:rPr>
                <w:rFonts w:ascii="Times New Roman" w:hAnsi="Times New Roman" w:cs="Times New Roman"/>
                <w:sz w:val="24"/>
                <w:szCs w:val="24"/>
              </w:rPr>
            </w:pPr>
          </w:p>
        </w:tc>
        <w:tc>
          <w:tcPr>
            <w:tcW w:w="553" w:type="dxa"/>
            <w:tcPrChange w:id="6376" w:author="2" w:date="2021-08-31T10:55:00Z">
              <w:tcPr>
                <w:tcW w:w="553" w:type="dxa"/>
              </w:tcPr>
            </w:tcPrChange>
          </w:tcPr>
          <w:p w14:paraId="2410D684" w14:textId="25288346"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6377" w:author="2" w:date="2021-08-31T10:55:00Z">
              <w:tcPr>
                <w:tcW w:w="6001" w:type="dxa"/>
              </w:tcPr>
            </w:tcPrChange>
          </w:tcPr>
          <w:p w14:paraId="4F0D5E75" w14:textId="77777777" w:rsidR="00FC7A68" w:rsidRPr="00996281" w:rsidRDefault="00FC7A68" w:rsidP="00FC7A68">
            <w:pPr>
              <w:spacing w:before="30" w:after="60" w:line="330" w:lineRule="atLeast"/>
              <w:rPr>
                <w:rFonts w:ascii="CentSchbook Win95BT" w:eastAsia="Times New Roman" w:hAnsi="CentSchbook Win95BT" w:cs="Times New Roman"/>
                <w:color w:val="000000"/>
                <w:lang w:eastAsia="ru-RU"/>
              </w:rPr>
            </w:pPr>
            <w:r w:rsidRPr="00996281">
              <w:rPr>
                <w:rFonts w:ascii="CentSchbook Win95BT" w:eastAsia="Times New Roman" w:hAnsi="CentSchbook Win95BT" w:cs="Times New Roman"/>
                <w:color w:val="000000"/>
                <w:lang w:eastAsia="ru-RU"/>
              </w:rPr>
              <w:t>На рисунке представлен фрагмент Периодической системы химических элементов Д.И. Менделеева.</w:t>
            </w:r>
          </w:p>
          <w:p w14:paraId="4EED820C" w14:textId="77777777" w:rsidR="00FC7A68" w:rsidRPr="00996281" w:rsidRDefault="00FC7A68" w:rsidP="00FC7A68">
            <w:pPr>
              <w:spacing w:before="30" w:after="60" w:line="330" w:lineRule="atLeast"/>
              <w:rPr>
                <w:rFonts w:ascii="CentSchbook Win95BT" w:eastAsia="Times New Roman" w:hAnsi="CentSchbook Win95BT" w:cs="Times New Roman"/>
                <w:color w:val="000000"/>
                <w:lang w:eastAsia="ru-RU"/>
              </w:rPr>
            </w:pPr>
            <w:r w:rsidRPr="00996281">
              <w:rPr>
                <w:rFonts w:ascii="CentSchbook Win95BT" w:eastAsia="Times New Roman" w:hAnsi="CentSchbook Win95BT" w:cs="Times New Roman"/>
                <w:noProof/>
                <w:color w:val="000000"/>
                <w:lang w:eastAsia="ru-RU"/>
              </w:rPr>
              <w:drawing>
                <wp:inline distT="0" distB="0" distL="0" distR="0" wp14:anchorId="08A2F482" wp14:editId="3AB29534">
                  <wp:extent cx="3017520" cy="390730"/>
                  <wp:effectExtent l="0" t="0" r="0" b="9525"/>
                  <wp:docPr id="245" name="Рисунок 24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17520" cy="390730"/>
                          </a:xfrm>
                          <a:prstGeom prst="rect">
                            <a:avLst/>
                          </a:prstGeom>
                          <a:noFill/>
                          <a:ln>
                            <a:noFill/>
                          </a:ln>
                        </pic:spPr>
                      </pic:pic>
                    </a:graphicData>
                  </a:graphic>
                </wp:inline>
              </w:drawing>
            </w:r>
          </w:p>
          <w:p w14:paraId="35025E12" w14:textId="47F8EE92" w:rsidR="00FC7A68" w:rsidRPr="007D3742" w:rsidRDefault="00FC7A68" w:rsidP="00FC7A68">
            <w:pPr>
              <w:spacing w:after="120"/>
              <w:rPr>
                <w:rFonts w:ascii="Times New Roman" w:hAnsi="Times New Roman" w:cs="Times New Roman"/>
                <w:sz w:val="24"/>
                <w:szCs w:val="24"/>
              </w:rPr>
            </w:pPr>
            <w:r>
              <w:rPr>
                <w:rFonts w:ascii="CentSchbook Win95BT" w:hAnsi="CentSchbook Win95BT"/>
                <w:color w:val="000000"/>
              </w:rPr>
              <w:t>Используя данные рисунка, из предложенного перечня утверждений выберите верное.</w:t>
            </w:r>
          </w:p>
        </w:tc>
        <w:tc>
          <w:tcPr>
            <w:tcW w:w="4961" w:type="dxa"/>
            <w:gridSpan w:val="2"/>
            <w:tcPrChange w:id="6378" w:author="2" w:date="2021-08-31T10:55:00Z">
              <w:tcPr>
                <w:tcW w:w="4839" w:type="dxa"/>
              </w:tcPr>
            </w:tcPrChange>
          </w:tcPr>
          <w:p w14:paraId="7E9BF1A7" w14:textId="77777777" w:rsidR="00FC7A68" w:rsidRPr="006F33AA" w:rsidRDefault="00FC7A68" w:rsidP="00FC7A68">
            <w:pPr>
              <w:pStyle w:val="a4"/>
              <w:numPr>
                <w:ilvl w:val="0"/>
                <w:numId w:val="65"/>
              </w:numPr>
              <w:spacing w:after="120" w:line="240" w:lineRule="auto"/>
              <w:rPr>
                <w:rFonts w:ascii="Times New Roman" w:hAnsi="Times New Roman"/>
                <w:sz w:val="20"/>
                <w:rPrChange w:id="6379" w:author="2" w:date="2021-08-31T10:55:00Z">
                  <w:rPr>
                    <w:rFonts w:ascii="Times New Roman" w:hAnsi="Times New Roman" w:cs="Times New Roman"/>
                    <w:sz w:val="24"/>
                    <w:szCs w:val="24"/>
                  </w:rPr>
                </w:rPrChange>
              </w:rPr>
            </w:pPr>
            <w:r w:rsidRPr="006F33AA">
              <w:rPr>
                <w:rFonts w:ascii="Times New Roman" w:hAnsi="Times New Roman"/>
                <w:sz w:val="20"/>
                <w:rPrChange w:id="6380" w:author="2" w:date="2021-08-31T10:55:00Z">
                  <w:rPr>
                    <w:rFonts w:ascii="Times New Roman" w:hAnsi="Times New Roman" w:cs="Times New Roman"/>
                    <w:sz w:val="24"/>
                    <w:szCs w:val="24"/>
                  </w:rPr>
                </w:rPrChange>
              </w:rPr>
              <w:t>Радиоактивный распад ядра свинца-212 в ядро висмута-212 сопровождается испусканием протона.</w:t>
            </w:r>
          </w:p>
          <w:p w14:paraId="3F929FEF" w14:textId="77777777" w:rsidR="00FC7A68" w:rsidRPr="006F33AA" w:rsidRDefault="00FC7A68" w:rsidP="00FC7A68">
            <w:pPr>
              <w:pStyle w:val="a4"/>
              <w:numPr>
                <w:ilvl w:val="0"/>
                <w:numId w:val="65"/>
              </w:numPr>
              <w:spacing w:after="120" w:line="240" w:lineRule="auto"/>
              <w:rPr>
                <w:rFonts w:ascii="Times New Roman" w:hAnsi="Times New Roman"/>
                <w:sz w:val="20"/>
                <w:rPrChange w:id="6381" w:author="2" w:date="2021-08-31T10:55:00Z">
                  <w:rPr>
                    <w:rFonts w:ascii="Times New Roman" w:hAnsi="Times New Roman" w:cs="Times New Roman"/>
                    <w:sz w:val="24"/>
                    <w:szCs w:val="24"/>
                  </w:rPr>
                </w:rPrChange>
              </w:rPr>
            </w:pPr>
            <w:r w:rsidRPr="006F33AA">
              <w:rPr>
                <w:rFonts w:ascii="Times New Roman" w:hAnsi="Times New Roman"/>
                <w:sz w:val="20"/>
                <w:rPrChange w:id="6382" w:author="2" w:date="2021-08-31T10:55:00Z">
                  <w:rPr>
                    <w:rFonts w:ascii="Times New Roman" w:hAnsi="Times New Roman" w:cs="Times New Roman"/>
                    <w:sz w:val="24"/>
                    <w:szCs w:val="24"/>
                  </w:rPr>
                </w:rPrChange>
              </w:rPr>
              <w:t>Ядро висмута содержит 83 протона.</w:t>
            </w:r>
          </w:p>
          <w:p w14:paraId="770E6EDC" w14:textId="77777777" w:rsidR="00FC7A68" w:rsidRPr="006F33AA" w:rsidRDefault="00FC7A68" w:rsidP="00FC7A68">
            <w:pPr>
              <w:pStyle w:val="a4"/>
              <w:numPr>
                <w:ilvl w:val="0"/>
                <w:numId w:val="65"/>
              </w:numPr>
              <w:spacing w:after="120" w:line="240" w:lineRule="auto"/>
              <w:rPr>
                <w:rFonts w:ascii="Times New Roman" w:hAnsi="Times New Roman"/>
                <w:sz w:val="20"/>
                <w:rPrChange w:id="6383" w:author="2" w:date="2021-08-31T10:55:00Z">
                  <w:rPr>
                    <w:rFonts w:ascii="Times New Roman" w:hAnsi="Times New Roman" w:cs="Times New Roman"/>
                    <w:sz w:val="24"/>
                    <w:szCs w:val="24"/>
                  </w:rPr>
                </w:rPrChange>
              </w:rPr>
            </w:pPr>
            <w:r w:rsidRPr="006F33AA">
              <w:rPr>
                <w:rFonts w:ascii="Times New Roman" w:hAnsi="Times New Roman"/>
                <w:sz w:val="20"/>
                <w:rPrChange w:id="6384" w:author="2" w:date="2021-08-31T10:55:00Z">
                  <w:rPr>
                    <w:rFonts w:ascii="Times New Roman" w:hAnsi="Times New Roman" w:cs="Times New Roman"/>
                    <w:sz w:val="24"/>
                    <w:szCs w:val="24"/>
                  </w:rPr>
                </w:rPrChange>
              </w:rPr>
              <w:t>Ядро ртути содержит 80 нейтронов.</w:t>
            </w:r>
          </w:p>
          <w:p w14:paraId="36DFA365" w14:textId="7FBFE25B" w:rsidR="00FC7A68" w:rsidRPr="006F33AA" w:rsidRDefault="00FC7A68" w:rsidP="00FC7A68">
            <w:pPr>
              <w:pStyle w:val="a4"/>
              <w:numPr>
                <w:ilvl w:val="0"/>
                <w:numId w:val="65"/>
              </w:numPr>
              <w:spacing w:after="120" w:line="240" w:lineRule="auto"/>
              <w:rPr>
                <w:rFonts w:ascii="Times New Roman" w:hAnsi="Times New Roman"/>
                <w:sz w:val="20"/>
                <w:rPrChange w:id="6385" w:author="2" w:date="2021-08-31T10:55:00Z">
                  <w:rPr>
                    <w:rFonts w:ascii="Times New Roman" w:hAnsi="Times New Roman" w:cs="Times New Roman"/>
                    <w:sz w:val="24"/>
                    <w:szCs w:val="24"/>
                  </w:rPr>
                </w:rPrChange>
              </w:rPr>
            </w:pPr>
            <w:r w:rsidRPr="006F33AA">
              <w:rPr>
                <w:rFonts w:ascii="Times New Roman" w:hAnsi="Times New Roman"/>
                <w:sz w:val="20"/>
                <w:rPrChange w:id="6386" w:author="2" w:date="2021-08-31T10:55:00Z">
                  <w:rPr>
                    <w:rFonts w:ascii="Times New Roman" w:hAnsi="Times New Roman" w:cs="Times New Roman"/>
                    <w:sz w:val="24"/>
                    <w:szCs w:val="24"/>
                  </w:rPr>
                </w:rPrChange>
              </w:rPr>
              <w:t>Ядро золота содержит 197 нейтронов.</w:t>
            </w:r>
          </w:p>
        </w:tc>
        <w:tc>
          <w:tcPr>
            <w:tcW w:w="567" w:type="dxa"/>
            <w:gridSpan w:val="2"/>
            <w:tcPrChange w:id="6387" w:author="2" w:date="2021-08-31T10:55:00Z">
              <w:tcPr>
                <w:tcW w:w="547" w:type="dxa"/>
              </w:tcPr>
            </w:tcPrChange>
          </w:tcPr>
          <w:p w14:paraId="60D442A3" w14:textId="4A9E991C" w:rsidR="00FC7A68" w:rsidRPr="004B35C4" w:rsidRDefault="00FC7A68" w:rsidP="00FC7A68">
            <w:pPr>
              <w:pStyle w:val="a4"/>
              <w:numPr>
                <w:ilvl w:val="0"/>
                <w:numId w:val="65"/>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2</w:t>
            </w:r>
          </w:p>
        </w:tc>
      </w:tr>
      <w:tr w:rsidR="00FC7A68" w:rsidRPr="007D3742" w14:paraId="59A4013A" w14:textId="4A0D48EC" w:rsidTr="00911EF6">
        <w:tc>
          <w:tcPr>
            <w:tcW w:w="846" w:type="dxa"/>
            <w:tcPrChange w:id="6388" w:author="2" w:date="2021-08-31T10:55:00Z">
              <w:tcPr>
                <w:tcW w:w="846" w:type="dxa"/>
              </w:tcPr>
            </w:tcPrChange>
          </w:tcPr>
          <w:p w14:paraId="53754708" w14:textId="77777777" w:rsidR="00FC7A68" w:rsidRPr="007D3742" w:rsidRDefault="00FC7A68" w:rsidP="00FC7A68">
            <w:pPr>
              <w:spacing w:after="120"/>
              <w:rPr>
                <w:rFonts w:ascii="Times New Roman" w:hAnsi="Times New Roman" w:cs="Times New Roman"/>
                <w:sz w:val="24"/>
                <w:szCs w:val="24"/>
              </w:rPr>
            </w:pPr>
          </w:p>
        </w:tc>
        <w:tc>
          <w:tcPr>
            <w:tcW w:w="1843" w:type="dxa"/>
            <w:tcPrChange w:id="6389" w:author="2" w:date="2021-08-31T10:55:00Z">
              <w:tcPr>
                <w:tcW w:w="1843" w:type="dxa"/>
              </w:tcPr>
            </w:tcPrChange>
          </w:tcPr>
          <w:p w14:paraId="5532DE43" w14:textId="77777777" w:rsidR="00FC7A68" w:rsidRPr="007D3742" w:rsidRDefault="00FC7A68" w:rsidP="00FC7A68">
            <w:pPr>
              <w:spacing w:after="120"/>
              <w:rPr>
                <w:rFonts w:ascii="Times New Roman" w:hAnsi="Times New Roman" w:cs="Times New Roman"/>
                <w:sz w:val="24"/>
                <w:szCs w:val="24"/>
              </w:rPr>
            </w:pPr>
          </w:p>
        </w:tc>
        <w:tc>
          <w:tcPr>
            <w:tcW w:w="425" w:type="dxa"/>
            <w:tcPrChange w:id="6390" w:author="2" w:date="2021-08-31T10:55:00Z">
              <w:tcPr>
                <w:tcW w:w="425" w:type="dxa"/>
              </w:tcPr>
            </w:tcPrChange>
          </w:tcPr>
          <w:p w14:paraId="1B85A0CF" w14:textId="77777777" w:rsidR="00FC7A68" w:rsidRPr="007D3742" w:rsidRDefault="00FC7A68" w:rsidP="00FC7A68">
            <w:pPr>
              <w:spacing w:after="120"/>
              <w:rPr>
                <w:rFonts w:ascii="Times New Roman" w:hAnsi="Times New Roman" w:cs="Times New Roman"/>
                <w:sz w:val="24"/>
                <w:szCs w:val="24"/>
              </w:rPr>
            </w:pPr>
          </w:p>
        </w:tc>
        <w:tc>
          <w:tcPr>
            <w:tcW w:w="392" w:type="dxa"/>
            <w:tcPrChange w:id="6391" w:author="2" w:date="2021-08-31T10:55:00Z">
              <w:tcPr>
                <w:tcW w:w="392" w:type="dxa"/>
              </w:tcPr>
            </w:tcPrChange>
          </w:tcPr>
          <w:p w14:paraId="7076F153" w14:textId="77777777" w:rsidR="00FC7A68" w:rsidRPr="007D3742" w:rsidRDefault="00FC7A68" w:rsidP="00FC7A68">
            <w:pPr>
              <w:spacing w:after="120"/>
              <w:rPr>
                <w:rFonts w:ascii="Times New Roman" w:hAnsi="Times New Roman" w:cs="Times New Roman"/>
                <w:sz w:val="24"/>
                <w:szCs w:val="24"/>
              </w:rPr>
            </w:pPr>
          </w:p>
        </w:tc>
        <w:tc>
          <w:tcPr>
            <w:tcW w:w="553" w:type="dxa"/>
            <w:tcPrChange w:id="6392" w:author="2" w:date="2021-08-31T10:55:00Z">
              <w:tcPr>
                <w:tcW w:w="553" w:type="dxa"/>
              </w:tcPr>
            </w:tcPrChange>
          </w:tcPr>
          <w:p w14:paraId="1E14EBF9" w14:textId="28135EF8"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6393" w:author="2" w:date="2021-08-31T10:55:00Z">
              <w:tcPr>
                <w:tcW w:w="6001" w:type="dxa"/>
              </w:tcPr>
            </w:tcPrChange>
          </w:tcPr>
          <w:p w14:paraId="156828C7" w14:textId="77777777" w:rsidR="00FC7A68" w:rsidRPr="00996281" w:rsidRDefault="00FC7A68" w:rsidP="00FC7A68">
            <w:pPr>
              <w:spacing w:before="30" w:after="60" w:line="330" w:lineRule="atLeast"/>
              <w:rPr>
                <w:rFonts w:ascii="CentSchbook Win95BT" w:eastAsia="Times New Roman" w:hAnsi="CentSchbook Win95BT" w:cs="Times New Roman"/>
                <w:color w:val="000000"/>
                <w:lang w:eastAsia="ru-RU"/>
              </w:rPr>
            </w:pPr>
            <w:r w:rsidRPr="00996281">
              <w:rPr>
                <w:rFonts w:ascii="CentSchbook Win95BT" w:eastAsia="Times New Roman" w:hAnsi="CentSchbook Win95BT" w:cs="Times New Roman"/>
                <w:color w:val="000000"/>
                <w:lang w:eastAsia="ru-RU"/>
              </w:rPr>
              <w:t>На рисунке представлен фрагмент Периодической системы химических элементов Д.И. Менделеева.</w:t>
            </w:r>
          </w:p>
          <w:p w14:paraId="409EF469" w14:textId="3EB87FEF" w:rsidR="00FC7A68" w:rsidRPr="00996281" w:rsidRDefault="00FC7A68" w:rsidP="00FC7A68">
            <w:pPr>
              <w:spacing w:after="120"/>
              <w:rPr>
                <w:rFonts w:ascii="Times New Roman" w:hAnsi="Times New Roman" w:cs="Times New Roman"/>
                <w:sz w:val="24"/>
                <w:szCs w:val="24"/>
              </w:rPr>
            </w:pPr>
            <w:r w:rsidRPr="00996281">
              <w:rPr>
                <w:rFonts w:ascii="Times New Roman" w:hAnsi="Times New Roman" w:cs="Times New Roman"/>
                <w:sz w:val="24"/>
                <w:szCs w:val="24"/>
              </w:rPr>
              <w:tab/>
            </w:r>
            <w:r>
              <w:rPr>
                <w:rFonts w:ascii="Times New Roman" w:hAnsi="Times New Roman" w:cs="Times New Roman"/>
                <w:noProof/>
                <w:sz w:val="24"/>
                <w:szCs w:val="24"/>
                <w:lang w:eastAsia="ru-RU"/>
              </w:rPr>
              <w:drawing>
                <wp:inline distT="0" distB="0" distL="0" distR="0" wp14:anchorId="4710CABE" wp14:editId="6A3EA979">
                  <wp:extent cx="3017520" cy="38989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17520" cy="389890"/>
                          </a:xfrm>
                          <a:prstGeom prst="rect">
                            <a:avLst/>
                          </a:prstGeom>
                          <a:noFill/>
                        </pic:spPr>
                      </pic:pic>
                    </a:graphicData>
                  </a:graphic>
                </wp:inline>
              </w:drawing>
            </w:r>
          </w:p>
          <w:p w14:paraId="23AD7BD0" w14:textId="01BA11D6" w:rsidR="00FC7A68" w:rsidRPr="007D3742" w:rsidRDefault="00FC7A68" w:rsidP="00FC7A68">
            <w:pPr>
              <w:spacing w:after="120"/>
              <w:rPr>
                <w:rFonts w:ascii="Times New Roman" w:hAnsi="Times New Roman" w:cs="Times New Roman"/>
                <w:sz w:val="24"/>
                <w:szCs w:val="24"/>
              </w:rPr>
            </w:pPr>
            <w:r>
              <w:rPr>
                <w:rFonts w:ascii="CentSchbook Win95BT" w:hAnsi="CentSchbook Win95BT"/>
                <w:color w:val="000000"/>
              </w:rPr>
              <w:t>Используя данные рисунка, из предложенного перечня утверждений выберите верное.</w:t>
            </w:r>
          </w:p>
        </w:tc>
        <w:tc>
          <w:tcPr>
            <w:tcW w:w="4961" w:type="dxa"/>
            <w:gridSpan w:val="2"/>
            <w:tcPrChange w:id="6394" w:author="2" w:date="2021-08-31T10:55:00Z">
              <w:tcPr>
                <w:tcW w:w="4839" w:type="dxa"/>
              </w:tcPr>
            </w:tcPrChange>
          </w:tcPr>
          <w:p w14:paraId="54D5D432" w14:textId="77777777" w:rsidR="00FC7A68" w:rsidRPr="006F33AA" w:rsidRDefault="00FC7A68" w:rsidP="00FC7A68">
            <w:pPr>
              <w:pStyle w:val="a4"/>
              <w:numPr>
                <w:ilvl w:val="0"/>
                <w:numId w:val="66"/>
              </w:numPr>
              <w:spacing w:after="120" w:line="240" w:lineRule="auto"/>
              <w:rPr>
                <w:rFonts w:ascii="Times New Roman" w:hAnsi="Times New Roman"/>
                <w:sz w:val="20"/>
                <w:rPrChange w:id="6395" w:author="2" w:date="2021-08-31T10:55:00Z">
                  <w:rPr>
                    <w:rFonts w:ascii="Times New Roman" w:hAnsi="Times New Roman" w:cs="Times New Roman"/>
                    <w:sz w:val="24"/>
                    <w:szCs w:val="24"/>
                  </w:rPr>
                </w:rPrChange>
              </w:rPr>
            </w:pPr>
            <w:r w:rsidRPr="006F33AA">
              <w:rPr>
                <w:rFonts w:ascii="Times New Roman" w:hAnsi="Times New Roman"/>
                <w:sz w:val="20"/>
                <w:rPrChange w:id="6396" w:author="2" w:date="2021-08-31T10:55:00Z">
                  <w:rPr>
                    <w:rFonts w:ascii="Times New Roman" w:hAnsi="Times New Roman" w:cs="Times New Roman"/>
                    <w:sz w:val="24"/>
                    <w:szCs w:val="24"/>
                  </w:rPr>
                </w:rPrChange>
              </w:rPr>
              <w:t>Радиоактивный распад ядра свинца-187 в ядро ртути-183 сопровождается испусканием альфа-частицы.</w:t>
            </w:r>
          </w:p>
          <w:p w14:paraId="2A3A65F8" w14:textId="3E4B9334" w:rsidR="00FC7A68" w:rsidRPr="006F33AA" w:rsidRDefault="00FC7A68" w:rsidP="00FC7A68">
            <w:pPr>
              <w:pStyle w:val="a4"/>
              <w:numPr>
                <w:ilvl w:val="0"/>
                <w:numId w:val="66"/>
              </w:numPr>
              <w:spacing w:after="120" w:line="240" w:lineRule="auto"/>
              <w:rPr>
                <w:rFonts w:ascii="Times New Roman" w:hAnsi="Times New Roman"/>
                <w:sz w:val="20"/>
                <w:rPrChange w:id="6397" w:author="2" w:date="2021-08-31T10:55:00Z">
                  <w:rPr>
                    <w:rFonts w:ascii="Times New Roman" w:hAnsi="Times New Roman" w:cs="Times New Roman"/>
                    <w:sz w:val="24"/>
                    <w:szCs w:val="24"/>
                  </w:rPr>
                </w:rPrChange>
              </w:rPr>
            </w:pPr>
            <w:r w:rsidRPr="006F33AA">
              <w:rPr>
                <w:rFonts w:ascii="Times New Roman" w:hAnsi="Times New Roman"/>
                <w:sz w:val="20"/>
                <w:rPrChange w:id="6398" w:author="2" w:date="2021-08-31T10:55:00Z">
                  <w:rPr>
                    <w:rFonts w:ascii="Times New Roman" w:hAnsi="Times New Roman" w:cs="Times New Roman"/>
                    <w:sz w:val="24"/>
                    <w:szCs w:val="24"/>
                  </w:rPr>
                </w:rPrChange>
              </w:rPr>
              <w:t>Радиоактивный распад ядра свинца-212 в ядро висмута-212 сопровождается испусканием протона.</w:t>
            </w:r>
          </w:p>
          <w:p w14:paraId="07E78A1F" w14:textId="77777777" w:rsidR="00FC7A68" w:rsidRPr="006F33AA" w:rsidRDefault="00FC7A68" w:rsidP="00FC7A68">
            <w:pPr>
              <w:pStyle w:val="a4"/>
              <w:numPr>
                <w:ilvl w:val="0"/>
                <w:numId w:val="66"/>
              </w:numPr>
              <w:spacing w:after="120" w:line="240" w:lineRule="auto"/>
              <w:rPr>
                <w:rFonts w:ascii="Times New Roman" w:hAnsi="Times New Roman"/>
                <w:sz w:val="20"/>
                <w:rPrChange w:id="6399" w:author="2" w:date="2021-08-31T10:55:00Z">
                  <w:rPr>
                    <w:rFonts w:ascii="Times New Roman" w:hAnsi="Times New Roman" w:cs="Times New Roman"/>
                    <w:sz w:val="24"/>
                    <w:szCs w:val="24"/>
                  </w:rPr>
                </w:rPrChange>
              </w:rPr>
            </w:pPr>
            <w:r w:rsidRPr="006F33AA">
              <w:rPr>
                <w:rFonts w:ascii="Times New Roman" w:hAnsi="Times New Roman"/>
                <w:sz w:val="20"/>
                <w:rPrChange w:id="6400" w:author="2" w:date="2021-08-31T10:55:00Z">
                  <w:rPr>
                    <w:rFonts w:ascii="Times New Roman" w:hAnsi="Times New Roman" w:cs="Times New Roman"/>
                    <w:sz w:val="24"/>
                    <w:szCs w:val="24"/>
                  </w:rPr>
                </w:rPrChange>
              </w:rPr>
              <w:t>Ядро ртути содержит 80 нейтронов.</w:t>
            </w:r>
          </w:p>
          <w:p w14:paraId="5173918F" w14:textId="58AA7A96" w:rsidR="00FC7A68" w:rsidRPr="006F33AA" w:rsidRDefault="00FC7A68" w:rsidP="00FC7A68">
            <w:pPr>
              <w:pStyle w:val="a4"/>
              <w:numPr>
                <w:ilvl w:val="0"/>
                <w:numId w:val="66"/>
              </w:numPr>
              <w:spacing w:after="120" w:line="240" w:lineRule="auto"/>
              <w:rPr>
                <w:rFonts w:ascii="Times New Roman" w:hAnsi="Times New Roman"/>
                <w:sz w:val="20"/>
                <w:rPrChange w:id="6401" w:author="2" w:date="2021-08-31T10:55:00Z">
                  <w:rPr>
                    <w:rFonts w:ascii="Times New Roman" w:hAnsi="Times New Roman" w:cs="Times New Roman"/>
                    <w:sz w:val="24"/>
                    <w:szCs w:val="24"/>
                  </w:rPr>
                </w:rPrChange>
              </w:rPr>
            </w:pPr>
            <w:r w:rsidRPr="006F33AA">
              <w:rPr>
                <w:rFonts w:ascii="Times New Roman" w:hAnsi="Times New Roman"/>
                <w:sz w:val="20"/>
                <w:rPrChange w:id="6402" w:author="2" w:date="2021-08-31T10:55:00Z">
                  <w:rPr>
                    <w:rFonts w:ascii="Times New Roman" w:hAnsi="Times New Roman" w:cs="Times New Roman"/>
                    <w:sz w:val="24"/>
                    <w:szCs w:val="24"/>
                  </w:rPr>
                </w:rPrChange>
              </w:rPr>
              <w:t>Ядро золота содержит 197 нейтронов.</w:t>
            </w:r>
          </w:p>
        </w:tc>
        <w:tc>
          <w:tcPr>
            <w:tcW w:w="567" w:type="dxa"/>
            <w:gridSpan w:val="2"/>
            <w:tcPrChange w:id="6403" w:author="2" w:date="2021-08-31T10:55:00Z">
              <w:tcPr>
                <w:tcW w:w="547" w:type="dxa"/>
              </w:tcPr>
            </w:tcPrChange>
          </w:tcPr>
          <w:p w14:paraId="7AB35A2D" w14:textId="41649207" w:rsidR="00FC7A68" w:rsidRPr="004B35C4" w:rsidRDefault="00FC7A68" w:rsidP="00FC7A68">
            <w:pPr>
              <w:pStyle w:val="a4"/>
              <w:numPr>
                <w:ilvl w:val="0"/>
                <w:numId w:val="66"/>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1</w:t>
            </w:r>
          </w:p>
        </w:tc>
      </w:tr>
      <w:tr w:rsidR="00FC7A68" w:rsidRPr="007D3742" w14:paraId="49D666D1" w14:textId="4D976563" w:rsidTr="00911EF6">
        <w:tc>
          <w:tcPr>
            <w:tcW w:w="846" w:type="dxa"/>
            <w:tcPrChange w:id="6404" w:author="2" w:date="2021-08-31T10:55:00Z">
              <w:tcPr>
                <w:tcW w:w="846" w:type="dxa"/>
              </w:tcPr>
            </w:tcPrChange>
          </w:tcPr>
          <w:p w14:paraId="02E0F61F" w14:textId="77777777" w:rsidR="00FC7A68" w:rsidRPr="007D3742" w:rsidRDefault="00FC7A68" w:rsidP="00FC7A68">
            <w:pPr>
              <w:spacing w:after="120"/>
              <w:rPr>
                <w:rFonts w:ascii="Times New Roman" w:hAnsi="Times New Roman" w:cs="Times New Roman"/>
                <w:sz w:val="24"/>
                <w:szCs w:val="24"/>
              </w:rPr>
            </w:pPr>
          </w:p>
        </w:tc>
        <w:tc>
          <w:tcPr>
            <w:tcW w:w="1843" w:type="dxa"/>
            <w:tcPrChange w:id="6405" w:author="2" w:date="2021-08-31T10:55:00Z">
              <w:tcPr>
                <w:tcW w:w="1843" w:type="dxa"/>
              </w:tcPr>
            </w:tcPrChange>
          </w:tcPr>
          <w:p w14:paraId="0B4EAB80" w14:textId="77777777" w:rsidR="00FC7A68" w:rsidRPr="007D3742" w:rsidRDefault="00FC7A68" w:rsidP="00FC7A68">
            <w:pPr>
              <w:spacing w:after="120"/>
              <w:rPr>
                <w:rFonts w:ascii="Times New Roman" w:hAnsi="Times New Roman" w:cs="Times New Roman"/>
                <w:sz w:val="24"/>
                <w:szCs w:val="24"/>
              </w:rPr>
            </w:pPr>
          </w:p>
        </w:tc>
        <w:tc>
          <w:tcPr>
            <w:tcW w:w="425" w:type="dxa"/>
            <w:tcPrChange w:id="6406" w:author="2" w:date="2021-08-31T10:55:00Z">
              <w:tcPr>
                <w:tcW w:w="425" w:type="dxa"/>
              </w:tcPr>
            </w:tcPrChange>
          </w:tcPr>
          <w:p w14:paraId="641615BB" w14:textId="77777777" w:rsidR="00FC7A68" w:rsidRPr="007D3742" w:rsidRDefault="00FC7A68" w:rsidP="00FC7A68">
            <w:pPr>
              <w:spacing w:after="120"/>
              <w:rPr>
                <w:rFonts w:ascii="Times New Roman" w:hAnsi="Times New Roman" w:cs="Times New Roman"/>
                <w:sz w:val="24"/>
                <w:szCs w:val="24"/>
              </w:rPr>
            </w:pPr>
          </w:p>
        </w:tc>
        <w:tc>
          <w:tcPr>
            <w:tcW w:w="392" w:type="dxa"/>
            <w:tcPrChange w:id="6407" w:author="2" w:date="2021-08-31T10:55:00Z">
              <w:tcPr>
                <w:tcW w:w="392" w:type="dxa"/>
              </w:tcPr>
            </w:tcPrChange>
          </w:tcPr>
          <w:p w14:paraId="3E4C9BAA" w14:textId="77777777" w:rsidR="00FC7A68" w:rsidRPr="007D3742" w:rsidRDefault="00FC7A68" w:rsidP="00FC7A68">
            <w:pPr>
              <w:spacing w:after="120"/>
              <w:rPr>
                <w:rFonts w:ascii="Times New Roman" w:hAnsi="Times New Roman" w:cs="Times New Roman"/>
                <w:sz w:val="24"/>
                <w:szCs w:val="24"/>
              </w:rPr>
            </w:pPr>
          </w:p>
        </w:tc>
        <w:tc>
          <w:tcPr>
            <w:tcW w:w="553" w:type="dxa"/>
            <w:tcPrChange w:id="6408" w:author="2" w:date="2021-08-31T10:55:00Z">
              <w:tcPr>
                <w:tcW w:w="553" w:type="dxa"/>
              </w:tcPr>
            </w:tcPrChange>
          </w:tcPr>
          <w:p w14:paraId="1BFC932A" w14:textId="0A2F28D0"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6409" w:author="2" w:date="2021-08-31T10:55:00Z">
              <w:tcPr>
                <w:tcW w:w="6001" w:type="dxa"/>
              </w:tcPr>
            </w:tcPrChange>
          </w:tcPr>
          <w:p w14:paraId="1A5E9A80" w14:textId="77777777" w:rsidR="00FC7A68" w:rsidRPr="00996281" w:rsidRDefault="00FC7A68" w:rsidP="00FC7A68">
            <w:pPr>
              <w:spacing w:before="30" w:after="60" w:line="330" w:lineRule="atLeast"/>
              <w:rPr>
                <w:rFonts w:ascii="CentSchbook Win95BT" w:eastAsia="Times New Roman" w:hAnsi="CentSchbook Win95BT" w:cs="Times New Roman"/>
                <w:color w:val="000000"/>
                <w:lang w:eastAsia="ru-RU"/>
              </w:rPr>
            </w:pPr>
            <w:r w:rsidRPr="00996281">
              <w:rPr>
                <w:rFonts w:ascii="CentSchbook Win95BT" w:eastAsia="Times New Roman" w:hAnsi="CentSchbook Win95BT" w:cs="Times New Roman"/>
                <w:color w:val="000000"/>
                <w:lang w:eastAsia="ru-RU"/>
              </w:rPr>
              <w:t>На рисунке представлен фрагмент Периодической системы химических элементов Д.И. Менделеева.</w:t>
            </w:r>
          </w:p>
          <w:p w14:paraId="0C3BEA59" w14:textId="77777777" w:rsidR="00FC7A68" w:rsidRDefault="00FC7A68" w:rsidP="00FC7A68">
            <w:pPr>
              <w:spacing w:after="12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0D714E82" wp14:editId="5E40B142">
                  <wp:extent cx="3017520" cy="38989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017520" cy="389890"/>
                          </a:xfrm>
                          <a:prstGeom prst="rect">
                            <a:avLst/>
                          </a:prstGeom>
                          <a:noFill/>
                        </pic:spPr>
                      </pic:pic>
                    </a:graphicData>
                  </a:graphic>
                </wp:inline>
              </w:drawing>
            </w:r>
          </w:p>
          <w:p w14:paraId="43A673E5" w14:textId="0A23DC4A" w:rsidR="00FC7A68" w:rsidRPr="007D3742" w:rsidRDefault="00FC7A68" w:rsidP="00FC7A68">
            <w:pPr>
              <w:spacing w:after="120"/>
              <w:rPr>
                <w:rFonts w:ascii="Times New Roman" w:hAnsi="Times New Roman" w:cs="Times New Roman"/>
                <w:sz w:val="24"/>
                <w:szCs w:val="24"/>
              </w:rPr>
            </w:pPr>
            <w:r>
              <w:rPr>
                <w:rFonts w:ascii="CentSchbook Win95BT" w:hAnsi="CentSchbook Win95BT"/>
                <w:color w:val="000000"/>
              </w:rPr>
              <w:t>Используя данные рисунка, из предложенного перечня утверждений выберите верное.</w:t>
            </w:r>
          </w:p>
        </w:tc>
        <w:tc>
          <w:tcPr>
            <w:tcW w:w="4961" w:type="dxa"/>
            <w:gridSpan w:val="2"/>
            <w:tcPrChange w:id="6410" w:author="2" w:date="2021-08-31T10:55:00Z">
              <w:tcPr>
                <w:tcW w:w="4839" w:type="dxa"/>
              </w:tcPr>
            </w:tcPrChange>
          </w:tcPr>
          <w:p w14:paraId="27BE2F25" w14:textId="77777777" w:rsidR="00FC7A68" w:rsidRPr="006F33AA" w:rsidRDefault="00FC7A68" w:rsidP="00FC7A68">
            <w:pPr>
              <w:pStyle w:val="a4"/>
              <w:numPr>
                <w:ilvl w:val="0"/>
                <w:numId w:val="67"/>
              </w:numPr>
              <w:spacing w:after="120" w:line="240" w:lineRule="auto"/>
              <w:rPr>
                <w:rFonts w:ascii="Times New Roman" w:hAnsi="Times New Roman"/>
                <w:sz w:val="20"/>
                <w:rPrChange w:id="6411" w:author="2" w:date="2021-08-31T10:55:00Z">
                  <w:rPr>
                    <w:rFonts w:ascii="Times New Roman" w:hAnsi="Times New Roman" w:cs="Times New Roman"/>
                    <w:sz w:val="24"/>
                    <w:szCs w:val="24"/>
                  </w:rPr>
                </w:rPrChange>
              </w:rPr>
            </w:pPr>
            <w:r w:rsidRPr="006F33AA">
              <w:rPr>
                <w:rFonts w:ascii="Times New Roman" w:hAnsi="Times New Roman"/>
                <w:sz w:val="20"/>
                <w:rPrChange w:id="6412" w:author="2" w:date="2021-08-31T10:55:00Z">
                  <w:rPr>
                    <w:rFonts w:ascii="Times New Roman" w:hAnsi="Times New Roman" w:cs="Times New Roman"/>
                    <w:sz w:val="24"/>
                    <w:szCs w:val="24"/>
                  </w:rPr>
                </w:rPrChange>
              </w:rPr>
              <w:t>В результате бета-распада ядра висмута образуется ядро полония.</w:t>
            </w:r>
          </w:p>
          <w:p w14:paraId="417D61F6" w14:textId="77777777" w:rsidR="00FC7A68" w:rsidRPr="006F33AA" w:rsidRDefault="00FC7A68" w:rsidP="00FC7A68">
            <w:pPr>
              <w:pStyle w:val="a4"/>
              <w:numPr>
                <w:ilvl w:val="0"/>
                <w:numId w:val="67"/>
              </w:numPr>
              <w:spacing w:after="120" w:line="240" w:lineRule="auto"/>
              <w:rPr>
                <w:rFonts w:ascii="Times New Roman" w:hAnsi="Times New Roman"/>
                <w:sz w:val="20"/>
                <w:rPrChange w:id="6413" w:author="2" w:date="2021-08-31T10:55:00Z">
                  <w:rPr>
                    <w:rFonts w:ascii="Times New Roman" w:hAnsi="Times New Roman" w:cs="Times New Roman"/>
                    <w:sz w:val="24"/>
                    <w:szCs w:val="24"/>
                  </w:rPr>
                </w:rPrChange>
              </w:rPr>
            </w:pPr>
            <w:r w:rsidRPr="006F33AA">
              <w:rPr>
                <w:rFonts w:ascii="Times New Roman" w:hAnsi="Times New Roman"/>
                <w:sz w:val="20"/>
                <w:rPrChange w:id="6414" w:author="2" w:date="2021-08-31T10:55:00Z">
                  <w:rPr>
                    <w:rFonts w:ascii="Times New Roman" w:hAnsi="Times New Roman" w:cs="Times New Roman"/>
                    <w:sz w:val="24"/>
                    <w:szCs w:val="24"/>
                  </w:rPr>
                </w:rPrChange>
              </w:rPr>
              <w:t>В результате альфа-распада ядра полония образуется ядро радона.</w:t>
            </w:r>
          </w:p>
          <w:p w14:paraId="365E0D41" w14:textId="7BE982C8" w:rsidR="00FC7A68" w:rsidRPr="006F33AA" w:rsidRDefault="00FC7A68" w:rsidP="00FC7A68">
            <w:pPr>
              <w:pStyle w:val="a4"/>
              <w:numPr>
                <w:ilvl w:val="0"/>
                <w:numId w:val="67"/>
              </w:numPr>
              <w:spacing w:after="120" w:line="240" w:lineRule="auto"/>
              <w:rPr>
                <w:rFonts w:ascii="Times New Roman" w:hAnsi="Times New Roman"/>
                <w:sz w:val="20"/>
                <w:rPrChange w:id="6415" w:author="2" w:date="2021-08-31T10:55:00Z">
                  <w:rPr>
                    <w:rFonts w:ascii="Times New Roman" w:hAnsi="Times New Roman" w:cs="Times New Roman"/>
                    <w:sz w:val="24"/>
                    <w:szCs w:val="24"/>
                  </w:rPr>
                </w:rPrChange>
              </w:rPr>
            </w:pPr>
            <w:r w:rsidRPr="006F33AA">
              <w:rPr>
                <w:rFonts w:ascii="Times New Roman" w:hAnsi="Times New Roman"/>
                <w:sz w:val="20"/>
                <w:rPrChange w:id="6416" w:author="2" w:date="2021-08-31T10:55:00Z">
                  <w:rPr>
                    <w:rFonts w:ascii="Times New Roman" w:hAnsi="Times New Roman" w:cs="Times New Roman"/>
                    <w:sz w:val="24"/>
                    <w:szCs w:val="24"/>
                  </w:rPr>
                </w:rPrChange>
              </w:rPr>
              <w:t>Ядро ртути-200 содержит 120 нейтронов.</w:t>
            </w:r>
          </w:p>
          <w:p w14:paraId="63B8F686" w14:textId="7EFF9262" w:rsidR="00FC7A68" w:rsidRPr="006F33AA" w:rsidRDefault="00FC7A68" w:rsidP="00FC7A68">
            <w:pPr>
              <w:pStyle w:val="a4"/>
              <w:numPr>
                <w:ilvl w:val="0"/>
                <w:numId w:val="67"/>
              </w:numPr>
              <w:spacing w:after="120" w:line="240" w:lineRule="auto"/>
              <w:rPr>
                <w:rFonts w:ascii="Times New Roman" w:hAnsi="Times New Roman"/>
                <w:sz w:val="20"/>
                <w:rPrChange w:id="6417" w:author="2" w:date="2021-08-31T10:55:00Z">
                  <w:rPr>
                    <w:rFonts w:ascii="Times New Roman" w:hAnsi="Times New Roman" w:cs="Times New Roman"/>
                    <w:sz w:val="24"/>
                    <w:szCs w:val="24"/>
                  </w:rPr>
                </w:rPrChange>
              </w:rPr>
            </w:pPr>
            <w:r w:rsidRPr="006F33AA">
              <w:rPr>
                <w:rFonts w:ascii="Times New Roman" w:hAnsi="Times New Roman"/>
                <w:sz w:val="20"/>
                <w:rPrChange w:id="6418" w:author="2" w:date="2021-08-31T10:55:00Z">
                  <w:rPr>
                    <w:rFonts w:ascii="Times New Roman" w:hAnsi="Times New Roman" w:cs="Times New Roman"/>
                    <w:sz w:val="24"/>
                    <w:szCs w:val="24"/>
                  </w:rPr>
                </w:rPrChange>
              </w:rPr>
              <w:t>При захвате ядром золота нейтрона зарядовое число ядра станет равным 80.</w:t>
            </w:r>
          </w:p>
        </w:tc>
        <w:tc>
          <w:tcPr>
            <w:tcW w:w="567" w:type="dxa"/>
            <w:gridSpan w:val="2"/>
            <w:tcPrChange w:id="6419" w:author="2" w:date="2021-08-31T10:55:00Z">
              <w:tcPr>
                <w:tcW w:w="547" w:type="dxa"/>
              </w:tcPr>
            </w:tcPrChange>
          </w:tcPr>
          <w:p w14:paraId="44195650" w14:textId="4A42DBA0" w:rsidR="00FC7A68" w:rsidRPr="004B35C4" w:rsidRDefault="00FC7A68" w:rsidP="00FC7A68">
            <w:pPr>
              <w:pStyle w:val="a4"/>
              <w:numPr>
                <w:ilvl w:val="0"/>
                <w:numId w:val="67"/>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3</w:t>
            </w:r>
          </w:p>
        </w:tc>
      </w:tr>
      <w:tr w:rsidR="00FC7A68" w:rsidRPr="007D3742" w14:paraId="2EE9C507" w14:textId="1B11229E" w:rsidTr="00911EF6">
        <w:tc>
          <w:tcPr>
            <w:tcW w:w="846" w:type="dxa"/>
            <w:tcPrChange w:id="6420" w:author="2" w:date="2021-08-31T10:55:00Z">
              <w:tcPr>
                <w:tcW w:w="846" w:type="dxa"/>
              </w:tcPr>
            </w:tcPrChange>
          </w:tcPr>
          <w:p w14:paraId="4E6FA78E" w14:textId="77777777" w:rsidR="00FC7A68" w:rsidRPr="007D3742" w:rsidRDefault="00FC7A68" w:rsidP="00FC7A68">
            <w:pPr>
              <w:spacing w:after="120"/>
              <w:rPr>
                <w:rFonts w:ascii="Times New Roman" w:hAnsi="Times New Roman" w:cs="Times New Roman"/>
                <w:sz w:val="24"/>
                <w:szCs w:val="24"/>
              </w:rPr>
            </w:pPr>
          </w:p>
        </w:tc>
        <w:tc>
          <w:tcPr>
            <w:tcW w:w="1843" w:type="dxa"/>
            <w:tcPrChange w:id="6421" w:author="2" w:date="2021-08-31T10:55:00Z">
              <w:tcPr>
                <w:tcW w:w="1843" w:type="dxa"/>
              </w:tcPr>
            </w:tcPrChange>
          </w:tcPr>
          <w:p w14:paraId="2C7BC0AA" w14:textId="77777777" w:rsidR="00FC7A68" w:rsidRPr="007D3742" w:rsidRDefault="00FC7A68" w:rsidP="00FC7A68">
            <w:pPr>
              <w:spacing w:after="120"/>
              <w:rPr>
                <w:rFonts w:ascii="Times New Roman" w:hAnsi="Times New Roman" w:cs="Times New Roman"/>
                <w:sz w:val="24"/>
                <w:szCs w:val="24"/>
              </w:rPr>
            </w:pPr>
          </w:p>
        </w:tc>
        <w:tc>
          <w:tcPr>
            <w:tcW w:w="425" w:type="dxa"/>
            <w:tcPrChange w:id="6422" w:author="2" w:date="2021-08-31T10:55:00Z">
              <w:tcPr>
                <w:tcW w:w="425" w:type="dxa"/>
              </w:tcPr>
            </w:tcPrChange>
          </w:tcPr>
          <w:p w14:paraId="229AF793" w14:textId="77777777" w:rsidR="00FC7A68" w:rsidRPr="007D3742" w:rsidRDefault="00FC7A68" w:rsidP="00FC7A68">
            <w:pPr>
              <w:spacing w:after="120"/>
              <w:rPr>
                <w:rFonts w:ascii="Times New Roman" w:hAnsi="Times New Roman" w:cs="Times New Roman"/>
                <w:sz w:val="24"/>
                <w:szCs w:val="24"/>
              </w:rPr>
            </w:pPr>
          </w:p>
        </w:tc>
        <w:tc>
          <w:tcPr>
            <w:tcW w:w="392" w:type="dxa"/>
            <w:tcPrChange w:id="6423" w:author="2" w:date="2021-08-31T10:55:00Z">
              <w:tcPr>
                <w:tcW w:w="392" w:type="dxa"/>
              </w:tcPr>
            </w:tcPrChange>
          </w:tcPr>
          <w:p w14:paraId="2E1896A0" w14:textId="77777777" w:rsidR="00FC7A68" w:rsidRPr="007D3742" w:rsidRDefault="00FC7A68" w:rsidP="00FC7A68">
            <w:pPr>
              <w:spacing w:after="120"/>
              <w:rPr>
                <w:rFonts w:ascii="Times New Roman" w:hAnsi="Times New Roman" w:cs="Times New Roman"/>
                <w:sz w:val="24"/>
                <w:szCs w:val="24"/>
              </w:rPr>
            </w:pPr>
          </w:p>
        </w:tc>
        <w:tc>
          <w:tcPr>
            <w:tcW w:w="553" w:type="dxa"/>
            <w:tcPrChange w:id="6424" w:author="2" w:date="2021-08-31T10:55:00Z">
              <w:tcPr>
                <w:tcW w:w="553" w:type="dxa"/>
              </w:tcPr>
            </w:tcPrChange>
          </w:tcPr>
          <w:p w14:paraId="005731E6" w14:textId="4E3D696F"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6425" w:author="2" w:date="2021-08-31T10:55:00Z">
              <w:tcPr>
                <w:tcW w:w="6001" w:type="dxa"/>
              </w:tcPr>
            </w:tcPrChange>
          </w:tcPr>
          <w:p w14:paraId="2B88C240" w14:textId="77777777" w:rsidR="00FC7A68" w:rsidRPr="00996281" w:rsidRDefault="00FC7A68" w:rsidP="00FC7A68">
            <w:pPr>
              <w:spacing w:before="30" w:after="60" w:line="330" w:lineRule="atLeast"/>
              <w:rPr>
                <w:rFonts w:ascii="CentSchbook Win95BT" w:eastAsia="Times New Roman" w:hAnsi="CentSchbook Win95BT" w:cs="Times New Roman"/>
                <w:color w:val="000000"/>
                <w:lang w:eastAsia="ru-RU"/>
              </w:rPr>
            </w:pPr>
            <w:r w:rsidRPr="00996281">
              <w:rPr>
                <w:rFonts w:ascii="CentSchbook Win95BT" w:eastAsia="Times New Roman" w:hAnsi="CentSchbook Win95BT" w:cs="Times New Roman"/>
                <w:color w:val="000000"/>
                <w:lang w:eastAsia="ru-RU"/>
              </w:rPr>
              <w:t>На рисунке представлен фрагмент Периодической системы химических элементов Д.И. Менделеева.</w:t>
            </w:r>
          </w:p>
          <w:p w14:paraId="18FD1381" w14:textId="77777777" w:rsidR="00FC7A68" w:rsidRDefault="00FC7A68" w:rsidP="00FC7A68">
            <w:pPr>
              <w:spacing w:after="12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7FB67852" wp14:editId="52DCEC14">
                  <wp:extent cx="3017520" cy="389890"/>
                  <wp:effectExtent l="0" t="0" r="0" b="0"/>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017520" cy="389890"/>
                          </a:xfrm>
                          <a:prstGeom prst="rect">
                            <a:avLst/>
                          </a:prstGeom>
                          <a:noFill/>
                        </pic:spPr>
                      </pic:pic>
                    </a:graphicData>
                  </a:graphic>
                </wp:inline>
              </w:drawing>
            </w:r>
          </w:p>
          <w:p w14:paraId="2C21F9C1" w14:textId="678F0EA7" w:rsidR="00FC7A68" w:rsidRPr="007D3742" w:rsidRDefault="00FC7A68" w:rsidP="00FC7A68">
            <w:pPr>
              <w:spacing w:after="120"/>
              <w:rPr>
                <w:rFonts w:ascii="Times New Roman" w:hAnsi="Times New Roman" w:cs="Times New Roman"/>
                <w:sz w:val="24"/>
                <w:szCs w:val="24"/>
              </w:rPr>
            </w:pPr>
            <w:r>
              <w:rPr>
                <w:rFonts w:ascii="CentSchbook Win95BT" w:hAnsi="CentSchbook Win95BT"/>
                <w:color w:val="000000"/>
              </w:rPr>
              <w:t>Используя данные рисунка, из предложенного перечня утверждений выберите верное.</w:t>
            </w:r>
          </w:p>
        </w:tc>
        <w:tc>
          <w:tcPr>
            <w:tcW w:w="4961" w:type="dxa"/>
            <w:gridSpan w:val="2"/>
            <w:tcPrChange w:id="6426" w:author="2" w:date="2021-08-31T10:55:00Z">
              <w:tcPr>
                <w:tcW w:w="4839" w:type="dxa"/>
              </w:tcPr>
            </w:tcPrChange>
          </w:tcPr>
          <w:p w14:paraId="5132999B" w14:textId="77777777" w:rsidR="00FC7A68" w:rsidRPr="006F33AA" w:rsidRDefault="00FC7A68" w:rsidP="00FC7A68">
            <w:pPr>
              <w:pStyle w:val="a4"/>
              <w:numPr>
                <w:ilvl w:val="0"/>
                <w:numId w:val="68"/>
              </w:numPr>
              <w:spacing w:after="120" w:line="240" w:lineRule="auto"/>
              <w:rPr>
                <w:rFonts w:ascii="Times New Roman" w:hAnsi="Times New Roman"/>
                <w:sz w:val="20"/>
                <w:rPrChange w:id="6427" w:author="2" w:date="2021-08-31T10:55:00Z">
                  <w:rPr>
                    <w:rFonts w:ascii="Times New Roman" w:hAnsi="Times New Roman" w:cs="Times New Roman"/>
                    <w:sz w:val="24"/>
                    <w:szCs w:val="24"/>
                  </w:rPr>
                </w:rPrChange>
              </w:rPr>
            </w:pPr>
            <w:r w:rsidRPr="006F33AA">
              <w:rPr>
                <w:rFonts w:ascii="Times New Roman" w:hAnsi="Times New Roman"/>
                <w:sz w:val="20"/>
                <w:rPrChange w:id="6428" w:author="2" w:date="2021-08-31T10:55:00Z">
                  <w:rPr>
                    <w:rFonts w:ascii="Times New Roman" w:hAnsi="Times New Roman" w:cs="Times New Roman"/>
                    <w:sz w:val="24"/>
                    <w:szCs w:val="24"/>
                  </w:rPr>
                </w:rPrChange>
              </w:rPr>
              <w:t>В результате бета-распада ядра висмута образуется ядро свинца.</w:t>
            </w:r>
          </w:p>
          <w:p w14:paraId="1DBF914D" w14:textId="77777777" w:rsidR="00FC7A68" w:rsidRPr="006F33AA" w:rsidRDefault="00FC7A68" w:rsidP="00FC7A68">
            <w:pPr>
              <w:pStyle w:val="a4"/>
              <w:numPr>
                <w:ilvl w:val="0"/>
                <w:numId w:val="68"/>
              </w:numPr>
              <w:spacing w:after="120" w:line="240" w:lineRule="auto"/>
              <w:rPr>
                <w:rFonts w:ascii="Times New Roman" w:hAnsi="Times New Roman"/>
                <w:sz w:val="20"/>
                <w:rPrChange w:id="6429" w:author="2" w:date="2021-08-31T10:55:00Z">
                  <w:rPr>
                    <w:rFonts w:ascii="Times New Roman" w:hAnsi="Times New Roman" w:cs="Times New Roman"/>
                    <w:sz w:val="24"/>
                    <w:szCs w:val="24"/>
                  </w:rPr>
                </w:rPrChange>
              </w:rPr>
            </w:pPr>
            <w:r w:rsidRPr="006F33AA">
              <w:rPr>
                <w:rFonts w:ascii="Times New Roman" w:hAnsi="Times New Roman"/>
                <w:sz w:val="20"/>
                <w:rPrChange w:id="6430" w:author="2" w:date="2021-08-31T10:55:00Z">
                  <w:rPr>
                    <w:rFonts w:ascii="Times New Roman" w:hAnsi="Times New Roman" w:cs="Times New Roman"/>
                    <w:sz w:val="24"/>
                    <w:szCs w:val="24"/>
                  </w:rPr>
                </w:rPrChange>
              </w:rPr>
              <w:t>В результате альфа-распада ядра полония образуется ядро висмута.</w:t>
            </w:r>
          </w:p>
          <w:p w14:paraId="79070EC0" w14:textId="77777777" w:rsidR="00FC7A68" w:rsidRPr="006F33AA" w:rsidRDefault="00FC7A68" w:rsidP="00FC7A68">
            <w:pPr>
              <w:pStyle w:val="a4"/>
              <w:numPr>
                <w:ilvl w:val="0"/>
                <w:numId w:val="68"/>
              </w:numPr>
              <w:spacing w:after="120" w:line="240" w:lineRule="auto"/>
              <w:rPr>
                <w:rFonts w:ascii="Times New Roman" w:hAnsi="Times New Roman"/>
                <w:sz w:val="20"/>
                <w:rPrChange w:id="6431" w:author="2" w:date="2021-08-31T10:55:00Z">
                  <w:rPr>
                    <w:rFonts w:ascii="Times New Roman" w:hAnsi="Times New Roman" w:cs="Times New Roman"/>
                    <w:sz w:val="24"/>
                    <w:szCs w:val="24"/>
                  </w:rPr>
                </w:rPrChange>
              </w:rPr>
            </w:pPr>
            <w:r w:rsidRPr="006F33AA">
              <w:rPr>
                <w:rFonts w:ascii="Times New Roman" w:hAnsi="Times New Roman"/>
                <w:sz w:val="20"/>
                <w:rPrChange w:id="6432" w:author="2" w:date="2021-08-31T10:55:00Z">
                  <w:rPr>
                    <w:rFonts w:ascii="Times New Roman" w:hAnsi="Times New Roman" w:cs="Times New Roman"/>
                    <w:sz w:val="24"/>
                    <w:szCs w:val="24"/>
                  </w:rPr>
                </w:rPrChange>
              </w:rPr>
              <w:t>Нейтральный атом свинца содержит 207 электронов.</w:t>
            </w:r>
          </w:p>
          <w:p w14:paraId="2E77399B" w14:textId="38C38C37" w:rsidR="00FC7A68" w:rsidRPr="006F33AA" w:rsidRDefault="00FC7A68" w:rsidP="00FC7A68">
            <w:pPr>
              <w:pStyle w:val="a4"/>
              <w:numPr>
                <w:ilvl w:val="0"/>
                <w:numId w:val="68"/>
              </w:numPr>
              <w:spacing w:after="120" w:line="240" w:lineRule="auto"/>
              <w:rPr>
                <w:rFonts w:ascii="Times New Roman" w:hAnsi="Times New Roman"/>
                <w:sz w:val="20"/>
                <w:rPrChange w:id="6433" w:author="2" w:date="2021-08-31T10:55:00Z">
                  <w:rPr>
                    <w:rFonts w:ascii="Times New Roman" w:hAnsi="Times New Roman" w:cs="Times New Roman"/>
                    <w:sz w:val="24"/>
                    <w:szCs w:val="24"/>
                  </w:rPr>
                </w:rPrChange>
              </w:rPr>
            </w:pPr>
            <w:r w:rsidRPr="006F33AA">
              <w:rPr>
                <w:rFonts w:ascii="Times New Roman" w:hAnsi="Times New Roman"/>
                <w:sz w:val="20"/>
                <w:rPrChange w:id="6434" w:author="2" w:date="2021-08-31T10:55:00Z">
                  <w:rPr>
                    <w:rFonts w:ascii="Times New Roman" w:hAnsi="Times New Roman" w:cs="Times New Roman"/>
                    <w:sz w:val="24"/>
                    <w:szCs w:val="24"/>
                  </w:rPr>
                </w:rPrChange>
              </w:rPr>
              <w:t>При захвате ядром золота нейтрона зарядовое число ядра не изменится.</w:t>
            </w:r>
          </w:p>
        </w:tc>
        <w:tc>
          <w:tcPr>
            <w:tcW w:w="567" w:type="dxa"/>
            <w:gridSpan w:val="2"/>
            <w:tcPrChange w:id="6435" w:author="2" w:date="2021-08-31T10:55:00Z">
              <w:tcPr>
                <w:tcW w:w="547" w:type="dxa"/>
              </w:tcPr>
            </w:tcPrChange>
          </w:tcPr>
          <w:p w14:paraId="7B69BBEB" w14:textId="01F0751A" w:rsidR="00FC7A68" w:rsidRPr="004B35C4" w:rsidRDefault="00FC7A68" w:rsidP="00FC7A68">
            <w:pPr>
              <w:pStyle w:val="a4"/>
              <w:numPr>
                <w:ilvl w:val="0"/>
                <w:numId w:val="68"/>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4</w:t>
            </w:r>
          </w:p>
        </w:tc>
      </w:tr>
      <w:tr w:rsidR="00FC7A68" w:rsidRPr="007D3742" w14:paraId="2767663F" w14:textId="225B333D" w:rsidTr="00911EF6">
        <w:tc>
          <w:tcPr>
            <w:tcW w:w="846" w:type="dxa"/>
            <w:tcPrChange w:id="6436" w:author="2" w:date="2021-08-31T10:55:00Z">
              <w:tcPr>
                <w:tcW w:w="846" w:type="dxa"/>
              </w:tcPr>
            </w:tcPrChange>
          </w:tcPr>
          <w:p w14:paraId="7D0AF670" w14:textId="77777777" w:rsidR="00FC7A68" w:rsidRPr="007D3742" w:rsidRDefault="00FC7A68" w:rsidP="00FC7A68">
            <w:pPr>
              <w:spacing w:after="120"/>
              <w:rPr>
                <w:rFonts w:ascii="Times New Roman" w:hAnsi="Times New Roman" w:cs="Times New Roman"/>
                <w:sz w:val="24"/>
                <w:szCs w:val="24"/>
              </w:rPr>
            </w:pPr>
          </w:p>
        </w:tc>
        <w:tc>
          <w:tcPr>
            <w:tcW w:w="1843" w:type="dxa"/>
            <w:tcPrChange w:id="6437" w:author="2" w:date="2021-08-31T10:55:00Z">
              <w:tcPr>
                <w:tcW w:w="1843" w:type="dxa"/>
              </w:tcPr>
            </w:tcPrChange>
          </w:tcPr>
          <w:p w14:paraId="289D2E16" w14:textId="77777777" w:rsidR="00FC7A68" w:rsidRPr="007D3742" w:rsidRDefault="00FC7A68" w:rsidP="00FC7A68">
            <w:pPr>
              <w:spacing w:after="120"/>
              <w:rPr>
                <w:rFonts w:ascii="Times New Roman" w:hAnsi="Times New Roman" w:cs="Times New Roman"/>
                <w:sz w:val="24"/>
                <w:szCs w:val="24"/>
              </w:rPr>
            </w:pPr>
          </w:p>
        </w:tc>
        <w:tc>
          <w:tcPr>
            <w:tcW w:w="425" w:type="dxa"/>
            <w:tcPrChange w:id="6438" w:author="2" w:date="2021-08-31T10:55:00Z">
              <w:tcPr>
                <w:tcW w:w="425" w:type="dxa"/>
              </w:tcPr>
            </w:tcPrChange>
          </w:tcPr>
          <w:p w14:paraId="30FDBE29" w14:textId="77777777" w:rsidR="00FC7A68" w:rsidRPr="007D3742" w:rsidRDefault="00FC7A68" w:rsidP="00FC7A68">
            <w:pPr>
              <w:spacing w:after="120"/>
              <w:rPr>
                <w:rFonts w:ascii="Times New Roman" w:hAnsi="Times New Roman" w:cs="Times New Roman"/>
                <w:sz w:val="24"/>
                <w:szCs w:val="24"/>
              </w:rPr>
            </w:pPr>
          </w:p>
        </w:tc>
        <w:tc>
          <w:tcPr>
            <w:tcW w:w="392" w:type="dxa"/>
            <w:tcPrChange w:id="6439" w:author="2" w:date="2021-08-31T10:55:00Z">
              <w:tcPr>
                <w:tcW w:w="392" w:type="dxa"/>
              </w:tcPr>
            </w:tcPrChange>
          </w:tcPr>
          <w:p w14:paraId="1174FF44" w14:textId="77777777" w:rsidR="00FC7A68" w:rsidRPr="007D3742" w:rsidRDefault="00FC7A68" w:rsidP="00FC7A68">
            <w:pPr>
              <w:spacing w:after="120"/>
              <w:rPr>
                <w:rFonts w:ascii="Times New Roman" w:hAnsi="Times New Roman" w:cs="Times New Roman"/>
                <w:sz w:val="24"/>
                <w:szCs w:val="24"/>
              </w:rPr>
            </w:pPr>
          </w:p>
        </w:tc>
        <w:tc>
          <w:tcPr>
            <w:tcW w:w="553" w:type="dxa"/>
            <w:tcPrChange w:id="6440" w:author="2" w:date="2021-08-31T10:55:00Z">
              <w:tcPr>
                <w:tcW w:w="553" w:type="dxa"/>
              </w:tcPr>
            </w:tcPrChange>
          </w:tcPr>
          <w:p w14:paraId="50719B69" w14:textId="2502B82B"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6441" w:author="2" w:date="2021-08-31T10:55:00Z">
              <w:tcPr>
                <w:tcW w:w="6001" w:type="dxa"/>
              </w:tcPr>
            </w:tcPrChange>
          </w:tcPr>
          <w:p w14:paraId="24AE6145" w14:textId="77777777" w:rsidR="00FC7A68" w:rsidRDefault="00FC7A68" w:rsidP="00FC7A68">
            <w:pPr>
              <w:spacing w:after="120"/>
              <w:rPr>
                <w:rFonts w:ascii="Times New Roman" w:hAnsi="Times New Roman" w:cs="Times New Roman"/>
                <w:sz w:val="24"/>
                <w:szCs w:val="24"/>
              </w:rPr>
            </w:pPr>
            <w:r w:rsidRPr="002A295A">
              <w:rPr>
                <w:rFonts w:ascii="Times New Roman" w:hAnsi="Times New Roman" w:cs="Times New Roman"/>
                <w:sz w:val="24"/>
                <w:szCs w:val="24"/>
              </w:rPr>
              <w:t>На рисунке представлен фрагмент Периодической системы химических элементов Д.И. Менделеева.</w:t>
            </w:r>
          </w:p>
          <w:p w14:paraId="238FDEB0" w14:textId="77777777" w:rsidR="00FC7A68" w:rsidRDefault="00FC7A68" w:rsidP="00FC7A68">
            <w:pPr>
              <w:spacing w:after="12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5569B61B" wp14:editId="368E2BF8">
                  <wp:extent cx="3017520" cy="389890"/>
                  <wp:effectExtent l="0" t="0" r="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017520" cy="389890"/>
                          </a:xfrm>
                          <a:prstGeom prst="rect">
                            <a:avLst/>
                          </a:prstGeom>
                          <a:noFill/>
                        </pic:spPr>
                      </pic:pic>
                    </a:graphicData>
                  </a:graphic>
                </wp:inline>
              </w:drawing>
            </w:r>
          </w:p>
          <w:p w14:paraId="3163DE77" w14:textId="45016B20" w:rsidR="00FC7A68" w:rsidRPr="007D3742" w:rsidRDefault="00FC7A68" w:rsidP="00FC7A68">
            <w:pPr>
              <w:spacing w:after="120"/>
              <w:rPr>
                <w:rFonts w:ascii="Times New Roman" w:hAnsi="Times New Roman" w:cs="Times New Roman"/>
                <w:sz w:val="24"/>
                <w:szCs w:val="24"/>
              </w:rPr>
            </w:pPr>
            <w:r>
              <w:rPr>
                <w:rFonts w:ascii="CentSchbook Win95BT" w:hAnsi="CentSchbook Win95BT"/>
                <w:color w:val="000000"/>
              </w:rPr>
              <w:t>Используя данные рисунка, из предложенного перечня утверждений выберите верное.</w:t>
            </w:r>
          </w:p>
        </w:tc>
        <w:tc>
          <w:tcPr>
            <w:tcW w:w="4961" w:type="dxa"/>
            <w:gridSpan w:val="2"/>
            <w:tcPrChange w:id="6442" w:author="2" w:date="2021-08-31T10:55:00Z">
              <w:tcPr>
                <w:tcW w:w="4839" w:type="dxa"/>
              </w:tcPr>
            </w:tcPrChange>
          </w:tcPr>
          <w:p w14:paraId="36431396" w14:textId="77777777" w:rsidR="00FC7A68" w:rsidRPr="006F33AA" w:rsidRDefault="00FC7A68" w:rsidP="00FC7A68">
            <w:pPr>
              <w:pStyle w:val="a4"/>
              <w:numPr>
                <w:ilvl w:val="0"/>
                <w:numId w:val="69"/>
              </w:numPr>
              <w:spacing w:after="120" w:line="240" w:lineRule="auto"/>
              <w:rPr>
                <w:rFonts w:ascii="Times New Roman" w:hAnsi="Times New Roman"/>
                <w:sz w:val="20"/>
                <w:rPrChange w:id="6443" w:author="2" w:date="2021-08-31T10:55:00Z">
                  <w:rPr>
                    <w:rFonts w:ascii="Times New Roman" w:hAnsi="Times New Roman" w:cs="Times New Roman"/>
                    <w:sz w:val="24"/>
                    <w:szCs w:val="24"/>
                  </w:rPr>
                </w:rPrChange>
              </w:rPr>
            </w:pPr>
            <w:r w:rsidRPr="006F33AA">
              <w:rPr>
                <w:rFonts w:ascii="Times New Roman" w:hAnsi="Times New Roman"/>
                <w:sz w:val="20"/>
                <w:rPrChange w:id="6444" w:author="2" w:date="2021-08-31T10:55:00Z">
                  <w:rPr>
                    <w:rFonts w:ascii="Times New Roman" w:hAnsi="Times New Roman" w:cs="Times New Roman"/>
                    <w:sz w:val="24"/>
                    <w:szCs w:val="24"/>
                  </w:rPr>
                </w:rPrChange>
              </w:rPr>
              <w:t>В результате бета-распада ядра таллия образуется ядро свинца.</w:t>
            </w:r>
          </w:p>
          <w:p w14:paraId="77279224" w14:textId="77777777" w:rsidR="00FC7A68" w:rsidRPr="006F33AA" w:rsidRDefault="00FC7A68" w:rsidP="00FC7A68">
            <w:pPr>
              <w:pStyle w:val="a4"/>
              <w:numPr>
                <w:ilvl w:val="0"/>
                <w:numId w:val="69"/>
              </w:numPr>
              <w:spacing w:after="120" w:line="240" w:lineRule="auto"/>
              <w:rPr>
                <w:rFonts w:ascii="Times New Roman" w:hAnsi="Times New Roman"/>
                <w:sz w:val="20"/>
                <w:rPrChange w:id="6445" w:author="2" w:date="2021-08-31T10:55:00Z">
                  <w:rPr>
                    <w:rFonts w:ascii="Times New Roman" w:hAnsi="Times New Roman" w:cs="Times New Roman"/>
                    <w:sz w:val="24"/>
                    <w:szCs w:val="24"/>
                  </w:rPr>
                </w:rPrChange>
              </w:rPr>
            </w:pPr>
            <w:r w:rsidRPr="006F33AA">
              <w:rPr>
                <w:rFonts w:ascii="Times New Roman" w:hAnsi="Times New Roman"/>
                <w:sz w:val="20"/>
                <w:rPrChange w:id="6446" w:author="2" w:date="2021-08-31T10:55:00Z">
                  <w:rPr>
                    <w:rFonts w:ascii="Times New Roman" w:hAnsi="Times New Roman" w:cs="Times New Roman"/>
                    <w:sz w:val="24"/>
                    <w:szCs w:val="24"/>
                  </w:rPr>
                </w:rPrChange>
              </w:rPr>
              <w:t>В результате альфа-распада ядра свинца-185 образуется ядро полония.</w:t>
            </w:r>
          </w:p>
          <w:p w14:paraId="09A7CC94" w14:textId="77777777" w:rsidR="00FC7A68" w:rsidRPr="006F33AA" w:rsidRDefault="00FC7A68" w:rsidP="00FC7A68">
            <w:pPr>
              <w:pStyle w:val="a4"/>
              <w:numPr>
                <w:ilvl w:val="0"/>
                <w:numId w:val="69"/>
              </w:numPr>
              <w:spacing w:after="120" w:line="240" w:lineRule="auto"/>
              <w:rPr>
                <w:rFonts w:ascii="Times New Roman" w:hAnsi="Times New Roman"/>
                <w:sz w:val="20"/>
                <w:rPrChange w:id="6447" w:author="2" w:date="2021-08-31T10:55:00Z">
                  <w:rPr>
                    <w:rFonts w:ascii="Times New Roman" w:hAnsi="Times New Roman" w:cs="Times New Roman"/>
                    <w:sz w:val="24"/>
                    <w:szCs w:val="24"/>
                  </w:rPr>
                </w:rPrChange>
              </w:rPr>
            </w:pPr>
            <w:r w:rsidRPr="006F33AA">
              <w:rPr>
                <w:rFonts w:ascii="Times New Roman" w:hAnsi="Times New Roman"/>
                <w:sz w:val="20"/>
                <w:rPrChange w:id="6448" w:author="2" w:date="2021-08-31T10:55:00Z">
                  <w:rPr>
                    <w:rFonts w:ascii="Times New Roman" w:hAnsi="Times New Roman" w:cs="Times New Roman"/>
                    <w:sz w:val="24"/>
                    <w:szCs w:val="24"/>
                  </w:rPr>
                </w:rPrChange>
              </w:rPr>
              <w:t>Нейтральный атом золота содержит 197 электронов.</w:t>
            </w:r>
          </w:p>
          <w:p w14:paraId="5F5A5478" w14:textId="6195EDA3" w:rsidR="00FC7A68" w:rsidRPr="006F33AA" w:rsidRDefault="00FC7A68" w:rsidP="00FC7A68">
            <w:pPr>
              <w:pStyle w:val="a4"/>
              <w:numPr>
                <w:ilvl w:val="0"/>
                <w:numId w:val="69"/>
              </w:numPr>
              <w:spacing w:after="120" w:line="240" w:lineRule="auto"/>
              <w:rPr>
                <w:rFonts w:ascii="Times New Roman" w:hAnsi="Times New Roman"/>
                <w:sz w:val="20"/>
                <w:rPrChange w:id="6449" w:author="2" w:date="2021-08-31T10:55:00Z">
                  <w:rPr>
                    <w:rFonts w:ascii="Times New Roman" w:hAnsi="Times New Roman" w:cs="Times New Roman"/>
                    <w:sz w:val="24"/>
                    <w:szCs w:val="24"/>
                  </w:rPr>
                </w:rPrChange>
              </w:rPr>
            </w:pPr>
            <w:r w:rsidRPr="006F33AA">
              <w:rPr>
                <w:rFonts w:ascii="Times New Roman" w:hAnsi="Times New Roman"/>
                <w:sz w:val="20"/>
                <w:rPrChange w:id="6450" w:author="2" w:date="2021-08-31T10:55:00Z">
                  <w:rPr>
                    <w:rFonts w:ascii="Times New Roman" w:hAnsi="Times New Roman" w:cs="Times New Roman"/>
                    <w:sz w:val="24"/>
                    <w:szCs w:val="24"/>
                  </w:rPr>
                </w:rPrChange>
              </w:rPr>
              <w:t>Положительный ион золота содержит 80 протонов.</w:t>
            </w:r>
          </w:p>
        </w:tc>
        <w:tc>
          <w:tcPr>
            <w:tcW w:w="567" w:type="dxa"/>
            <w:gridSpan w:val="2"/>
            <w:tcPrChange w:id="6451" w:author="2" w:date="2021-08-31T10:55:00Z">
              <w:tcPr>
                <w:tcW w:w="547" w:type="dxa"/>
              </w:tcPr>
            </w:tcPrChange>
          </w:tcPr>
          <w:p w14:paraId="1FC97138" w14:textId="00C9101C" w:rsidR="00FC7A68" w:rsidRPr="004B35C4" w:rsidRDefault="00FC7A68" w:rsidP="00FC7A68">
            <w:pPr>
              <w:pStyle w:val="a4"/>
              <w:numPr>
                <w:ilvl w:val="0"/>
                <w:numId w:val="69"/>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1</w:t>
            </w:r>
          </w:p>
        </w:tc>
      </w:tr>
      <w:tr w:rsidR="00FC7A68" w:rsidRPr="007D3742" w14:paraId="3423A296" w14:textId="0E0944D1" w:rsidTr="00911EF6">
        <w:tc>
          <w:tcPr>
            <w:tcW w:w="846" w:type="dxa"/>
            <w:tcPrChange w:id="6452" w:author="2" w:date="2021-08-31T10:55:00Z">
              <w:tcPr>
                <w:tcW w:w="846" w:type="dxa"/>
              </w:tcPr>
            </w:tcPrChange>
          </w:tcPr>
          <w:p w14:paraId="3EBCCB11" w14:textId="77777777" w:rsidR="00FC7A68" w:rsidRPr="007D3742" w:rsidRDefault="00FC7A68" w:rsidP="00FC7A68">
            <w:pPr>
              <w:spacing w:after="120"/>
              <w:rPr>
                <w:rFonts w:ascii="Times New Roman" w:hAnsi="Times New Roman" w:cs="Times New Roman"/>
                <w:sz w:val="24"/>
                <w:szCs w:val="24"/>
              </w:rPr>
            </w:pPr>
          </w:p>
        </w:tc>
        <w:tc>
          <w:tcPr>
            <w:tcW w:w="1843" w:type="dxa"/>
            <w:tcPrChange w:id="6453" w:author="2" w:date="2021-08-31T10:55:00Z">
              <w:tcPr>
                <w:tcW w:w="1843" w:type="dxa"/>
              </w:tcPr>
            </w:tcPrChange>
          </w:tcPr>
          <w:p w14:paraId="6BC72BE8" w14:textId="77777777" w:rsidR="00FC7A68" w:rsidRPr="007D3742" w:rsidRDefault="00FC7A68" w:rsidP="00FC7A68">
            <w:pPr>
              <w:spacing w:after="120"/>
              <w:rPr>
                <w:rFonts w:ascii="Times New Roman" w:hAnsi="Times New Roman" w:cs="Times New Roman"/>
                <w:sz w:val="24"/>
                <w:szCs w:val="24"/>
              </w:rPr>
            </w:pPr>
          </w:p>
        </w:tc>
        <w:tc>
          <w:tcPr>
            <w:tcW w:w="425" w:type="dxa"/>
            <w:tcPrChange w:id="6454" w:author="2" w:date="2021-08-31T10:55:00Z">
              <w:tcPr>
                <w:tcW w:w="425" w:type="dxa"/>
              </w:tcPr>
            </w:tcPrChange>
          </w:tcPr>
          <w:p w14:paraId="52EC503A" w14:textId="77777777" w:rsidR="00FC7A68" w:rsidRPr="007D3742" w:rsidRDefault="00FC7A68" w:rsidP="00FC7A68">
            <w:pPr>
              <w:spacing w:after="120"/>
              <w:rPr>
                <w:rFonts w:ascii="Times New Roman" w:hAnsi="Times New Roman" w:cs="Times New Roman"/>
                <w:sz w:val="24"/>
                <w:szCs w:val="24"/>
              </w:rPr>
            </w:pPr>
          </w:p>
        </w:tc>
        <w:tc>
          <w:tcPr>
            <w:tcW w:w="392" w:type="dxa"/>
            <w:tcPrChange w:id="6455" w:author="2" w:date="2021-08-31T10:55:00Z">
              <w:tcPr>
                <w:tcW w:w="392" w:type="dxa"/>
              </w:tcPr>
            </w:tcPrChange>
          </w:tcPr>
          <w:p w14:paraId="4ECE9F1B" w14:textId="77777777" w:rsidR="00FC7A68" w:rsidRPr="007D3742" w:rsidRDefault="00FC7A68" w:rsidP="00FC7A68">
            <w:pPr>
              <w:spacing w:after="120"/>
              <w:rPr>
                <w:rFonts w:ascii="Times New Roman" w:hAnsi="Times New Roman" w:cs="Times New Roman"/>
                <w:sz w:val="24"/>
                <w:szCs w:val="24"/>
              </w:rPr>
            </w:pPr>
          </w:p>
        </w:tc>
        <w:tc>
          <w:tcPr>
            <w:tcW w:w="553" w:type="dxa"/>
            <w:tcPrChange w:id="6456" w:author="2" w:date="2021-08-31T10:55:00Z">
              <w:tcPr>
                <w:tcW w:w="553" w:type="dxa"/>
              </w:tcPr>
            </w:tcPrChange>
          </w:tcPr>
          <w:p w14:paraId="67BAA712" w14:textId="74601239"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6457" w:author="2" w:date="2021-08-31T10:55:00Z">
              <w:tcPr>
                <w:tcW w:w="6001" w:type="dxa"/>
              </w:tcPr>
            </w:tcPrChange>
          </w:tcPr>
          <w:p w14:paraId="60F3D3C0" w14:textId="77777777" w:rsidR="00FC7A68" w:rsidRDefault="00FC7A68" w:rsidP="00FC7A68">
            <w:pPr>
              <w:spacing w:after="120"/>
              <w:rPr>
                <w:rFonts w:ascii="Times New Roman" w:hAnsi="Times New Roman" w:cs="Times New Roman"/>
                <w:color w:val="000000"/>
                <w:sz w:val="24"/>
                <w:szCs w:val="24"/>
              </w:rPr>
            </w:pPr>
            <w:r w:rsidRPr="00DB1A1A">
              <w:rPr>
                <w:rFonts w:ascii="Times New Roman" w:hAnsi="Times New Roman" w:cs="Times New Roman"/>
                <w:color w:val="000000"/>
                <w:sz w:val="24"/>
                <w:szCs w:val="24"/>
              </w:rPr>
              <w:t>Используя фрагмент Периодической системы химических элементов, представленный на рисунке, определите состав ядра фтора с массовым числом 19.</w:t>
            </w:r>
          </w:p>
          <w:p w14:paraId="7EA85CB0" w14:textId="2E3D6CB4" w:rsidR="00FC7A68" w:rsidRPr="00DB1A1A" w:rsidRDefault="00FC7A68" w:rsidP="00FC7A68">
            <w:pPr>
              <w:spacing w:after="120"/>
              <w:rPr>
                <w:rFonts w:ascii="Times New Roman" w:hAnsi="Times New Roman" w:cs="Times New Roman"/>
                <w:sz w:val="24"/>
                <w:szCs w:val="24"/>
              </w:rPr>
            </w:pPr>
            <w:r>
              <w:t xml:space="preserve"> </w:t>
            </w:r>
            <w:r>
              <w:rPr>
                <w:noProof/>
                <w:lang w:eastAsia="ru-RU"/>
              </w:rPr>
              <w:drawing>
                <wp:inline distT="0" distB="0" distL="0" distR="0" wp14:anchorId="78B8894F" wp14:editId="27E14D03">
                  <wp:extent cx="3084830" cy="282575"/>
                  <wp:effectExtent l="0" t="0" r="1270" b="3175"/>
                  <wp:docPr id="254" name="Рисунок 25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084830" cy="282575"/>
                          </a:xfrm>
                          <a:prstGeom prst="rect">
                            <a:avLst/>
                          </a:prstGeom>
                          <a:noFill/>
                          <a:ln>
                            <a:noFill/>
                          </a:ln>
                        </pic:spPr>
                      </pic:pic>
                    </a:graphicData>
                  </a:graphic>
                </wp:inline>
              </w:drawing>
            </w:r>
          </w:p>
        </w:tc>
        <w:tc>
          <w:tcPr>
            <w:tcW w:w="4961" w:type="dxa"/>
            <w:gridSpan w:val="2"/>
            <w:tcPrChange w:id="6458" w:author="2" w:date="2021-08-31T10:55:00Z">
              <w:tcPr>
                <w:tcW w:w="4839" w:type="dxa"/>
              </w:tcPr>
            </w:tcPrChange>
          </w:tcPr>
          <w:p w14:paraId="75C6A749" w14:textId="77777777" w:rsidR="00FC7A68" w:rsidRPr="006F33AA" w:rsidRDefault="00FC7A68" w:rsidP="00FC7A68">
            <w:pPr>
              <w:pStyle w:val="a4"/>
              <w:numPr>
                <w:ilvl w:val="0"/>
                <w:numId w:val="76"/>
              </w:numPr>
              <w:spacing w:after="120" w:line="240" w:lineRule="auto"/>
              <w:rPr>
                <w:rFonts w:ascii="Times New Roman" w:hAnsi="Times New Roman"/>
                <w:sz w:val="20"/>
                <w:rPrChange w:id="6459" w:author="2" w:date="2021-08-31T10:55:00Z">
                  <w:rPr>
                    <w:rFonts w:ascii="Times New Roman" w:hAnsi="Times New Roman" w:cs="Times New Roman"/>
                    <w:sz w:val="24"/>
                    <w:szCs w:val="24"/>
                  </w:rPr>
                </w:rPrChange>
              </w:rPr>
            </w:pPr>
            <w:r w:rsidRPr="006F33AA">
              <w:rPr>
                <w:rFonts w:ascii="Times New Roman" w:hAnsi="Times New Roman"/>
                <w:sz w:val="20"/>
                <w:rPrChange w:id="6460" w:author="2" w:date="2021-08-31T10:55:00Z">
                  <w:rPr>
                    <w:rFonts w:ascii="Times New Roman" w:hAnsi="Times New Roman" w:cs="Times New Roman"/>
                    <w:sz w:val="24"/>
                    <w:szCs w:val="24"/>
                  </w:rPr>
                </w:rPrChange>
              </w:rPr>
              <w:t>9 протонов, 10 нейтронов</w:t>
            </w:r>
          </w:p>
          <w:p w14:paraId="6D05F6ED" w14:textId="72FFB04D" w:rsidR="00FC7A68" w:rsidRPr="006F33AA" w:rsidRDefault="00FC7A68" w:rsidP="00FC7A68">
            <w:pPr>
              <w:pStyle w:val="a4"/>
              <w:numPr>
                <w:ilvl w:val="0"/>
                <w:numId w:val="76"/>
              </w:numPr>
              <w:spacing w:after="120" w:line="240" w:lineRule="auto"/>
              <w:rPr>
                <w:rFonts w:ascii="Times New Roman" w:hAnsi="Times New Roman"/>
                <w:sz w:val="20"/>
                <w:rPrChange w:id="6461" w:author="2" w:date="2021-08-31T10:55:00Z">
                  <w:rPr>
                    <w:rFonts w:ascii="Times New Roman" w:hAnsi="Times New Roman" w:cs="Times New Roman"/>
                    <w:sz w:val="24"/>
                    <w:szCs w:val="24"/>
                  </w:rPr>
                </w:rPrChange>
              </w:rPr>
            </w:pPr>
            <w:r w:rsidRPr="006F33AA">
              <w:rPr>
                <w:rFonts w:ascii="Times New Roman" w:hAnsi="Times New Roman"/>
                <w:sz w:val="20"/>
                <w:rPrChange w:id="6462" w:author="2" w:date="2021-08-31T10:55:00Z">
                  <w:rPr>
                    <w:rFonts w:ascii="Times New Roman" w:hAnsi="Times New Roman" w:cs="Times New Roman"/>
                    <w:sz w:val="24"/>
                    <w:szCs w:val="24"/>
                  </w:rPr>
                </w:rPrChange>
              </w:rPr>
              <w:t>10 протонов, 9 нейтронов</w:t>
            </w:r>
          </w:p>
          <w:p w14:paraId="54B21BD8" w14:textId="77777777" w:rsidR="00FC7A68" w:rsidRPr="006F33AA" w:rsidRDefault="00FC7A68" w:rsidP="00FC7A68">
            <w:pPr>
              <w:pStyle w:val="a4"/>
              <w:numPr>
                <w:ilvl w:val="0"/>
                <w:numId w:val="76"/>
              </w:numPr>
              <w:spacing w:after="120" w:line="240" w:lineRule="auto"/>
              <w:rPr>
                <w:rFonts w:ascii="Times New Roman" w:hAnsi="Times New Roman"/>
                <w:sz w:val="20"/>
                <w:rPrChange w:id="6463" w:author="2" w:date="2021-08-31T10:55:00Z">
                  <w:rPr>
                    <w:rFonts w:ascii="Times New Roman" w:hAnsi="Times New Roman" w:cs="Times New Roman"/>
                    <w:sz w:val="24"/>
                    <w:szCs w:val="24"/>
                  </w:rPr>
                </w:rPrChange>
              </w:rPr>
            </w:pPr>
            <w:r w:rsidRPr="006F33AA">
              <w:rPr>
                <w:rFonts w:ascii="Times New Roman" w:hAnsi="Times New Roman"/>
                <w:sz w:val="20"/>
                <w:rPrChange w:id="6464" w:author="2" w:date="2021-08-31T10:55:00Z">
                  <w:rPr>
                    <w:rFonts w:ascii="Times New Roman" w:hAnsi="Times New Roman" w:cs="Times New Roman"/>
                    <w:sz w:val="24"/>
                    <w:szCs w:val="24"/>
                  </w:rPr>
                </w:rPrChange>
              </w:rPr>
              <w:t>9 протонов, 19 нейтронов</w:t>
            </w:r>
          </w:p>
          <w:p w14:paraId="1BF8D582" w14:textId="43A1A629" w:rsidR="00FC7A68" w:rsidRPr="006F33AA" w:rsidRDefault="00FC7A68" w:rsidP="00FC7A68">
            <w:pPr>
              <w:pStyle w:val="a4"/>
              <w:numPr>
                <w:ilvl w:val="0"/>
                <w:numId w:val="76"/>
              </w:numPr>
              <w:spacing w:after="120" w:line="240" w:lineRule="auto"/>
              <w:rPr>
                <w:rFonts w:ascii="Times New Roman" w:hAnsi="Times New Roman"/>
                <w:sz w:val="20"/>
                <w:rPrChange w:id="6465" w:author="2" w:date="2021-08-31T10:55:00Z">
                  <w:rPr>
                    <w:rFonts w:ascii="Times New Roman" w:hAnsi="Times New Roman" w:cs="Times New Roman"/>
                    <w:sz w:val="24"/>
                    <w:szCs w:val="24"/>
                  </w:rPr>
                </w:rPrChange>
              </w:rPr>
            </w:pPr>
            <w:r w:rsidRPr="006F33AA">
              <w:rPr>
                <w:rFonts w:ascii="Times New Roman" w:hAnsi="Times New Roman"/>
                <w:sz w:val="20"/>
                <w:rPrChange w:id="6466" w:author="2" w:date="2021-08-31T10:55:00Z">
                  <w:rPr>
                    <w:rFonts w:ascii="Times New Roman" w:hAnsi="Times New Roman" w:cs="Times New Roman"/>
                    <w:sz w:val="24"/>
                    <w:szCs w:val="24"/>
                  </w:rPr>
                </w:rPrChange>
              </w:rPr>
              <w:t>19 протонов, 9 нейтронов</w:t>
            </w:r>
          </w:p>
        </w:tc>
        <w:tc>
          <w:tcPr>
            <w:tcW w:w="567" w:type="dxa"/>
            <w:gridSpan w:val="2"/>
            <w:tcPrChange w:id="6467" w:author="2" w:date="2021-08-31T10:55:00Z">
              <w:tcPr>
                <w:tcW w:w="547" w:type="dxa"/>
              </w:tcPr>
            </w:tcPrChange>
          </w:tcPr>
          <w:p w14:paraId="14A1C6BE" w14:textId="3C7BB55A" w:rsidR="00FC7A68" w:rsidRPr="004B35C4" w:rsidRDefault="00FC7A68" w:rsidP="00FC7A68">
            <w:pPr>
              <w:pStyle w:val="a4"/>
              <w:numPr>
                <w:ilvl w:val="0"/>
                <w:numId w:val="76"/>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1</w:t>
            </w:r>
          </w:p>
        </w:tc>
      </w:tr>
      <w:tr w:rsidR="00FC7A68" w:rsidRPr="007D3742" w14:paraId="2C24787B" w14:textId="1D521F12" w:rsidTr="00911EF6">
        <w:tc>
          <w:tcPr>
            <w:tcW w:w="846" w:type="dxa"/>
            <w:tcPrChange w:id="6468" w:author="2" w:date="2021-08-31T10:55:00Z">
              <w:tcPr>
                <w:tcW w:w="846" w:type="dxa"/>
              </w:tcPr>
            </w:tcPrChange>
          </w:tcPr>
          <w:p w14:paraId="76AE39AD" w14:textId="77777777" w:rsidR="00FC7A68" w:rsidRPr="007D3742" w:rsidRDefault="00FC7A68" w:rsidP="00FC7A68">
            <w:pPr>
              <w:spacing w:after="120"/>
              <w:rPr>
                <w:rFonts w:ascii="Times New Roman" w:hAnsi="Times New Roman" w:cs="Times New Roman"/>
                <w:sz w:val="24"/>
                <w:szCs w:val="24"/>
              </w:rPr>
            </w:pPr>
          </w:p>
        </w:tc>
        <w:tc>
          <w:tcPr>
            <w:tcW w:w="1843" w:type="dxa"/>
            <w:tcPrChange w:id="6469" w:author="2" w:date="2021-08-31T10:55:00Z">
              <w:tcPr>
                <w:tcW w:w="1843" w:type="dxa"/>
              </w:tcPr>
            </w:tcPrChange>
          </w:tcPr>
          <w:p w14:paraId="14E7A75F" w14:textId="77777777" w:rsidR="00FC7A68" w:rsidRPr="007D3742" w:rsidRDefault="00FC7A68" w:rsidP="00FC7A68">
            <w:pPr>
              <w:spacing w:after="120"/>
              <w:rPr>
                <w:rFonts w:ascii="Times New Roman" w:hAnsi="Times New Roman" w:cs="Times New Roman"/>
                <w:sz w:val="24"/>
                <w:szCs w:val="24"/>
              </w:rPr>
            </w:pPr>
          </w:p>
        </w:tc>
        <w:tc>
          <w:tcPr>
            <w:tcW w:w="425" w:type="dxa"/>
            <w:tcPrChange w:id="6470" w:author="2" w:date="2021-08-31T10:55:00Z">
              <w:tcPr>
                <w:tcW w:w="425" w:type="dxa"/>
              </w:tcPr>
            </w:tcPrChange>
          </w:tcPr>
          <w:p w14:paraId="160CB55D" w14:textId="77777777" w:rsidR="00FC7A68" w:rsidRPr="007D3742" w:rsidRDefault="00FC7A68" w:rsidP="00FC7A68">
            <w:pPr>
              <w:spacing w:after="120"/>
              <w:rPr>
                <w:rFonts w:ascii="Times New Roman" w:hAnsi="Times New Roman" w:cs="Times New Roman"/>
                <w:sz w:val="24"/>
                <w:szCs w:val="24"/>
              </w:rPr>
            </w:pPr>
          </w:p>
        </w:tc>
        <w:tc>
          <w:tcPr>
            <w:tcW w:w="392" w:type="dxa"/>
            <w:tcPrChange w:id="6471" w:author="2" w:date="2021-08-31T10:55:00Z">
              <w:tcPr>
                <w:tcW w:w="392" w:type="dxa"/>
              </w:tcPr>
            </w:tcPrChange>
          </w:tcPr>
          <w:p w14:paraId="00968010" w14:textId="77777777" w:rsidR="00FC7A68" w:rsidRPr="007D3742" w:rsidRDefault="00FC7A68" w:rsidP="00FC7A68">
            <w:pPr>
              <w:spacing w:after="120"/>
              <w:rPr>
                <w:rFonts w:ascii="Times New Roman" w:hAnsi="Times New Roman" w:cs="Times New Roman"/>
                <w:sz w:val="24"/>
                <w:szCs w:val="24"/>
              </w:rPr>
            </w:pPr>
          </w:p>
        </w:tc>
        <w:tc>
          <w:tcPr>
            <w:tcW w:w="553" w:type="dxa"/>
            <w:tcPrChange w:id="6472" w:author="2" w:date="2021-08-31T10:55:00Z">
              <w:tcPr>
                <w:tcW w:w="553" w:type="dxa"/>
              </w:tcPr>
            </w:tcPrChange>
          </w:tcPr>
          <w:p w14:paraId="28BBA009" w14:textId="24A81549"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6473" w:author="2" w:date="2021-08-31T10:55:00Z">
              <w:tcPr>
                <w:tcW w:w="6001" w:type="dxa"/>
              </w:tcPr>
            </w:tcPrChange>
          </w:tcPr>
          <w:p w14:paraId="67E1E2E0" w14:textId="71A30F2D" w:rsidR="00FC7A68" w:rsidRDefault="00FC7A68" w:rsidP="00FC7A68">
            <w:pPr>
              <w:spacing w:after="120"/>
              <w:rPr>
                <w:rFonts w:ascii="Times New Roman" w:hAnsi="Times New Roman" w:cs="Times New Roman"/>
                <w:sz w:val="24"/>
                <w:szCs w:val="24"/>
              </w:rPr>
            </w:pPr>
            <w:r>
              <w:rPr>
                <w:rFonts w:ascii="CentSchbook Win95BT" w:hAnsi="CentSchbook Win95BT"/>
                <w:color w:val="000000"/>
              </w:rPr>
              <w:t>Используя фрагмент  Периодической системы химических элементов, представленный на рисунке, определите состав ядра бериллия с массовым числом 9.</w:t>
            </w:r>
          </w:p>
          <w:p w14:paraId="40F731EB" w14:textId="2CB3FF04"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104AF4E1" wp14:editId="26A10699">
                  <wp:extent cx="3084830" cy="280670"/>
                  <wp:effectExtent l="0" t="0" r="1270" b="508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084830" cy="280670"/>
                          </a:xfrm>
                          <a:prstGeom prst="rect">
                            <a:avLst/>
                          </a:prstGeom>
                          <a:noFill/>
                        </pic:spPr>
                      </pic:pic>
                    </a:graphicData>
                  </a:graphic>
                </wp:inline>
              </w:drawing>
            </w:r>
          </w:p>
        </w:tc>
        <w:tc>
          <w:tcPr>
            <w:tcW w:w="4961" w:type="dxa"/>
            <w:gridSpan w:val="2"/>
            <w:tcPrChange w:id="6474" w:author="2" w:date="2021-08-31T10:55:00Z">
              <w:tcPr>
                <w:tcW w:w="4839" w:type="dxa"/>
              </w:tcPr>
            </w:tcPrChange>
          </w:tcPr>
          <w:p w14:paraId="7AA4E5F9" w14:textId="77777777" w:rsidR="00FC7A68" w:rsidRPr="006F33AA" w:rsidRDefault="00FC7A68" w:rsidP="00FC7A68">
            <w:pPr>
              <w:pStyle w:val="a4"/>
              <w:numPr>
                <w:ilvl w:val="0"/>
                <w:numId w:val="82"/>
              </w:numPr>
              <w:spacing w:after="120" w:line="240" w:lineRule="auto"/>
              <w:rPr>
                <w:rFonts w:ascii="Times New Roman" w:hAnsi="Times New Roman"/>
                <w:sz w:val="20"/>
                <w:rPrChange w:id="6475" w:author="2" w:date="2021-08-31T10:55:00Z">
                  <w:rPr>
                    <w:rFonts w:ascii="Times New Roman" w:hAnsi="Times New Roman" w:cs="Times New Roman"/>
                    <w:sz w:val="24"/>
                    <w:szCs w:val="24"/>
                  </w:rPr>
                </w:rPrChange>
              </w:rPr>
            </w:pPr>
            <w:r w:rsidRPr="006F33AA">
              <w:rPr>
                <w:rFonts w:ascii="Times New Roman" w:hAnsi="Times New Roman"/>
                <w:sz w:val="20"/>
                <w:rPrChange w:id="6476" w:author="2" w:date="2021-08-31T10:55:00Z">
                  <w:rPr>
                    <w:rFonts w:ascii="Times New Roman" w:hAnsi="Times New Roman" w:cs="Times New Roman"/>
                    <w:sz w:val="24"/>
                    <w:szCs w:val="24"/>
                  </w:rPr>
                </w:rPrChange>
              </w:rPr>
              <w:t>9 протонов, 5 нейтронов</w:t>
            </w:r>
          </w:p>
          <w:p w14:paraId="325A46DB" w14:textId="77777777" w:rsidR="00FC7A68" w:rsidRPr="006F33AA" w:rsidRDefault="00FC7A68" w:rsidP="00FC7A68">
            <w:pPr>
              <w:pStyle w:val="a4"/>
              <w:numPr>
                <w:ilvl w:val="0"/>
                <w:numId w:val="82"/>
              </w:numPr>
              <w:spacing w:after="120" w:line="240" w:lineRule="auto"/>
              <w:rPr>
                <w:rFonts w:ascii="Times New Roman" w:hAnsi="Times New Roman"/>
                <w:sz w:val="20"/>
                <w:rPrChange w:id="6477" w:author="2" w:date="2021-08-31T10:55:00Z">
                  <w:rPr>
                    <w:rFonts w:ascii="Times New Roman" w:hAnsi="Times New Roman" w:cs="Times New Roman"/>
                    <w:sz w:val="24"/>
                    <w:szCs w:val="24"/>
                  </w:rPr>
                </w:rPrChange>
              </w:rPr>
            </w:pPr>
            <w:r w:rsidRPr="006F33AA">
              <w:rPr>
                <w:rFonts w:ascii="Times New Roman" w:hAnsi="Times New Roman"/>
                <w:sz w:val="20"/>
                <w:rPrChange w:id="6478" w:author="2" w:date="2021-08-31T10:55:00Z">
                  <w:rPr>
                    <w:rFonts w:ascii="Times New Roman" w:hAnsi="Times New Roman" w:cs="Times New Roman"/>
                    <w:sz w:val="24"/>
                    <w:szCs w:val="24"/>
                  </w:rPr>
                </w:rPrChange>
              </w:rPr>
              <w:t>4 протона, 5 нейтронов</w:t>
            </w:r>
          </w:p>
          <w:p w14:paraId="640834AE" w14:textId="77777777" w:rsidR="00FC7A68" w:rsidRPr="006F33AA" w:rsidRDefault="00FC7A68" w:rsidP="00FC7A68">
            <w:pPr>
              <w:pStyle w:val="a4"/>
              <w:numPr>
                <w:ilvl w:val="0"/>
                <w:numId w:val="82"/>
              </w:numPr>
              <w:spacing w:after="120" w:line="240" w:lineRule="auto"/>
              <w:rPr>
                <w:rFonts w:ascii="Times New Roman" w:hAnsi="Times New Roman"/>
                <w:sz w:val="20"/>
                <w:rPrChange w:id="6479" w:author="2" w:date="2021-08-31T10:55:00Z">
                  <w:rPr>
                    <w:rFonts w:ascii="Times New Roman" w:hAnsi="Times New Roman" w:cs="Times New Roman"/>
                    <w:sz w:val="24"/>
                    <w:szCs w:val="24"/>
                  </w:rPr>
                </w:rPrChange>
              </w:rPr>
            </w:pPr>
            <w:r w:rsidRPr="006F33AA">
              <w:rPr>
                <w:rFonts w:ascii="Times New Roman" w:hAnsi="Times New Roman"/>
                <w:sz w:val="20"/>
                <w:rPrChange w:id="6480" w:author="2" w:date="2021-08-31T10:55:00Z">
                  <w:rPr>
                    <w:rFonts w:ascii="Times New Roman" w:hAnsi="Times New Roman" w:cs="Times New Roman"/>
                    <w:sz w:val="24"/>
                    <w:szCs w:val="24"/>
                  </w:rPr>
                </w:rPrChange>
              </w:rPr>
              <w:t>5 протона, 4 нейтрона</w:t>
            </w:r>
          </w:p>
          <w:p w14:paraId="6642CFA2" w14:textId="138337A1" w:rsidR="00FC7A68" w:rsidRPr="006F33AA" w:rsidRDefault="00FC7A68" w:rsidP="00FC7A68">
            <w:pPr>
              <w:pStyle w:val="a4"/>
              <w:numPr>
                <w:ilvl w:val="0"/>
                <w:numId w:val="82"/>
              </w:numPr>
              <w:spacing w:after="120" w:line="240" w:lineRule="auto"/>
              <w:rPr>
                <w:rFonts w:ascii="Times New Roman" w:hAnsi="Times New Roman"/>
                <w:sz w:val="20"/>
                <w:rPrChange w:id="6481" w:author="2" w:date="2021-08-31T10:55:00Z">
                  <w:rPr>
                    <w:rFonts w:ascii="Times New Roman" w:hAnsi="Times New Roman" w:cs="Times New Roman"/>
                    <w:sz w:val="24"/>
                    <w:szCs w:val="24"/>
                  </w:rPr>
                </w:rPrChange>
              </w:rPr>
            </w:pPr>
            <w:r w:rsidRPr="006F33AA">
              <w:rPr>
                <w:rFonts w:ascii="Times New Roman" w:hAnsi="Times New Roman"/>
                <w:sz w:val="20"/>
                <w:rPrChange w:id="6482" w:author="2" w:date="2021-08-31T10:55:00Z">
                  <w:rPr>
                    <w:rFonts w:ascii="Times New Roman" w:hAnsi="Times New Roman" w:cs="Times New Roman"/>
                    <w:sz w:val="24"/>
                    <w:szCs w:val="24"/>
                  </w:rPr>
                </w:rPrChange>
              </w:rPr>
              <w:t>5 протонов, 9 нейтронов</w:t>
            </w:r>
          </w:p>
        </w:tc>
        <w:tc>
          <w:tcPr>
            <w:tcW w:w="567" w:type="dxa"/>
            <w:gridSpan w:val="2"/>
            <w:tcPrChange w:id="6483" w:author="2" w:date="2021-08-31T10:55:00Z">
              <w:tcPr>
                <w:tcW w:w="547" w:type="dxa"/>
              </w:tcPr>
            </w:tcPrChange>
          </w:tcPr>
          <w:p w14:paraId="727ECA48" w14:textId="70E90A7D" w:rsidR="00FC7A68" w:rsidRPr="004B35C4" w:rsidRDefault="00FC7A68" w:rsidP="00FC7A68">
            <w:pPr>
              <w:pStyle w:val="a4"/>
              <w:numPr>
                <w:ilvl w:val="0"/>
                <w:numId w:val="82"/>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2</w:t>
            </w:r>
          </w:p>
        </w:tc>
      </w:tr>
      <w:tr w:rsidR="00FC7A68" w:rsidRPr="007D3742" w14:paraId="73BA46C7" w14:textId="052316B5" w:rsidTr="00911EF6">
        <w:tc>
          <w:tcPr>
            <w:tcW w:w="846" w:type="dxa"/>
            <w:tcPrChange w:id="6484" w:author="2" w:date="2021-08-31T10:55:00Z">
              <w:tcPr>
                <w:tcW w:w="846" w:type="dxa"/>
              </w:tcPr>
            </w:tcPrChange>
          </w:tcPr>
          <w:p w14:paraId="19367D7A" w14:textId="77777777" w:rsidR="00FC7A68" w:rsidRPr="007D3742" w:rsidRDefault="00FC7A68" w:rsidP="00FC7A68">
            <w:pPr>
              <w:spacing w:after="120"/>
              <w:rPr>
                <w:rFonts w:ascii="Times New Roman" w:hAnsi="Times New Roman" w:cs="Times New Roman"/>
                <w:sz w:val="24"/>
                <w:szCs w:val="24"/>
              </w:rPr>
            </w:pPr>
          </w:p>
        </w:tc>
        <w:tc>
          <w:tcPr>
            <w:tcW w:w="1843" w:type="dxa"/>
            <w:tcPrChange w:id="6485" w:author="2" w:date="2021-08-31T10:55:00Z">
              <w:tcPr>
                <w:tcW w:w="1843" w:type="dxa"/>
              </w:tcPr>
            </w:tcPrChange>
          </w:tcPr>
          <w:p w14:paraId="5A787787" w14:textId="77777777" w:rsidR="00FC7A68" w:rsidRPr="007D3742" w:rsidRDefault="00FC7A68" w:rsidP="00FC7A68">
            <w:pPr>
              <w:spacing w:after="120"/>
              <w:rPr>
                <w:rFonts w:ascii="Times New Roman" w:hAnsi="Times New Roman" w:cs="Times New Roman"/>
                <w:sz w:val="24"/>
                <w:szCs w:val="24"/>
              </w:rPr>
            </w:pPr>
          </w:p>
        </w:tc>
        <w:tc>
          <w:tcPr>
            <w:tcW w:w="425" w:type="dxa"/>
            <w:tcPrChange w:id="6486" w:author="2" w:date="2021-08-31T10:55:00Z">
              <w:tcPr>
                <w:tcW w:w="425" w:type="dxa"/>
              </w:tcPr>
            </w:tcPrChange>
          </w:tcPr>
          <w:p w14:paraId="5A8E5773" w14:textId="77777777" w:rsidR="00FC7A68" w:rsidRPr="007D3742" w:rsidRDefault="00FC7A68" w:rsidP="00FC7A68">
            <w:pPr>
              <w:spacing w:after="120"/>
              <w:rPr>
                <w:rFonts w:ascii="Times New Roman" w:hAnsi="Times New Roman" w:cs="Times New Roman"/>
                <w:sz w:val="24"/>
                <w:szCs w:val="24"/>
              </w:rPr>
            </w:pPr>
          </w:p>
        </w:tc>
        <w:tc>
          <w:tcPr>
            <w:tcW w:w="392" w:type="dxa"/>
            <w:tcPrChange w:id="6487" w:author="2" w:date="2021-08-31T10:55:00Z">
              <w:tcPr>
                <w:tcW w:w="392" w:type="dxa"/>
              </w:tcPr>
            </w:tcPrChange>
          </w:tcPr>
          <w:p w14:paraId="21BDB5B7" w14:textId="77777777" w:rsidR="00FC7A68" w:rsidRPr="007D3742" w:rsidRDefault="00FC7A68" w:rsidP="00FC7A68">
            <w:pPr>
              <w:spacing w:after="120"/>
              <w:rPr>
                <w:rFonts w:ascii="Times New Roman" w:hAnsi="Times New Roman" w:cs="Times New Roman"/>
                <w:sz w:val="24"/>
                <w:szCs w:val="24"/>
              </w:rPr>
            </w:pPr>
          </w:p>
        </w:tc>
        <w:tc>
          <w:tcPr>
            <w:tcW w:w="553" w:type="dxa"/>
            <w:tcPrChange w:id="6488" w:author="2" w:date="2021-08-31T10:55:00Z">
              <w:tcPr>
                <w:tcW w:w="553" w:type="dxa"/>
              </w:tcPr>
            </w:tcPrChange>
          </w:tcPr>
          <w:p w14:paraId="05F0E648" w14:textId="5F455FAB"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6489" w:author="2" w:date="2021-08-31T10:55:00Z">
              <w:tcPr>
                <w:tcW w:w="6001" w:type="dxa"/>
              </w:tcPr>
            </w:tcPrChange>
          </w:tcPr>
          <w:p w14:paraId="7E9C9619" w14:textId="2BC64A39" w:rsidR="00FC7A68" w:rsidRDefault="00FC7A68" w:rsidP="00FC7A68">
            <w:pPr>
              <w:spacing w:after="120"/>
              <w:rPr>
                <w:rFonts w:ascii="Times New Roman" w:hAnsi="Times New Roman" w:cs="Times New Roman"/>
                <w:sz w:val="24"/>
                <w:szCs w:val="24"/>
              </w:rPr>
            </w:pPr>
            <w:r w:rsidRPr="00ED68B1">
              <w:rPr>
                <w:rFonts w:ascii="Times New Roman" w:hAnsi="Times New Roman" w:cs="Times New Roman"/>
                <w:sz w:val="24"/>
                <w:szCs w:val="24"/>
              </w:rPr>
              <w:t xml:space="preserve">Используя фрагмент Периодической системы химических элементов, представленный на рисунке, </w:t>
            </w:r>
            <w:r w:rsidRPr="00ED68B1">
              <w:rPr>
                <w:rFonts w:ascii="Times New Roman" w:hAnsi="Times New Roman" w:cs="Times New Roman"/>
                <w:sz w:val="24"/>
                <w:szCs w:val="24"/>
              </w:rPr>
              <w:lastRenderedPageBreak/>
              <w:t>определите, изотоп какого элемента образуется в результате альфа-распада висмута.</w:t>
            </w:r>
          </w:p>
          <w:p w14:paraId="05BEFF7F" w14:textId="3EF30360"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0BD55810" wp14:editId="12A01DA8">
                  <wp:extent cx="3017520" cy="389890"/>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017520" cy="389890"/>
                          </a:xfrm>
                          <a:prstGeom prst="rect">
                            <a:avLst/>
                          </a:prstGeom>
                          <a:noFill/>
                        </pic:spPr>
                      </pic:pic>
                    </a:graphicData>
                  </a:graphic>
                </wp:inline>
              </w:drawing>
            </w:r>
          </w:p>
        </w:tc>
        <w:tc>
          <w:tcPr>
            <w:tcW w:w="4961" w:type="dxa"/>
            <w:gridSpan w:val="2"/>
            <w:tcPrChange w:id="6490" w:author="2" w:date="2021-08-31T10:55:00Z">
              <w:tcPr>
                <w:tcW w:w="4839" w:type="dxa"/>
              </w:tcPr>
            </w:tcPrChange>
          </w:tcPr>
          <w:p w14:paraId="22AAF7B8" w14:textId="77777777" w:rsidR="00FC7A68" w:rsidRPr="006F33AA" w:rsidRDefault="00FC7A68" w:rsidP="00FC7A68">
            <w:pPr>
              <w:pStyle w:val="a4"/>
              <w:numPr>
                <w:ilvl w:val="0"/>
                <w:numId w:val="81"/>
              </w:numPr>
              <w:spacing w:after="120" w:line="240" w:lineRule="auto"/>
              <w:rPr>
                <w:rFonts w:ascii="Times New Roman" w:hAnsi="Times New Roman"/>
                <w:sz w:val="20"/>
                <w:rPrChange w:id="6491" w:author="2" w:date="2021-08-31T10:55:00Z">
                  <w:rPr>
                    <w:rFonts w:ascii="Times New Roman" w:hAnsi="Times New Roman" w:cs="Times New Roman"/>
                    <w:sz w:val="24"/>
                    <w:szCs w:val="24"/>
                  </w:rPr>
                </w:rPrChange>
              </w:rPr>
            </w:pPr>
            <w:r w:rsidRPr="006F33AA">
              <w:rPr>
                <w:rFonts w:ascii="Times New Roman" w:hAnsi="Times New Roman"/>
                <w:sz w:val="20"/>
                <w:rPrChange w:id="6492" w:author="2" w:date="2021-08-31T10:55:00Z">
                  <w:rPr>
                    <w:rFonts w:ascii="Times New Roman" w:hAnsi="Times New Roman" w:cs="Times New Roman"/>
                    <w:sz w:val="24"/>
                    <w:szCs w:val="24"/>
                  </w:rPr>
                </w:rPrChange>
              </w:rPr>
              <w:lastRenderedPageBreak/>
              <w:t>изотоп свинца</w:t>
            </w:r>
          </w:p>
          <w:p w14:paraId="386CDCAD" w14:textId="3CEF3FE8" w:rsidR="00FC7A68" w:rsidRPr="006F33AA" w:rsidRDefault="00FC7A68" w:rsidP="00FC7A68">
            <w:pPr>
              <w:pStyle w:val="a4"/>
              <w:numPr>
                <w:ilvl w:val="0"/>
                <w:numId w:val="81"/>
              </w:numPr>
              <w:spacing w:after="120" w:line="240" w:lineRule="auto"/>
              <w:rPr>
                <w:rFonts w:ascii="Times New Roman" w:hAnsi="Times New Roman"/>
                <w:sz w:val="20"/>
                <w:rPrChange w:id="6493" w:author="2" w:date="2021-08-31T10:55:00Z">
                  <w:rPr>
                    <w:rFonts w:ascii="Times New Roman" w:hAnsi="Times New Roman" w:cs="Times New Roman"/>
                    <w:sz w:val="24"/>
                    <w:szCs w:val="24"/>
                  </w:rPr>
                </w:rPrChange>
              </w:rPr>
            </w:pPr>
            <w:r w:rsidRPr="006F33AA">
              <w:rPr>
                <w:rFonts w:ascii="Times New Roman" w:hAnsi="Times New Roman"/>
                <w:sz w:val="20"/>
                <w:rPrChange w:id="6494" w:author="2" w:date="2021-08-31T10:55:00Z">
                  <w:rPr>
                    <w:rFonts w:ascii="Times New Roman" w:hAnsi="Times New Roman" w:cs="Times New Roman"/>
                    <w:sz w:val="24"/>
                    <w:szCs w:val="24"/>
                  </w:rPr>
                </w:rPrChange>
              </w:rPr>
              <w:t>изотоп таллия</w:t>
            </w:r>
          </w:p>
          <w:p w14:paraId="3202020D" w14:textId="77777777" w:rsidR="00FC7A68" w:rsidRPr="006F33AA" w:rsidRDefault="00FC7A68" w:rsidP="00FC7A68">
            <w:pPr>
              <w:pStyle w:val="a4"/>
              <w:numPr>
                <w:ilvl w:val="0"/>
                <w:numId w:val="81"/>
              </w:numPr>
              <w:spacing w:after="120" w:line="240" w:lineRule="auto"/>
              <w:rPr>
                <w:rFonts w:ascii="Times New Roman" w:hAnsi="Times New Roman"/>
                <w:sz w:val="20"/>
                <w:rPrChange w:id="6495" w:author="2" w:date="2021-08-31T10:55:00Z">
                  <w:rPr>
                    <w:rFonts w:ascii="Times New Roman" w:hAnsi="Times New Roman" w:cs="Times New Roman"/>
                    <w:sz w:val="24"/>
                    <w:szCs w:val="24"/>
                  </w:rPr>
                </w:rPrChange>
              </w:rPr>
            </w:pPr>
            <w:r w:rsidRPr="006F33AA">
              <w:rPr>
                <w:rFonts w:ascii="Times New Roman" w:hAnsi="Times New Roman"/>
                <w:sz w:val="20"/>
                <w:rPrChange w:id="6496" w:author="2" w:date="2021-08-31T10:55:00Z">
                  <w:rPr>
                    <w:rFonts w:ascii="Times New Roman" w:hAnsi="Times New Roman" w:cs="Times New Roman"/>
                    <w:sz w:val="24"/>
                    <w:szCs w:val="24"/>
                  </w:rPr>
                </w:rPrChange>
              </w:rPr>
              <w:lastRenderedPageBreak/>
              <w:t>изотоп полония</w:t>
            </w:r>
          </w:p>
          <w:p w14:paraId="0B5C6C7A" w14:textId="1EB5BBD0" w:rsidR="00FC7A68" w:rsidRPr="006F33AA" w:rsidRDefault="00FC7A68" w:rsidP="00FC7A68">
            <w:pPr>
              <w:pStyle w:val="a4"/>
              <w:numPr>
                <w:ilvl w:val="0"/>
                <w:numId w:val="81"/>
              </w:numPr>
              <w:spacing w:after="120" w:line="240" w:lineRule="auto"/>
              <w:rPr>
                <w:rFonts w:ascii="Times New Roman" w:hAnsi="Times New Roman"/>
                <w:sz w:val="20"/>
                <w:rPrChange w:id="6497" w:author="2" w:date="2021-08-31T10:55:00Z">
                  <w:rPr>
                    <w:rFonts w:ascii="Times New Roman" w:hAnsi="Times New Roman" w:cs="Times New Roman"/>
                    <w:sz w:val="24"/>
                    <w:szCs w:val="24"/>
                  </w:rPr>
                </w:rPrChange>
              </w:rPr>
            </w:pPr>
            <w:r w:rsidRPr="006F33AA">
              <w:rPr>
                <w:rFonts w:ascii="Times New Roman" w:hAnsi="Times New Roman"/>
                <w:sz w:val="20"/>
                <w:rPrChange w:id="6498" w:author="2" w:date="2021-08-31T10:55:00Z">
                  <w:rPr>
                    <w:rFonts w:ascii="Times New Roman" w:hAnsi="Times New Roman" w:cs="Times New Roman"/>
                    <w:sz w:val="24"/>
                    <w:szCs w:val="24"/>
                  </w:rPr>
                </w:rPrChange>
              </w:rPr>
              <w:t>изотоп астатина</w:t>
            </w:r>
          </w:p>
        </w:tc>
        <w:tc>
          <w:tcPr>
            <w:tcW w:w="567" w:type="dxa"/>
            <w:gridSpan w:val="2"/>
            <w:tcPrChange w:id="6499" w:author="2" w:date="2021-08-31T10:55:00Z">
              <w:tcPr>
                <w:tcW w:w="547" w:type="dxa"/>
              </w:tcPr>
            </w:tcPrChange>
          </w:tcPr>
          <w:p w14:paraId="2E2ADC9F" w14:textId="3744517A" w:rsidR="00FC7A68" w:rsidRPr="004B35C4" w:rsidRDefault="00FC7A68" w:rsidP="00FC7A68">
            <w:pPr>
              <w:pStyle w:val="a4"/>
              <w:numPr>
                <w:ilvl w:val="0"/>
                <w:numId w:val="81"/>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lastRenderedPageBreak/>
              <w:t>2</w:t>
            </w:r>
          </w:p>
        </w:tc>
      </w:tr>
      <w:tr w:rsidR="00FC7A68" w:rsidRPr="007D3742" w14:paraId="3500C3B5" w14:textId="3D5E8273" w:rsidTr="00911EF6">
        <w:tc>
          <w:tcPr>
            <w:tcW w:w="846" w:type="dxa"/>
            <w:tcPrChange w:id="6500" w:author="2" w:date="2021-08-31T10:55:00Z">
              <w:tcPr>
                <w:tcW w:w="846" w:type="dxa"/>
              </w:tcPr>
            </w:tcPrChange>
          </w:tcPr>
          <w:p w14:paraId="7B26B255" w14:textId="77777777" w:rsidR="00FC7A68" w:rsidRPr="007D3742" w:rsidRDefault="00FC7A68" w:rsidP="00FC7A68">
            <w:pPr>
              <w:spacing w:after="120"/>
              <w:rPr>
                <w:rFonts w:ascii="Times New Roman" w:hAnsi="Times New Roman" w:cs="Times New Roman"/>
                <w:sz w:val="24"/>
                <w:szCs w:val="24"/>
              </w:rPr>
            </w:pPr>
          </w:p>
        </w:tc>
        <w:tc>
          <w:tcPr>
            <w:tcW w:w="1843" w:type="dxa"/>
            <w:tcPrChange w:id="6501" w:author="2" w:date="2021-08-31T10:55:00Z">
              <w:tcPr>
                <w:tcW w:w="1843" w:type="dxa"/>
              </w:tcPr>
            </w:tcPrChange>
          </w:tcPr>
          <w:p w14:paraId="16945207" w14:textId="77777777" w:rsidR="00FC7A68" w:rsidRPr="007D3742" w:rsidRDefault="00FC7A68" w:rsidP="00FC7A68">
            <w:pPr>
              <w:spacing w:after="120"/>
              <w:rPr>
                <w:rFonts w:ascii="Times New Roman" w:hAnsi="Times New Roman" w:cs="Times New Roman"/>
                <w:sz w:val="24"/>
                <w:szCs w:val="24"/>
              </w:rPr>
            </w:pPr>
          </w:p>
        </w:tc>
        <w:tc>
          <w:tcPr>
            <w:tcW w:w="425" w:type="dxa"/>
            <w:tcPrChange w:id="6502" w:author="2" w:date="2021-08-31T10:55:00Z">
              <w:tcPr>
                <w:tcW w:w="425" w:type="dxa"/>
              </w:tcPr>
            </w:tcPrChange>
          </w:tcPr>
          <w:p w14:paraId="531BA6CA" w14:textId="77777777" w:rsidR="00FC7A68" w:rsidRPr="007D3742" w:rsidRDefault="00FC7A68" w:rsidP="00FC7A68">
            <w:pPr>
              <w:spacing w:after="120"/>
              <w:rPr>
                <w:rFonts w:ascii="Times New Roman" w:hAnsi="Times New Roman" w:cs="Times New Roman"/>
                <w:sz w:val="24"/>
                <w:szCs w:val="24"/>
              </w:rPr>
            </w:pPr>
          </w:p>
        </w:tc>
        <w:tc>
          <w:tcPr>
            <w:tcW w:w="392" w:type="dxa"/>
            <w:tcPrChange w:id="6503" w:author="2" w:date="2021-08-31T10:55:00Z">
              <w:tcPr>
                <w:tcW w:w="392" w:type="dxa"/>
              </w:tcPr>
            </w:tcPrChange>
          </w:tcPr>
          <w:p w14:paraId="66DA81D3" w14:textId="77777777" w:rsidR="00FC7A68" w:rsidRPr="007D3742" w:rsidRDefault="00FC7A68" w:rsidP="00FC7A68">
            <w:pPr>
              <w:spacing w:after="120"/>
              <w:rPr>
                <w:rFonts w:ascii="Times New Roman" w:hAnsi="Times New Roman" w:cs="Times New Roman"/>
                <w:sz w:val="24"/>
                <w:szCs w:val="24"/>
              </w:rPr>
            </w:pPr>
          </w:p>
        </w:tc>
        <w:tc>
          <w:tcPr>
            <w:tcW w:w="553" w:type="dxa"/>
            <w:tcPrChange w:id="6504" w:author="2" w:date="2021-08-31T10:55:00Z">
              <w:tcPr>
                <w:tcW w:w="553" w:type="dxa"/>
              </w:tcPr>
            </w:tcPrChange>
          </w:tcPr>
          <w:p w14:paraId="67B371D0" w14:textId="03740E46"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6505" w:author="2" w:date="2021-08-31T10:55:00Z">
              <w:tcPr>
                <w:tcW w:w="6001" w:type="dxa"/>
              </w:tcPr>
            </w:tcPrChange>
          </w:tcPr>
          <w:p w14:paraId="775ABF53" w14:textId="77777777" w:rsidR="00FC7A68" w:rsidRPr="00CB7818" w:rsidRDefault="00FC7A68" w:rsidP="00FC7A68">
            <w:pPr>
              <w:rPr>
                <w:rFonts w:ascii="Times New Roman" w:eastAsia="Times New Roman" w:hAnsi="Times New Roman" w:cs="Times New Roman"/>
                <w:color w:val="000000"/>
                <w:sz w:val="24"/>
                <w:szCs w:val="24"/>
                <w:lang w:eastAsia="ru-RU"/>
              </w:rPr>
            </w:pPr>
            <w:r w:rsidRPr="00CB7818">
              <w:rPr>
                <w:rFonts w:ascii="Times New Roman" w:eastAsia="Times New Roman" w:hAnsi="Times New Roman" w:cs="Times New Roman"/>
                <w:color w:val="000000"/>
                <w:sz w:val="24"/>
                <w:szCs w:val="24"/>
                <w:lang w:eastAsia="ru-RU"/>
              </w:rPr>
              <w:t>Используя фрагмент Периодической системы химических элементов, представленный на рисунке, определите, какое ядро образуется в результате α-распада ядра урана-238.</w:t>
            </w:r>
          </w:p>
          <w:p w14:paraId="6A22238F" w14:textId="09A978A8"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45866EB1" wp14:editId="1A8AC97F">
                  <wp:extent cx="3084830" cy="283210"/>
                  <wp:effectExtent l="0" t="0" r="1270" b="254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Рисунок 168"/>
                          <pic:cNvPicPr/>
                        </pic:nvPicPr>
                        <pic:blipFill>
                          <a:blip r:embed="rId151">
                            <a:extLst>
                              <a:ext uri="{28A0092B-C50C-407E-A947-70E740481C1C}">
                                <a14:useLocalDpi xmlns:a14="http://schemas.microsoft.com/office/drawing/2010/main" val="0"/>
                              </a:ext>
                            </a:extLst>
                          </a:blip>
                          <a:stretch>
                            <a:fillRect/>
                          </a:stretch>
                        </pic:blipFill>
                        <pic:spPr>
                          <a:xfrm>
                            <a:off x="0" y="0"/>
                            <a:ext cx="3084830" cy="283210"/>
                          </a:xfrm>
                          <a:prstGeom prst="rect">
                            <a:avLst/>
                          </a:prstGeom>
                        </pic:spPr>
                      </pic:pic>
                    </a:graphicData>
                  </a:graphic>
                </wp:inline>
              </w:drawing>
            </w:r>
          </w:p>
        </w:tc>
        <w:tc>
          <w:tcPr>
            <w:tcW w:w="4961" w:type="dxa"/>
            <w:gridSpan w:val="2"/>
            <w:tcPrChange w:id="6506" w:author="2" w:date="2021-08-31T10:55:00Z">
              <w:tcPr>
                <w:tcW w:w="4839" w:type="dxa"/>
              </w:tcPr>
            </w:tcPrChange>
          </w:tcPr>
          <w:p w14:paraId="3FEE5FF7" w14:textId="77777777" w:rsidR="00FC7A68" w:rsidRPr="006F33AA" w:rsidRDefault="00FC7A68" w:rsidP="00FC7A68">
            <w:pPr>
              <w:pStyle w:val="a4"/>
              <w:numPr>
                <w:ilvl w:val="0"/>
                <w:numId w:val="84"/>
              </w:numPr>
              <w:spacing w:after="120" w:line="240" w:lineRule="auto"/>
              <w:rPr>
                <w:rFonts w:ascii="Times New Roman" w:hAnsi="Times New Roman"/>
                <w:sz w:val="20"/>
                <w:rPrChange w:id="6507" w:author="2" w:date="2021-08-31T10:55:00Z">
                  <w:rPr>
                    <w:rFonts w:ascii="Times New Roman" w:hAnsi="Times New Roman" w:cs="Times New Roman"/>
                    <w:sz w:val="24"/>
                    <w:szCs w:val="24"/>
                  </w:rPr>
                </w:rPrChange>
              </w:rPr>
            </w:pPr>
            <w:r w:rsidRPr="006F33AA">
              <w:rPr>
                <w:rFonts w:ascii="Times New Roman" w:hAnsi="Times New Roman"/>
                <w:sz w:val="20"/>
                <w:rPrChange w:id="6508" w:author="2" w:date="2021-08-31T10:55:00Z">
                  <w:rPr>
                    <w:rFonts w:ascii="Times New Roman" w:hAnsi="Times New Roman" w:cs="Times New Roman"/>
                    <w:sz w:val="24"/>
                    <w:szCs w:val="24"/>
                  </w:rPr>
                </w:rPrChange>
              </w:rPr>
              <w:t>ядро протактиния</w:t>
            </w:r>
          </w:p>
          <w:p w14:paraId="302C7D43" w14:textId="77777777" w:rsidR="00FC7A68" w:rsidRPr="006F33AA" w:rsidRDefault="00FC7A68" w:rsidP="00FC7A68">
            <w:pPr>
              <w:pStyle w:val="a4"/>
              <w:numPr>
                <w:ilvl w:val="0"/>
                <w:numId w:val="84"/>
              </w:numPr>
              <w:spacing w:after="120" w:line="240" w:lineRule="auto"/>
              <w:rPr>
                <w:rFonts w:ascii="Times New Roman" w:hAnsi="Times New Roman"/>
                <w:sz w:val="20"/>
                <w:rPrChange w:id="6509" w:author="2" w:date="2021-08-31T10:55:00Z">
                  <w:rPr>
                    <w:rFonts w:ascii="Times New Roman" w:hAnsi="Times New Roman" w:cs="Times New Roman"/>
                    <w:sz w:val="24"/>
                    <w:szCs w:val="24"/>
                  </w:rPr>
                </w:rPrChange>
              </w:rPr>
            </w:pPr>
            <w:r w:rsidRPr="006F33AA">
              <w:rPr>
                <w:rFonts w:ascii="Times New Roman" w:hAnsi="Times New Roman"/>
                <w:sz w:val="20"/>
                <w:rPrChange w:id="6510" w:author="2" w:date="2021-08-31T10:55:00Z">
                  <w:rPr>
                    <w:rFonts w:ascii="Times New Roman" w:hAnsi="Times New Roman" w:cs="Times New Roman"/>
                    <w:sz w:val="24"/>
                    <w:szCs w:val="24"/>
                  </w:rPr>
                </w:rPrChange>
              </w:rPr>
              <w:t>ядро тория</w:t>
            </w:r>
          </w:p>
          <w:p w14:paraId="35F44395" w14:textId="77777777" w:rsidR="00FC7A68" w:rsidRPr="006F33AA" w:rsidRDefault="00FC7A68" w:rsidP="00FC7A68">
            <w:pPr>
              <w:pStyle w:val="a4"/>
              <w:numPr>
                <w:ilvl w:val="0"/>
                <w:numId w:val="84"/>
              </w:numPr>
              <w:spacing w:after="120" w:line="240" w:lineRule="auto"/>
              <w:rPr>
                <w:rFonts w:ascii="Times New Roman" w:hAnsi="Times New Roman"/>
                <w:sz w:val="20"/>
                <w:rPrChange w:id="6511" w:author="2" w:date="2021-08-31T10:55:00Z">
                  <w:rPr>
                    <w:rFonts w:ascii="Times New Roman" w:hAnsi="Times New Roman" w:cs="Times New Roman"/>
                    <w:sz w:val="24"/>
                    <w:szCs w:val="24"/>
                  </w:rPr>
                </w:rPrChange>
              </w:rPr>
            </w:pPr>
            <w:r w:rsidRPr="006F33AA">
              <w:rPr>
                <w:rFonts w:ascii="Times New Roman" w:hAnsi="Times New Roman"/>
                <w:sz w:val="20"/>
                <w:rPrChange w:id="6512" w:author="2" w:date="2021-08-31T10:55:00Z">
                  <w:rPr>
                    <w:rFonts w:ascii="Times New Roman" w:hAnsi="Times New Roman" w:cs="Times New Roman"/>
                    <w:sz w:val="24"/>
                    <w:szCs w:val="24"/>
                  </w:rPr>
                </w:rPrChange>
              </w:rPr>
              <w:t>ядро нептуния</w:t>
            </w:r>
          </w:p>
          <w:p w14:paraId="3ABB0D7A" w14:textId="56F37C95" w:rsidR="00FC7A68" w:rsidRPr="006F33AA" w:rsidRDefault="00FC7A68" w:rsidP="00FC7A68">
            <w:pPr>
              <w:pStyle w:val="a4"/>
              <w:numPr>
                <w:ilvl w:val="0"/>
                <w:numId w:val="84"/>
              </w:numPr>
              <w:spacing w:after="120" w:line="240" w:lineRule="auto"/>
              <w:rPr>
                <w:rFonts w:ascii="Times New Roman" w:hAnsi="Times New Roman"/>
                <w:sz w:val="20"/>
                <w:rPrChange w:id="6513" w:author="2" w:date="2021-08-31T10:55:00Z">
                  <w:rPr>
                    <w:rFonts w:ascii="Times New Roman" w:hAnsi="Times New Roman" w:cs="Times New Roman"/>
                    <w:sz w:val="24"/>
                    <w:szCs w:val="24"/>
                  </w:rPr>
                </w:rPrChange>
              </w:rPr>
            </w:pPr>
            <w:r w:rsidRPr="006F33AA">
              <w:rPr>
                <w:rFonts w:ascii="Times New Roman" w:hAnsi="Times New Roman"/>
                <w:sz w:val="20"/>
                <w:rPrChange w:id="6514" w:author="2" w:date="2021-08-31T10:55:00Z">
                  <w:rPr>
                    <w:rFonts w:ascii="Times New Roman" w:hAnsi="Times New Roman" w:cs="Times New Roman"/>
                    <w:sz w:val="24"/>
                    <w:szCs w:val="24"/>
                  </w:rPr>
                </w:rPrChange>
              </w:rPr>
              <w:t>ядро плутония</w:t>
            </w:r>
          </w:p>
        </w:tc>
        <w:tc>
          <w:tcPr>
            <w:tcW w:w="567" w:type="dxa"/>
            <w:gridSpan w:val="2"/>
            <w:tcPrChange w:id="6515" w:author="2" w:date="2021-08-31T10:55:00Z">
              <w:tcPr>
                <w:tcW w:w="547" w:type="dxa"/>
              </w:tcPr>
            </w:tcPrChange>
          </w:tcPr>
          <w:p w14:paraId="6DBF4294" w14:textId="52F676BB" w:rsidR="00FC7A68" w:rsidRPr="004B35C4" w:rsidRDefault="00FC7A68" w:rsidP="00FC7A68">
            <w:pPr>
              <w:pStyle w:val="a4"/>
              <w:numPr>
                <w:ilvl w:val="0"/>
                <w:numId w:val="84"/>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2</w:t>
            </w:r>
          </w:p>
        </w:tc>
      </w:tr>
      <w:tr w:rsidR="00FC7A68" w:rsidRPr="007D3742" w14:paraId="05047979" w14:textId="5D6A0892" w:rsidTr="00911EF6">
        <w:tc>
          <w:tcPr>
            <w:tcW w:w="846" w:type="dxa"/>
            <w:tcPrChange w:id="6516" w:author="2" w:date="2021-08-31T10:55:00Z">
              <w:tcPr>
                <w:tcW w:w="846" w:type="dxa"/>
              </w:tcPr>
            </w:tcPrChange>
          </w:tcPr>
          <w:p w14:paraId="4971A461" w14:textId="77777777" w:rsidR="00FC7A68" w:rsidRPr="007D3742" w:rsidRDefault="00FC7A68" w:rsidP="00FC7A68">
            <w:pPr>
              <w:spacing w:after="120"/>
              <w:rPr>
                <w:rFonts w:ascii="Times New Roman" w:hAnsi="Times New Roman" w:cs="Times New Roman"/>
                <w:sz w:val="24"/>
                <w:szCs w:val="24"/>
              </w:rPr>
            </w:pPr>
          </w:p>
        </w:tc>
        <w:tc>
          <w:tcPr>
            <w:tcW w:w="1843" w:type="dxa"/>
            <w:tcPrChange w:id="6517" w:author="2" w:date="2021-08-31T10:55:00Z">
              <w:tcPr>
                <w:tcW w:w="1843" w:type="dxa"/>
              </w:tcPr>
            </w:tcPrChange>
          </w:tcPr>
          <w:p w14:paraId="27BBFF19" w14:textId="77777777" w:rsidR="00FC7A68" w:rsidRPr="007D3742" w:rsidRDefault="00FC7A68" w:rsidP="00FC7A68">
            <w:pPr>
              <w:spacing w:after="120"/>
              <w:rPr>
                <w:rFonts w:ascii="Times New Roman" w:hAnsi="Times New Roman" w:cs="Times New Roman"/>
                <w:sz w:val="24"/>
                <w:szCs w:val="24"/>
              </w:rPr>
            </w:pPr>
          </w:p>
        </w:tc>
        <w:tc>
          <w:tcPr>
            <w:tcW w:w="425" w:type="dxa"/>
            <w:tcPrChange w:id="6518" w:author="2" w:date="2021-08-31T10:55:00Z">
              <w:tcPr>
                <w:tcW w:w="425" w:type="dxa"/>
              </w:tcPr>
            </w:tcPrChange>
          </w:tcPr>
          <w:p w14:paraId="72361E19" w14:textId="77777777" w:rsidR="00FC7A68" w:rsidRPr="007D3742" w:rsidRDefault="00FC7A68" w:rsidP="00FC7A68">
            <w:pPr>
              <w:spacing w:after="120"/>
              <w:rPr>
                <w:rFonts w:ascii="Times New Roman" w:hAnsi="Times New Roman" w:cs="Times New Roman"/>
                <w:sz w:val="24"/>
                <w:szCs w:val="24"/>
              </w:rPr>
            </w:pPr>
          </w:p>
        </w:tc>
        <w:tc>
          <w:tcPr>
            <w:tcW w:w="392" w:type="dxa"/>
            <w:tcPrChange w:id="6519" w:author="2" w:date="2021-08-31T10:55:00Z">
              <w:tcPr>
                <w:tcW w:w="392" w:type="dxa"/>
              </w:tcPr>
            </w:tcPrChange>
          </w:tcPr>
          <w:p w14:paraId="212D91E1" w14:textId="77777777" w:rsidR="00FC7A68" w:rsidRPr="007D3742" w:rsidRDefault="00FC7A68" w:rsidP="00FC7A68">
            <w:pPr>
              <w:spacing w:after="120"/>
              <w:rPr>
                <w:rFonts w:ascii="Times New Roman" w:hAnsi="Times New Roman" w:cs="Times New Roman"/>
                <w:sz w:val="24"/>
                <w:szCs w:val="24"/>
              </w:rPr>
            </w:pPr>
          </w:p>
        </w:tc>
        <w:tc>
          <w:tcPr>
            <w:tcW w:w="553" w:type="dxa"/>
            <w:tcPrChange w:id="6520" w:author="2" w:date="2021-08-31T10:55:00Z">
              <w:tcPr>
                <w:tcW w:w="553" w:type="dxa"/>
              </w:tcPr>
            </w:tcPrChange>
          </w:tcPr>
          <w:p w14:paraId="6C4234AF" w14:textId="38BB54C4"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6521" w:author="2" w:date="2021-08-31T10:55:00Z">
              <w:tcPr>
                <w:tcW w:w="6001" w:type="dxa"/>
              </w:tcPr>
            </w:tcPrChange>
          </w:tcPr>
          <w:p w14:paraId="6FCA18B4" w14:textId="16DFC56A" w:rsidR="00FC7A68" w:rsidRDefault="00FC7A68" w:rsidP="00FC7A68">
            <w:pPr>
              <w:spacing w:after="120"/>
              <w:rPr>
                <w:rFonts w:ascii="Times New Roman" w:hAnsi="Times New Roman" w:cs="Times New Roman"/>
                <w:sz w:val="24"/>
                <w:szCs w:val="24"/>
              </w:rPr>
            </w:pPr>
            <w:r w:rsidRPr="00CB7818">
              <w:rPr>
                <w:rFonts w:ascii="Times New Roman" w:hAnsi="Times New Roman" w:cs="Times New Roman"/>
                <w:sz w:val="24"/>
                <w:szCs w:val="24"/>
              </w:rPr>
              <w:t>Используя фрагмент Периодической системы химических элементов, представленный на рисунке, определите, какое ядро образуется в результате β– -распада ядра плутония-245.</w:t>
            </w:r>
          </w:p>
          <w:p w14:paraId="48F2A6BE" w14:textId="77777777" w:rsidR="00FC7A68" w:rsidRDefault="00FC7A68" w:rsidP="00FC7A68">
            <w:pPr>
              <w:spacing w:after="120"/>
              <w:rPr>
                <w:rFonts w:ascii="Times New Roman" w:hAnsi="Times New Roman" w:cs="Times New Roman"/>
                <w:sz w:val="24"/>
                <w:szCs w:val="24"/>
              </w:rPr>
            </w:pPr>
          </w:p>
          <w:p w14:paraId="42EC1682" w14:textId="5F5DFC3E"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33A2B7C8" wp14:editId="51180CF1">
                  <wp:extent cx="3084830" cy="341825"/>
                  <wp:effectExtent l="0" t="0" r="1270" b="127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Рисунок 169"/>
                          <pic:cNvPicPr/>
                        </pic:nvPicPr>
                        <pic:blipFill>
                          <a:blip r:embed="rId151">
                            <a:extLst>
                              <a:ext uri="{28A0092B-C50C-407E-A947-70E740481C1C}">
                                <a14:useLocalDpi xmlns:a14="http://schemas.microsoft.com/office/drawing/2010/main" val="0"/>
                              </a:ext>
                            </a:extLst>
                          </a:blip>
                          <a:stretch>
                            <a:fillRect/>
                          </a:stretch>
                        </pic:blipFill>
                        <pic:spPr>
                          <a:xfrm>
                            <a:off x="0" y="0"/>
                            <a:ext cx="3096785" cy="343150"/>
                          </a:xfrm>
                          <a:prstGeom prst="rect">
                            <a:avLst/>
                          </a:prstGeom>
                        </pic:spPr>
                      </pic:pic>
                    </a:graphicData>
                  </a:graphic>
                </wp:inline>
              </w:drawing>
            </w:r>
          </w:p>
        </w:tc>
        <w:tc>
          <w:tcPr>
            <w:tcW w:w="4961" w:type="dxa"/>
            <w:gridSpan w:val="2"/>
            <w:tcPrChange w:id="6522" w:author="2" w:date="2021-08-31T10:55:00Z">
              <w:tcPr>
                <w:tcW w:w="4839" w:type="dxa"/>
              </w:tcPr>
            </w:tcPrChange>
          </w:tcPr>
          <w:p w14:paraId="6E6B122D" w14:textId="53ECAA7F" w:rsidR="00FC7A68" w:rsidRPr="006F33AA" w:rsidRDefault="00FC7A68" w:rsidP="00FC7A68">
            <w:pPr>
              <w:pStyle w:val="a4"/>
              <w:numPr>
                <w:ilvl w:val="0"/>
                <w:numId w:val="83"/>
              </w:numPr>
              <w:spacing w:after="120" w:line="240" w:lineRule="auto"/>
              <w:rPr>
                <w:rFonts w:ascii="Times New Roman" w:hAnsi="Times New Roman"/>
                <w:sz w:val="20"/>
                <w:rPrChange w:id="6523" w:author="2" w:date="2021-08-31T10:55:00Z">
                  <w:rPr>
                    <w:rFonts w:ascii="Times New Roman" w:hAnsi="Times New Roman" w:cs="Times New Roman"/>
                    <w:sz w:val="24"/>
                    <w:szCs w:val="24"/>
                  </w:rPr>
                </w:rPrChange>
              </w:rPr>
            </w:pPr>
            <w:r w:rsidRPr="006F33AA">
              <w:rPr>
                <w:rFonts w:ascii="Times New Roman" w:hAnsi="Times New Roman"/>
                <w:sz w:val="20"/>
                <w:rPrChange w:id="6524" w:author="2" w:date="2021-08-31T10:55:00Z">
                  <w:rPr>
                    <w:rFonts w:ascii="Times New Roman" w:hAnsi="Times New Roman" w:cs="Times New Roman"/>
                    <w:sz w:val="24"/>
                    <w:szCs w:val="24"/>
                  </w:rPr>
                </w:rPrChange>
              </w:rPr>
              <w:t>ядро нептуния-245</w:t>
            </w:r>
          </w:p>
          <w:p w14:paraId="3C82796E" w14:textId="77777777" w:rsidR="00FC7A68" w:rsidRPr="006F33AA" w:rsidRDefault="00FC7A68" w:rsidP="00FC7A68">
            <w:pPr>
              <w:pStyle w:val="a4"/>
              <w:numPr>
                <w:ilvl w:val="0"/>
                <w:numId w:val="83"/>
              </w:numPr>
              <w:spacing w:after="120" w:line="240" w:lineRule="auto"/>
              <w:rPr>
                <w:rFonts w:ascii="Times New Roman" w:hAnsi="Times New Roman"/>
                <w:sz w:val="20"/>
                <w:rPrChange w:id="6525" w:author="2" w:date="2021-08-31T10:55:00Z">
                  <w:rPr>
                    <w:rFonts w:ascii="Times New Roman" w:hAnsi="Times New Roman" w:cs="Times New Roman"/>
                    <w:sz w:val="24"/>
                    <w:szCs w:val="24"/>
                  </w:rPr>
                </w:rPrChange>
              </w:rPr>
            </w:pPr>
            <w:r w:rsidRPr="006F33AA">
              <w:rPr>
                <w:rFonts w:ascii="Times New Roman" w:hAnsi="Times New Roman"/>
                <w:sz w:val="20"/>
                <w:rPrChange w:id="6526" w:author="2" w:date="2021-08-31T10:55:00Z">
                  <w:rPr>
                    <w:rFonts w:ascii="Times New Roman" w:hAnsi="Times New Roman" w:cs="Times New Roman"/>
                    <w:sz w:val="24"/>
                    <w:szCs w:val="24"/>
                  </w:rPr>
                </w:rPrChange>
              </w:rPr>
              <w:t>ядро нептуния-244</w:t>
            </w:r>
          </w:p>
          <w:p w14:paraId="0BC85D5D" w14:textId="77777777" w:rsidR="00FC7A68" w:rsidRPr="006F33AA" w:rsidRDefault="00FC7A68" w:rsidP="00FC7A68">
            <w:pPr>
              <w:pStyle w:val="a4"/>
              <w:numPr>
                <w:ilvl w:val="0"/>
                <w:numId w:val="83"/>
              </w:numPr>
              <w:spacing w:after="120" w:line="240" w:lineRule="auto"/>
              <w:rPr>
                <w:rFonts w:ascii="Times New Roman" w:hAnsi="Times New Roman"/>
                <w:sz w:val="20"/>
                <w:rPrChange w:id="6527" w:author="2" w:date="2021-08-31T10:55:00Z">
                  <w:rPr>
                    <w:rFonts w:ascii="Times New Roman" w:hAnsi="Times New Roman" w:cs="Times New Roman"/>
                    <w:sz w:val="24"/>
                    <w:szCs w:val="24"/>
                  </w:rPr>
                </w:rPrChange>
              </w:rPr>
            </w:pPr>
            <w:r w:rsidRPr="006F33AA">
              <w:rPr>
                <w:rFonts w:ascii="Times New Roman" w:hAnsi="Times New Roman"/>
                <w:sz w:val="20"/>
                <w:rPrChange w:id="6528" w:author="2" w:date="2021-08-31T10:55:00Z">
                  <w:rPr>
                    <w:rFonts w:ascii="Times New Roman" w:hAnsi="Times New Roman" w:cs="Times New Roman"/>
                    <w:sz w:val="24"/>
                    <w:szCs w:val="24"/>
                  </w:rPr>
                </w:rPrChange>
              </w:rPr>
              <w:t>ядро америция-245</w:t>
            </w:r>
          </w:p>
          <w:p w14:paraId="762859A8" w14:textId="3A4191B6" w:rsidR="00FC7A68" w:rsidRPr="006F33AA" w:rsidRDefault="00FC7A68" w:rsidP="00FC7A68">
            <w:pPr>
              <w:pStyle w:val="a4"/>
              <w:numPr>
                <w:ilvl w:val="0"/>
                <w:numId w:val="83"/>
              </w:numPr>
              <w:spacing w:after="120" w:line="240" w:lineRule="auto"/>
              <w:rPr>
                <w:rFonts w:ascii="Times New Roman" w:hAnsi="Times New Roman"/>
                <w:sz w:val="20"/>
                <w:rPrChange w:id="6529" w:author="2" w:date="2021-08-31T10:55:00Z">
                  <w:rPr>
                    <w:rFonts w:ascii="Times New Roman" w:hAnsi="Times New Roman" w:cs="Times New Roman"/>
                    <w:sz w:val="24"/>
                    <w:szCs w:val="24"/>
                  </w:rPr>
                </w:rPrChange>
              </w:rPr>
            </w:pPr>
            <w:r w:rsidRPr="006F33AA">
              <w:rPr>
                <w:rFonts w:ascii="Times New Roman" w:hAnsi="Times New Roman"/>
                <w:sz w:val="20"/>
                <w:rPrChange w:id="6530" w:author="2" w:date="2021-08-31T10:55:00Z">
                  <w:rPr>
                    <w:rFonts w:ascii="Times New Roman" w:hAnsi="Times New Roman" w:cs="Times New Roman"/>
                    <w:sz w:val="24"/>
                    <w:szCs w:val="24"/>
                  </w:rPr>
                </w:rPrChange>
              </w:rPr>
              <w:t>ядро америция-244</w:t>
            </w:r>
          </w:p>
        </w:tc>
        <w:tc>
          <w:tcPr>
            <w:tcW w:w="567" w:type="dxa"/>
            <w:gridSpan w:val="2"/>
            <w:tcPrChange w:id="6531" w:author="2" w:date="2021-08-31T10:55:00Z">
              <w:tcPr>
                <w:tcW w:w="547" w:type="dxa"/>
              </w:tcPr>
            </w:tcPrChange>
          </w:tcPr>
          <w:p w14:paraId="47D7BCF4" w14:textId="5435D3BA" w:rsidR="00FC7A68" w:rsidRPr="004B35C4" w:rsidRDefault="00FC7A68" w:rsidP="00FC7A68">
            <w:pPr>
              <w:pStyle w:val="a4"/>
              <w:numPr>
                <w:ilvl w:val="0"/>
                <w:numId w:val="83"/>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3</w:t>
            </w:r>
          </w:p>
        </w:tc>
      </w:tr>
      <w:tr w:rsidR="00FC7A68" w:rsidRPr="007D3742" w14:paraId="164A24ED" w14:textId="3A78B668" w:rsidTr="00911EF6">
        <w:tc>
          <w:tcPr>
            <w:tcW w:w="846" w:type="dxa"/>
            <w:tcPrChange w:id="6532" w:author="2" w:date="2021-08-31T10:55:00Z">
              <w:tcPr>
                <w:tcW w:w="846" w:type="dxa"/>
              </w:tcPr>
            </w:tcPrChange>
          </w:tcPr>
          <w:p w14:paraId="62499FA8" w14:textId="77777777" w:rsidR="00FC7A68" w:rsidRPr="007D3742" w:rsidRDefault="00FC7A68" w:rsidP="00FC7A68">
            <w:pPr>
              <w:spacing w:after="120"/>
              <w:rPr>
                <w:rFonts w:ascii="Times New Roman" w:hAnsi="Times New Roman" w:cs="Times New Roman"/>
                <w:sz w:val="24"/>
                <w:szCs w:val="24"/>
              </w:rPr>
            </w:pPr>
          </w:p>
        </w:tc>
        <w:tc>
          <w:tcPr>
            <w:tcW w:w="1843" w:type="dxa"/>
            <w:tcPrChange w:id="6533" w:author="2" w:date="2021-08-31T10:55:00Z">
              <w:tcPr>
                <w:tcW w:w="1843" w:type="dxa"/>
              </w:tcPr>
            </w:tcPrChange>
          </w:tcPr>
          <w:p w14:paraId="3D7EE3F2" w14:textId="77777777" w:rsidR="00FC7A68" w:rsidRPr="007D3742" w:rsidRDefault="00FC7A68" w:rsidP="00FC7A68">
            <w:pPr>
              <w:spacing w:after="120"/>
              <w:rPr>
                <w:rFonts w:ascii="Times New Roman" w:hAnsi="Times New Roman" w:cs="Times New Roman"/>
                <w:sz w:val="24"/>
                <w:szCs w:val="24"/>
              </w:rPr>
            </w:pPr>
          </w:p>
        </w:tc>
        <w:tc>
          <w:tcPr>
            <w:tcW w:w="425" w:type="dxa"/>
            <w:tcPrChange w:id="6534" w:author="2" w:date="2021-08-31T10:55:00Z">
              <w:tcPr>
                <w:tcW w:w="425" w:type="dxa"/>
              </w:tcPr>
            </w:tcPrChange>
          </w:tcPr>
          <w:p w14:paraId="47FB94AE" w14:textId="11D0EBEF" w:rsidR="00FC7A68" w:rsidRPr="00987D95" w:rsidRDefault="00FC7A68" w:rsidP="00FC7A68">
            <w:pPr>
              <w:spacing w:after="120"/>
              <w:rPr>
                <w:rFonts w:ascii="Times New Roman" w:hAnsi="Times New Roman" w:cs="Times New Roman"/>
                <w:sz w:val="20"/>
                <w:szCs w:val="20"/>
              </w:rPr>
            </w:pPr>
            <w:r>
              <w:rPr>
                <w:rFonts w:ascii="Times New Roman" w:hAnsi="Times New Roman" w:cs="Times New Roman"/>
                <w:sz w:val="20"/>
                <w:szCs w:val="20"/>
              </w:rPr>
              <w:t>9</w:t>
            </w:r>
          </w:p>
        </w:tc>
        <w:tc>
          <w:tcPr>
            <w:tcW w:w="392" w:type="dxa"/>
            <w:tcPrChange w:id="6535" w:author="2" w:date="2021-08-31T10:55:00Z">
              <w:tcPr>
                <w:tcW w:w="392" w:type="dxa"/>
              </w:tcPr>
            </w:tcPrChange>
          </w:tcPr>
          <w:p w14:paraId="1983A1EB" w14:textId="17767F76"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Б</w:t>
            </w:r>
          </w:p>
        </w:tc>
        <w:tc>
          <w:tcPr>
            <w:tcW w:w="553" w:type="dxa"/>
            <w:tcPrChange w:id="6536" w:author="2" w:date="2021-08-31T10:55:00Z">
              <w:tcPr>
                <w:tcW w:w="553" w:type="dxa"/>
              </w:tcPr>
            </w:tcPrChange>
          </w:tcPr>
          <w:p w14:paraId="69E76B84" w14:textId="233C10CE"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6537" w:author="2" w:date="2021-08-31T10:55:00Z">
              <w:tcPr>
                <w:tcW w:w="6001" w:type="dxa"/>
              </w:tcPr>
            </w:tcPrChange>
          </w:tcPr>
          <w:p w14:paraId="0809FD31" w14:textId="77777777" w:rsidR="00FC7A68" w:rsidRDefault="00FC7A68" w:rsidP="00FC7A68">
            <w:pPr>
              <w:spacing w:after="120"/>
              <w:rPr>
                <w:rFonts w:ascii="Times New Roman" w:hAnsi="Times New Roman" w:cs="Times New Roman"/>
                <w:color w:val="000000"/>
                <w:sz w:val="24"/>
                <w:szCs w:val="24"/>
              </w:rPr>
            </w:pPr>
            <w:r w:rsidRPr="00582235">
              <w:rPr>
                <w:rFonts w:ascii="Times New Roman" w:hAnsi="Times New Roman" w:cs="Times New Roman"/>
                <w:color w:val="000000"/>
                <w:sz w:val="24"/>
                <w:szCs w:val="24"/>
              </w:rPr>
              <w:t>Периодом полураспада называется промежуток времени, в течение которого распадается половина исходного количества радиоактивных ядер. На рисунке представлен график изменения количества </w:t>
            </w:r>
            <w:r w:rsidRPr="00582235">
              <w:rPr>
                <w:rFonts w:ascii="Times New Roman" w:hAnsi="Times New Roman" w:cs="Times New Roman"/>
                <w:i/>
                <w:iCs/>
                <w:color w:val="000000"/>
                <w:sz w:val="24"/>
                <w:szCs w:val="24"/>
              </w:rPr>
              <w:t>N</w:t>
            </w:r>
            <w:r w:rsidRPr="00582235">
              <w:rPr>
                <w:rFonts w:ascii="Times New Roman" w:hAnsi="Times New Roman" w:cs="Times New Roman"/>
                <w:color w:val="000000"/>
                <w:sz w:val="24"/>
                <w:szCs w:val="24"/>
              </w:rPr>
              <w:t> радиоактивных ядер с течением времени </w:t>
            </w:r>
            <w:r w:rsidRPr="00582235">
              <w:rPr>
                <w:rFonts w:ascii="Times New Roman" w:hAnsi="Times New Roman" w:cs="Times New Roman"/>
                <w:i/>
                <w:iCs/>
                <w:color w:val="000000"/>
                <w:sz w:val="24"/>
                <w:szCs w:val="24"/>
              </w:rPr>
              <w:t>t</w:t>
            </w:r>
            <w:r w:rsidRPr="00582235">
              <w:rPr>
                <w:rFonts w:ascii="Times New Roman" w:hAnsi="Times New Roman" w:cs="Times New Roman"/>
                <w:color w:val="000000"/>
                <w:sz w:val="24"/>
                <w:szCs w:val="24"/>
              </w:rPr>
              <w:t>.</w:t>
            </w:r>
          </w:p>
          <w:p w14:paraId="6E149B2A" w14:textId="558DC205" w:rsidR="00FC7A68" w:rsidRPr="00582235" w:rsidRDefault="00FC7A68" w:rsidP="00FC7A68">
            <w:pPr>
              <w:spacing w:after="12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3A591647" wp14:editId="4EA73F3D">
                  <wp:extent cx="1553308" cy="1012380"/>
                  <wp:effectExtent l="0" t="0" r="8890" b="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Рисунок 251"/>
                          <pic:cNvPicPr/>
                        </pic:nvPicPr>
                        <pic:blipFill>
                          <a:blip r:embed="rId152">
                            <a:extLst>
                              <a:ext uri="{28A0092B-C50C-407E-A947-70E740481C1C}">
                                <a14:useLocalDpi xmlns:a14="http://schemas.microsoft.com/office/drawing/2010/main" val="0"/>
                              </a:ext>
                            </a:extLst>
                          </a:blip>
                          <a:stretch>
                            <a:fillRect/>
                          </a:stretch>
                        </pic:blipFill>
                        <pic:spPr>
                          <a:xfrm>
                            <a:off x="0" y="0"/>
                            <a:ext cx="1563713" cy="1019161"/>
                          </a:xfrm>
                          <a:prstGeom prst="rect">
                            <a:avLst/>
                          </a:prstGeom>
                        </pic:spPr>
                      </pic:pic>
                    </a:graphicData>
                  </a:graphic>
                </wp:inline>
              </w:drawing>
            </w:r>
          </w:p>
        </w:tc>
        <w:tc>
          <w:tcPr>
            <w:tcW w:w="4961" w:type="dxa"/>
            <w:gridSpan w:val="2"/>
            <w:tcPrChange w:id="6538" w:author="2" w:date="2021-08-31T10:55:00Z">
              <w:tcPr>
                <w:tcW w:w="4839" w:type="dxa"/>
              </w:tcPr>
            </w:tcPrChange>
          </w:tcPr>
          <w:p w14:paraId="157EC1CF" w14:textId="77777777" w:rsidR="00FC7A68" w:rsidRPr="006F33AA" w:rsidRDefault="00FC7A68" w:rsidP="00FC7A68">
            <w:pPr>
              <w:pStyle w:val="a4"/>
              <w:numPr>
                <w:ilvl w:val="0"/>
                <w:numId w:val="74"/>
              </w:numPr>
              <w:spacing w:after="120" w:line="240" w:lineRule="auto"/>
              <w:rPr>
                <w:rFonts w:ascii="Times New Roman" w:hAnsi="Times New Roman"/>
                <w:sz w:val="20"/>
                <w:rPrChange w:id="6539" w:author="2" w:date="2021-08-31T10:55:00Z">
                  <w:rPr>
                    <w:rFonts w:ascii="Times New Roman" w:hAnsi="Times New Roman" w:cs="Times New Roman"/>
                    <w:sz w:val="24"/>
                    <w:szCs w:val="24"/>
                  </w:rPr>
                </w:rPrChange>
              </w:rPr>
            </w:pPr>
            <w:r w:rsidRPr="006F33AA">
              <w:rPr>
                <w:rFonts w:ascii="Times New Roman" w:hAnsi="Times New Roman"/>
                <w:sz w:val="20"/>
                <w:rPrChange w:id="6540" w:author="2" w:date="2021-08-31T10:55:00Z">
                  <w:rPr>
                    <w:rFonts w:ascii="Times New Roman" w:hAnsi="Times New Roman" w:cs="Times New Roman"/>
                    <w:sz w:val="24"/>
                    <w:szCs w:val="24"/>
                  </w:rPr>
                </w:rPrChange>
              </w:rPr>
              <w:t>40с</w:t>
            </w:r>
          </w:p>
          <w:p w14:paraId="69212B5B" w14:textId="77777777" w:rsidR="00FC7A68" w:rsidRPr="006F33AA" w:rsidRDefault="00FC7A68" w:rsidP="00FC7A68">
            <w:pPr>
              <w:pStyle w:val="a4"/>
              <w:numPr>
                <w:ilvl w:val="0"/>
                <w:numId w:val="74"/>
              </w:numPr>
              <w:spacing w:after="120" w:line="240" w:lineRule="auto"/>
              <w:rPr>
                <w:rFonts w:ascii="Times New Roman" w:hAnsi="Times New Roman"/>
                <w:sz w:val="20"/>
                <w:rPrChange w:id="6541" w:author="2" w:date="2021-08-31T10:55:00Z">
                  <w:rPr>
                    <w:rFonts w:ascii="Times New Roman" w:hAnsi="Times New Roman" w:cs="Times New Roman"/>
                    <w:sz w:val="24"/>
                    <w:szCs w:val="24"/>
                  </w:rPr>
                </w:rPrChange>
              </w:rPr>
            </w:pPr>
            <w:r w:rsidRPr="006F33AA">
              <w:rPr>
                <w:rFonts w:ascii="Times New Roman" w:hAnsi="Times New Roman"/>
                <w:sz w:val="20"/>
                <w:rPrChange w:id="6542" w:author="2" w:date="2021-08-31T10:55:00Z">
                  <w:rPr>
                    <w:rFonts w:ascii="Times New Roman" w:hAnsi="Times New Roman" w:cs="Times New Roman"/>
                    <w:sz w:val="24"/>
                    <w:szCs w:val="24"/>
                  </w:rPr>
                </w:rPrChange>
              </w:rPr>
              <w:t>80с</w:t>
            </w:r>
          </w:p>
          <w:p w14:paraId="624132B1" w14:textId="77777777" w:rsidR="00FC7A68" w:rsidRPr="006F33AA" w:rsidRDefault="00FC7A68" w:rsidP="00FC7A68">
            <w:pPr>
              <w:pStyle w:val="a4"/>
              <w:numPr>
                <w:ilvl w:val="0"/>
                <w:numId w:val="74"/>
              </w:numPr>
              <w:spacing w:after="120" w:line="240" w:lineRule="auto"/>
              <w:rPr>
                <w:rFonts w:ascii="Times New Roman" w:hAnsi="Times New Roman"/>
                <w:sz w:val="20"/>
                <w:rPrChange w:id="6543" w:author="2" w:date="2021-08-31T10:55:00Z">
                  <w:rPr>
                    <w:rFonts w:ascii="Times New Roman" w:hAnsi="Times New Roman" w:cs="Times New Roman"/>
                    <w:sz w:val="24"/>
                    <w:szCs w:val="24"/>
                  </w:rPr>
                </w:rPrChange>
              </w:rPr>
            </w:pPr>
            <w:r w:rsidRPr="006F33AA">
              <w:rPr>
                <w:rFonts w:ascii="Times New Roman" w:hAnsi="Times New Roman"/>
                <w:sz w:val="20"/>
                <w:rPrChange w:id="6544" w:author="2" w:date="2021-08-31T10:55:00Z">
                  <w:rPr>
                    <w:rFonts w:ascii="Times New Roman" w:hAnsi="Times New Roman" w:cs="Times New Roman"/>
                    <w:sz w:val="24"/>
                    <w:szCs w:val="24"/>
                  </w:rPr>
                </w:rPrChange>
              </w:rPr>
              <w:t>20с</w:t>
            </w:r>
          </w:p>
          <w:p w14:paraId="27918FE6" w14:textId="230FAB06" w:rsidR="00FC7A68" w:rsidRPr="006F33AA" w:rsidRDefault="00FC7A68" w:rsidP="00FC7A68">
            <w:pPr>
              <w:pStyle w:val="a4"/>
              <w:numPr>
                <w:ilvl w:val="0"/>
                <w:numId w:val="74"/>
              </w:numPr>
              <w:spacing w:after="120" w:line="240" w:lineRule="auto"/>
              <w:rPr>
                <w:rFonts w:ascii="Times New Roman" w:hAnsi="Times New Roman"/>
                <w:sz w:val="20"/>
                <w:rPrChange w:id="6545" w:author="2" w:date="2021-08-31T10:55:00Z">
                  <w:rPr>
                    <w:rFonts w:ascii="Times New Roman" w:hAnsi="Times New Roman" w:cs="Times New Roman"/>
                    <w:sz w:val="24"/>
                    <w:szCs w:val="24"/>
                  </w:rPr>
                </w:rPrChange>
              </w:rPr>
            </w:pPr>
            <w:r w:rsidRPr="006F33AA">
              <w:rPr>
                <w:rFonts w:ascii="Times New Roman" w:hAnsi="Times New Roman"/>
                <w:sz w:val="20"/>
                <w:rPrChange w:id="6546" w:author="2" w:date="2021-08-31T10:55:00Z">
                  <w:rPr>
                    <w:rFonts w:ascii="Times New Roman" w:hAnsi="Times New Roman" w:cs="Times New Roman"/>
                    <w:sz w:val="24"/>
                    <w:szCs w:val="24"/>
                  </w:rPr>
                </w:rPrChange>
              </w:rPr>
              <w:t>140с</w:t>
            </w:r>
          </w:p>
        </w:tc>
        <w:tc>
          <w:tcPr>
            <w:tcW w:w="567" w:type="dxa"/>
            <w:gridSpan w:val="2"/>
            <w:tcPrChange w:id="6547" w:author="2" w:date="2021-08-31T10:55:00Z">
              <w:tcPr>
                <w:tcW w:w="547" w:type="dxa"/>
              </w:tcPr>
            </w:tcPrChange>
          </w:tcPr>
          <w:p w14:paraId="43FA7E7C" w14:textId="300860B6" w:rsidR="00FC7A68" w:rsidRPr="004B35C4" w:rsidRDefault="00FC7A68" w:rsidP="00FC7A68">
            <w:pPr>
              <w:pStyle w:val="a4"/>
              <w:numPr>
                <w:ilvl w:val="0"/>
                <w:numId w:val="74"/>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1</w:t>
            </w:r>
          </w:p>
        </w:tc>
      </w:tr>
      <w:tr w:rsidR="00FC7A68" w:rsidRPr="007D3742" w14:paraId="74790C8E" w14:textId="7BD3388E" w:rsidTr="00911EF6">
        <w:tc>
          <w:tcPr>
            <w:tcW w:w="846" w:type="dxa"/>
            <w:tcPrChange w:id="6548" w:author="2" w:date="2021-08-31T10:55:00Z">
              <w:tcPr>
                <w:tcW w:w="846" w:type="dxa"/>
              </w:tcPr>
            </w:tcPrChange>
          </w:tcPr>
          <w:p w14:paraId="29754D0F" w14:textId="77777777" w:rsidR="00FC7A68" w:rsidRPr="007D3742" w:rsidRDefault="00FC7A68" w:rsidP="00FC7A68">
            <w:pPr>
              <w:spacing w:after="120"/>
              <w:rPr>
                <w:rFonts w:ascii="Times New Roman" w:hAnsi="Times New Roman" w:cs="Times New Roman"/>
                <w:sz w:val="24"/>
                <w:szCs w:val="24"/>
              </w:rPr>
            </w:pPr>
          </w:p>
        </w:tc>
        <w:tc>
          <w:tcPr>
            <w:tcW w:w="1843" w:type="dxa"/>
            <w:tcPrChange w:id="6549" w:author="2" w:date="2021-08-31T10:55:00Z">
              <w:tcPr>
                <w:tcW w:w="1843" w:type="dxa"/>
              </w:tcPr>
            </w:tcPrChange>
          </w:tcPr>
          <w:p w14:paraId="141A11B1" w14:textId="77777777" w:rsidR="00FC7A68" w:rsidRPr="007D3742" w:rsidRDefault="00FC7A68" w:rsidP="00FC7A68">
            <w:pPr>
              <w:spacing w:after="120"/>
              <w:rPr>
                <w:rFonts w:ascii="Times New Roman" w:hAnsi="Times New Roman" w:cs="Times New Roman"/>
                <w:sz w:val="24"/>
                <w:szCs w:val="24"/>
              </w:rPr>
            </w:pPr>
          </w:p>
        </w:tc>
        <w:tc>
          <w:tcPr>
            <w:tcW w:w="425" w:type="dxa"/>
            <w:tcPrChange w:id="6550" w:author="2" w:date="2021-08-31T10:55:00Z">
              <w:tcPr>
                <w:tcW w:w="425" w:type="dxa"/>
              </w:tcPr>
            </w:tcPrChange>
          </w:tcPr>
          <w:p w14:paraId="47257397" w14:textId="77777777" w:rsidR="00FC7A68" w:rsidRPr="007D3742" w:rsidRDefault="00FC7A68" w:rsidP="00FC7A68">
            <w:pPr>
              <w:spacing w:after="120"/>
              <w:rPr>
                <w:rFonts w:ascii="Times New Roman" w:hAnsi="Times New Roman" w:cs="Times New Roman"/>
                <w:sz w:val="24"/>
                <w:szCs w:val="24"/>
              </w:rPr>
            </w:pPr>
          </w:p>
        </w:tc>
        <w:tc>
          <w:tcPr>
            <w:tcW w:w="392" w:type="dxa"/>
            <w:tcPrChange w:id="6551" w:author="2" w:date="2021-08-31T10:55:00Z">
              <w:tcPr>
                <w:tcW w:w="392" w:type="dxa"/>
              </w:tcPr>
            </w:tcPrChange>
          </w:tcPr>
          <w:p w14:paraId="02D03BDB" w14:textId="77777777" w:rsidR="00FC7A68" w:rsidRPr="007D3742" w:rsidRDefault="00FC7A68" w:rsidP="00FC7A68">
            <w:pPr>
              <w:spacing w:after="120"/>
              <w:rPr>
                <w:rFonts w:ascii="Times New Roman" w:hAnsi="Times New Roman" w:cs="Times New Roman"/>
                <w:sz w:val="24"/>
                <w:szCs w:val="24"/>
              </w:rPr>
            </w:pPr>
          </w:p>
        </w:tc>
        <w:tc>
          <w:tcPr>
            <w:tcW w:w="553" w:type="dxa"/>
            <w:tcPrChange w:id="6552" w:author="2" w:date="2021-08-31T10:55:00Z">
              <w:tcPr>
                <w:tcW w:w="553" w:type="dxa"/>
              </w:tcPr>
            </w:tcPrChange>
          </w:tcPr>
          <w:p w14:paraId="0994E56D" w14:textId="525D86CD"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6553" w:author="2" w:date="2021-08-31T10:55:00Z">
              <w:tcPr>
                <w:tcW w:w="6001" w:type="dxa"/>
              </w:tcPr>
            </w:tcPrChange>
          </w:tcPr>
          <w:p w14:paraId="48597C6E" w14:textId="539475E5" w:rsidR="00FC7A68" w:rsidRPr="00DB1A1A" w:rsidRDefault="00FC7A68" w:rsidP="00FC7A68">
            <w:pPr>
              <w:spacing w:before="30" w:after="60" w:line="330" w:lineRule="atLeast"/>
              <w:rPr>
                <w:rFonts w:ascii="Times New Roman" w:eastAsia="Times New Roman" w:hAnsi="Times New Roman" w:cs="Times New Roman"/>
                <w:color w:val="000000"/>
                <w:sz w:val="24"/>
                <w:szCs w:val="24"/>
                <w:lang w:eastAsia="ru-RU"/>
              </w:rPr>
            </w:pPr>
            <w:r w:rsidRPr="00DB1A1A">
              <w:rPr>
                <w:rFonts w:ascii="Times New Roman" w:eastAsia="Times New Roman" w:hAnsi="Times New Roman" w:cs="Times New Roman"/>
                <w:color w:val="000000"/>
                <w:sz w:val="24"/>
                <w:szCs w:val="24"/>
                <w:lang w:eastAsia="ru-RU"/>
              </w:rPr>
              <w:t>Дан график изменения числа ядер находящегося в пробирке радиоактивного изотопа с течением времени.</w:t>
            </w:r>
            <w:r>
              <w:rPr>
                <w:rFonts w:ascii="Times New Roman" w:eastAsia="Times New Roman" w:hAnsi="Times New Roman" w:cs="Times New Roman"/>
                <w:noProof/>
                <w:color w:val="000000"/>
                <w:sz w:val="24"/>
                <w:szCs w:val="24"/>
                <w:lang w:eastAsia="ru-RU"/>
              </w:rPr>
              <w:drawing>
                <wp:inline distT="0" distB="0" distL="0" distR="0" wp14:anchorId="017BB387" wp14:editId="08CA15DF">
                  <wp:extent cx="1863469" cy="855784"/>
                  <wp:effectExtent l="0" t="0" r="3810" b="1905"/>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Рисунок 161"/>
                          <pic:cNvPicPr/>
                        </pic:nvPicPr>
                        <pic:blipFill>
                          <a:blip r:embed="rId153">
                            <a:extLst>
                              <a:ext uri="{28A0092B-C50C-407E-A947-70E740481C1C}">
                                <a14:useLocalDpi xmlns:a14="http://schemas.microsoft.com/office/drawing/2010/main" val="0"/>
                              </a:ext>
                            </a:extLst>
                          </a:blip>
                          <a:stretch>
                            <a:fillRect/>
                          </a:stretch>
                        </pic:blipFill>
                        <pic:spPr>
                          <a:xfrm>
                            <a:off x="0" y="0"/>
                            <a:ext cx="1876373" cy="861710"/>
                          </a:xfrm>
                          <a:prstGeom prst="rect">
                            <a:avLst/>
                          </a:prstGeom>
                        </pic:spPr>
                      </pic:pic>
                    </a:graphicData>
                  </a:graphic>
                </wp:inline>
              </w:drawing>
            </w:r>
          </w:p>
          <w:p w14:paraId="0AFA7355" w14:textId="77777777" w:rsidR="00FC7A68" w:rsidRPr="00DB1A1A" w:rsidRDefault="00FC7A68" w:rsidP="00FC7A68">
            <w:pPr>
              <w:spacing w:before="30" w:after="60" w:line="330" w:lineRule="atLeast"/>
              <w:rPr>
                <w:rFonts w:ascii="Times New Roman" w:eastAsia="Times New Roman" w:hAnsi="Times New Roman" w:cs="Times New Roman"/>
                <w:color w:val="000000"/>
                <w:sz w:val="24"/>
                <w:szCs w:val="24"/>
                <w:lang w:eastAsia="ru-RU"/>
              </w:rPr>
            </w:pPr>
            <w:r w:rsidRPr="00DB1A1A">
              <w:rPr>
                <w:rFonts w:ascii="Times New Roman" w:eastAsia="Times New Roman" w:hAnsi="Times New Roman" w:cs="Times New Roman"/>
                <w:color w:val="000000"/>
                <w:sz w:val="24"/>
                <w:szCs w:val="24"/>
                <w:lang w:eastAsia="ru-RU"/>
              </w:rPr>
              <w:t>Каков период полураспада этого изотопа?</w:t>
            </w:r>
          </w:p>
          <w:p w14:paraId="3032482A" w14:textId="77777777" w:rsidR="00FC7A68" w:rsidRPr="007D3742" w:rsidRDefault="00FC7A68" w:rsidP="00FC7A68">
            <w:pPr>
              <w:spacing w:after="120"/>
              <w:rPr>
                <w:rFonts w:ascii="Times New Roman" w:hAnsi="Times New Roman" w:cs="Times New Roman"/>
                <w:sz w:val="24"/>
                <w:szCs w:val="24"/>
              </w:rPr>
            </w:pPr>
          </w:p>
        </w:tc>
        <w:tc>
          <w:tcPr>
            <w:tcW w:w="4961" w:type="dxa"/>
            <w:gridSpan w:val="2"/>
            <w:tcPrChange w:id="6554" w:author="2" w:date="2021-08-31T10:55:00Z">
              <w:tcPr>
                <w:tcW w:w="4839" w:type="dxa"/>
              </w:tcPr>
            </w:tcPrChange>
          </w:tcPr>
          <w:p w14:paraId="6EAA6414" w14:textId="77777777" w:rsidR="00FC7A68" w:rsidRPr="006F33AA" w:rsidRDefault="00FC7A68" w:rsidP="00FC7A68">
            <w:pPr>
              <w:pStyle w:val="a4"/>
              <w:numPr>
                <w:ilvl w:val="0"/>
                <w:numId w:val="77"/>
              </w:numPr>
              <w:spacing w:after="120" w:line="240" w:lineRule="auto"/>
              <w:rPr>
                <w:rFonts w:ascii="Times New Roman" w:hAnsi="Times New Roman"/>
                <w:sz w:val="20"/>
                <w:rPrChange w:id="6555" w:author="2" w:date="2021-08-31T10:55:00Z">
                  <w:rPr>
                    <w:rFonts w:ascii="Times New Roman" w:hAnsi="Times New Roman" w:cs="Times New Roman"/>
                    <w:sz w:val="24"/>
                    <w:szCs w:val="24"/>
                  </w:rPr>
                </w:rPrChange>
              </w:rPr>
            </w:pPr>
            <w:r w:rsidRPr="006F33AA">
              <w:rPr>
                <w:rFonts w:ascii="Times New Roman" w:hAnsi="Times New Roman"/>
                <w:sz w:val="20"/>
                <w:rPrChange w:id="6556" w:author="2" w:date="2021-08-31T10:55:00Z">
                  <w:rPr>
                    <w:rFonts w:ascii="Times New Roman" w:hAnsi="Times New Roman" w:cs="Times New Roman"/>
                    <w:sz w:val="24"/>
                    <w:szCs w:val="24"/>
                  </w:rPr>
                </w:rPrChange>
              </w:rPr>
              <w:t>4мес</w:t>
            </w:r>
          </w:p>
          <w:p w14:paraId="0248DE30" w14:textId="77777777" w:rsidR="00FC7A68" w:rsidRPr="006F33AA" w:rsidRDefault="00FC7A68" w:rsidP="00FC7A68">
            <w:pPr>
              <w:pStyle w:val="a4"/>
              <w:numPr>
                <w:ilvl w:val="0"/>
                <w:numId w:val="77"/>
              </w:numPr>
              <w:spacing w:after="120" w:line="240" w:lineRule="auto"/>
              <w:rPr>
                <w:rFonts w:ascii="Times New Roman" w:hAnsi="Times New Roman"/>
                <w:sz w:val="20"/>
                <w:rPrChange w:id="6557" w:author="2" w:date="2021-08-31T10:55:00Z">
                  <w:rPr>
                    <w:rFonts w:ascii="Times New Roman" w:hAnsi="Times New Roman" w:cs="Times New Roman"/>
                    <w:sz w:val="24"/>
                    <w:szCs w:val="24"/>
                  </w:rPr>
                </w:rPrChange>
              </w:rPr>
            </w:pPr>
            <w:r w:rsidRPr="006F33AA">
              <w:rPr>
                <w:rFonts w:ascii="Times New Roman" w:hAnsi="Times New Roman"/>
                <w:sz w:val="20"/>
                <w:rPrChange w:id="6558" w:author="2" w:date="2021-08-31T10:55:00Z">
                  <w:rPr>
                    <w:rFonts w:ascii="Times New Roman" w:hAnsi="Times New Roman" w:cs="Times New Roman"/>
                    <w:sz w:val="24"/>
                    <w:szCs w:val="24"/>
                  </w:rPr>
                </w:rPrChange>
              </w:rPr>
              <w:t>2мес</w:t>
            </w:r>
          </w:p>
          <w:p w14:paraId="326E9B7F" w14:textId="77777777" w:rsidR="00FC7A68" w:rsidRPr="006F33AA" w:rsidRDefault="00FC7A68" w:rsidP="00FC7A68">
            <w:pPr>
              <w:pStyle w:val="a4"/>
              <w:numPr>
                <w:ilvl w:val="0"/>
                <w:numId w:val="77"/>
              </w:numPr>
              <w:spacing w:after="120" w:line="240" w:lineRule="auto"/>
              <w:rPr>
                <w:rFonts w:ascii="Times New Roman" w:hAnsi="Times New Roman"/>
                <w:sz w:val="20"/>
                <w:rPrChange w:id="6559" w:author="2" w:date="2021-08-31T10:55:00Z">
                  <w:rPr>
                    <w:rFonts w:ascii="Times New Roman" w:hAnsi="Times New Roman" w:cs="Times New Roman"/>
                    <w:sz w:val="24"/>
                    <w:szCs w:val="24"/>
                  </w:rPr>
                </w:rPrChange>
              </w:rPr>
            </w:pPr>
            <w:r w:rsidRPr="006F33AA">
              <w:rPr>
                <w:rFonts w:ascii="Times New Roman" w:hAnsi="Times New Roman"/>
                <w:sz w:val="20"/>
                <w:rPrChange w:id="6560" w:author="2" w:date="2021-08-31T10:55:00Z">
                  <w:rPr>
                    <w:rFonts w:ascii="Times New Roman" w:hAnsi="Times New Roman" w:cs="Times New Roman"/>
                    <w:sz w:val="24"/>
                    <w:szCs w:val="24"/>
                  </w:rPr>
                </w:rPrChange>
              </w:rPr>
              <w:t>1мес</w:t>
            </w:r>
          </w:p>
          <w:p w14:paraId="14073B42" w14:textId="057CE3CE" w:rsidR="00FC7A68" w:rsidRPr="006F33AA" w:rsidRDefault="00FC7A68" w:rsidP="00FC7A68">
            <w:pPr>
              <w:pStyle w:val="a4"/>
              <w:numPr>
                <w:ilvl w:val="0"/>
                <w:numId w:val="77"/>
              </w:numPr>
              <w:spacing w:after="120" w:line="240" w:lineRule="auto"/>
              <w:rPr>
                <w:rFonts w:ascii="Times New Roman" w:hAnsi="Times New Roman"/>
                <w:sz w:val="20"/>
                <w:rPrChange w:id="6561" w:author="2" w:date="2021-08-31T10:55:00Z">
                  <w:rPr>
                    <w:rFonts w:ascii="Times New Roman" w:hAnsi="Times New Roman" w:cs="Times New Roman"/>
                    <w:sz w:val="24"/>
                    <w:szCs w:val="24"/>
                  </w:rPr>
                </w:rPrChange>
              </w:rPr>
            </w:pPr>
            <w:r w:rsidRPr="006F33AA">
              <w:rPr>
                <w:rFonts w:ascii="Times New Roman" w:hAnsi="Times New Roman"/>
                <w:sz w:val="20"/>
                <w:rPrChange w:id="6562" w:author="2" w:date="2021-08-31T10:55:00Z">
                  <w:rPr>
                    <w:rFonts w:ascii="Times New Roman" w:hAnsi="Times New Roman" w:cs="Times New Roman"/>
                    <w:sz w:val="24"/>
                    <w:szCs w:val="24"/>
                  </w:rPr>
                </w:rPrChange>
              </w:rPr>
              <w:t>10мес</w:t>
            </w:r>
          </w:p>
        </w:tc>
        <w:tc>
          <w:tcPr>
            <w:tcW w:w="567" w:type="dxa"/>
            <w:gridSpan w:val="2"/>
            <w:tcPrChange w:id="6563" w:author="2" w:date="2021-08-31T10:55:00Z">
              <w:tcPr>
                <w:tcW w:w="547" w:type="dxa"/>
              </w:tcPr>
            </w:tcPrChange>
          </w:tcPr>
          <w:p w14:paraId="712D93CC" w14:textId="4C72ED4C" w:rsidR="00FC7A68" w:rsidRPr="004B35C4" w:rsidRDefault="00FC7A68" w:rsidP="00FC7A68">
            <w:pPr>
              <w:pStyle w:val="a4"/>
              <w:numPr>
                <w:ilvl w:val="0"/>
                <w:numId w:val="77"/>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2</w:t>
            </w:r>
          </w:p>
        </w:tc>
      </w:tr>
      <w:tr w:rsidR="00FC7A68" w:rsidRPr="007D3742" w14:paraId="3795BD84" w14:textId="7C8BEED1" w:rsidTr="00911EF6">
        <w:tc>
          <w:tcPr>
            <w:tcW w:w="846" w:type="dxa"/>
            <w:tcPrChange w:id="6564" w:author="2" w:date="2021-08-31T10:55:00Z">
              <w:tcPr>
                <w:tcW w:w="846" w:type="dxa"/>
              </w:tcPr>
            </w:tcPrChange>
          </w:tcPr>
          <w:p w14:paraId="150B3BFB" w14:textId="77777777" w:rsidR="00FC7A68" w:rsidRPr="007D3742" w:rsidRDefault="00FC7A68" w:rsidP="00FC7A68">
            <w:pPr>
              <w:spacing w:after="120"/>
              <w:rPr>
                <w:rFonts w:ascii="Times New Roman" w:hAnsi="Times New Roman" w:cs="Times New Roman"/>
                <w:sz w:val="24"/>
                <w:szCs w:val="24"/>
              </w:rPr>
            </w:pPr>
          </w:p>
        </w:tc>
        <w:tc>
          <w:tcPr>
            <w:tcW w:w="1843" w:type="dxa"/>
            <w:tcPrChange w:id="6565" w:author="2" w:date="2021-08-31T10:55:00Z">
              <w:tcPr>
                <w:tcW w:w="1843" w:type="dxa"/>
              </w:tcPr>
            </w:tcPrChange>
          </w:tcPr>
          <w:p w14:paraId="6B08CA86" w14:textId="77777777" w:rsidR="00FC7A68" w:rsidRPr="007D3742" w:rsidRDefault="00FC7A68" w:rsidP="00FC7A68">
            <w:pPr>
              <w:spacing w:after="120"/>
              <w:rPr>
                <w:rFonts w:ascii="Times New Roman" w:hAnsi="Times New Roman" w:cs="Times New Roman"/>
                <w:sz w:val="24"/>
                <w:szCs w:val="24"/>
              </w:rPr>
            </w:pPr>
          </w:p>
        </w:tc>
        <w:tc>
          <w:tcPr>
            <w:tcW w:w="425" w:type="dxa"/>
            <w:tcPrChange w:id="6566" w:author="2" w:date="2021-08-31T10:55:00Z">
              <w:tcPr>
                <w:tcW w:w="425" w:type="dxa"/>
              </w:tcPr>
            </w:tcPrChange>
          </w:tcPr>
          <w:p w14:paraId="4B4E5550" w14:textId="77777777" w:rsidR="00FC7A68" w:rsidRPr="007D3742" w:rsidRDefault="00FC7A68" w:rsidP="00FC7A68">
            <w:pPr>
              <w:spacing w:after="120"/>
              <w:rPr>
                <w:rFonts w:ascii="Times New Roman" w:hAnsi="Times New Roman" w:cs="Times New Roman"/>
                <w:sz w:val="24"/>
                <w:szCs w:val="24"/>
              </w:rPr>
            </w:pPr>
          </w:p>
        </w:tc>
        <w:tc>
          <w:tcPr>
            <w:tcW w:w="392" w:type="dxa"/>
            <w:tcPrChange w:id="6567" w:author="2" w:date="2021-08-31T10:55:00Z">
              <w:tcPr>
                <w:tcW w:w="392" w:type="dxa"/>
              </w:tcPr>
            </w:tcPrChange>
          </w:tcPr>
          <w:p w14:paraId="172BC7CA" w14:textId="77777777" w:rsidR="00FC7A68" w:rsidRPr="007D3742" w:rsidRDefault="00FC7A68" w:rsidP="00FC7A68">
            <w:pPr>
              <w:spacing w:after="120"/>
              <w:rPr>
                <w:rFonts w:ascii="Times New Roman" w:hAnsi="Times New Roman" w:cs="Times New Roman"/>
                <w:sz w:val="24"/>
                <w:szCs w:val="24"/>
              </w:rPr>
            </w:pPr>
          </w:p>
        </w:tc>
        <w:tc>
          <w:tcPr>
            <w:tcW w:w="553" w:type="dxa"/>
            <w:tcPrChange w:id="6568" w:author="2" w:date="2021-08-31T10:55:00Z">
              <w:tcPr>
                <w:tcW w:w="553" w:type="dxa"/>
              </w:tcPr>
            </w:tcPrChange>
          </w:tcPr>
          <w:p w14:paraId="059C4F2D" w14:textId="74EB39E8"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6569" w:author="2" w:date="2021-08-31T10:55:00Z">
              <w:tcPr>
                <w:tcW w:w="6001" w:type="dxa"/>
              </w:tcPr>
            </w:tcPrChange>
          </w:tcPr>
          <w:p w14:paraId="4F7B5074" w14:textId="77777777" w:rsidR="00FC7A68" w:rsidRDefault="00FC7A68" w:rsidP="00FC7A68">
            <w:pPr>
              <w:spacing w:after="120"/>
              <w:rPr>
                <w:rFonts w:ascii="Times New Roman" w:hAnsi="Times New Roman" w:cs="Times New Roman"/>
                <w:color w:val="000000"/>
                <w:sz w:val="24"/>
                <w:szCs w:val="24"/>
              </w:rPr>
            </w:pPr>
            <w:r w:rsidRPr="00582235">
              <w:rPr>
                <w:rFonts w:ascii="Times New Roman" w:hAnsi="Times New Roman" w:cs="Times New Roman"/>
                <w:color w:val="000000"/>
                <w:sz w:val="24"/>
                <w:szCs w:val="24"/>
              </w:rPr>
              <w:t>Периодом полураспада называется промежуток времени, в течение которого распадается половина исходного количества радиоактивных ядер. На рисунке представлен график изменения количества </w:t>
            </w:r>
            <w:r w:rsidRPr="00582235">
              <w:rPr>
                <w:rFonts w:ascii="Times New Roman" w:hAnsi="Times New Roman" w:cs="Times New Roman"/>
                <w:i/>
                <w:iCs/>
                <w:color w:val="000000"/>
                <w:sz w:val="24"/>
                <w:szCs w:val="24"/>
              </w:rPr>
              <w:t>N</w:t>
            </w:r>
            <w:r w:rsidRPr="00582235">
              <w:rPr>
                <w:rFonts w:ascii="Times New Roman" w:hAnsi="Times New Roman" w:cs="Times New Roman"/>
                <w:color w:val="000000"/>
                <w:sz w:val="24"/>
                <w:szCs w:val="24"/>
              </w:rPr>
              <w:t> радиоактивных ядер с течением времени </w:t>
            </w:r>
            <w:r w:rsidRPr="00582235">
              <w:rPr>
                <w:rFonts w:ascii="Times New Roman" w:hAnsi="Times New Roman" w:cs="Times New Roman"/>
                <w:i/>
                <w:iCs/>
                <w:color w:val="000000"/>
                <w:sz w:val="24"/>
                <w:szCs w:val="24"/>
              </w:rPr>
              <w:t>t</w:t>
            </w:r>
            <w:r w:rsidRPr="00582235">
              <w:rPr>
                <w:rFonts w:ascii="Times New Roman" w:hAnsi="Times New Roman" w:cs="Times New Roman"/>
                <w:color w:val="000000"/>
                <w:sz w:val="24"/>
                <w:szCs w:val="24"/>
              </w:rPr>
              <w:t>.</w:t>
            </w:r>
          </w:p>
          <w:p w14:paraId="58962D10" w14:textId="166F6FBA" w:rsidR="00FC7A68" w:rsidRPr="007D3742" w:rsidRDefault="00FC7A68" w:rsidP="00FC7A68">
            <w:pPr>
              <w:spacing w:after="120"/>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4C1DE479" wp14:editId="2C56C290">
                  <wp:extent cx="1814983" cy="1105877"/>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Рисунок 162"/>
                          <pic:cNvPicPr/>
                        </pic:nvPicPr>
                        <pic:blipFill>
                          <a:blip r:embed="rId154">
                            <a:extLst>
                              <a:ext uri="{28A0092B-C50C-407E-A947-70E740481C1C}">
                                <a14:useLocalDpi xmlns:a14="http://schemas.microsoft.com/office/drawing/2010/main" val="0"/>
                              </a:ext>
                            </a:extLst>
                          </a:blip>
                          <a:stretch>
                            <a:fillRect/>
                          </a:stretch>
                        </pic:blipFill>
                        <pic:spPr>
                          <a:xfrm>
                            <a:off x="0" y="0"/>
                            <a:ext cx="1835148" cy="1118164"/>
                          </a:xfrm>
                          <a:prstGeom prst="rect">
                            <a:avLst/>
                          </a:prstGeom>
                        </pic:spPr>
                      </pic:pic>
                    </a:graphicData>
                  </a:graphic>
                </wp:inline>
              </w:drawing>
            </w:r>
          </w:p>
        </w:tc>
        <w:tc>
          <w:tcPr>
            <w:tcW w:w="4961" w:type="dxa"/>
            <w:gridSpan w:val="2"/>
            <w:tcPrChange w:id="6570" w:author="2" w:date="2021-08-31T10:55:00Z">
              <w:tcPr>
                <w:tcW w:w="4839" w:type="dxa"/>
              </w:tcPr>
            </w:tcPrChange>
          </w:tcPr>
          <w:p w14:paraId="30C53EDC" w14:textId="242F2C21" w:rsidR="00FC7A68" w:rsidRPr="006F33AA" w:rsidRDefault="00FC7A68" w:rsidP="00FC7A68">
            <w:pPr>
              <w:pStyle w:val="a4"/>
              <w:numPr>
                <w:ilvl w:val="0"/>
                <w:numId w:val="78"/>
              </w:numPr>
              <w:spacing w:after="120" w:line="240" w:lineRule="auto"/>
              <w:rPr>
                <w:rFonts w:ascii="Times New Roman" w:hAnsi="Times New Roman"/>
                <w:sz w:val="20"/>
                <w:rPrChange w:id="6571" w:author="2" w:date="2021-08-31T10:55:00Z">
                  <w:rPr>
                    <w:rFonts w:ascii="Times New Roman" w:hAnsi="Times New Roman" w:cs="Times New Roman"/>
                    <w:sz w:val="24"/>
                    <w:szCs w:val="24"/>
                  </w:rPr>
                </w:rPrChange>
              </w:rPr>
            </w:pPr>
            <w:r w:rsidRPr="006F33AA">
              <w:rPr>
                <w:rFonts w:ascii="Times New Roman" w:hAnsi="Times New Roman"/>
                <w:sz w:val="20"/>
                <w:rPrChange w:id="6572" w:author="2" w:date="2021-08-31T10:55:00Z">
                  <w:rPr>
                    <w:rFonts w:ascii="Times New Roman" w:hAnsi="Times New Roman" w:cs="Times New Roman"/>
                    <w:sz w:val="24"/>
                    <w:szCs w:val="24"/>
                  </w:rPr>
                </w:rPrChange>
              </w:rPr>
              <w:t>60с</w:t>
            </w:r>
          </w:p>
          <w:p w14:paraId="23734BA1" w14:textId="77777777" w:rsidR="00FC7A68" w:rsidRPr="006F33AA" w:rsidRDefault="00FC7A68" w:rsidP="00FC7A68">
            <w:pPr>
              <w:pStyle w:val="a4"/>
              <w:numPr>
                <w:ilvl w:val="0"/>
                <w:numId w:val="78"/>
              </w:numPr>
              <w:spacing w:after="120" w:line="240" w:lineRule="auto"/>
              <w:rPr>
                <w:rFonts w:ascii="Times New Roman" w:hAnsi="Times New Roman"/>
                <w:sz w:val="20"/>
                <w:rPrChange w:id="6573" w:author="2" w:date="2021-08-31T10:55:00Z">
                  <w:rPr>
                    <w:rFonts w:ascii="Times New Roman" w:hAnsi="Times New Roman" w:cs="Times New Roman"/>
                    <w:sz w:val="24"/>
                    <w:szCs w:val="24"/>
                  </w:rPr>
                </w:rPrChange>
              </w:rPr>
            </w:pPr>
            <w:r w:rsidRPr="006F33AA">
              <w:rPr>
                <w:rFonts w:ascii="Times New Roman" w:hAnsi="Times New Roman"/>
                <w:sz w:val="20"/>
                <w:rPrChange w:id="6574" w:author="2" w:date="2021-08-31T10:55:00Z">
                  <w:rPr>
                    <w:rFonts w:ascii="Times New Roman" w:hAnsi="Times New Roman" w:cs="Times New Roman"/>
                    <w:sz w:val="24"/>
                    <w:szCs w:val="24"/>
                  </w:rPr>
                </w:rPrChange>
              </w:rPr>
              <w:t>20с</w:t>
            </w:r>
          </w:p>
          <w:p w14:paraId="79ACF040" w14:textId="77777777" w:rsidR="00FC7A68" w:rsidRPr="006F33AA" w:rsidRDefault="00FC7A68" w:rsidP="00FC7A68">
            <w:pPr>
              <w:pStyle w:val="a4"/>
              <w:numPr>
                <w:ilvl w:val="0"/>
                <w:numId w:val="78"/>
              </w:numPr>
              <w:spacing w:after="120" w:line="240" w:lineRule="auto"/>
              <w:rPr>
                <w:rFonts w:ascii="Times New Roman" w:hAnsi="Times New Roman"/>
                <w:sz w:val="20"/>
                <w:rPrChange w:id="6575" w:author="2" w:date="2021-08-31T10:55:00Z">
                  <w:rPr>
                    <w:rFonts w:ascii="Times New Roman" w:hAnsi="Times New Roman" w:cs="Times New Roman"/>
                    <w:sz w:val="24"/>
                    <w:szCs w:val="24"/>
                  </w:rPr>
                </w:rPrChange>
              </w:rPr>
            </w:pPr>
            <w:r w:rsidRPr="006F33AA">
              <w:rPr>
                <w:rFonts w:ascii="Times New Roman" w:hAnsi="Times New Roman"/>
                <w:sz w:val="20"/>
                <w:rPrChange w:id="6576" w:author="2" w:date="2021-08-31T10:55:00Z">
                  <w:rPr>
                    <w:rFonts w:ascii="Times New Roman" w:hAnsi="Times New Roman" w:cs="Times New Roman"/>
                    <w:sz w:val="24"/>
                    <w:szCs w:val="24"/>
                  </w:rPr>
                </w:rPrChange>
              </w:rPr>
              <w:t>40с</w:t>
            </w:r>
          </w:p>
          <w:p w14:paraId="144BB61A" w14:textId="1CAF224C" w:rsidR="00FC7A68" w:rsidRPr="006F33AA" w:rsidRDefault="00FC7A68" w:rsidP="00FC7A68">
            <w:pPr>
              <w:pStyle w:val="a4"/>
              <w:numPr>
                <w:ilvl w:val="0"/>
                <w:numId w:val="78"/>
              </w:numPr>
              <w:spacing w:after="120" w:line="240" w:lineRule="auto"/>
              <w:rPr>
                <w:rFonts w:ascii="Times New Roman" w:hAnsi="Times New Roman"/>
                <w:sz w:val="20"/>
                <w:rPrChange w:id="6577" w:author="2" w:date="2021-08-31T10:55:00Z">
                  <w:rPr>
                    <w:rFonts w:ascii="Times New Roman" w:hAnsi="Times New Roman" w:cs="Times New Roman"/>
                    <w:sz w:val="24"/>
                    <w:szCs w:val="24"/>
                  </w:rPr>
                </w:rPrChange>
              </w:rPr>
            </w:pPr>
            <w:r w:rsidRPr="006F33AA">
              <w:rPr>
                <w:rFonts w:ascii="Times New Roman" w:hAnsi="Times New Roman"/>
                <w:sz w:val="20"/>
                <w:rPrChange w:id="6578" w:author="2" w:date="2021-08-31T10:55:00Z">
                  <w:rPr>
                    <w:rFonts w:ascii="Times New Roman" w:hAnsi="Times New Roman" w:cs="Times New Roman"/>
                    <w:sz w:val="24"/>
                    <w:szCs w:val="24"/>
                  </w:rPr>
                </w:rPrChange>
              </w:rPr>
              <w:t>90с</w:t>
            </w:r>
          </w:p>
        </w:tc>
        <w:tc>
          <w:tcPr>
            <w:tcW w:w="567" w:type="dxa"/>
            <w:gridSpan w:val="2"/>
            <w:tcPrChange w:id="6579" w:author="2" w:date="2021-08-31T10:55:00Z">
              <w:tcPr>
                <w:tcW w:w="547" w:type="dxa"/>
              </w:tcPr>
            </w:tcPrChange>
          </w:tcPr>
          <w:p w14:paraId="1F55D5EB" w14:textId="70066BE0" w:rsidR="00FC7A68" w:rsidRPr="004B35C4" w:rsidRDefault="00FC7A68" w:rsidP="00FC7A68">
            <w:pPr>
              <w:pStyle w:val="a4"/>
              <w:numPr>
                <w:ilvl w:val="0"/>
                <w:numId w:val="78"/>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2</w:t>
            </w:r>
          </w:p>
        </w:tc>
      </w:tr>
      <w:tr w:rsidR="00FC7A68" w:rsidRPr="007D3742" w14:paraId="028308B0" w14:textId="3AFC53F1" w:rsidTr="00911EF6">
        <w:tc>
          <w:tcPr>
            <w:tcW w:w="846" w:type="dxa"/>
            <w:tcPrChange w:id="6580" w:author="2" w:date="2021-08-31T10:55:00Z">
              <w:tcPr>
                <w:tcW w:w="846" w:type="dxa"/>
              </w:tcPr>
            </w:tcPrChange>
          </w:tcPr>
          <w:p w14:paraId="286745F9" w14:textId="77777777" w:rsidR="00FC7A68" w:rsidRPr="007D3742" w:rsidRDefault="00FC7A68" w:rsidP="00FC7A68">
            <w:pPr>
              <w:spacing w:after="120"/>
              <w:rPr>
                <w:rFonts w:ascii="Times New Roman" w:hAnsi="Times New Roman" w:cs="Times New Roman"/>
                <w:sz w:val="24"/>
                <w:szCs w:val="24"/>
              </w:rPr>
            </w:pPr>
          </w:p>
        </w:tc>
        <w:tc>
          <w:tcPr>
            <w:tcW w:w="1843" w:type="dxa"/>
            <w:tcPrChange w:id="6581" w:author="2" w:date="2021-08-31T10:55:00Z">
              <w:tcPr>
                <w:tcW w:w="1843" w:type="dxa"/>
              </w:tcPr>
            </w:tcPrChange>
          </w:tcPr>
          <w:p w14:paraId="1CF41768" w14:textId="77777777" w:rsidR="00FC7A68" w:rsidRPr="007D3742" w:rsidRDefault="00FC7A68" w:rsidP="00FC7A68">
            <w:pPr>
              <w:spacing w:after="120"/>
              <w:rPr>
                <w:rFonts w:ascii="Times New Roman" w:hAnsi="Times New Roman" w:cs="Times New Roman"/>
                <w:sz w:val="24"/>
                <w:szCs w:val="24"/>
              </w:rPr>
            </w:pPr>
          </w:p>
        </w:tc>
        <w:tc>
          <w:tcPr>
            <w:tcW w:w="425" w:type="dxa"/>
            <w:tcPrChange w:id="6582" w:author="2" w:date="2021-08-31T10:55:00Z">
              <w:tcPr>
                <w:tcW w:w="425" w:type="dxa"/>
              </w:tcPr>
            </w:tcPrChange>
          </w:tcPr>
          <w:p w14:paraId="5B32C23A" w14:textId="77777777" w:rsidR="00FC7A68" w:rsidRPr="007D3742" w:rsidRDefault="00FC7A68" w:rsidP="00FC7A68">
            <w:pPr>
              <w:spacing w:after="120"/>
              <w:rPr>
                <w:rFonts w:ascii="Times New Roman" w:hAnsi="Times New Roman" w:cs="Times New Roman"/>
                <w:sz w:val="24"/>
                <w:szCs w:val="24"/>
              </w:rPr>
            </w:pPr>
          </w:p>
        </w:tc>
        <w:tc>
          <w:tcPr>
            <w:tcW w:w="392" w:type="dxa"/>
            <w:tcPrChange w:id="6583" w:author="2" w:date="2021-08-31T10:55:00Z">
              <w:tcPr>
                <w:tcW w:w="392" w:type="dxa"/>
              </w:tcPr>
            </w:tcPrChange>
          </w:tcPr>
          <w:p w14:paraId="455215EB" w14:textId="77777777" w:rsidR="00FC7A68" w:rsidRPr="007D3742" w:rsidRDefault="00FC7A68" w:rsidP="00FC7A68">
            <w:pPr>
              <w:spacing w:after="120"/>
              <w:rPr>
                <w:rFonts w:ascii="Times New Roman" w:hAnsi="Times New Roman" w:cs="Times New Roman"/>
                <w:sz w:val="24"/>
                <w:szCs w:val="24"/>
              </w:rPr>
            </w:pPr>
          </w:p>
        </w:tc>
        <w:tc>
          <w:tcPr>
            <w:tcW w:w="553" w:type="dxa"/>
            <w:tcPrChange w:id="6584" w:author="2" w:date="2021-08-31T10:55:00Z">
              <w:tcPr>
                <w:tcW w:w="553" w:type="dxa"/>
              </w:tcPr>
            </w:tcPrChange>
          </w:tcPr>
          <w:p w14:paraId="791FB2F5" w14:textId="7F1976B5"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6585" w:author="2" w:date="2021-08-31T10:55:00Z">
              <w:tcPr>
                <w:tcW w:w="6001" w:type="dxa"/>
              </w:tcPr>
            </w:tcPrChange>
          </w:tcPr>
          <w:p w14:paraId="38057F6C" w14:textId="77777777" w:rsidR="00FC7A68" w:rsidRDefault="00FC7A68" w:rsidP="00FC7A68">
            <w:pPr>
              <w:spacing w:after="120"/>
              <w:rPr>
                <w:rFonts w:ascii="CentSchbook Win95BT" w:hAnsi="CentSchbook Win95BT"/>
                <w:color w:val="000000"/>
              </w:rPr>
            </w:pPr>
            <w:r>
              <w:rPr>
                <w:rFonts w:ascii="CentSchbook Win95BT" w:hAnsi="CentSchbook Win95BT"/>
                <w:color w:val="000000"/>
              </w:rPr>
              <w:t>На рисунке показан график изменения массы находящегося в пробирке радиоактивного изотопа с течением времени. Определите период полураспада этого изотопа.</w:t>
            </w:r>
          </w:p>
          <w:p w14:paraId="502151FF" w14:textId="0F4DAEDB"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3239B5CA" wp14:editId="6A6C9A5C">
                  <wp:extent cx="1667038" cy="1459523"/>
                  <wp:effectExtent l="0" t="0" r="0" b="762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Рисунок 163"/>
                          <pic:cNvPicPr/>
                        </pic:nvPicPr>
                        <pic:blipFill>
                          <a:blip r:embed="rId155">
                            <a:extLst>
                              <a:ext uri="{28A0092B-C50C-407E-A947-70E740481C1C}">
                                <a14:useLocalDpi xmlns:a14="http://schemas.microsoft.com/office/drawing/2010/main" val="0"/>
                              </a:ext>
                            </a:extLst>
                          </a:blip>
                          <a:stretch>
                            <a:fillRect/>
                          </a:stretch>
                        </pic:blipFill>
                        <pic:spPr>
                          <a:xfrm>
                            <a:off x="0" y="0"/>
                            <a:ext cx="1672339" cy="1464164"/>
                          </a:xfrm>
                          <a:prstGeom prst="rect">
                            <a:avLst/>
                          </a:prstGeom>
                        </pic:spPr>
                      </pic:pic>
                    </a:graphicData>
                  </a:graphic>
                </wp:inline>
              </w:drawing>
            </w:r>
          </w:p>
        </w:tc>
        <w:tc>
          <w:tcPr>
            <w:tcW w:w="4961" w:type="dxa"/>
            <w:gridSpan w:val="2"/>
            <w:tcPrChange w:id="6586" w:author="2" w:date="2021-08-31T10:55:00Z">
              <w:tcPr>
                <w:tcW w:w="4839" w:type="dxa"/>
              </w:tcPr>
            </w:tcPrChange>
          </w:tcPr>
          <w:p w14:paraId="672F64E2" w14:textId="77777777" w:rsidR="00FC7A68" w:rsidRPr="006F33AA" w:rsidRDefault="00FC7A68" w:rsidP="00FC7A68">
            <w:pPr>
              <w:pStyle w:val="a4"/>
              <w:numPr>
                <w:ilvl w:val="0"/>
                <w:numId w:val="79"/>
              </w:numPr>
              <w:spacing w:after="120" w:line="240" w:lineRule="auto"/>
              <w:rPr>
                <w:rFonts w:ascii="Times New Roman" w:hAnsi="Times New Roman"/>
                <w:sz w:val="20"/>
                <w:rPrChange w:id="6587" w:author="2" w:date="2021-08-31T10:55:00Z">
                  <w:rPr>
                    <w:rFonts w:ascii="Times New Roman" w:hAnsi="Times New Roman" w:cs="Times New Roman"/>
                    <w:sz w:val="24"/>
                    <w:szCs w:val="24"/>
                  </w:rPr>
                </w:rPrChange>
              </w:rPr>
            </w:pPr>
            <w:r w:rsidRPr="006F33AA">
              <w:rPr>
                <w:rFonts w:ascii="Times New Roman" w:hAnsi="Times New Roman"/>
                <w:sz w:val="20"/>
                <w:rPrChange w:id="6588" w:author="2" w:date="2021-08-31T10:55:00Z">
                  <w:rPr>
                    <w:rFonts w:ascii="Times New Roman" w:hAnsi="Times New Roman" w:cs="Times New Roman"/>
                    <w:sz w:val="24"/>
                    <w:szCs w:val="24"/>
                  </w:rPr>
                </w:rPrChange>
              </w:rPr>
              <w:lastRenderedPageBreak/>
              <w:t>3мес</w:t>
            </w:r>
          </w:p>
          <w:p w14:paraId="322C7069" w14:textId="77777777" w:rsidR="00FC7A68" w:rsidRPr="006F33AA" w:rsidRDefault="00FC7A68" w:rsidP="00FC7A68">
            <w:pPr>
              <w:pStyle w:val="a4"/>
              <w:numPr>
                <w:ilvl w:val="0"/>
                <w:numId w:val="79"/>
              </w:numPr>
              <w:spacing w:after="120" w:line="240" w:lineRule="auto"/>
              <w:rPr>
                <w:rFonts w:ascii="Times New Roman" w:hAnsi="Times New Roman"/>
                <w:sz w:val="20"/>
                <w:rPrChange w:id="6589" w:author="2" w:date="2021-08-31T10:55:00Z">
                  <w:rPr>
                    <w:rFonts w:ascii="Times New Roman" w:hAnsi="Times New Roman" w:cs="Times New Roman"/>
                    <w:sz w:val="24"/>
                    <w:szCs w:val="24"/>
                  </w:rPr>
                </w:rPrChange>
              </w:rPr>
            </w:pPr>
            <w:r w:rsidRPr="006F33AA">
              <w:rPr>
                <w:rFonts w:ascii="Times New Roman" w:hAnsi="Times New Roman"/>
                <w:sz w:val="20"/>
                <w:rPrChange w:id="6590" w:author="2" w:date="2021-08-31T10:55:00Z">
                  <w:rPr>
                    <w:rFonts w:ascii="Times New Roman" w:hAnsi="Times New Roman" w:cs="Times New Roman"/>
                    <w:sz w:val="24"/>
                    <w:szCs w:val="24"/>
                  </w:rPr>
                </w:rPrChange>
              </w:rPr>
              <w:t>1,5мес</w:t>
            </w:r>
          </w:p>
          <w:p w14:paraId="418351E2" w14:textId="77777777" w:rsidR="00FC7A68" w:rsidRPr="006F33AA" w:rsidRDefault="00FC7A68" w:rsidP="00FC7A68">
            <w:pPr>
              <w:pStyle w:val="a4"/>
              <w:numPr>
                <w:ilvl w:val="0"/>
                <w:numId w:val="79"/>
              </w:numPr>
              <w:spacing w:after="120" w:line="240" w:lineRule="auto"/>
              <w:rPr>
                <w:rFonts w:ascii="Times New Roman" w:hAnsi="Times New Roman"/>
                <w:sz w:val="20"/>
                <w:rPrChange w:id="6591" w:author="2" w:date="2021-08-31T10:55:00Z">
                  <w:rPr>
                    <w:rFonts w:ascii="Times New Roman" w:hAnsi="Times New Roman" w:cs="Times New Roman"/>
                    <w:sz w:val="24"/>
                    <w:szCs w:val="24"/>
                  </w:rPr>
                </w:rPrChange>
              </w:rPr>
            </w:pPr>
            <w:r w:rsidRPr="006F33AA">
              <w:rPr>
                <w:rFonts w:ascii="Times New Roman" w:hAnsi="Times New Roman"/>
                <w:sz w:val="20"/>
                <w:rPrChange w:id="6592" w:author="2" w:date="2021-08-31T10:55:00Z">
                  <w:rPr>
                    <w:rFonts w:ascii="Times New Roman" w:hAnsi="Times New Roman" w:cs="Times New Roman"/>
                    <w:sz w:val="24"/>
                    <w:szCs w:val="24"/>
                  </w:rPr>
                </w:rPrChange>
              </w:rPr>
              <w:t>1мес</w:t>
            </w:r>
          </w:p>
          <w:p w14:paraId="29537A2E" w14:textId="36C53D10" w:rsidR="00FC7A68" w:rsidRPr="006F33AA" w:rsidRDefault="00FC7A68" w:rsidP="00FC7A68">
            <w:pPr>
              <w:pStyle w:val="a4"/>
              <w:numPr>
                <w:ilvl w:val="0"/>
                <w:numId w:val="79"/>
              </w:numPr>
              <w:spacing w:after="120" w:line="240" w:lineRule="auto"/>
              <w:rPr>
                <w:rFonts w:ascii="Times New Roman" w:hAnsi="Times New Roman"/>
                <w:sz w:val="20"/>
                <w:rPrChange w:id="6593" w:author="2" w:date="2021-08-31T10:55:00Z">
                  <w:rPr>
                    <w:rFonts w:ascii="Times New Roman" w:hAnsi="Times New Roman" w:cs="Times New Roman"/>
                    <w:sz w:val="24"/>
                    <w:szCs w:val="24"/>
                  </w:rPr>
                </w:rPrChange>
              </w:rPr>
            </w:pPr>
            <w:r w:rsidRPr="006F33AA">
              <w:rPr>
                <w:rFonts w:ascii="Times New Roman" w:hAnsi="Times New Roman"/>
                <w:sz w:val="20"/>
                <w:rPrChange w:id="6594" w:author="2" w:date="2021-08-31T10:55:00Z">
                  <w:rPr>
                    <w:rFonts w:ascii="Times New Roman" w:hAnsi="Times New Roman" w:cs="Times New Roman"/>
                    <w:sz w:val="24"/>
                    <w:szCs w:val="24"/>
                  </w:rPr>
                </w:rPrChange>
              </w:rPr>
              <w:t>5мес</w:t>
            </w:r>
          </w:p>
        </w:tc>
        <w:tc>
          <w:tcPr>
            <w:tcW w:w="567" w:type="dxa"/>
            <w:gridSpan w:val="2"/>
            <w:tcPrChange w:id="6595" w:author="2" w:date="2021-08-31T10:55:00Z">
              <w:tcPr>
                <w:tcW w:w="547" w:type="dxa"/>
              </w:tcPr>
            </w:tcPrChange>
          </w:tcPr>
          <w:p w14:paraId="7D2D0789" w14:textId="41656676" w:rsidR="00FC7A68" w:rsidRPr="004B35C4" w:rsidRDefault="00FC7A68" w:rsidP="00FC7A68">
            <w:pPr>
              <w:pStyle w:val="a4"/>
              <w:numPr>
                <w:ilvl w:val="0"/>
                <w:numId w:val="79"/>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3</w:t>
            </w:r>
          </w:p>
        </w:tc>
      </w:tr>
      <w:tr w:rsidR="00FC7A68" w:rsidRPr="007D3742" w14:paraId="64178DA5" w14:textId="4386FB72" w:rsidTr="00911EF6">
        <w:tc>
          <w:tcPr>
            <w:tcW w:w="846" w:type="dxa"/>
            <w:tcPrChange w:id="6596" w:author="2" w:date="2021-08-31T10:55:00Z">
              <w:tcPr>
                <w:tcW w:w="846" w:type="dxa"/>
              </w:tcPr>
            </w:tcPrChange>
          </w:tcPr>
          <w:p w14:paraId="10061AC1" w14:textId="77777777" w:rsidR="00FC7A68" w:rsidRPr="007D3742" w:rsidRDefault="00FC7A68" w:rsidP="00FC7A68">
            <w:pPr>
              <w:spacing w:after="120"/>
              <w:rPr>
                <w:rFonts w:ascii="Times New Roman" w:hAnsi="Times New Roman" w:cs="Times New Roman"/>
                <w:sz w:val="24"/>
                <w:szCs w:val="24"/>
              </w:rPr>
            </w:pPr>
          </w:p>
        </w:tc>
        <w:tc>
          <w:tcPr>
            <w:tcW w:w="1843" w:type="dxa"/>
            <w:tcPrChange w:id="6597" w:author="2" w:date="2021-08-31T10:55:00Z">
              <w:tcPr>
                <w:tcW w:w="1843" w:type="dxa"/>
              </w:tcPr>
            </w:tcPrChange>
          </w:tcPr>
          <w:p w14:paraId="553D1FF9" w14:textId="77777777" w:rsidR="00FC7A68" w:rsidRPr="007D3742" w:rsidRDefault="00FC7A68" w:rsidP="00FC7A68">
            <w:pPr>
              <w:spacing w:after="120"/>
              <w:rPr>
                <w:rFonts w:ascii="Times New Roman" w:hAnsi="Times New Roman" w:cs="Times New Roman"/>
                <w:sz w:val="24"/>
                <w:szCs w:val="24"/>
              </w:rPr>
            </w:pPr>
          </w:p>
        </w:tc>
        <w:tc>
          <w:tcPr>
            <w:tcW w:w="425" w:type="dxa"/>
            <w:tcPrChange w:id="6598" w:author="2" w:date="2021-08-31T10:55:00Z">
              <w:tcPr>
                <w:tcW w:w="425" w:type="dxa"/>
              </w:tcPr>
            </w:tcPrChange>
          </w:tcPr>
          <w:p w14:paraId="250086B3" w14:textId="77777777" w:rsidR="00FC7A68" w:rsidRPr="007D3742" w:rsidRDefault="00FC7A68" w:rsidP="00FC7A68">
            <w:pPr>
              <w:spacing w:after="120"/>
              <w:rPr>
                <w:rFonts w:ascii="Times New Roman" w:hAnsi="Times New Roman" w:cs="Times New Roman"/>
                <w:sz w:val="24"/>
                <w:szCs w:val="24"/>
              </w:rPr>
            </w:pPr>
          </w:p>
        </w:tc>
        <w:tc>
          <w:tcPr>
            <w:tcW w:w="392" w:type="dxa"/>
            <w:tcPrChange w:id="6599" w:author="2" w:date="2021-08-31T10:55:00Z">
              <w:tcPr>
                <w:tcW w:w="392" w:type="dxa"/>
              </w:tcPr>
            </w:tcPrChange>
          </w:tcPr>
          <w:p w14:paraId="203C4271" w14:textId="77777777" w:rsidR="00FC7A68" w:rsidRPr="007D3742" w:rsidRDefault="00FC7A68" w:rsidP="00FC7A68">
            <w:pPr>
              <w:spacing w:after="120"/>
              <w:rPr>
                <w:rFonts w:ascii="Times New Roman" w:hAnsi="Times New Roman" w:cs="Times New Roman"/>
                <w:sz w:val="24"/>
                <w:szCs w:val="24"/>
              </w:rPr>
            </w:pPr>
          </w:p>
        </w:tc>
        <w:tc>
          <w:tcPr>
            <w:tcW w:w="553" w:type="dxa"/>
            <w:tcPrChange w:id="6600" w:author="2" w:date="2021-08-31T10:55:00Z">
              <w:tcPr>
                <w:tcW w:w="553" w:type="dxa"/>
              </w:tcPr>
            </w:tcPrChange>
          </w:tcPr>
          <w:p w14:paraId="42CDB27B" w14:textId="0EEC00A8"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6601" w:author="2" w:date="2021-08-31T10:55:00Z">
              <w:tcPr>
                <w:tcW w:w="6001" w:type="dxa"/>
              </w:tcPr>
            </w:tcPrChange>
          </w:tcPr>
          <w:p w14:paraId="0D0A3F53" w14:textId="77777777" w:rsidR="00FC7A68" w:rsidRPr="00ED68B1" w:rsidRDefault="00FC7A68" w:rsidP="00FC7A68">
            <w:pPr>
              <w:spacing w:after="120"/>
              <w:rPr>
                <w:rFonts w:ascii="Times New Roman" w:hAnsi="Times New Roman" w:cs="Times New Roman"/>
                <w:sz w:val="24"/>
                <w:szCs w:val="24"/>
              </w:rPr>
            </w:pPr>
            <w:r w:rsidRPr="00ED68B1">
              <w:rPr>
                <w:rFonts w:ascii="Times New Roman" w:hAnsi="Times New Roman" w:cs="Times New Roman"/>
                <w:sz w:val="24"/>
                <w:szCs w:val="24"/>
              </w:rPr>
              <w:t>На рисунке показан график изменения массы находящегося в пробирке радиоактивного изотопа с течением времени. Определите период полураспада этого изотопа.</w:t>
            </w:r>
          </w:p>
          <w:p w14:paraId="6844F2D2" w14:textId="4B816996"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3EBC8C5D" wp14:editId="1EBE766D">
                  <wp:extent cx="1565031" cy="835027"/>
                  <wp:effectExtent l="0" t="0" r="0" b="3175"/>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Рисунок 164"/>
                          <pic:cNvPicPr/>
                        </pic:nvPicPr>
                        <pic:blipFill>
                          <a:blip r:embed="rId156">
                            <a:extLst>
                              <a:ext uri="{28A0092B-C50C-407E-A947-70E740481C1C}">
                                <a14:useLocalDpi xmlns:a14="http://schemas.microsoft.com/office/drawing/2010/main" val="0"/>
                              </a:ext>
                            </a:extLst>
                          </a:blip>
                          <a:stretch>
                            <a:fillRect/>
                          </a:stretch>
                        </pic:blipFill>
                        <pic:spPr>
                          <a:xfrm>
                            <a:off x="0" y="0"/>
                            <a:ext cx="1577348" cy="841599"/>
                          </a:xfrm>
                          <a:prstGeom prst="rect">
                            <a:avLst/>
                          </a:prstGeom>
                        </pic:spPr>
                      </pic:pic>
                    </a:graphicData>
                  </a:graphic>
                </wp:inline>
              </w:drawing>
            </w:r>
          </w:p>
        </w:tc>
        <w:tc>
          <w:tcPr>
            <w:tcW w:w="4961" w:type="dxa"/>
            <w:gridSpan w:val="2"/>
            <w:tcPrChange w:id="6602" w:author="2" w:date="2021-08-31T10:55:00Z">
              <w:tcPr>
                <w:tcW w:w="4839" w:type="dxa"/>
              </w:tcPr>
            </w:tcPrChange>
          </w:tcPr>
          <w:p w14:paraId="511AE21B" w14:textId="77777777" w:rsidR="00FC7A68" w:rsidRPr="00112BAF" w:rsidRDefault="00FC7A68" w:rsidP="00FC7A68">
            <w:pPr>
              <w:pStyle w:val="a4"/>
              <w:numPr>
                <w:ilvl w:val="0"/>
                <w:numId w:val="80"/>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2ч</w:t>
            </w:r>
          </w:p>
          <w:p w14:paraId="661D0A35" w14:textId="77777777" w:rsidR="00FC7A68" w:rsidRPr="00112BAF" w:rsidRDefault="00FC7A68" w:rsidP="00FC7A68">
            <w:pPr>
              <w:pStyle w:val="a4"/>
              <w:numPr>
                <w:ilvl w:val="0"/>
                <w:numId w:val="80"/>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8ч</w:t>
            </w:r>
          </w:p>
          <w:p w14:paraId="73777694" w14:textId="77777777" w:rsidR="00FC7A68" w:rsidRPr="00112BAF" w:rsidRDefault="00FC7A68" w:rsidP="00FC7A68">
            <w:pPr>
              <w:pStyle w:val="a4"/>
              <w:numPr>
                <w:ilvl w:val="0"/>
                <w:numId w:val="80"/>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4ч</w:t>
            </w:r>
          </w:p>
          <w:p w14:paraId="38244FD6" w14:textId="625F985E" w:rsidR="00FC7A68" w:rsidRPr="00112BAF" w:rsidRDefault="00FC7A68" w:rsidP="00FC7A68">
            <w:pPr>
              <w:pStyle w:val="a4"/>
              <w:numPr>
                <w:ilvl w:val="0"/>
                <w:numId w:val="80"/>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14ч</w:t>
            </w:r>
          </w:p>
        </w:tc>
        <w:tc>
          <w:tcPr>
            <w:tcW w:w="567" w:type="dxa"/>
            <w:gridSpan w:val="2"/>
            <w:tcPrChange w:id="6603" w:author="2" w:date="2021-08-31T10:55:00Z">
              <w:tcPr>
                <w:tcW w:w="547" w:type="dxa"/>
              </w:tcPr>
            </w:tcPrChange>
          </w:tcPr>
          <w:p w14:paraId="2C6914D0" w14:textId="6A18A0E5" w:rsidR="00FC7A68" w:rsidRPr="004B35C4" w:rsidRDefault="00FC7A68" w:rsidP="00FC7A68">
            <w:pPr>
              <w:pStyle w:val="a4"/>
              <w:numPr>
                <w:ilvl w:val="0"/>
                <w:numId w:val="80"/>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3</w:t>
            </w:r>
          </w:p>
        </w:tc>
      </w:tr>
      <w:tr w:rsidR="00FC7A68" w:rsidRPr="007D3742" w14:paraId="38C12FAD" w14:textId="56504594" w:rsidTr="00911EF6">
        <w:tc>
          <w:tcPr>
            <w:tcW w:w="846" w:type="dxa"/>
            <w:tcPrChange w:id="6604" w:author="2" w:date="2021-08-31T10:55:00Z">
              <w:tcPr>
                <w:tcW w:w="846" w:type="dxa"/>
              </w:tcPr>
            </w:tcPrChange>
          </w:tcPr>
          <w:p w14:paraId="41E3B3BB" w14:textId="77777777" w:rsidR="00FC7A68" w:rsidRPr="007D3742" w:rsidRDefault="00FC7A68" w:rsidP="00FC7A68">
            <w:pPr>
              <w:spacing w:after="120"/>
              <w:rPr>
                <w:rFonts w:ascii="Times New Roman" w:hAnsi="Times New Roman" w:cs="Times New Roman"/>
                <w:sz w:val="24"/>
                <w:szCs w:val="24"/>
              </w:rPr>
            </w:pPr>
          </w:p>
        </w:tc>
        <w:tc>
          <w:tcPr>
            <w:tcW w:w="1843" w:type="dxa"/>
            <w:tcPrChange w:id="6605" w:author="2" w:date="2021-08-31T10:55:00Z">
              <w:tcPr>
                <w:tcW w:w="1843" w:type="dxa"/>
              </w:tcPr>
            </w:tcPrChange>
          </w:tcPr>
          <w:p w14:paraId="5772F070" w14:textId="77777777" w:rsidR="00FC7A68" w:rsidRPr="007D3742" w:rsidRDefault="00FC7A68" w:rsidP="00FC7A68">
            <w:pPr>
              <w:spacing w:after="120"/>
              <w:rPr>
                <w:rFonts w:ascii="Times New Roman" w:hAnsi="Times New Roman" w:cs="Times New Roman"/>
                <w:sz w:val="24"/>
                <w:szCs w:val="24"/>
              </w:rPr>
            </w:pPr>
          </w:p>
        </w:tc>
        <w:tc>
          <w:tcPr>
            <w:tcW w:w="425" w:type="dxa"/>
            <w:tcPrChange w:id="6606" w:author="2" w:date="2021-08-31T10:55:00Z">
              <w:tcPr>
                <w:tcW w:w="425" w:type="dxa"/>
              </w:tcPr>
            </w:tcPrChange>
          </w:tcPr>
          <w:p w14:paraId="6F7EDAEA" w14:textId="77777777" w:rsidR="00FC7A68" w:rsidRPr="007D3742" w:rsidRDefault="00FC7A68" w:rsidP="00FC7A68">
            <w:pPr>
              <w:spacing w:after="120"/>
              <w:rPr>
                <w:rFonts w:ascii="Times New Roman" w:hAnsi="Times New Roman" w:cs="Times New Roman"/>
                <w:sz w:val="24"/>
                <w:szCs w:val="24"/>
              </w:rPr>
            </w:pPr>
          </w:p>
        </w:tc>
        <w:tc>
          <w:tcPr>
            <w:tcW w:w="392" w:type="dxa"/>
            <w:tcPrChange w:id="6607" w:author="2" w:date="2021-08-31T10:55:00Z">
              <w:tcPr>
                <w:tcW w:w="392" w:type="dxa"/>
              </w:tcPr>
            </w:tcPrChange>
          </w:tcPr>
          <w:p w14:paraId="70A1483A" w14:textId="77777777" w:rsidR="00FC7A68" w:rsidRPr="007D3742" w:rsidRDefault="00FC7A68" w:rsidP="00FC7A68">
            <w:pPr>
              <w:spacing w:after="120"/>
              <w:rPr>
                <w:rFonts w:ascii="Times New Roman" w:hAnsi="Times New Roman" w:cs="Times New Roman"/>
                <w:sz w:val="24"/>
                <w:szCs w:val="24"/>
              </w:rPr>
            </w:pPr>
          </w:p>
        </w:tc>
        <w:tc>
          <w:tcPr>
            <w:tcW w:w="553" w:type="dxa"/>
            <w:tcPrChange w:id="6608" w:author="2" w:date="2021-08-31T10:55:00Z">
              <w:tcPr>
                <w:tcW w:w="553" w:type="dxa"/>
              </w:tcPr>
            </w:tcPrChange>
          </w:tcPr>
          <w:p w14:paraId="765CD7C5" w14:textId="0EE1ED19"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6609" w:author="2" w:date="2021-08-31T10:55:00Z">
              <w:tcPr>
                <w:tcW w:w="6001" w:type="dxa"/>
              </w:tcPr>
            </w:tcPrChange>
          </w:tcPr>
          <w:p w14:paraId="3BB94B48" w14:textId="5F0EB2D2" w:rsidR="00FC7A68" w:rsidRDefault="00FC7A68" w:rsidP="00FC7A68">
            <w:pPr>
              <w:spacing w:after="120"/>
            </w:pPr>
            <w:r>
              <w:object w:dxaOrig="3348" w:dyaOrig="2796" w14:anchorId="3C949C45">
                <v:shape id="_x0000_i1027" type="#_x0000_t75" style="width:125.2pt;height:104.55pt" o:ole="">
                  <v:imagedata r:id="rId157" o:title=""/>
                </v:shape>
                <o:OLEObject Type="Embed" ProgID="PBrush" ShapeID="_x0000_i1027" DrawAspect="Content" ObjectID="_1691913045" r:id="rId158"/>
              </w:object>
            </w:r>
          </w:p>
          <w:p w14:paraId="7D2D9F48" w14:textId="77777777" w:rsidR="00FC7A68" w:rsidRPr="00ED68B1" w:rsidRDefault="00FC7A68" w:rsidP="00FC7A68">
            <w:pPr>
              <w:spacing w:after="120"/>
              <w:rPr>
                <w:rFonts w:ascii="Times New Roman" w:hAnsi="Times New Roman" w:cs="Times New Roman"/>
                <w:sz w:val="24"/>
                <w:szCs w:val="24"/>
              </w:rPr>
            </w:pPr>
            <w:r w:rsidRPr="00ED68B1">
              <w:rPr>
                <w:rFonts w:ascii="Times New Roman" w:hAnsi="Times New Roman" w:cs="Times New Roman"/>
                <w:sz w:val="24"/>
                <w:szCs w:val="24"/>
              </w:rPr>
              <w:t>На рисунке показан график изменения массы находящегося в пробирке радиоактивного изотопа с течением времени. Определите период полураспада этого изотопа.</w:t>
            </w:r>
          </w:p>
          <w:p w14:paraId="51EF0D83" w14:textId="77777777" w:rsidR="00FC7A68" w:rsidRDefault="00FC7A68" w:rsidP="00FC7A68">
            <w:pPr>
              <w:spacing w:after="120"/>
            </w:pPr>
          </w:p>
          <w:p w14:paraId="62CEA6C3" w14:textId="040B2C90" w:rsidR="00FC7A68" w:rsidRPr="007D3742" w:rsidRDefault="00FC7A68" w:rsidP="00FC7A68">
            <w:pPr>
              <w:spacing w:after="120"/>
              <w:rPr>
                <w:rFonts w:ascii="Times New Roman" w:hAnsi="Times New Roman" w:cs="Times New Roman"/>
                <w:sz w:val="24"/>
                <w:szCs w:val="24"/>
              </w:rPr>
            </w:pPr>
          </w:p>
        </w:tc>
        <w:tc>
          <w:tcPr>
            <w:tcW w:w="4961" w:type="dxa"/>
            <w:gridSpan w:val="2"/>
            <w:tcPrChange w:id="6610" w:author="2" w:date="2021-08-31T10:55:00Z">
              <w:tcPr>
                <w:tcW w:w="4839" w:type="dxa"/>
              </w:tcPr>
            </w:tcPrChange>
          </w:tcPr>
          <w:p w14:paraId="14E16A99" w14:textId="7F25F1D8" w:rsidR="00FC7A68" w:rsidRPr="00112BAF" w:rsidRDefault="00FC7A68" w:rsidP="00FC7A68">
            <w:pPr>
              <w:pStyle w:val="a4"/>
              <w:numPr>
                <w:ilvl w:val="0"/>
                <w:numId w:val="85"/>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3месяца</w:t>
            </w:r>
          </w:p>
          <w:p w14:paraId="3DBCCAE6" w14:textId="499615BA" w:rsidR="00FC7A68" w:rsidRPr="00112BAF" w:rsidRDefault="00FC7A68" w:rsidP="00FC7A68">
            <w:pPr>
              <w:pStyle w:val="a4"/>
              <w:numPr>
                <w:ilvl w:val="0"/>
                <w:numId w:val="85"/>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6месяцев</w:t>
            </w:r>
          </w:p>
          <w:p w14:paraId="2383488C" w14:textId="4C593798" w:rsidR="00FC7A68" w:rsidRPr="00112BAF" w:rsidRDefault="00FC7A68" w:rsidP="00FC7A68">
            <w:pPr>
              <w:pStyle w:val="a4"/>
              <w:numPr>
                <w:ilvl w:val="0"/>
                <w:numId w:val="85"/>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1,5месяца</w:t>
            </w:r>
          </w:p>
          <w:p w14:paraId="2CE06CF8" w14:textId="136526BE" w:rsidR="00FC7A68" w:rsidRPr="00112BAF" w:rsidRDefault="00FC7A68" w:rsidP="00FC7A68">
            <w:pPr>
              <w:pStyle w:val="a4"/>
              <w:numPr>
                <w:ilvl w:val="0"/>
                <w:numId w:val="85"/>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15месяцев</w:t>
            </w:r>
          </w:p>
        </w:tc>
        <w:tc>
          <w:tcPr>
            <w:tcW w:w="567" w:type="dxa"/>
            <w:gridSpan w:val="2"/>
            <w:tcPrChange w:id="6611" w:author="2" w:date="2021-08-31T10:55:00Z">
              <w:tcPr>
                <w:tcW w:w="547" w:type="dxa"/>
              </w:tcPr>
            </w:tcPrChange>
          </w:tcPr>
          <w:p w14:paraId="608A2CAF" w14:textId="4DE15DD6" w:rsidR="00FC7A68" w:rsidRPr="004B35C4" w:rsidRDefault="00FC7A68" w:rsidP="00FC7A68">
            <w:pPr>
              <w:pStyle w:val="a4"/>
              <w:numPr>
                <w:ilvl w:val="0"/>
                <w:numId w:val="85"/>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1</w:t>
            </w:r>
          </w:p>
        </w:tc>
      </w:tr>
      <w:tr w:rsidR="00FC7A68" w:rsidRPr="007D3742" w14:paraId="43462195" w14:textId="2FE12153" w:rsidTr="00911EF6">
        <w:tc>
          <w:tcPr>
            <w:tcW w:w="846" w:type="dxa"/>
            <w:tcPrChange w:id="6612" w:author="2" w:date="2021-08-31T10:55:00Z">
              <w:tcPr>
                <w:tcW w:w="846" w:type="dxa"/>
              </w:tcPr>
            </w:tcPrChange>
          </w:tcPr>
          <w:p w14:paraId="150B82E8" w14:textId="77777777" w:rsidR="00FC7A68" w:rsidRPr="007D3742" w:rsidRDefault="00FC7A68" w:rsidP="00FC7A68">
            <w:pPr>
              <w:spacing w:after="120"/>
              <w:rPr>
                <w:rFonts w:ascii="Times New Roman" w:hAnsi="Times New Roman" w:cs="Times New Roman"/>
                <w:sz w:val="24"/>
                <w:szCs w:val="24"/>
              </w:rPr>
            </w:pPr>
          </w:p>
        </w:tc>
        <w:tc>
          <w:tcPr>
            <w:tcW w:w="1843" w:type="dxa"/>
            <w:tcPrChange w:id="6613" w:author="2" w:date="2021-08-31T10:55:00Z">
              <w:tcPr>
                <w:tcW w:w="1843" w:type="dxa"/>
              </w:tcPr>
            </w:tcPrChange>
          </w:tcPr>
          <w:p w14:paraId="75A9C443" w14:textId="77777777" w:rsidR="00FC7A68" w:rsidRPr="007D3742" w:rsidRDefault="00FC7A68" w:rsidP="00FC7A68">
            <w:pPr>
              <w:spacing w:after="120"/>
              <w:rPr>
                <w:rFonts w:ascii="Times New Roman" w:hAnsi="Times New Roman" w:cs="Times New Roman"/>
                <w:sz w:val="24"/>
                <w:szCs w:val="24"/>
              </w:rPr>
            </w:pPr>
          </w:p>
        </w:tc>
        <w:tc>
          <w:tcPr>
            <w:tcW w:w="425" w:type="dxa"/>
            <w:tcPrChange w:id="6614" w:author="2" w:date="2021-08-31T10:55:00Z">
              <w:tcPr>
                <w:tcW w:w="425" w:type="dxa"/>
              </w:tcPr>
            </w:tcPrChange>
          </w:tcPr>
          <w:p w14:paraId="0CDB3135" w14:textId="77777777" w:rsidR="00FC7A68" w:rsidRPr="007D3742" w:rsidRDefault="00FC7A68" w:rsidP="00FC7A68">
            <w:pPr>
              <w:spacing w:after="120"/>
              <w:rPr>
                <w:rFonts w:ascii="Times New Roman" w:hAnsi="Times New Roman" w:cs="Times New Roman"/>
                <w:sz w:val="24"/>
                <w:szCs w:val="24"/>
              </w:rPr>
            </w:pPr>
          </w:p>
        </w:tc>
        <w:tc>
          <w:tcPr>
            <w:tcW w:w="392" w:type="dxa"/>
            <w:tcPrChange w:id="6615" w:author="2" w:date="2021-08-31T10:55:00Z">
              <w:tcPr>
                <w:tcW w:w="392" w:type="dxa"/>
              </w:tcPr>
            </w:tcPrChange>
          </w:tcPr>
          <w:p w14:paraId="4FFB8343" w14:textId="77777777" w:rsidR="00FC7A68" w:rsidRPr="007D3742" w:rsidRDefault="00FC7A68" w:rsidP="00FC7A68">
            <w:pPr>
              <w:spacing w:after="120"/>
              <w:rPr>
                <w:rFonts w:ascii="Times New Roman" w:hAnsi="Times New Roman" w:cs="Times New Roman"/>
                <w:sz w:val="24"/>
                <w:szCs w:val="24"/>
              </w:rPr>
            </w:pPr>
          </w:p>
        </w:tc>
        <w:tc>
          <w:tcPr>
            <w:tcW w:w="553" w:type="dxa"/>
            <w:tcPrChange w:id="6616" w:author="2" w:date="2021-08-31T10:55:00Z">
              <w:tcPr>
                <w:tcW w:w="553" w:type="dxa"/>
              </w:tcPr>
            </w:tcPrChange>
          </w:tcPr>
          <w:p w14:paraId="7EE78657" w14:textId="0C51972D"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6617" w:author="2" w:date="2021-08-31T10:55:00Z">
              <w:tcPr>
                <w:tcW w:w="6001" w:type="dxa"/>
              </w:tcPr>
            </w:tcPrChange>
          </w:tcPr>
          <w:p w14:paraId="20542B2A" w14:textId="77777777" w:rsidR="00FC7A68" w:rsidRDefault="00FC7A68" w:rsidP="00FC7A68">
            <w:pPr>
              <w:spacing w:after="120"/>
            </w:pPr>
            <w:r>
              <w:object w:dxaOrig="5508" w:dyaOrig="3672" w14:anchorId="277113AD">
                <v:shape id="_x0000_i1028" type="#_x0000_t75" style="width:137.1pt;height:90.8pt" o:ole="">
                  <v:imagedata r:id="rId159" o:title=""/>
                </v:shape>
                <o:OLEObject Type="Embed" ProgID="PBrush" ShapeID="_x0000_i1028" DrawAspect="Content" ObjectID="_1691913046" r:id="rId160"/>
              </w:object>
            </w:r>
          </w:p>
          <w:p w14:paraId="5808BE7A" w14:textId="77777777" w:rsidR="00FC7A68" w:rsidRPr="00ED68B1" w:rsidRDefault="00FC7A68" w:rsidP="00FC7A68">
            <w:pPr>
              <w:spacing w:after="120"/>
              <w:rPr>
                <w:rFonts w:ascii="Times New Roman" w:hAnsi="Times New Roman" w:cs="Times New Roman"/>
                <w:sz w:val="24"/>
                <w:szCs w:val="24"/>
              </w:rPr>
            </w:pPr>
            <w:r w:rsidRPr="00ED68B1">
              <w:rPr>
                <w:rFonts w:ascii="Times New Roman" w:hAnsi="Times New Roman" w:cs="Times New Roman"/>
                <w:sz w:val="24"/>
                <w:szCs w:val="24"/>
              </w:rPr>
              <w:t>На рисунке показан график изменения массы находящегося в пробирке радиоактивного изотопа с течением времени. Определите период полураспада этого изотопа.</w:t>
            </w:r>
          </w:p>
          <w:p w14:paraId="1319B21E" w14:textId="2CFA7B2D" w:rsidR="00FC7A68" w:rsidRPr="007D3742" w:rsidRDefault="00FC7A68" w:rsidP="00FC7A68">
            <w:pPr>
              <w:spacing w:after="120"/>
              <w:rPr>
                <w:rFonts w:ascii="Times New Roman" w:hAnsi="Times New Roman" w:cs="Times New Roman"/>
                <w:sz w:val="24"/>
                <w:szCs w:val="24"/>
              </w:rPr>
            </w:pPr>
          </w:p>
        </w:tc>
        <w:tc>
          <w:tcPr>
            <w:tcW w:w="4961" w:type="dxa"/>
            <w:gridSpan w:val="2"/>
            <w:tcPrChange w:id="6618" w:author="2" w:date="2021-08-31T10:55:00Z">
              <w:tcPr>
                <w:tcW w:w="4839" w:type="dxa"/>
              </w:tcPr>
            </w:tcPrChange>
          </w:tcPr>
          <w:p w14:paraId="5BC2462B" w14:textId="77777777" w:rsidR="00FC7A68" w:rsidRPr="00112BAF" w:rsidRDefault="00FC7A68" w:rsidP="00FC7A68">
            <w:pPr>
              <w:pStyle w:val="a4"/>
              <w:numPr>
                <w:ilvl w:val="0"/>
                <w:numId w:val="86"/>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2мин</w:t>
            </w:r>
          </w:p>
          <w:p w14:paraId="626C7391" w14:textId="77777777" w:rsidR="00FC7A68" w:rsidRPr="00112BAF" w:rsidRDefault="00FC7A68" w:rsidP="00FC7A68">
            <w:pPr>
              <w:pStyle w:val="a4"/>
              <w:numPr>
                <w:ilvl w:val="0"/>
                <w:numId w:val="86"/>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10мин</w:t>
            </w:r>
          </w:p>
          <w:p w14:paraId="1829D4D1" w14:textId="77777777" w:rsidR="00FC7A68" w:rsidRPr="00112BAF" w:rsidRDefault="00FC7A68" w:rsidP="00FC7A68">
            <w:pPr>
              <w:pStyle w:val="a4"/>
              <w:numPr>
                <w:ilvl w:val="0"/>
                <w:numId w:val="86"/>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5мин</w:t>
            </w:r>
          </w:p>
          <w:p w14:paraId="5BD2DBC6" w14:textId="5DF3620D" w:rsidR="00FC7A68" w:rsidRPr="00112BAF" w:rsidRDefault="00FC7A68" w:rsidP="00FC7A68">
            <w:pPr>
              <w:pStyle w:val="a4"/>
              <w:numPr>
                <w:ilvl w:val="0"/>
                <w:numId w:val="86"/>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15мин</w:t>
            </w:r>
          </w:p>
        </w:tc>
        <w:tc>
          <w:tcPr>
            <w:tcW w:w="567" w:type="dxa"/>
            <w:gridSpan w:val="2"/>
            <w:tcPrChange w:id="6619" w:author="2" w:date="2021-08-31T10:55:00Z">
              <w:tcPr>
                <w:tcW w:w="547" w:type="dxa"/>
              </w:tcPr>
            </w:tcPrChange>
          </w:tcPr>
          <w:p w14:paraId="6AC82845" w14:textId="2A8C01FE" w:rsidR="00FC7A68" w:rsidRPr="004B35C4" w:rsidRDefault="00FC7A68" w:rsidP="00FC7A68">
            <w:pPr>
              <w:pStyle w:val="a4"/>
              <w:numPr>
                <w:ilvl w:val="0"/>
                <w:numId w:val="86"/>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3</w:t>
            </w:r>
          </w:p>
        </w:tc>
      </w:tr>
      <w:tr w:rsidR="00FC7A68" w:rsidRPr="007D3742" w14:paraId="1313A530" w14:textId="1BBDC4F9" w:rsidTr="00911EF6">
        <w:tc>
          <w:tcPr>
            <w:tcW w:w="846" w:type="dxa"/>
            <w:tcPrChange w:id="6620" w:author="2" w:date="2021-08-31T10:55:00Z">
              <w:tcPr>
                <w:tcW w:w="846" w:type="dxa"/>
              </w:tcPr>
            </w:tcPrChange>
          </w:tcPr>
          <w:p w14:paraId="03036D2C" w14:textId="77777777" w:rsidR="00FC7A68" w:rsidRPr="007D3742" w:rsidRDefault="00FC7A68" w:rsidP="00FC7A68">
            <w:pPr>
              <w:spacing w:after="120"/>
              <w:rPr>
                <w:rFonts w:ascii="Times New Roman" w:hAnsi="Times New Roman" w:cs="Times New Roman"/>
                <w:sz w:val="24"/>
                <w:szCs w:val="24"/>
              </w:rPr>
            </w:pPr>
          </w:p>
        </w:tc>
        <w:tc>
          <w:tcPr>
            <w:tcW w:w="1843" w:type="dxa"/>
            <w:tcPrChange w:id="6621" w:author="2" w:date="2021-08-31T10:55:00Z">
              <w:tcPr>
                <w:tcW w:w="1843" w:type="dxa"/>
              </w:tcPr>
            </w:tcPrChange>
          </w:tcPr>
          <w:p w14:paraId="357FD866" w14:textId="77777777" w:rsidR="00FC7A68" w:rsidRPr="007D3742" w:rsidRDefault="00FC7A68" w:rsidP="00FC7A68">
            <w:pPr>
              <w:spacing w:after="120"/>
              <w:rPr>
                <w:rFonts w:ascii="Times New Roman" w:hAnsi="Times New Roman" w:cs="Times New Roman"/>
                <w:sz w:val="24"/>
                <w:szCs w:val="24"/>
              </w:rPr>
            </w:pPr>
          </w:p>
        </w:tc>
        <w:tc>
          <w:tcPr>
            <w:tcW w:w="425" w:type="dxa"/>
            <w:tcPrChange w:id="6622" w:author="2" w:date="2021-08-31T10:55:00Z">
              <w:tcPr>
                <w:tcW w:w="425" w:type="dxa"/>
              </w:tcPr>
            </w:tcPrChange>
          </w:tcPr>
          <w:p w14:paraId="049D895E" w14:textId="77777777" w:rsidR="00FC7A68" w:rsidRPr="007D3742" w:rsidRDefault="00FC7A68" w:rsidP="00FC7A68">
            <w:pPr>
              <w:spacing w:after="120"/>
              <w:rPr>
                <w:rFonts w:ascii="Times New Roman" w:hAnsi="Times New Roman" w:cs="Times New Roman"/>
                <w:sz w:val="24"/>
                <w:szCs w:val="24"/>
              </w:rPr>
            </w:pPr>
          </w:p>
        </w:tc>
        <w:tc>
          <w:tcPr>
            <w:tcW w:w="392" w:type="dxa"/>
            <w:tcPrChange w:id="6623" w:author="2" w:date="2021-08-31T10:55:00Z">
              <w:tcPr>
                <w:tcW w:w="392" w:type="dxa"/>
              </w:tcPr>
            </w:tcPrChange>
          </w:tcPr>
          <w:p w14:paraId="2AAB8A21" w14:textId="77777777" w:rsidR="00FC7A68" w:rsidRPr="007D3742" w:rsidRDefault="00FC7A68" w:rsidP="00FC7A68">
            <w:pPr>
              <w:spacing w:after="120"/>
              <w:rPr>
                <w:rFonts w:ascii="Times New Roman" w:hAnsi="Times New Roman" w:cs="Times New Roman"/>
                <w:sz w:val="24"/>
                <w:szCs w:val="24"/>
              </w:rPr>
            </w:pPr>
          </w:p>
        </w:tc>
        <w:tc>
          <w:tcPr>
            <w:tcW w:w="553" w:type="dxa"/>
            <w:tcPrChange w:id="6624" w:author="2" w:date="2021-08-31T10:55:00Z">
              <w:tcPr>
                <w:tcW w:w="553" w:type="dxa"/>
              </w:tcPr>
            </w:tcPrChange>
          </w:tcPr>
          <w:p w14:paraId="11DEE98F" w14:textId="31214A94"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6625" w:author="2" w:date="2021-08-31T10:55:00Z">
              <w:tcPr>
                <w:tcW w:w="6001" w:type="dxa"/>
              </w:tcPr>
            </w:tcPrChange>
          </w:tcPr>
          <w:p w14:paraId="03B32C1F" w14:textId="77777777" w:rsidR="00FC7A68" w:rsidRDefault="00FC7A68" w:rsidP="00FC7A68">
            <w:pPr>
              <w:spacing w:after="120"/>
              <w:rPr>
                <w:rFonts w:ascii="Times New Roman" w:hAnsi="Times New Roman" w:cs="Times New Roman"/>
                <w:color w:val="000000"/>
                <w:sz w:val="24"/>
                <w:szCs w:val="24"/>
              </w:rPr>
            </w:pPr>
            <w:r>
              <w:object w:dxaOrig="3372" w:dyaOrig="2376" w14:anchorId="499A55E8">
                <v:shape id="_x0000_i1029" type="#_x0000_t75" style="width:169.05pt;height:119.6pt" o:ole="">
                  <v:imagedata r:id="rId161" o:title=""/>
                </v:shape>
                <o:OLEObject Type="Embed" ProgID="PBrush" ShapeID="_x0000_i1029" DrawAspect="Content" ObjectID="_1691913047" r:id="rId162"/>
              </w:object>
            </w:r>
            <w:r w:rsidRPr="00582235">
              <w:rPr>
                <w:rFonts w:ascii="Times New Roman" w:hAnsi="Times New Roman" w:cs="Times New Roman"/>
                <w:color w:val="000000"/>
                <w:sz w:val="24"/>
                <w:szCs w:val="24"/>
              </w:rPr>
              <w:t xml:space="preserve"> </w:t>
            </w:r>
          </w:p>
          <w:p w14:paraId="7CE35D6E" w14:textId="21EB332E" w:rsidR="00FC7A68" w:rsidRPr="00ED68B1" w:rsidRDefault="00FC7A68" w:rsidP="00FC7A68">
            <w:pPr>
              <w:spacing w:after="120"/>
              <w:rPr>
                <w:rFonts w:ascii="Times New Roman" w:hAnsi="Times New Roman" w:cs="Times New Roman"/>
                <w:sz w:val="24"/>
                <w:szCs w:val="24"/>
              </w:rPr>
            </w:pPr>
            <w:r w:rsidRPr="00582235">
              <w:rPr>
                <w:rFonts w:ascii="Times New Roman" w:hAnsi="Times New Roman" w:cs="Times New Roman"/>
                <w:color w:val="000000"/>
                <w:sz w:val="24"/>
                <w:szCs w:val="24"/>
              </w:rPr>
              <w:t>На рисунке представлен график изменения количества </w:t>
            </w:r>
            <w:r w:rsidRPr="00582235">
              <w:rPr>
                <w:rFonts w:ascii="Times New Roman" w:hAnsi="Times New Roman" w:cs="Times New Roman"/>
                <w:i/>
                <w:iCs/>
                <w:color w:val="000000"/>
                <w:sz w:val="24"/>
                <w:szCs w:val="24"/>
              </w:rPr>
              <w:t>N</w:t>
            </w:r>
            <w:r w:rsidRPr="00582235">
              <w:rPr>
                <w:rFonts w:ascii="Times New Roman" w:hAnsi="Times New Roman" w:cs="Times New Roman"/>
                <w:color w:val="000000"/>
                <w:sz w:val="24"/>
                <w:szCs w:val="24"/>
              </w:rPr>
              <w:t> радиоактивных ядер с течением времени </w:t>
            </w:r>
            <w:r w:rsidRPr="00582235">
              <w:rPr>
                <w:rFonts w:ascii="Times New Roman" w:hAnsi="Times New Roman" w:cs="Times New Roman"/>
                <w:i/>
                <w:iCs/>
                <w:color w:val="000000"/>
                <w:sz w:val="24"/>
                <w:szCs w:val="24"/>
              </w:rPr>
              <w:t>t</w:t>
            </w:r>
            <w:r w:rsidRPr="00582235">
              <w:rPr>
                <w:rFonts w:ascii="Times New Roman" w:hAnsi="Times New Roman" w:cs="Times New Roman"/>
                <w:color w:val="000000"/>
                <w:sz w:val="24"/>
                <w:szCs w:val="24"/>
              </w:rPr>
              <w:t>.</w:t>
            </w:r>
            <w:r w:rsidRPr="00ED68B1">
              <w:rPr>
                <w:rFonts w:ascii="Times New Roman" w:hAnsi="Times New Roman" w:cs="Times New Roman"/>
                <w:sz w:val="24"/>
                <w:szCs w:val="24"/>
              </w:rPr>
              <w:t xml:space="preserve"> Определите период полураспада этого изотопа.</w:t>
            </w:r>
          </w:p>
          <w:p w14:paraId="40CD531F" w14:textId="3984422B" w:rsidR="00FC7A68" w:rsidRDefault="00FC7A68" w:rsidP="00FC7A68">
            <w:pPr>
              <w:spacing w:after="120"/>
              <w:rPr>
                <w:rFonts w:ascii="Times New Roman" w:hAnsi="Times New Roman" w:cs="Times New Roman"/>
                <w:color w:val="000000"/>
                <w:sz w:val="24"/>
                <w:szCs w:val="24"/>
              </w:rPr>
            </w:pPr>
          </w:p>
          <w:p w14:paraId="2FB2D70F" w14:textId="1FFAA0EF" w:rsidR="00FC7A68" w:rsidRPr="007D3742" w:rsidRDefault="00FC7A68" w:rsidP="00FC7A68">
            <w:pPr>
              <w:spacing w:after="120"/>
              <w:rPr>
                <w:rFonts w:ascii="Times New Roman" w:hAnsi="Times New Roman" w:cs="Times New Roman"/>
                <w:sz w:val="24"/>
                <w:szCs w:val="24"/>
              </w:rPr>
            </w:pPr>
          </w:p>
        </w:tc>
        <w:tc>
          <w:tcPr>
            <w:tcW w:w="4961" w:type="dxa"/>
            <w:gridSpan w:val="2"/>
            <w:tcPrChange w:id="6626" w:author="2" w:date="2021-08-31T10:55:00Z">
              <w:tcPr>
                <w:tcW w:w="4839" w:type="dxa"/>
              </w:tcPr>
            </w:tcPrChange>
          </w:tcPr>
          <w:p w14:paraId="6F16B355" w14:textId="604CEC54" w:rsidR="00FC7A68" w:rsidRPr="00112BAF" w:rsidRDefault="00FC7A68" w:rsidP="00FC7A68">
            <w:pPr>
              <w:pStyle w:val="a4"/>
              <w:numPr>
                <w:ilvl w:val="0"/>
                <w:numId w:val="87"/>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60мкс</w:t>
            </w:r>
          </w:p>
          <w:p w14:paraId="51111222" w14:textId="77777777" w:rsidR="00FC7A68" w:rsidRPr="00112BAF" w:rsidRDefault="00FC7A68" w:rsidP="00FC7A68">
            <w:pPr>
              <w:pStyle w:val="a4"/>
              <w:numPr>
                <w:ilvl w:val="0"/>
                <w:numId w:val="87"/>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50мкс</w:t>
            </w:r>
          </w:p>
          <w:p w14:paraId="42E86455" w14:textId="77777777" w:rsidR="00FC7A68" w:rsidRPr="00112BAF" w:rsidRDefault="00FC7A68" w:rsidP="00FC7A68">
            <w:pPr>
              <w:pStyle w:val="a4"/>
              <w:numPr>
                <w:ilvl w:val="0"/>
                <w:numId w:val="87"/>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30мкс</w:t>
            </w:r>
          </w:p>
          <w:p w14:paraId="7AF1388E" w14:textId="0D868720" w:rsidR="00FC7A68" w:rsidRPr="00112BAF" w:rsidRDefault="00FC7A68" w:rsidP="00FC7A68">
            <w:pPr>
              <w:pStyle w:val="a4"/>
              <w:numPr>
                <w:ilvl w:val="0"/>
                <w:numId w:val="87"/>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100мкс</w:t>
            </w:r>
          </w:p>
        </w:tc>
        <w:tc>
          <w:tcPr>
            <w:tcW w:w="567" w:type="dxa"/>
            <w:gridSpan w:val="2"/>
            <w:tcPrChange w:id="6627" w:author="2" w:date="2021-08-31T10:55:00Z">
              <w:tcPr>
                <w:tcW w:w="547" w:type="dxa"/>
              </w:tcPr>
            </w:tcPrChange>
          </w:tcPr>
          <w:p w14:paraId="5A3A3921" w14:textId="5835453D" w:rsidR="00FC7A68" w:rsidRPr="004B35C4" w:rsidRDefault="00FC7A68" w:rsidP="00FC7A68">
            <w:pPr>
              <w:pStyle w:val="a4"/>
              <w:numPr>
                <w:ilvl w:val="0"/>
                <w:numId w:val="87"/>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2</w:t>
            </w:r>
          </w:p>
        </w:tc>
      </w:tr>
      <w:tr w:rsidR="00FC7A68" w:rsidRPr="007D3742" w14:paraId="3B37306F" w14:textId="06AE9B6E" w:rsidTr="00911EF6">
        <w:tc>
          <w:tcPr>
            <w:tcW w:w="846" w:type="dxa"/>
            <w:tcPrChange w:id="6628" w:author="2" w:date="2021-08-31T10:55:00Z">
              <w:tcPr>
                <w:tcW w:w="846" w:type="dxa"/>
              </w:tcPr>
            </w:tcPrChange>
          </w:tcPr>
          <w:p w14:paraId="5B6DE807" w14:textId="77777777" w:rsidR="00FC7A68" w:rsidRPr="007D3742" w:rsidRDefault="00FC7A68" w:rsidP="00FC7A68">
            <w:pPr>
              <w:spacing w:after="120"/>
              <w:rPr>
                <w:rFonts w:ascii="Times New Roman" w:hAnsi="Times New Roman" w:cs="Times New Roman"/>
                <w:sz w:val="24"/>
                <w:szCs w:val="24"/>
              </w:rPr>
            </w:pPr>
          </w:p>
        </w:tc>
        <w:tc>
          <w:tcPr>
            <w:tcW w:w="1843" w:type="dxa"/>
            <w:tcPrChange w:id="6629" w:author="2" w:date="2021-08-31T10:55:00Z">
              <w:tcPr>
                <w:tcW w:w="1843" w:type="dxa"/>
              </w:tcPr>
            </w:tcPrChange>
          </w:tcPr>
          <w:p w14:paraId="226B2EAF" w14:textId="77777777" w:rsidR="00FC7A68" w:rsidRPr="007D3742" w:rsidRDefault="00FC7A68" w:rsidP="00FC7A68">
            <w:pPr>
              <w:spacing w:after="120"/>
              <w:rPr>
                <w:rFonts w:ascii="Times New Roman" w:hAnsi="Times New Roman" w:cs="Times New Roman"/>
                <w:sz w:val="24"/>
                <w:szCs w:val="24"/>
              </w:rPr>
            </w:pPr>
          </w:p>
        </w:tc>
        <w:tc>
          <w:tcPr>
            <w:tcW w:w="425" w:type="dxa"/>
            <w:tcPrChange w:id="6630" w:author="2" w:date="2021-08-31T10:55:00Z">
              <w:tcPr>
                <w:tcW w:w="425" w:type="dxa"/>
              </w:tcPr>
            </w:tcPrChange>
          </w:tcPr>
          <w:p w14:paraId="04EAB6C3" w14:textId="77777777" w:rsidR="00FC7A68" w:rsidRPr="007D3742" w:rsidRDefault="00FC7A68" w:rsidP="00FC7A68">
            <w:pPr>
              <w:spacing w:after="120"/>
              <w:rPr>
                <w:rFonts w:ascii="Times New Roman" w:hAnsi="Times New Roman" w:cs="Times New Roman"/>
                <w:sz w:val="24"/>
                <w:szCs w:val="24"/>
              </w:rPr>
            </w:pPr>
          </w:p>
        </w:tc>
        <w:tc>
          <w:tcPr>
            <w:tcW w:w="392" w:type="dxa"/>
            <w:tcPrChange w:id="6631" w:author="2" w:date="2021-08-31T10:55:00Z">
              <w:tcPr>
                <w:tcW w:w="392" w:type="dxa"/>
              </w:tcPr>
            </w:tcPrChange>
          </w:tcPr>
          <w:p w14:paraId="3B71F962" w14:textId="77777777" w:rsidR="00FC7A68" w:rsidRPr="007D3742" w:rsidRDefault="00FC7A68" w:rsidP="00FC7A68">
            <w:pPr>
              <w:spacing w:after="120"/>
              <w:rPr>
                <w:rFonts w:ascii="Times New Roman" w:hAnsi="Times New Roman" w:cs="Times New Roman"/>
                <w:sz w:val="24"/>
                <w:szCs w:val="24"/>
              </w:rPr>
            </w:pPr>
          </w:p>
        </w:tc>
        <w:tc>
          <w:tcPr>
            <w:tcW w:w="553" w:type="dxa"/>
            <w:tcPrChange w:id="6632" w:author="2" w:date="2021-08-31T10:55:00Z">
              <w:tcPr>
                <w:tcW w:w="553" w:type="dxa"/>
              </w:tcPr>
            </w:tcPrChange>
          </w:tcPr>
          <w:p w14:paraId="1E78F454" w14:textId="6536D034"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6633" w:author="2" w:date="2021-08-31T10:55:00Z">
              <w:tcPr>
                <w:tcW w:w="6001" w:type="dxa"/>
              </w:tcPr>
            </w:tcPrChange>
          </w:tcPr>
          <w:p w14:paraId="46A70C73" w14:textId="083FA8D6" w:rsidR="00FC7A68" w:rsidRDefault="00FC7A68" w:rsidP="00FC7A68">
            <w:pPr>
              <w:spacing w:after="120"/>
            </w:pPr>
            <w:r>
              <w:object w:dxaOrig="2436" w:dyaOrig="1272" w14:anchorId="7A70B1F1">
                <v:shape id="_x0000_i1030" type="#_x0000_t75" style="width:162.8pt;height:84.5pt" o:ole="">
                  <v:imagedata r:id="rId163" o:title=""/>
                </v:shape>
                <o:OLEObject Type="Embed" ProgID="PBrush" ShapeID="_x0000_i1030" DrawAspect="Content" ObjectID="_1691913048" r:id="rId164"/>
              </w:object>
            </w:r>
          </w:p>
          <w:p w14:paraId="57173118" w14:textId="718F556D" w:rsidR="00FC7A68" w:rsidRPr="00ED68B1" w:rsidRDefault="00FC7A68" w:rsidP="00FC7A68">
            <w:pPr>
              <w:spacing w:after="120"/>
              <w:rPr>
                <w:rFonts w:ascii="Times New Roman" w:hAnsi="Times New Roman" w:cs="Times New Roman"/>
                <w:sz w:val="24"/>
                <w:szCs w:val="24"/>
              </w:rPr>
            </w:pPr>
            <w:r w:rsidRPr="003211E3">
              <w:rPr>
                <w:rFonts w:ascii="Times New Roman" w:hAnsi="Times New Roman" w:cs="Times New Roman"/>
                <w:color w:val="000000"/>
                <w:sz w:val="24"/>
                <w:szCs w:val="24"/>
              </w:rPr>
              <w:lastRenderedPageBreak/>
              <w:t xml:space="preserve"> На рисунке представлен график изменения количества </w:t>
            </w:r>
            <w:r w:rsidRPr="003211E3">
              <w:rPr>
                <w:rFonts w:ascii="Times New Roman" w:hAnsi="Times New Roman" w:cs="Times New Roman"/>
                <w:i/>
                <w:iCs/>
                <w:color w:val="000000"/>
                <w:sz w:val="24"/>
                <w:szCs w:val="24"/>
              </w:rPr>
              <w:t>N</w:t>
            </w:r>
            <w:r w:rsidRPr="003211E3">
              <w:rPr>
                <w:rFonts w:ascii="Times New Roman" w:hAnsi="Times New Roman" w:cs="Times New Roman"/>
                <w:color w:val="000000"/>
                <w:sz w:val="24"/>
                <w:szCs w:val="24"/>
              </w:rPr>
              <w:t> радиоактивных ядер с течением времени </w:t>
            </w:r>
            <w:r w:rsidRPr="003211E3">
              <w:rPr>
                <w:rFonts w:ascii="Times New Roman" w:hAnsi="Times New Roman" w:cs="Times New Roman"/>
                <w:i/>
                <w:iCs/>
                <w:color w:val="000000"/>
                <w:sz w:val="24"/>
                <w:szCs w:val="24"/>
              </w:rPr>
              <w:t>t</w:t>
            </w:r>
            <w:r w:rsidRPr="003211E3">
              <w:rPr>
                <w:rFonts w:ascii="Times New Roman" w:hAnsi="Times New Roman" w:cs="Times New Roman"/>
                <w:color w:val="000000"/>
                <w:sz w:val="24"/>
                <w:szCs w:val="24"/>
              </w:rPr>
              <w:t>.</w:t>
            </w:r>
            <w:r w:rsidRPr="00ED68B1">
              <w:rPr>
                <w:rFonts w:ascii="Times New Roman" w:hAnsi="Times New Roman" w:cs="Times New Roman"/>
                <w:sz w:val="24"/>
                <w:szCs w:val="24"/>
              </w:rPr>
              <w:t xml:space="preserve"> Определите период полураспада этого изотопа.</w:t>
            </w:r>
          </w:p>
          <w:p w14:paraId="61553700" w14:textId="2FC34734" w:rsidR="00FC7A68" w:rsidRPr="003211E3" w:rsidRDefault="00FC7A68" w:rsidP="00FC7A68">
            <w:pPr>
              <w:spacing w:after="120"/>
              <w:rPr>
                <w:rFonts w:ascii="Times New Roman" w:hAnsi="Times New Roman" w:cs="Times New Roman"/>
                <w:color w:val="000000"/>
                <w:sz w:val="24"/>
                <w:szCs w:val="24"/>
              </w:rPr>
            </w:pPr>
          </w:p>
          <w:p w14:paraId="2141F82F" w14:textId="6B62C185" w:rsidR="00FC7A68" w:rsidRPr="007D3742" w:rsidRDefault="00FC7A68" w:rsidP="00FC7A68">
            <w:pPr>
              <w:spacing w:after="120"/>
              <w:rPr>
                <w:rFonts w:ascii="Times New Roman" w:hAnsi="Times New Roman" w:cs="Times New Roman"/>
                <w:sz w:val="24"/>
                <w:szCs w:val="24"/>
              </w:rPr>
            </w:pPr>
          </w:p>
        </w:tc>
        <w:tc>
          <w:tcPr>
            <w:tcW w:w="4961" w:type="dxa"/>
            <w:gridSpan w:val="2"/>
            <w:tcPrChange w:id="6634" w:author="2" w:date="2021-08-31T10:55:00Z">
              <w:tcPr>
                <w:tcW w:w="4839" w:type="dxa"/>
              </w:tcPr>
            </w:tcPrChange>
          </w:tcPr>
          <w:p w14:paraId="713F329A" w14:textId="77777777" w:rsidR="00FC7A68" w:rsidRPr="00112BAF" w:rsidRDefault="00FC7A68" w:rsidP="00FC7A68">
            <w:pPr>
              <w:pStyle w:val="a4"/>
              <w:numPr>
                <w:ilvl w:val="0"/>
                <w:numId w:val="88"/>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lastRenderedPageBreak/>
              <w:t>4года</w:t>
            </w:r>
          </w:p>
          <w:p w14:paraId="6210C80E" w14:textId="77777777" w:rsidR="00FC7A68" w:rsidRPr="00112BAF" w:rsidRDefault="00FC7A68" w:rsidP="00FC7A68">
            <w:pPr>
              <w:pStyle w:val="a4"/>
              <w:numPr>
                <w:ilvl w:val="0"/>
                <w:numId w:val="88"/>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2 года</w:t>
            </w:r>
          </w:p>
          <w:p w14:paraId="77EDBFF9" w14:textId="77777777" w:rsidR="00FC7A68" w:rsidRPr="00112BAF" w:rsidRDefault="00FC7A68" w:rsidP="00FC7A68">
            <w:pPr>
              <w:pStyle w:val="a4"/>
              <w:numPr>
                <w:ilvl w:val="0"/>
                <w:numId w:val="88"/>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1 год</w:t>
            </w:r>
          </w:p>
          <w:p w14:paraId="7ADAE95B" w14:textId="1D5A22B1" w:rsidR="00FC7A68" w:rsidRPr="00112BAF" w:rsidRDefault="00FC7A68" w:rsidP="00FC7A68">
            <w:pPr>
              <w:pStyle w:val="a4"/>
              <w:numPr>
                <w:ilvl w:val="0"/>
                <w:numId w:val="88"/>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3года</w:t>
            </w:r>
          </w:p>
        </w:tc>
        <w:tc>
          <w:tcPr>
            <w:tcW w:w="567" w:type="dxa"/>
            <w:gridSpan w:val="2"/>
            <w:tcPrChange w:id="6635" w:author="2" w:date="2021-08-31T10:55:00Z">
              <w:tcPr>
                <w:tcW w:w="547" w:type="dxa"/>
              </w:tcPr>
            </w:tcPrChange>
          </w:tcPr>
          <w:p w14:paraId="738D88C6" w14:textId="0EAE1872" w:rsidR="00FC7A68" w:rsidRPr="004B35C4" w:rsidRDefault="00FC7A68" w:rsidP="00FC7A68">
            <w:pPr>
              <w:pStyle w:val="a4"/>
              <w:numPr>
                <w:ilvl w:val="0"/>
                <w:numId w:val="88"/>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3</w:t>
            </w:r>
          </w:p>
        </w:tc>
      </w:tr>
      <w:tr w:rsidR="00FC7A68" w:rsidRPr="007D3742" w14:paraId="37EA449D" w14:textId="17C50E84" w:rsidTr="00911EF6">
        <w:tc>
          <w:tcPr>
            <w:tcW w:w="846" w:type="dxa"/>
            <w:tcPrChange w:id="6636" w:author="2" w:date="2021-08-31T10:55:00Z">
              <w:tcPr>
                <w:tcW w:w="846" w:type="dxa"/>
              </w:tcPr>
            </w:tcPrChange>
          </w:tcPr>
          <w:p w14:paraId="14CE2D2E" w14:textId="77777777" w:rsidR="00FC7A68" w:rsidRPr="007D3742" w:rsidRDefault="00FC7A68" w:rsidP="00FC7A68">
            <w:pPr>
              <w:spacing w:after="120"/>
              <w:rPr>
                <w:rFonts w:ascii="Times New Roman" w:hAnsi="Times New Roman" w:cs="Times New Roman"/>
                <w:sz w:val="24"/>
                <w:szCs w:val="24"/>
              </w:rPr>
            </w:pPr>
          </w:p>
        </w:tc>
        <w:tc>
          <w:tcPr>
            <w:tcW w:w="1843" w:type="dxa"/>
            <w:tcPrChange w:id="6637" w:author="2" w:date="2021-08-31T10:55:00Z">
              <w:tcPr>
                <w:tcW w:w="1843" w:type="dxa"/>
              </w:tcPr>
            </w:tcPrChange>
          </w:tcPr>
          <w:p w14:paraId="44A7F382" w14:textId="77777777" w:rsidR="00FC7A68" w:rsidRPr="007D3742" w:rsidRDefault="00FC7A68" w:rsidP="00FC7A68">
            <w:pPr>
              <w:spacing w:after="120"/>
              <w:rPr>
                <w:rFonts w:ascii="Times New Roman" w:hAnsi="Times New Roman" w:cs="Times New Roman"/>
                <w:sz w:val="24"/>
                <w:szCs w:val="24"/>
              </w:rPr>
            </w:pPr>
          </w:p>
        </w:tc>
        <w:tc>
          <w:tcPr>
            <w:tcW w:w="425" w:type="dxa"/>
            <w:tcPrChange w:id="6638" w:author="2" w:date="2021-08-31T10:55:00Z">
              <w:tcPr>
                <w:tcW w:w="425" w:type="dxa"/>
              </w:tcPr>
            </w:tcPrChange>
          </w:tcPr>
          <w:p w14:paraId="7A35AC19" w14:textId="77777777" w:rsidR="00FC7A68" w:rsidRPr="007D3742" w:rsidRDefault="00FC7A68" w:rsidP="00FC7A68">
            <w:pPr>
              <w:spacing w:after="120"/>
              <w:rPr>
                <w:rFonts w:ascii="Times New Roman" w:hAnsi="Times New Roman" w:cs="Times New Roman"/>
                <w:sz w:val="24"/>
                <w:szCs w:val="24"/>
              </w:rPr>
            </w:pPr>
          </w:p>
        </w:tc>
        <w:tc>
          <w:tcPr>
            <w:tcW w:w="392" w:type="dxa"/>
            <w:tcPrChange w:id="6639" w:author="2" w:date="2021-08-31T10:55:00Z">
              <w:tcPr>
                <w:tcW w:w="392" w:type="dxa"/>
              </w:tcPr>
            </w:tcPrChange>
          </w:tcPr>
          <w:p w14:paraId="78182E2B" w14:textId="77777777" w:rsidR="00FC7A68" w:rsidRPr="007D3742" w:rsidRDefault="00FC7A68" w:rsidP="00FC7A68">
            <w:pPr>
              <w:spacing w:after="120"/>
              <w:rPr>
                <w:rFonts w:ascii="Times New Roman" w:hAnsi="Times New Roman" w:cs="Times New Roman"/>
                <w:sz w:val="24"/>
                <w:szCs w:val="24"/>
              </w:rPr>
            </w:pPr>
          </w:p>
        </w:tc>
        <w:tc>
          <w:tcPr>
            <w:tcW w:w="553" w:type="dxa"/>
            <w:tcPrChange w:id="6640" w:author="2" w:date="2021-08-31T10:55:00Z">
              <w:tcPr>
                <w:tcW w:w="553" w:type="dxa"/>
              </w:tcPr>
            </w:tcPrChange>
          </w:tcPr>
          <w:p w14:paraId="52B027D3" w14:textId="22D02DA4" w:rsidR="00FC7A68" w:rsidRPr="007D3742"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6641" w:author="2" w:date="2021-08-31T10:55:00Z">
              <w:tcPr>
                <w:tcW w:w="6001" w:type="dxa"/>
              </w:tcPr>
            </w:tcPrChange>
          </w:tcPr>
          <w:p w14:paraId="709C8EE2" w14:textId="77777777" w:rsidR="00FC7A68" w:rsidRDefault="00FC7A68" w:rsidP="00FC7A68">
            <w:pPr>
              <w:spacing w:after="120"/>
            </w:pPr>
            <w:r>
              <w:object w:dxaOrig="2004" w:dyaOrig="1308" w14:anchorId="504698D6">
                <v:shape id="_x0000_i1031" type="#_x0000_t75" style="width:100.15pt;height:65.1pt" o:ole="">
                  <v:imagedata r:id="rId165" o:title=""/>
                </v:shape>
                <o:OLEObject Type="Embed" ProgID="PBrush" ShapeID="_x0000_i1031" DrawAspect="Content" ObjectID="_1691913049" r:id="rId166"/>
              </w:object>
            </w:r>
          </w:p>
          <w:p w14:paraId="72C66AF3" w14:textId="00644D3F" w:rsidR="00FC7A68" w:rsidRPr="00ED68B1" w:rsidRDefault="00FC7A68" w:rsidP="00FC7A68">
            <w:pPr>
              <w:spacing w:after="120"/>
              <w:rPr>
                <w:rFonts w:ascii="Times New Roman" w:hAnsi="Times New Roman" w:cs="Times New Roman"/>
                <w:sz w:val="24"/>
                <w:szCs w:val="24"/>
              </w:rPr>
            </w:pPr>
            <w:r w:rsidRPr="003211E3">
              <w:rPr>
                <w:rFonts w:ascii="Times New Roman" w:hAnsi="Times New Roman" w:cs="Times New Roman"/>
                <w:color w:val="000000"/>
                <w:sz w:val="24"/>
                <w:szCs w:val="24"/>
              </w:rPr>
              <w:t>На рисунке представлен график изменения количества </w:t>
            </w:r>
            <w:r w:rsidRPr="003211E3">
              <w:rPr>
                <w:rFonts w:ascii="Times New Roman" w:hAnsi="Times New Roman" w:cs="Times New Roman"/>
                <w:i/>
                <w:iCs/>
                <w:color w:val="000000"/>
                <w:sz w:val="24"/>
                <w:szCs w:val="24"/>
              </w:rPr>
              <w:t>N</w:t>
            </w:r>
            <w:r w:rsidRPr="003211E3">
              <w:rPr>
                <w:rFonts w:ascii="Times New Roman" w:hAnsi="Times New Roman" w:cs="Times New Roman"/>
                <w:color w:val="000000"/>
                <w:sz w:val="24"/>
                <w:szCs w:val="24"/>
              </w:rPr>
              <w:t> радиоактивных ядер с течением времени </w:t>
            </w:r>
            <w:r w:rsidRPr="003211E3">
              <w:rPr>
                <w:rFonts w:ascii="Times New Roman" w:hAnsi="Times New Roman" w:cs="Times New Roman"/>
                <w:i/>
                <w:iCs/>
                <w:color w:val="000000"/>
                <w:sz w:val="24"/>
                <w:szCs w:val="24"/>
              </w:rPr>
              <w:t>t</w:t>
            </w:r>
            <w:r w:rsidRPr="003211E3">
              <w:rPr>
                <w:rFonts w:ascii="Times New Roman" w:hAnsi="Times New Roman" w:cs="Times New Roman"/>
                <w:color w:val="000000"/>
                <w:sz w:val="24"/>
                <w:szCs w:val="24"/>
              </w:rPr>
              <w:t>.</w:t>
            </w:r>
            <w:r w:rsidRPr="00ED68B1">
              <w:rPr>
                <w:rFonts w:ascii="Times New Roman" w:hAnsi="Times New Roman" w:cs="Times New Roman"/>
                <w:sz w:val="24"/>
                <w:szCs w:val="24"/>
              </w:rPr>
              <w:t xml:space="preserve"> Определите период полураспада этого изотопа.</w:t>
            </w:r>
          </w:p>
          <w:p w14:paraId="6F2FF886" w14:textId="4101E2BD" w:rsidR="00FC7A68" w:rsidRPr="003211E3" w:rsidRDefault="00FC7A68" w:rsidP="00FC7A68">
            <w:pPr>
              <w:spacing w:after="120"/>
              <w:rPr>
                <w:rFonts w:ascii="Times New Roman" w:hAnsi="Times New Roman" w:cs="Times New Roman"/>
                <w:color w:val="000000"/>
                <w:sz w:val="24"/>
                <w:szCs w:val="24"/>
              </w:rPr>
            </w:pPr>
          </w:p>
          <w:p w14:paraId="4AF49B66" w14:textId="0D3CCD4C" w:rsidR="00FC7A68" w:rsidRPr="007D3742" w:rsidRDefault="00FC7A68" w:rsidP="00FC7A68">
            <w:pPr>
              <w:spacing w:after="120"/>
              <w:rPr>
                <w:rFonts w:ascii="Times New Roman" w:hAnsi="Times New Roman" w:cs="Times New Roman"/>
                <w:sz w:val="24"/>
                <w:szCs w:val="24"/>
              </w:rPr>
            </w:pPr>
          </w:p>
        </w:tc>
        <w:tc>
          <w:tcPr>
            <w:tcW w:w="4961" w:type="dxa"/>
            <w:gridSpan w:val="2"/>
            <w:tcPrChange w:id="6642" w:author="2" w:date="2021-08-31T10:55:00Z">
              <w:tcPr>
                <w:tcW w:w="4839" w:type="dxa"/>
              </w:tcPr>
            </w:tcPrChange>
          </w:tcPr>
          <w:p w14:paraId="5FADD9F9" w14:textId="77777777" w:rsidR="00FC7A68" w:rsidRPr="00112BAF" w:rsidRDefault="00FC7A68" w:rsidP="00FC7A68">
            <w:pPr>
              <w:pStyle w:val="a4"/>
              <w:numPr>
                <w:ilvl w:val="0"/>
                <w:numId w:val="89"/>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90с</w:t>
            </w:r>
          </w:p>
          <w:p w14:paraId="0813A57E" w14:textId="77777777" w:rsidR="00FC7A68" w:rsidRPr="00112BAF" w:rsidRDefault="00FC7A68" w:rsidP="00FC7A68">
            <w:pPr>
              <w:pStyle w:val="a4"/>
              <w:numPr>
                <w:ilvl w:val="0"/>
                <w:numId w:val="89"/>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34с</w:t>
            </w:r>
          </w:p>
          <w:p w14:paraId="61FACEA2" w14:textId="77777777" w:rsidR="00FC7A68" w:rsidRPr="00112BAF" w:rsidRDefault="00FC7A68" w:rsidP="00FC7A68">
            <w:pPr>
              <w:pStyle w:val="a4"/>
              <w:numPr>
                <w:ilvl w:val="0"/>
                <w:numId w:val="89"/>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17с</w:t>
            </w:r>
          </w:p>
          <w:p w14:paraId="24FA786A" w14:textId="2A25D96A" w:rsidR="00FC7A68" w:rsidRPr="00112BAF" w:rsidRDefault="00FC7A68" w:rsidP="00FC7A68">
            <w:pPr>
              <w:pStyle w:val="a4"/>
              <w:numPr>
                <w:ilvl w:val="0"/>
                <w:numId w:val="89"/>
              </w:numPr>
              <w:spacing w:after="120" w:line="240" w:lineRule="auto"/>
              <w:rPr>
                <w:rFonts w:ascii="Times New Roman" w:hAnsi="Times New Roman" w:cs="Times New Roman"/>
                <w:sz w:val="20"/>
                <w:szCs w:val="20"/>
              </w:rPr>
            </w:pPr>
            <w:r w:rsidRPr="00112BAF">
              <w:rPr>
                <w:rFonts w:ascii="Times New Roman" w:hAnsi="Times New Roman" w:cs="Times New Roman"/>
                <w:sz w:val="20"/>
                <w:szCs w:val="20"/>
              </w:rPr>
              <w:t>30с</w:t>
            </w:r>
          </w:p>
        </w:tc>
        <w:tc>
          <w:tcPr>
            <w:tcW w:w="567" w:type="dxa"/>
            <w:gridSpan w:val="2"/>
            <w:tcPrChange w:id="6643" w:author="2" w:date="2021-08-31T10:55:00Z">
              <w:tcPr>
                <w:tcW w:w="547" w:type="dxa"/>
              </w:tcPr>
            </w:tcPrChange>
          </w:tcPr>
          <w:p w14:paraId="7DCA97B8" w14:textId="47EC7460" w:rsidR="00FC7A68" w:rsidRPr="004B35C4" w:rsidRDefault="00FC7A68" w:rsidP="00FC7A68">
            <w:pPr>
              <w:pStyle w:val="a4"/>
              <w:numPr>
                <w:ilvl w:val="0"/>
                <w:numId w:val="89"/>
              </w:numPr>
              <w:tabs>
                <w:tab w:val="left" w:pos="600"/>
              </w:tabs>
              <w:spacing w:after="120" w:line="240" w:lineRule="auto"/>
              <w:ind w:left="0" w:right="34"/>
              <w:rPr>
                <w:rFonts w:ascii="Times New Roman" w:hAnsi="Times New Roman" w:cs="Times New Roman"/>
                <w:sz w:val="24"/>
                <w:szCs w:val="24"/>
              </w:rPr>
            </w:pPr>
            <w:r w:rsidRPr="004B35C4">
              <w:rPr>
                <w:rFonts w:ascii="Times New Roman" w:hAnsi="Times New Roman" w:cs="Times New Roman"/>
                <w:sz w:val="24"/>
                <w:szCs w:val="24"/>
              </w:rPr>
              <w:t>3</w:t>
            </w:r>
          </w:p>
        </w:tc>
      </w:tr>
      <w:tr w:rsidR="00FC7A68" w:rsidRPr="007D3742" w14:paraId="372BBE44" w14:textId="77777777" w:rsidTr="00911EF6">
        <w:tc>
          <w:tcPr>
            <w:tcW w:w="846" w:type="dxa"/>
            <w:tcPrChange w:id="6644" w:author="2" w:date="2021-08-31T10:55:00Z">
              <w:tcPr>
                <w:tcW w:w="846" w:type="dxa"/>
              </w:tcPr>
            </w:tcPrChange>
          </w:tcPr>
          <w:p w14:paraId="4D35D17A" w14:textId="77777777" w:rsidR="00FC7A68" w:rsidRPr="007D3742" w:rsidRDefault="00FC7A68" w:rsidP="00FC7A68">
            <w:pPr>
              <w:spacing w:after="120"/>
              <w:rPr>
                <w:rFonts w:ascii="Times New Roman" w:hAnsi="Times New Roman" w:cs="Times New Roman"/>
                <w:sz w:val="24"/>
                <w:szCs w:val="24"/>
              </w:rPr>
            </w:pPr>
          </w:p>
        </w:tc>
        <w:tc>
          <w:tcPr>
            <w:tcW w:w="1843" w:type="dxa"/>
            <w:tcPrChange w:id="6645" w:author="2" w:date="2021-08-31T10:55:00Z">
              <w:tcPr>
                <w:tcW w:w="1843" w:type="dxa"/>
              </w:tcPr>
            </w:tcPrChange>
          </w:tcPr>
          <w:p w14:paraId="24B20379" w14:textId="77777777" w:rsidR="00FC7A68" w:rsidRPr="007D3742" w:rsidRDefault="00FC7A68" w:rsidP="00FC7A68">
            <w:pPr>
              <w:spacing w:after="120"/>
              <w:rPr>
                <w:rFonts w:ascii="Times New Roman" w:hAnsi="Times New Roman" w:cs="Times New Roman"/>
                <w:sz w:val="24"/>
                <w:szCs w:val="24"/>
              </w:rPr>
            </w:pPr>
          </w:p>
        </w:tc>
        <w:tc>
          <w:tcPr>
            <w:tcW w:w="425" w:type="dxa"/>
            <w:tcPrChange w:id="6646" w:author="2" w:date="2021-08-31T10:55:00Z">
              <w:tcPr>
                <w:tcW w:w="425" w:type="dxa"/>
              </w:tcPr>
            </w:tcPrChange>
          </w:tcPr>
          <w:p w14:paraId="5C3BFDBD" w14:textId="3804A291" w:rsidR="00FC7A68" w:rsidRPr="000B241C" w:rsidRDefault="00FC7A68" w:rsidP="00FC7A68">
            <w:pPr>
              <w:spacing w:after="120"/>
              <w:rPr>
                <w:rFonts w:ascii="Times New Roman" w:hAnsi="Times New Roman" w:cs="Times New Roman"/>
                <w:sz w:val="20"/>
                <w:szCs w:val="20"/>
              </w:rPr>
            </w:pPr>
            <w:r w:rsidRPr="000B241C">
              <w:rPr>
                <w:rFonts w:ascii="Times New Roman" w:hAnsi="Times New Roman" w:cs="Times New Roman"/>
                <w:sz w:val="20"/>
                <w:szCs w:val="20"/>
              </w:rPr>
              <w:t>10</w:t>
            </w:r>
          </w:p>
        </w:tc>
        <w:tc>
          <w:tcPr>
            <w:tcW w:w="392" w:type="dxa"/>
            <w:tcPrChange w:id="6647" w:author="2" w:date="2021-08-31T10:55:00Z">
              <w:tcPr>
                <w:tcW w:w="392" w:type="dxa"/>
              </w:tcPr>
            </w:tcPrChange>
          </w:tcPr>
          <w:p w14:paraId="04823220" w14:textId="77777777" w:rsidR="00FC7A68" w:rsidRPr="007D3742" w:rsidRDefault="00FC7A68" w:rsidP="00FC7A68">
            <w:pPr>
              <w:spacing w:after="120"/>
              <w:rPr>
                <w:rFonts w:ascii="Times New Roman" w:hAnsi="Times New Roman" w:cs="Times New Roman"/>
                <w:sz w:val="24"/>
                <w:szCs w:val="24"/>
              </w:rPr>
            </w:pPr>
          </w:p>
        </w:tc>
        <w:tc>
          <w:tcPr>
            <w:tcW w:w="553" w:type="dxa"/>
            <w:tcPrChange w:id="6648" w:author="2" w:date="2021-08-31T10:55:00Z">
              <w:tcPr>
                <w:tcW w:w="553" w:type="dxa"/>
              </w:tcPr>
            </w:tcPrChange>
          </w:tcPr>
          <w:p w14:paraId="11C9AFC6" w14:textId="0457254C"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w:t>
            </w:r>
          </w:p>
        </w:tc>
        <w:tc>
          <w:tcPr>
            <w:tcW w:w="6001" w:type="dxa"/>
            <w:tcPrChange w:id="6649" w:author="2" w:date="2021-08-31T10:55:00Z">
              <w:tcPr>
                <w:tcW w:w="6001" w:type="dxa"/>
              </w:tcPr>
            </w:tcPrChange>
          </w:tcPr>
          <w:p w14:paraId="0168F09C" w14:textId="34148E44" w:rsidR="00FC7A68" w:rsidRPr="000B241C" w:rsidRDefault="00FC7A68" w:rsidP="00FC7A68">
            <w:pPr>
              <w:spacing w:after="120"/>
              <w:rPr>
                <w:rFonts w:ascii="Times New Roman" w:hAnsi="Times New Roman" w:cs="Times New Roman"/>
                <w:sz w:val="20"/>
                <w:szCs w:val="20"/>
              </w:rPr>
            </w:pPr>
            <w:r w:rsidRPr="000B241C">
              <w:rPr>
                <w:rFonts w:ascii="Times New Roman" w:hAnsi="Times New Roman" w:cs="Times New Roman"/>
                <w:color w:val="000000"/>
                <w:sz w:val="20"/>
                <w:szCs w:val="20"/>
              </w:rPr>
              <w:t>Период полураспада ядер радиоактивного изотопа висмута 19 мин. Через какое время распадется </w:t>
            </w:r>
            <w:r w:rsidRPr="000B241C">
              <w:rPr>
                <w:rFonts w:ascii="Times New Roman" w:hAnsi="Times New Roman" w:cs="Times New Roman"/>
                <w:noProof/>
                <w:sz w:val="20"/>
                <w:szCs w:val="20"/>
                <w:lang w:eastAsia="ru-RU"/>
              </w:rPr>
              <w:t>75%</w:t>
            </w:r>
            <w:r w:rsidRPr="000B241C">
              <w:rPr>
                <w:rFonts w:ascii="Times New Roman" w:hAnsi="Times New Roman" w:cs="Times New Roman"/>
                <w:color w:val="000000"/>
                <w:sz w:val="20"/>
                <w:szCs w:val="20"/>
              </w:rPr>
              <w:t> ядер висмута в исследуемом образце?</w:t>
            </w:r>
          </w:p>
        </w:tc>
        <w:tc>
          <w:tcPr>
            <w:tcW w:w="4961" w:type="dxa"/>
            <w:gridSpan w:val="2"/>
            <w:tcPrChange w:id="6650" w:author="2" w:date="2021-08-31T10:55:00Z">
              <w:tcPr>
                <w:tcW w:w="4839" w:type="dxa"/>
              </w:tcPr>
            </w:tcPrChange>
          </w:tcPr>
          <w:p w14:paraId="67E8CB95" w14:textId="080876E1" w:rsidR="00FC7A68" w:rsidRPr="000B241C" w:rsidRDefault="00FC7A68" w:rsidP="00FC7A68">
            <w:pPr>
              <w:pStyle w:val="a4"/>
              <w:numPr>
                <w:ilvl w:val="4"/>
                <w:numId w:val="51"/>
              </w:numPr>
              <w:spacing w:after="120" w:line="240" w:lineRule="auto"/>
              <w:rPr>
                <w:rFonts w:ascii="Times New Roman" w:hAnsi="Times New Roman" w:cs="Times New Roman"/>
                <w:sz w:val="20"/>
                <w:szCs w:val="20"/>
              </w:rPr>
            </w:pPr>
            <w:r w:rsidRPr="000B241C">
              <w:rPr>
                <w:rFonts w:ascii="Times New Roman" w:hAnsi="Times New Roman" w:cs="Times New Roman"/>
                <w:sz w:val="20"/>
                <w:szCs w:val="20"/>
              </w:rPr>
              <w:t>17 мин</w:t>
            </w:r>
          </w:p>
          <w:p w14:paraId="14975074" w14:textId="77777777" w:rsidR="00FC7A68" w:rsidRPr="000B241C" w:rsidRDefault="00FC7A68" w:rsidP="00FC7A68">
            <w:pPr>
              <w:pStyle w:val="a4"/>
              <w:numPr>
                <w:ilvl w:val="4"/>
                <w:numId w:val="51"/>
              </w:numPr>
              <w:spacing w:after="120" w:line="240" w:lineRule="auto"/>
              <w:rPr>
                <w:rFonts w:ascii="Times New Roman" w:hAnsi="Times New Roman" w:cs="Times New Roman"/>
                <w:sz w:val="20"/>
                <w:szCs w:val="20"/>
              </w:rPr>
            </w:pPr>
            <w:r w:rsidRPr="000B241C">
              <w:rPr>
                <w:rFonts w:ascii="Times New Roman" w:hAnsi="Times New Roman" w:cs="Times New Roman"/>
                <w:sz w:val="20"/>
                <w:szCs w:val="20"/>
              </w:rPr>
              <w:t>38 мин</w:t>
            </w:r>
          </w:p>
          <w:p w14:paraId="0001EE10" w14:textId="2BFFCD04" w:rsidR="00FC7A68" w:rsidRPr="000B241C" w:rsidRDefault="00FC7A68" w:rsidP="00FC7A68">
            <w:pPr>
              <w:pStyle w:val="a4"/>
              <w:numPr>
                <w:ilvl w:val="4"/>
                <w:numId w:val="51"/>
              </w:numPr>
              <w:spacing w:after="120" w:line="240" w:lineRule="auto"/>
              <w:rPr>
                <w:rFonts w:ascii="Times New Roman" w:hAnsi="Times New Roman" w:cs="Times New Roman"/>
                <w:sz w:val="20"/>
                <w:szCs w:val="20"/>
              </w:rPr>
            </w:pPr>
            <w:r w:rsidRPr="000B241C">
              <w:rPr>
                <w:rFonts w:ascii="Times New Roman" w:hAnsi="Times New Roman" w:cs="Times New Roman"/>
                <w:sz w:val="20"/>
                <w:szCs w:val="20"/>
              </w:rPr>
              <w:t>57мин</w:t>
            </w:r>
          </w:p>
          <w:p w14:paraId="0F68E69A" w14:textId="56A3ED8C" w:rsidR="00FC7A68" w:rsidRPr="000B241C" w:rsidRDefault="00FC7A68" w:rsidP="00FC7A68">
            <w:pPr>
              <w:pStyle w:val="a4"/>
              <w:numPr>
                <w:ilvl w:val="4"/>
                <w:numId w:val="51"/>
              </w:numPr>
              <w:spacing w:after="120" w:line="240" w:lineRule="auto"/>
              <w:rPr>
                <w:rFonts w:ascii="Times New Roman" w:hAnsi="Times New Roman" w:cs="Times New Roman"/>
                <w:sz w:val="20"/>
                <w:szCs w:val="20"/>
              </w:rPr>
            </w:pPr>
            <w:r w:rsidRPr="000B241C">
              <w:rPr>
                <w:rFonts w:ascii="Times New Roman" w:hAnsi="Times New Roman" w:cs="Times New Roman"/>
                <w:sz w:val="20"/>
                <w:szCs w:val="20"/>
              </w:rPr>
              <w:t>28,5 мин</w:t>
            </w:r>
          </w:p>
          <w:p w14:paraId="31E3548F" w14:textId="77777777" w:rsidR="00FC7A68" w:rsidRPr="006F33AA" w:rsidRDefault="00FC7A68" w:rsidP="00FC7A68">
            <w:pPr>
              <w:spacing w:after="120"/>
              <w:ind w:left="360"/>
              <w:rPr>
                <w:rFonts w:ascii="Times New Roman" w:hAnsi="Times New Roman"/>
                <w:sz w:val="20"/>
                <w:rPrChange w:id="6651" w:author="2" w:date="2021-08-31T10:55:00Z">
                  <w:rPr>
                    <w:rFonts w:ascii="Times New Roman" w:hAnsi="Times New Roman" w:cs="Times New Roman"/>
                    <w:sz w:val="24"/>
                    <w:szCs w:val="24"/>
                  </w:rPr>
                </w:rPrChange>
              </w:rPr>
            </w:pPr>
          </w:p>
        </w:tc>
        <w:tc>
          <w:tcPr>
            <w:tcW w:w="567" w:type="dxa"/>
            <w:gridSpan w:val="2"/>
            <w:tcPrChange w:id="6652" w:author="2" w:date="2021-08-31T10:55:00Z">
              <w:tcPr>
                <w:tcW w:w="547" w:type="dxa"/>
              </w:tcPr>
            </w:tcPrChange>
          </w:tcPr>
          <w:p w14:paraId="792FBB27" w14:textId="69DCFFD4" w:rsidR="00FC7A68" w:rsidRPr="004B35C4" w:rsidRDefault="00FC7A68" w:rsidP="00FC7A68">
            <w:pPr>
              <w:pStyle w:val="a4"/>
              <w:numPr>
                <w:ilvl w:val="0"/>
                <w:numId w:val="89"/>
              </w:numPr>
              <w:tabs>
                <w:tab w:val="left" w:pos="600"/>
              </w:tabs>
              <w:spacing w:after="120" w:line="240" w:lineRule="auto"/>
              <w:ind w:left="0" w:right="34"/>
              <w:rPr>
                <w:rFonts w:ascii="Times New Roman" w:hAnsi="Times New Roman" w:cs="Times New Roman"/>
                <w:sz w:val="24"/>
                <w:szCs w:val="24"/>
              </w:rPr>
            </w:pPr>
            <w:r>
              <w:rPr>
                <w:rFonts w:ascii="Times New Roman" w:hAnsi="Times New Roman" w:cs="Times New Roman"/>
                <w:sz w:val="24"/>
                <w:szCs w:val="24"/>
              </w:rPr>
              <w:t>2</w:t>
            </w:r>
          </w:p>
        </w:tc>
      </w:tr>
      <w:tr w:rsidR="00FC7A68" w:rsidRPr="007D3742" w14:paraId="1EC9F8EC" w14:textId="77777777" w:rsidTr="00911EF6">
        <w:tc>
          <w:tcPr>
            <w:tcW w:w="846" w:type="dxa"/>
            <w:tcPrChange w:id="6653" w:author="2" w:date="2021-08-31T10:55:00Z">
              <w:tcPr>
                <w:tcW w:w="846" w:type="dxa"/>
              </w:tcPr>
            </w:tcPrChange>
          </w:tcPr>
          <w:p w14:paraId="504AB6E2" w14:textId="6516852C" w:rsidR="00FC7A68" w:rsidRPr="007D3742" w:rsidRDefault="00FC7A68" w:rsidP="00FC7A68">
            <w:pPr>
              <w:spacing w:after="120"/>
              <w:rPr>
                <w:rFonts w:ascii="Times New Roman" w:hAnsi="Times New Roman" w:cs="Times New Roman"/>
                <w:sz w:val="24"/>
                <w:szCs w:val="24"/>
              </w:rPr>
            </w:pPr>
          </w:p>
        </w:tc>
        <w:tc>
          <w:tcPr>
            <w:tcW w:w="1843" w:type="dxa"/>
            <w:tcPrChange w:id="6654" w:author="2" w:date="2021-08-31T10:55:00Z">
              <w:tcPr>
                <w:tcW w:w="1843" w:type="dxa"/>
              </w:tcPr>
            </w:tcPrChange>
          </w:tcPr>
          <w:p w14:paraId="5D56D9D6" w14:textId="77777777" w:rsidR="00FC7A68" w:rsidRPr="007D3742" w:rsidRDefault="00FC7A68" w:rsidP="00FC7A68">
            <w:pPr>
              <w:spacing w:after="120"/>
              <w:rPr>
                <w:rFonts w:ascii="Times New Roman" w:hAnsi="Times New Roman" w:cs="Times New Roman"/>
                <w:sz w:val="24"/>
                <w:szCs w:val="24"/>
              </w:rPr>
            </w:pPr>
          </w:p>
        </w:tc>
        <w:tc>
          <w:tcPr>
            <w:tcW w:w="425" w:type="dxa"/>
            <w:tcPrChange w:id="6655" w:author="2" w:date="2021-08-31T10:55:00Z">
              <w:tcPr>
                <w:tcW w:w="425" w:type="dxa"/>
              </w:tcPr>
            </w:tcPrChange>
          </w:tcPr>
          <w:p w14:paraId="67EFC97F" w14:textId="77777777" w:rsidR="00FC7A68" w:rsidRPr="007D3742" w:rsidRDefault="00FC7A68" w:rsidP="00FC7A68">
            <w:pPr>
              <w:spacing w:after="120"/>
              <w:rPr>
                <w:rFonts w:ascii="Times New Roman" w:hAnsi="Times New Roman" w:cs="Times New Roman"/>
                <w:sz w:val="24"/>
                <w:szCs w:val="24"/>
              </w:rPr>
            </w:pPr>
          </w:p>
        </w:tc>
        <w:tc>
          <w:tcPr>
            <w:tcW w:w="392" w:type="dxa"/>
            <w:tcPrChange w:id="6656" w:author="2" w:date="2021-08-31T10:55:00Z">
              <w:tcPr>
                <w:tcW w:w="392" w:type="dxa"/>
              </w:tcPr>
            </w:tcPrChange>
          </w:tcPr>
          <w:p w14:paraId="7511F668" w14:textId="77777777" w:rsidR="00FC7A68" w:rsidRPr="007D3742" w:rsidRDefault="00FC7A68" w:rsidP="00FC7A68">
            <w:pPr>
              <w:spacing w:after="120"/>
              <w:rPr>
                <w:rFonts w:ascii="Times New Roman" w:hAnsi="Times New Roman" w:cs="Times New Roman"/>
                <w:sz w:val="24"/>
                <w:szCs w:val="24"/>
              </w:rPr>
            </w:pPr>
          </w:p>
        </w:tc>
        <w:tc>
          <w:tcPr>
            <w:tcW w:w="553" w:type="dxa"/>
            <w:tcPrChange w:id="6657" w:author="2" w:date="2021-08-31T10:55:00Z">
              <w:tcPr>
                <w:tcW w:w="553" w:type="dxa"/>
              </w:tcPr>
            </w:tcPrChange>
          </w:tcPr>
          <w:p w14:paraId="4D26FBDA" w14:textId="1E3E78F4"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2</w:t>
            </w:r>
          </w:p>
        </w:tc>
        <w:tc>
          <w:tcPr>
            <w:tcW w:w="6001" w:type="dxa"/>
            <w:tcPrChange w:id="6658" w:author="2" w:date="2021-08-31T10:55:00Z">
              <w:tcPr>
                <w:tcW w:w="6001" w:type="dxa"/>
              </w:tcPr>
            </w:tcPrChange>
          </w:tcPr>
          <w:p w14:paraId="6B98AEA3" w14:textId="2349FA9F" w:rsidR="00FC7A68" w:rsidRPr="000B241C" w:rsidRDefault="00FC7A68" w:rsidP="00FC7A68">
            <w:pPr>
              <w:spacing w:after="120"/>
              <w:rPr>
                <w:rFonts w:ascii="Times New Roman" w:hAnsi="Times New Roman" w:cs="Times New Roman"/>
                <w:sz w:val="20"/>
                <w:szCs w:val="20"/>
              </w:rPr>
            </w:pPr>
            <w:r w:rsidRPr="000B241C">
              <w:rPr>
                <w:rFonts w:ascii="Times New Roman" w:hAnsi="Times New Roman" w:cs="Times New Roman"/>
                <w:color w:val="000000"/>
                <w:sz w:val="20"/>
                <w:szCs w:val="20"/>
              </w:rPr>
              <w:t>Изотоп технеция </w:t>
            </w:r>
            <w:r w:rsidRPr="000B241C">
              <w:rPr>
                <w:rFonts w:ascii="Times New Roman" w:hAnsi="Times New Roman" w:cs="Times New Roman"/>
                <w:noProof/>
                <w:sz w:val="20"/>
                <w:szCs w:val="20"/>
                <w:lang w:eastAsia="ru-RU"/>
              </w:rPr>
              <w:t xml:space="preserve"> </w:t>
            </w:r>
            <m:oMath>
              <m:sPre>
                <m:sPrePr>
                  <m:ctrlPr>
                    <w:rPr>
                      <w:rFonts w:ascii="Cambria Math" w:hAnsi="Cambria Math" w:cs="Times New Roman"/>
                      <w:i/>
                      <w:noProof/>
                      <w:sz w:val="20"/>
                      <w:szCs w:val="20"/>
                      <w:lang w:eastAsia="ru-RU"/>
                    </w:rPr>
                  </m:ctrlPr>
                </m:sPrePr>
                <m:sub>
                  <m:r>
                    <w:rPr>
                      <w:rFonts w:ascii="Cambria Math" w:hAnsi="Cambria Math" w:cs="Times New Roman"/>
                      <w:noProof/>
                      <w:sz w:val="20"/>
                      <w:szCs w:val="20"/>
                      <w:lang w:eastAsia="ru-RU"/>
                    </w:rPr>
                    <m:t>43</m:t>
                  </m:r>
                </m:sub>
                <m:sup>
                  <m:r>
                    <w:rPr>
                      <w:rFonts w:ascii="Cambria Math" w:hAnsi="Cambria Math" w:cs="Times New Roman"/>
                      <w:noProof/>
                      <w:sz w:val="20"/>
                      <w:szCs w:val="20"/>
                      <w:lang w:eastAsia="ru-RU"/>
                    </w:rPr>
                    <m:t>95</m:t>
                  </m:r>
                </m:sup>
                <m:e>
                  <m:r>
                    <w:rPr>
                      <w:rFonts w:ascii="Cambria Math" w:hAnsi="Cambria Math" w:cs="Times New Roman"/>
                      <w:noProof/>
                      <w:sz w:val="20"/>
                      <w:szCs w:val="20"/>
                      <w:lang w:eastAsia="ru-RU"/>
                    </w:rPr>
                    <m:t>Тс</m:t>
                  </m:r>
                </m:e>
              </m:sPre>
            </m:oMath>
            <w:r w:rsidRPr="000B241C">
              <w:rPr>
                <w:rFonts w:ascii="Times New Roman" w:hAnsi="Times New Roman" w:cs="Times New Roman"/>
                <w:color w:val="000000"/>
                <w:sz w:val="20"/>
                <w:szCs w:val="20"/>
              </w:rPr>
              <w:t> испытывает позитронный β-распад с периодом полураспада 60 суток, превращаясь в стабильный изотоп молибдена. В запаянную пробирку поместили 760 мг указанного изотопа технеция. Сколько миллимолей технеция останется в пробирке через 180 суток после начала опыта?</w:t>
            </w:r>
          </w:p>
        </w:tc>
        <w:tc>
          <w:tcPr>
            <w:tcW w:w="4961" w:type="dxa"/>
            <w:gridSpan w:val="2"/>
            <w:tcPrChange w:id="6659" w:author="2" w:date="2021-08-31T10:55:00Z">
              <w:tcPr>
                <w:tcW w:w="4839" w:type="dxa"/>
              </w:tcPr>
            </w:tcPrChange>
          </w:tcPr>
          <w:p w14:paraId="6B741DA1" w14:textId="312D7539" w:rsidR="00FC7A68" w:rsidRPr="00455500" w:rsidRDefault="00FC7A68" w:rsidP="00FC7A68">
            <w:pPr>
              <w:pStyle w:val="a4"/>
              <w:numPr>
                <w:ilvl w:val="5"/>
                <w:numId w:val="51"/>
              </w:numPr>
              <w:spacing w:after="120" w:line="240" w:lineRule="auto"/>
              <w:rPr>
                <w:rFonts w:ascii="Times New Roman" w:hAnsi="Times New Roman" w:cs="Times New Roman"/>
                <w:sz w:val="20"/>
                <w:szCs w:val="20"/>
              </w:rPr>
            </w:pPr>
            <w:r w:rsidRPr="00455500">
              <w:rPr>
                <w:rFonts w:ascii="Times New Roman" w:hAnsi="Times New Roman" w:cs="Times New Roman"/>
                <w:sz w:val="20"/>
                <w:szCs w:val="20"/>
              </w:rPr>
              <w:t>1 ммоль</w:t>
            </w:r>
          </w:p>
          <w:p w14:paraId="4739F5AF" w14:textId="44EACA8B" w:rsidR="00FC7A68" w:rsidRPr="00455500" w:rsidRDefault="00FC7A68" w:rsidP="00FC7A68">
            <w:pPr>
              <w:pStyle w:val="a4"/>
              <w:numPr>
                <w:ilvl w:val="5"/>
                <w:numId w:val="51"/>
              </w:numPr>
              <w:spacing w:after="120" w:line="240" w:lineRule="auto"/>
              <w:rPr>
                <w:rFonts w:ascii="Times New Roman" w:hAnsi="Times New Roman" w:cs="Times New Roman"/>
                <w:sz w:val="20"/>
                <w:szCs w:val="20"/>
              </w:rPr>
            </w:pPr>
            <w:r w:rsidRPr="00455500">
              <w:rPr>
                <w:rFonts w:ascii="Times New Roman" w:hAnsi="Times New Roman" w:cs="Times New Roman"/>
                <w:sz w:val="20"/>
                <w:szCs w:val="20"/>
              </w:rPr>
              <w:t>0,5 ммоль</w:t>
            </w:r>
          </w:p>
          <w:p w14:paraId="7E69199F" w14:textId="71E26498" w:rsidR="00FC7A68" w:rsidRPr="00455500" w:rsidRDefault="00FC7A68" w:rsidP="00FC7A68">
            <w:pPr>
              <w:pStyle w:val="a4"/>
              <w:numPr>
                <w:ilvl w:val="5"/>
                <w:numId w:val="51"/>
              </w:numPr>
              <w:spacing w:after="120" w:line="240" w:lineRule="auto"/>
              <w:rPr>
                <w:rFonts w:ascii="Times New Roman" w:hAnsi="Times New Roman" w:cs="Times New Roman"/>
                <w:sz w:val="20"/>
                <w:szCs w:val="20"/>
              </w:rPr>
            </w:pPr>
            <w:r w:rsidRPr="00455500">
              <w:rPr>
                <w:rFonts w:ascii="Times New Roman" w:hAnsi="Times New Roman" w:cs="Times New Roman"/>
                <w:sz w:val="20"/>
                <w:szCs w:val="20"/>
              </w:rPr>
              <w:t>1,5 ммоль</w:t>
            </w:r>
          </w:p>
          <w:p w14:paraId="5B709840" w14:textId="72A630AA" w:rsidR="00FC7A68" w:rsidRPr="00455500" w:rsidRDefault="00FC7A68" w:rsidP="00FC7A68">
            <w:pPr>
              <w:pStyle w:val="a4"/>
              <w:numPr>
                <w:ilvl w:val="5"/>
                <w:numId w:val="51"/>
              </w:numPr>
              <w:spacing w:after="120" w:line="240" w:lineRule="auto"/>
              <w:rPr>
                <w:rFonts w:ascii="Times New Roman" w:hAnsi="Times New Roman" w:cs="Times New Roman"/>
                <w:sz w:val="20"/>
                <w:szCs w:val="20"/>
              </w:rPr>
            </w:pPr>
            <w:r w:rsidRPr="00455500">
              <w:rPr>
                <w:rFonts w:ascii="Times New Roman" w:hAnsi="Times New Roman" w:cs="Times New Roman"/>
                <w:sz w:val="20"/>
                <w:szCs w:val="20"/>
              </w:rPr>
              <w:t>0,8 ммоль</w:t>
            </w:r>
          </w:p>
        </w:tc>
        <w:tc>
          <w:tcPr>
            <w:tcW w:w="567" w:type="dxa"/>
            <w:gridSpan w:val="2"/>
            <w:tcPrChange w:id="6660" w:author="2" w:date="2021-08-31T10:55:00Z">
              <w:tcPr>
                <w:tcW w:w="547" w:type="dxa"/>
              </w:tcPr>
            </w:tcPrChange>
          </w:tcPr>
          <w:p w14:paraId="098DC4F7" w14:textId="37F6D8F5" w:rsidR="00FC7A68" w:rsidRPr="004B35C4" w:rsidRDefault="00FC7A68" w:rsidP="00FC7A68">
            <w:pPr>
              <w:pStyle w:val="a4"/>
              <w:numPr>
                <w:ilvl w:val="0"/>
                <w:numId w:val="89"/>
              </w:numPr>
              <w:tabs>
                <w:tab w:val="left" w:pos="600"/>
              </w:tabs>
              <w:spacing w:after="120" w:line="240" w:lineRule="auto"/>
              <w:ind w:left="0" w:right="34"/>
              <w:rPr>
                <w:rFonts w:ascii="Times New Roman" w:hAnsi="Times New Roman" w:cs="Times New Roman"/>
                <w:sz w:val="24"/>
                <w:szCs w:val="24"/>
              </w:rPr>
            </w:pPr>
            <w:r>
              <w:rPr>
                <w:rFonts w:ascii="Times New Roman" w:hAnsi="Times New Roman" w:cs="Times New Roman"/>
                <w:sz w:val="24"/>
                <w:szCs w:val="24"/>
              </w:rPr>
              <w:t>1</w:t>
            </w:r>
          </w:p>
        </w:tc>
      </w:tr>
      <w:tr w:rsidR="00FC7A68" w:rsidRPr="007D3742" w14:paraId="459AC719" w14:textId="77777777" w:rsidTr="00911EF6">
        <w:tc>
          <w:tcPr>
            <w:tcW w:w="846" w:type="dxa"/>
            <w:tcPrChange w:id="6661" w:author="2" w:date="2021-08-31T10:55:00Z">
              <w:tcPr>
                <w:tcW w:w="846" w:type="dxa"/>
              </w:tcPr>
            </w:tcPrChange>
          </w:tcPr>
          <w:p w14:paraId="54EA1389" w14:textId="2108F4E1" w:rsidR="00FC7A68" w:rsidRPr="007D3742" w:rsidRDefault="00FC7A68" w:rsidP="00FC7A68">
            <w:pPr>
              <w:spacing w:after="120"/>
              <w:rPr>
                <w:rFonts w:ascii="Times New Roman" w:hAnsi="Times New Roman" w:cs="Times New Roman"/>
                <w:sz w:val="24"/>
                <w:szCs w:val="24"/>
              </w:rPr>
            </w:pPr>
          </w:p>
        </w:tc>
        <w:tc>
          <w:tcPr>
            <w:tcW w:w="1843" w:type="dxa"/>
            <w:tcPrChange w:id="6662" w:author="2" w:date="2021-08-31T10:55:00Z">
              <w:tcPr>
                <w:tcW w:w="1843" w:type="dxa"/>
              </w:tcPr>
            </w:tcPrChange>
          </w:tcPr>
          <w:p w14:paraId="32FC52BA" w14:textId="77777777" w:rsidR="00FC7A68" w:rsidRPr="007D3742" w:rsidRDefault="00FC7A68" w:rsidP="00FC7A68">
            <w:pPr>
              <w:spacing w:after="120"/>
              <w:rPr>
                <w:rFonts w:ascii="Times New Roman" w:hAnsi="Times New Roman" w:cs="Times New Roman"/>
                <w:sz w:val="24"/>
                <w:szCs w:val="24"/>
              </w:rPr>
            </w:pPr>
          </w:p>
        </w:tc>
        <w:tc>
          <w:tcPr>
            <w:tcW w:w="425" w:type="dxa"/>
            <w:tcPrChange w:id="6663" w:author="2" w:date="2021-08-31T10:55:00Z">
              <w:tcPr>
                <w:tcW w:w="425" w:type="dxa"/>
              </w:tcPr>
            </w:tcPrChange>
          </w:tcPr>
          <w:p w14:paraId="14FE68E3" w14:textId="77777777" w:rsidR="00FC7A68" w:rsidRPr="007D3742" w:rsidRDefault="00FC7A68" w:rsidP="00FC7A68">
            <w:pPr>
              <w:spacing w:after="120"/>
              <w:rPr>
                <w:rFonts w:ascii="Times New Roman" w:hAnsi="Times New Roman" w:cs="Times New Roman"/>
                <w:sz w:val="24"/>
                <w:szCs w:val="24"/>
              </w:rPr>
            </w:pPr>
          </w:p>
        </w:tc>
        <w:tc>
          <w:tcPr>
            <w:tcW w:w="392" w:type="dxa"/>
            <w:tcPrChange w:id="6664" w:author="2" w:date="2021-08-31T10:55:00Z">
              <w:tcPr>
                <w:tcW w:w="392" w:type="dxa"/>
              </w:tcPr>
            </w:tcPrChange>
          </w:tcPr>
          <w:p w14:paraId="7F0A9298" w14:textId="77777777" w:rsidR="00FC7A68" w:rsidRPr="007D3742" w:rsidRDefault="00FC7A68" w:rsidP="00FC7A68">
            <w:pPr>
              <w:spacing w:after="120"/>
              <w:rPr>
                <w:rFonts w:ascii="Times New Roman" w:hAnsi="Times New Roman" w:cs="Times New Roman"/>
                <w:sz w:val="24"/>
                <w:szCs w:val="24"/>
              </w:rPr>
            </w:pPr>
          </w:p>
        </w:tc>
        <w:tc>
          <w:tcPr>
            <w:tcW w:w="553" w:type="dxa"/>
            <w:tcPrChange w:id="6665" w:author="2" w:date="2021-08-31T10:55:00Z">
              <w:tcPr>
                <w:tcW w:w="553" w:type="dxa"/>
              </w:tcPr>
            </w:tcPrChange>
          </w:tcPr>
          <w:p w14:paraId="53A6D205" w14:textId="5DB2DFC9"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3</w:t>
            </w:r>
          </w:p>
        </w:tc>
        <w:tc>
          <w:tcPr>
            <w:tcW w:w="6001" w:type="dxa"/>
            <w:tcPrChange w:id="6666" w:author="2" w:date="2021-08-31T10:55:00Z">
              <w:tcPr>
                <w:tcW w:w="6001" w:type="dxa"/>
              </w:tcPr>
            </w:tcPrChange>
          </w:tcPr>
          <w:p w14:paraId="41D3ECF2" w14:textId="13DFAA6F" w:rsidR="00FC7A68" w:rsidRPr="00455500" w:rsidRDefault="00FC7A68" w:rsidP="00FC7A68">
            <w:pPr>
              <w:spacing w:after="120"/>
              <w:rPr>
                <w:rFonts w:ascii="Times New Roman" w:hAnsi="Times New Roman" w:cs="Times New Roman"/>
                <w:sz w:val="20"/>
                <w:szCs w:val="20"/>
              </w:rPr>
            </w:pPr>
            <w:r w:rsidRPr="00455500">
              <w:rPr>
                <w:rFonts w:ascii="Times New Roman" w:hAnsi="Times New Roman" w:cs="Times New Roman"/>
                <w:color w:val="000000"/>
                <w:sz w:val="20"/>
                <w:szCs w:val="20"/>
              </w:rPr>
              <w:t>Образец радиоактивного радия находится в закрытом сосуде. Ядра радия </w:t>
            </w:r>
            <m:oMath>
              <m:sPre>
                <m:sPrePr>
                  <m:ctrlPr>
                    <w:rPr>
                      <w:rFonts w:ascii="Cambria Math" w:hAnsi="Cambria Math" w:cs="Times New Roman"/>
                      <w:i/>
                      <w:color w:val="000000"/>
                      <w:sz w:val="20"/>
                      <w:szCs w:val="20"/>
                    </w:rPr>
                  </m:ctrlPr>
                </m:sPrePr>
                <m:sub>
                  <m:r>
                    <w:rPr>
                      <w:rFonts w:ascii="Cambria Math" w:hAnsi="Cambria Math" w:cs="Times New Roman"/>
                      <w:color w:val="000000"/>
                      <w:sz w:val="20"/>
                      <w:szCs w:val="20"/>
                    </w:rPr>
                    <m:t>88</m:t>
                  </m:r>
                </m:sub>
                <m:sup>
                  <m:r>
                    <w:rPr>
                      <w:rFonts w:ascii="Cambria Math" w:hAnsi="Cambria Math" w:cs="Times New Roman"/>
                      <w:color w:val="000000"/>
                      <w:sz w:val="20"/>
                      <w:szCs w:val="20"/>
                    </w:rPr>
                    <m:t>224</m:t>
                  </m:r>
                </m:sup>
                <m:e>
                  <m:r>
                    <w:rPr>
                      <w:rFonts w:ascii="Cambria Math" w:hAnsi="Cambria Math" w:cs="Times New Roman"/>
                      <w:color w:val="000000"/>
                      <w:sz w:val="20"/>
                      <w:szCs w:val="20"/>
                      <w:lang w:val="en-US"/>
                    </w:rPr>
                    <m:t>Ra</m:t>
                  </m:r>
                </m:e>
              </m:sPre>
            </m:oMath>
            <w:r w:rsidRPr="00455500">
              <w:rPr>
                <w:rFonts w:ascii="Times New Roman" w:hAnsi="Times New Roman" w:cs="Times New Roman"/>
                <w:color w:val="000000"/>
                <w:sz w:val="20"/>
                <w:szCs w:val="20"/>
              </w:rPr>
              <w:t> испытывают α-распад с периодом полураспада 3,6 суток. Опред</w:t>
            </w:r>
            <w:r>
              <w:rPr>
                <w:rFonts w:ascii="Times New Roman" w:hAnsi="Times New Roman" w:cs="Times New Roman"/>
                <w:color w:val="000000"/>
                <w:sz w:val="20"/>
                <w:szCs w:val="20"/>
              </w:rPr>
              <w:t xml:space="preserve">елите количество радия </w:t>
            </w:r>
            <w:r w:rsidRPr="00455500">
              <w:rPr>
                <w:rFonts w:ascii="Times New Roman" w:hAnsi="Times New Roman" w:cs="Times New Roman"/>
                <w:color w:val="000000"/>
                <w:sz w:val="20"/>
                <w:szCs w:val="20"/>
              </w:rPr>
              <w:t>в сосуде через 3,6 суток, если в начальный момент времени образец содержал 1,8 моль радия-224.</w:t>
            </w:r>
          </w:p>
        </w:tc>
        <w:tc>
          <w:tcPr>
            <w:tcW w:w="4961" w:type="dxa"/>
            <w:gridSpan w:val="2"/>
            <w:tcPrChange w:id="6667" w:author="2" w:date="2021-08-31T10:55:00Z">
              <w:tcPr>
                <w:tcW w:w="4839" w:type="dxa"/>
              </w:tcPr>
            </w:tcPrChange>
          </w:tcPr>
          <w:p w14:paraId="7DA7535D" w14:textId="1DE126FB" w:rsidR="00FC7A68" w:rsidRPr="00455500" w:rsidRDefault="00FC7A68" w:rsidP="00FC7A68">
            <w:pPr>
              <w:pStyle w:val="a4"/>
              <w:numPr>
                <w:ilvl w:val="8"/>
                <w:numId w:val="51"/>
              </w:numPr>
              <w:spacing w:after="120" w:line="240" w:lineRule="auto"/>
              <w:rPr>
                <w:rFonts w:ascii="Times New Roman" w:hAnsi="Times New Roman" w:cs="Times New Roman"/>
                <w:sz w:val="20"/>
                <w:szCs w:val="20"/>
              </w:rPr>
            </w:pPr>
            <w:r w:rsidRPr="00455500">
              <w:rPr>
                <w:rFonts w:ascii="Times New Roman" w:hAnsi="Times New Roman" w:cs="Times New Roman"/>
                <w:sz w:val="20"/>
                <w:szCs w:val="20"/>
              </w:rPr>
              <w:t>1 моль</w:t>
            </w:r>
          </w:p>
          <w:p w14:paraId="23EBDDA2" w14:textId="61A13CA1" w:rsidR="00FC7A68" w:rsidRPr="00455500" w:rsidRDefault="00FC7A68" w:rsidP="00FC7A68">
            <w:pPr>
              <w:pStyle w:val="a4"/>
              <w:numPr>
                <w:ilvl w:val="8"/>
                <w:numId w:val="51"/>
              </w:numPr>
              <w:spacing w:after="120" w:line="240" w:lineRule="auto"/>
              <w:rPr>
                <w:rFonts w:ascii="Times New Roman" w:hAnsi="Times New Roman" w:cs="Times New Roman"/>
                <w:sz w:val="20"/>
                <w:szCs w:val="20"/>
              </w:rPr>
            </w:pPr>
            <w:r w:rsidRPr="00455500">
              <w:rPr>
                <w:rFonts w:ascii="Times New Roman" w:hAnsi="Times New Roman" w:cs="Times New Roman"/>
                <w:sz w:val="20"/>
                <w:szCs w:val="20"/>
              </w:rPr>
              <w:t>0,9 моль</w:t>
            </w:r>
          </w:p>
          <w:p w14:paraId="29DE283E" w14:textId="019FD757" w:rsidR="00FC7A68" w:rsidRPr="00455500" w:rsidRDefault="00FC7A68" w:rsidP="00FC7A68">
            <w:pPr>
              <w:pStyle w:val="a4"/>
              <w:numPr>
                <w:ilvl w:val="8"/>
                <w:numId w:val="51"/>
              </w:numPr>
              <w:spacing w:after="120" w:line="240" w:lineRule="auto"/>
              <w:rPr>
                <w:rFonts w:ascii="Times New Roman" w:hAnsi="Times New Roman" w:cs="Times New Roman"/>
                <w:sz w:val="20"/>
                <w:szCs w:val="20"/>
              </w:rPr>
            </w:pPr>
            <w:r w:rsidRPr="00455500">
              <w:rPr>
                <w:rFonts w:ascii="Times New Roman" w:hAnsi="Times New Roman" w:cs="Times New Roman"/>
                <w:sz w:val="20"/>
                <w:szCs w:val="20"/>
              </w:rPr>
              <w:t>1,5 моль</w:t>
            </w:r>
          </w:p>
          <w:p w14:paraId="7A35E5AA" w14:textId="6C14D8D4" w:rsidR="00FC7A68" w:rsidRPr="00455500" w:rsidRDefault="00FC7A68" w:rsidP="00FC7A68">
            <w:pPr>
              <w:pStyle w:val="a4"/>
              <w:numPr>
                <w:ilvl w:val="8"/>
                <w:numId w:val="51"/>
              </w:numPr>
              <w:spacing w:after="120" w:line="240" w:lineRule="auto"/>
              <w:rPr>
                <w:rFonts w:ascii="Times New Roman" w:hAnsi="Times New Roman" w:cs="Times New Roman"/>
                <w:sz w:val="20"/>
                <w:szCs w:val="20"/>
              </w:rPr>
            </w:pPr>
            <w:r w:rsidRPr="00455500">
              <w:rPr>
                <w:rFonts w:ascii="Times New Roman" w:hAnsi="Times New Roman" w:cs="Times New Roman"/>
                <w:sz w:val="20"/>
                <w:szCs w:val="20"/>
              </w:rPr>
              <w:t>0,45 моль</w:t>
            </w:r>
          </w:p>
        </w:tc>
        <w:tc>
          <w:tcPr>
            <w:tcW w:w="567" w:type="dxa"/>
            <w:gridSpan w:val="2"/>
            <w:tcPrChange w:id="6668" w:author="2" w:date="2021-08-31T10:55:00Z">
              <w:tcPr>
                <w:tcW w:w="547" w:type="dxa"/>
              </w:tcPr>
            </w:tcPrChange>
          </w:tcPr>
          <w:p w14:paraId="00B89E3A" w14:textId="76CF2E01" w:rsidR="00FC7A68" w:rsidRPr="004B35C4" w:rsidRDefault="00FC7A68" w:rsidP="00FC7A68">
            <w:pPr>
              <w:pStyle w:val="a4"/>
              <w:numPr>
                <w:ilvl w:val="0"/>
                <w:numId w:val="89"/>
              </w:numPr>
              <w:tabs>
                <w:tab w:val="left" w:pos="600"/>
              </w:tabs>
              <w:spacing w:after="120" w:line="240" w:lineRule="auto"/>
              <w:ind w:left="0" w:right="34"/>
              <w:rPr>
                <w:rFonts w:ascii="Times New Roman" w:hAnsi="Times New Roman" w:cs="Times New Roman"/>
                <w:sz w:val="24"/>
                <w:szCs w:val="24"/>
              </w:rPr>
            </w:pPr>
            <w:r>
              <w:rPr>
                <w:rFonts w:ascii="Times New Roman" w:hAnsi="Times New Roman" w:cs="Times New Roman"/>
                <w:sz w:val="24"/>
                <w:szCs w:val="24"/>
              </w:rPr>
              <w:t>2</w:t>
            </w:r>
          </w:p>
        </w:tc>
      </w:tr>
      <w:tr w:rsidR="00FC7A68" w:rsidRPr="007D3742" w14:paraId="3286295B" w14:textId="77777777" w:rsidTr="00911EF6">
        <w:tc>
          <w:tcPr>
            <w:tcW w:w="846" w:type="dxa"/>
            <w:tcPrChange w:id="6669" w:author="2" w:date="2021-08-31T10:55:00Z">
              <w:tcPr>
                <w:tcW w:w="846" w:type="dxa"/>
              </w:tcPr>
            </w:tcPrChange>
          </w:tcPr>
          <w:p w14:paraId="46D9F667" w14:textId="4ABAA16C" w:rsidR="00FC7A68" w:rsidRPr="007D3742" w:rsidRDefault="00FC7A68" w:rsidP="00FC7A68">
            <w:pPr>
              <w:spacing w:after="120"/>
              <w:rPr>
                <w:rFonts w:ascii="Times New Roman" w:hAnsi="Times New Roman" w:cs="Times New Roman"/>
                <w:sz w:val="24"/>
                <w:szCs w:val="24"/>
              </w:rPr>
            </w:pPr>
          </w:p>
        </w:tc>
        <w:tc>
          <w:tcPr>
            <w:tcW w:w="1843" w:type="dxa"/>
            <w:tcPrChange w:id="6670" w:author="2" w:date="2021-08-31T10:55:00Z">
              <w:tcPr>
                <w:tcW w:w="1843" w:type="dxa"/>
              </w:tcPr>
            </w:tcPrChange>
          </w:tcPr>
          <w:p w14:paraId="32CE9B0B" w14:textId="77777777" w:rsidR="00FC7A68" w:rsidRPr="007D3742" w:rsidRDefault="00FC7A68" w:rsidP="00FC7A68">
            <w:pPr>
              <w:spacing w:after="120"/>
              <w:rPr>
                <w:rFonts w:ascii="Times New Roman" w:hAnsi="Times New Roman" w:cs="Times New Roman"/>
                <w:sz w:val="24"/>
                <w:szCs w:val="24"/>
              </w:rPr>
            </w:pPr>
          </w:p>
        </w:tc>
        <w:tc>
          <w:tcPr>
            <w:tcW w:w="425" w:type="dxa"/>
            <w:tcPrChange w:id="6671" w:author="2" w:date="2021-08-31T10:55:00Z">
              <w:tcPr>
                <w:tcW w:w="425" w:type="dxa"/>
              </w:tcPr>
            </w:tcPrChange>
          </w:tcPr>
          <w:p w14:paraId="3B1ED5BB" w14:textId="77777777" w:rsidR="00FC7A68" w:rsidRPr="007D3742" w:rsidRDefault="00FC7A68" w:rsidP="00FC7A68">
            <w:pPr>
              <w:spacing w:after="120"/>
              <w:rPr>
                <w:rFonts w:ascii="Times New Roman" w:hAnsi="Times New Roman" w:cs="Times New Roman"/>
                <w:sz w:val="24"/>
                <w:szCs w:val="24"/>
              </w:rPr>
            </w:pPr>
          </w:p>
        </w:tc>
        <w:tc>
          <w:tcPr>
            <w:tcW w:w="392" w:type="dxa"/>
            <w:tcPrChange w:id="6672" w:author="2" w:date="2021-08-31T10:55:00Z">
              <w:tcPr>
                <w:tcW w:w="392" w:type="dxa"/>
              </w:tcPr>
            </w:tcPrChange>
          </w:tcPr>
          <w:p w14:paraId="28FA2D85" w14:textId="77777777" w:rsidR="00FC7A68" w:rsidRPr="007D3742" w:rsidRDefault="00FC7A68" w:rsidP="00FC7A68">
            <w:pPr>
              <w:spacing w:after="120"/>
              <w:rPr>
                <w:rFonts w:ascii="Times New Roman" w:hAnsi="Times New Roman" w:cs="Times New Roman"/>
                <w:sz w:val="24"/>
                <w:szCs w:val="24"/>
              </w:rPr>
            </w:pPr>
          </w:p>
        </w:tc>
        <w:tc>
          <w:tcPr>
            <w:tcW w:w="553" w:type="dxa"/>
            <w:tcPrChange w:id="6673" w:author="2" w:date="2021-08-31T10:55:00Z">
              <w:tcPr>
                <w:tcW w:w="553" w:type="dxa"/>
              </w:tcPr>
            </w:tcPrChange>
          </w:tcPr>
          <w:p w14:paraId="20B0FED7" w14:textId="3240163C"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4</w:t>
            </w:r>
          </w:p>
        </w:tc>
        <w:tc>
          <w:tcPr>
            <w:tcW w:w="6001" w:type="dxa"/>
            <w:tcPrChange w:id="6674" w:author="2" w:date="2021-08-31T10:55:00Z">
              <w:tcPr>
                <w:tcW w:w="6001" w:type="dxa"/>
              </w:tcPr>
            </w:tcPrChange>
          </w:tcPr>
          <w:p w14:paraId="412D486F" w14:textId="5D32BD73" w:rsidR="00FC7A68" w:rsidRPr="00455500" w:rsidRDefault="00FC7A68" w:rsidP="00FC7A68">
            <w:pPr>
              <w:spacing w:after="120"/>
              <w:rPr>
                <w:rFonts w:ascii="Times New Roman" w:hAnsi="Times New Roman" w:cs="Times New Roman"/>
                <w:sz w:val="20"/>
                <w:szCs w:val="20"/>
              </w:rPr>
            </w:pPr>
            <w:r w:rsidRPr="00455500">
              <w:rPr>
                <w:rFonts w:ascii="Times New Roman" w:hAnsi="Times New Roman" w:cs="Times New Roman"/>
                <w:color w:val="000000"/>
                <w:sz w:val="20"/>
                <w:szCs w:val="20"/>
              </w:rPr>
              <w:t>Период полураспада некоторого неизвестного вещества массой 120 г составляет 18 минут. Чем</w:t>
            </w:r>
            <w:r>
              <w:rPr>
                <w:rFonts w:ascii="Times New Roman" w:hAnsi="Times New Roman" w:cs="Times New Roman"/>
                <w:color w:val="000000"/>
                <w:sz w:val="20"/>
                <w:szCs w:val="20"/>
              </w:rPr>
              <w:t xml:space="preserve">у будет равна масса </w:t>
            </w:r>
            <w:r w:rsidRPr="00455500">
              <w:rPr>
                <w:rFonts w:ascii="Times New Roman" w:hAnsi="Times New Roman" w:cs="Times New Roman"/>
                <w:color w:val="000000"/>
                <w:sz w:val="20"/>
                <w:szCs w:val="20"/>
              </w:rPr>
              <w:t>этого вещества через 54 минуты?</w:t>
            </w:r>
          </w:p>
        </w:tc>
        <w:tc>
          <w:tcPr>
            <w:tcW w:w="4961" w:type="dxa"/>
            <w:gridSpan w:val="2"/>
            <w:tcPrChange w:id="6675" w:author="2" w:date="2021-08-31T10:55:00Z">
              <w:tcPr>
                <w:tcW w:w="4839" w:type="dxa"/>
              </w:tcPr>
            </w:tcPrChange>
          </w:tcPr>
          <w:p w14:paraId="31C37F61" w14:textId="77777777" w:rsidR="00FC7A68" w:rsidRPr="00455500" w:rsidRDefault="00FC7A68" w:rsidP="00C207C3">
            <w:pPr>
              <w:pStyle w:val="a4"/>
              <w:numPr>
                <w:ilvl w:val="0"/>
                <w:numId w:val="118"/>
              </w:numPr>
              <w:spacing w:after="120" w:line="240" w:lineRule="auto"/>
              <w:ind w:hanging="720"/>
              <w:rPr>
                <w:rFonts w:ascii="Times New Roman" w:hAnsi="Times New Roman" w:cs="Times New Roman"/>
                <w:sz w:val="20"/>
                <w:szCs w:val="20"/>
              </w:rPr>
            </w:pPr>
            <w:r w:rsidRPr="00455500">
              <w:rPr>
                <w:rFonts w:ascii="Times New Roman" w:hAnsi="Times New Roman" w:cs="Times New Roman"/>
                <w:sz w:val="20"/>
                <w:szCs w:val="20"/>
              </w:rPr>
              <w:t>12г</w:t>
            </w:r>
          </w:p>
          <w:p w14:paraId="2DF3738F" w14:textId="77777777" w:rsidR="00FC7A68" w:rsidRPr="00455500" w:rsidRDefault="00FC7A68" w:rsidP="00C207C3">
            <w:pPr>
              <w:pStyle w:val="a4"/>
              <w:numPr>
                <w:ilvl w:val="0"/>
                <w:numId w:val="118"/>
              </w:numPr>
              <w:spacing w:after="120" w:line="240" w:lineRule="auto"/>
              <w:ind w:hanging="720"/>
              <w:rPr>
                <w:rFonts w:ascii="Times New Roman" w:hAnsi="Times New Roman" w:cs="Times New Roman"/>
                <w:sz w:val="20"/>
                <w:szCs w:val="20"/>
              </w:rPr>
            </w:pPr>
            <w:r w:rsidRPr="00455500">
              <w:rPr>
                <w:rFonts w:ascii="Times New Roman" w:hAnsi="Times New Roman" w:cs="Times New Roman"/>
                <w:sz w:val="20"/>
                <w:szCs w:val="20"/>
              </w:rPr>
              <w:t>15г</w:t>
            </w:r>
          </w:p>
          <w:p w14:paraId="27890BD6" w14:textId="33C06DCB" w:rsidR="00FC7A68" w:rsidRPr="00455500" w:rsidRDefault="00FC7A68" w:rsidP="00C207C3">
            <w:pPr>
              <w:pStyle w:val="a4"/>
              <w:numPr>
                <w:ilvl w:val="0"/>
                <w:numId w:val="118"/>
              </w:numPr>
              <w:spacing w:after="120" w:line="240" w:lineRule="auto"/>
              <w:ind w:hanging="720"/>
              <w:rPr>
                <w:rFonts w:ascii="Times New Roman" w:hAnsi="Times New Roman" w:cs="Times New Roman"/>
                <w:sz w:val="20"/>
                <w:szCs w:val="20"/>
              </w:rPr>
            </w:pPr>
            <w:r w:rsidRPr="00455500">
              <w:rPr>
                <w:rFonts w:ascii="Times New Roman" w:hAnsi="Times New Roman" w:cs="Times New Roman"/>
                <w:sz w:val="20"/>
                <w:szCs w:val="20"/>
              </w:rPr>
              <w:t>60г</w:t>
            </w:r>
          </w:p>
          <w:p w14:paraId="0140AB5C" w14:textId="7840CA47" w:rsidR="00FC7A68" w:rsidRPr="006F33AA" w:rsidRDefault="00FC7A68" w:rsidP="00C207C3">
            <w:pPr>
              <w:pStyle w:val="a4"/>
              <w:numPr>
                <w:ilvl w:val="0"/>
                <w:numId w:val="118"/>
              </w:numPr>
              <w:spacing w:after="120" w:line="240" w:lineRule="auto"/>
              <w:ind w:hanging="720"/>
              <w:rPr>
                <w:rFonts w:ascii="Times New Roman" w:hAnsi="Times New Roman"/>
                <w:sz w:val="20"/>
                <w:rPrChange w:id="6676" w:author="2" w:date="2021-08-31T10:55:00Z">
                  <w:rPr>
                    <w:rFonts w:ascii="Times New Roman" w:hAnsi="Times New Roman" w:cs="Times New Roman"/>
                    <w:sz w:val="24"/>
                    <w:szCs w:val="24"/>
                  </w:rPr>
                </w:rPrChange>
              </w:rPr>
            </w:pPr>
            <w:r w:rsidRPr="00455500">
              <w:rPr>
                <w:rFonts w:ascii="Times New Roman" w:hAnsi="Times New Roman" w:cs="Times New Roman"/>
                <w:sz w:val="20"/>
                <w:szCs w:val="20"/>
              </w:rPr>
              <w:t>80г</w:t>
            </w:r>
          </w:p>
        </w:tc>
        <w:tc>
          <w:tcPr>
            <w:tcW w:w="567" w:type="dxa"/>
            <w:gridSpan w:val="2"/>
            <w:tcPrChange w:id="6677" w:author="2" w:date="2021-08-31T10:55:00Z">
              <w:tcPr>
                <w:tcW w:w="547" w:type="dxa"/>
              </w:tcPr>
            </w:tcPrChange>
          </w:tcPr>
          <w:p w14:paraId="28FAA484" w14:textId="689CF536" w:rsidR="00FC7A68" w:rsidRPr="004B35C4" w:rsidRDefault="00FC7A68" w:rsidP="00FC7A68">
            <w:pPr>
              <w:pStyle w:val="a4"/>
              <w:numPr>
                <w:ilvl w:val="0"/>
                <w:numId w:val="89"/>
              </w:numPr>
              <w:tabs>
                <w:tab w:val="left" w:pos="600"/>
              </w:tabs>
              <w:spacing w:after="120" w:line="240" w:lineRule="auto"/>
              <w:ind w:left="0" w:right="34"/>
              <w:rPr>
                <w:rFonts w:ascii="Times New Roman" w:hAnsi="Times New Roman" w:cs="Times New Roman"/>
                <w:sz w:val="24"/>
                <w:szCs w:val="24"/>
              </w:rPr>
            </w:pPr>
            <w:r>
              <w:rPr>
                <w:rFonts w:ascii="Times New Roman" w:hAnsi="Times New Roman" w:cs="Times New Roman"/>
                <w:sz w:val="24"/>
                <w:szCs w:val="24"/>
              </w:rPr>
              <w:t>2</w:t>
            </w:r>
          </w:p>
        </w:tc>
      </w:tr>
      <w:tr w:rsidR="00FC7A68" w:rsidRPr="007D3742" w14:paraId="4093999E" w14:textId="77777777" w:rsidTr="00911EF6">
        <w:tc>
          <w:tcPr>
            <w:tcW w:w="846" w:type="dxa"/>
            <w:tcPrChange w:id="6678" w:author="2" w:date="2021-08-31T10:55:00Z">
              <w:tcPr>
                <w:tcW w:w="846" w:type="dxa"/>
              </w:tcPr>
            </w:tcPrChange>
          </w:tcPr>
          <w:p w14:paraId="75183272" w14:textId="4F97D97F" w:rsidR="00FC7A68" w:rsidRPr="007D3742" w:rsidRDefault="00FC7A68" w:rsidP="00FC7A68">
            <w:pPr>
              <w:spacing w:after="120"/>
              <w:rPr>
                <w:rFonts w:ascii="Times New Roman" w:hAnsi="Times New Roman" w:cs="Times New Roman"/>
                <w:sz w:val="24"/>
                <w:szCs w:val="24"/>
              </w:rPr>
            </w:pPr>
          </w:p>
        </w:tc>
        <w:tc>
          <w:tcPr>
            <w:tcW w:w="1843" w:type="dxa"/>
            <w:tcPrChange w:id="6679" w:author="2" w:date="2021-08-31T10:55:00Z">
              <w:tcPr>
                <w:tcW w:w="1843" w:type="dxa"/>
              </w:tcPr>
            </w:tcPrChange>
          </w:tcPr>
          <w:p w14:paraId="3C54440A" w14:textId="77777777" w:rsidR="00FC7A68" w:rsidRPr="007D3742" w:rsidRDefault="00FC7A68" w:rsidP="00FC7A68">
            <w:pPr>
              <w:spacing w:after="120"/>
              <w:rPr>
                <w:rFonts w:ascii="Times New Roman" w:hAnsi="Times New Roman" w:cs="Times New Roman"/>
                <w:sz w:val="24"/>
                <w:szCs w:val="24"/>
              </w:rPr>
            </w:pPr>
          </w:p>
        </w:tc>
        <w:tc>
          <w:tcPr>
            <w:tcW w:w="425" w:type="dxa"/>
            <w:tcPrChange w:id="6680" w:author="2" w:date="2021-08-31T10:55:00Z">
              <w:tcPr>
                <w:tcW w:w="425" w:type="dxa"/>
              </w:tcPr>
            </w:tcPrChange>
          </w:tcPr>
          <w:p w14:paraId="07C305FC" w14:textId="77777777" w:rsidR="00FC7A68" w:rsidRPr="007D3742" w:rsidRDefault="00FC7A68" w:rsidP="00FC7A68">
            <w:pPr>
              <w:spacing w:after="120"/>
              <w:rPr>
                <w:rFonts w:ascii="Times New Roman" w:hAnsi="Times New Roman" w:cs="Times New Roman"/>
                <w:sz w:val="24"/>
                <w:szCs w:val="24"/>
              </w:rPr>
            </w:pPr>
          </w:p>
        </w:tc>
        <w:tc>
          <w:tcPr>
            <w:tcW w:w="392" w:type="dxa"/>
            <w:tcPrChange w:id="6681" w:author="2" w:date="2021-08-31T10:55:00Z">
              <w:tcPr>
                <w:tcW w:w="392" w:type="dxa"/>
              </w:tcPr>
            </w:tcPrChange>
          </w:tcPr>
          <w:p w14:paraId="5FC9398F" w14:textId="77777777" w:rsidR="00FC7A68" w:rsidRPr="007D3742" w:rsidRDefault="00FC7A68" w:rsidP="00FC7A68">
            <w:pPr>
              <w:spacing w:after="120"/>
              <w:rPr>
                <w:rFonts w:ascii="Times New Roman" w:hAnsi="Times New Roman" w:cs="Times New Roman"/>
                <w:sz w:val="24"/>
                <w:szCs w:val="24"/>
              </w:rPr>
            </w:pPr>
          </w:p>
        </w:tc>
        <w:tc>
          <w:tcPr>
            <w:tcW w:w="553" w:type="dxa"/>
            <w:tcPrChange w:id="6682" w:author="2" w:date="2021-08-31T10:55:00Z">
              <w:tcPr>
                <w:tcW w:w="553" w:type="dxa"/>
              </w:tcPr>
            </w:tcPrChange>
          </w:tcPr>
          <w:p w14:paraId="45B218D0" w14:textId="5FA1CB12"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5</w:t>
            </w:r>
          </w:p>
        </w:tc>
        <w:tc>
          <w:tcPr>
            <w:tcW w:w="6001" w:type="dxa"/>
            <w:tcPrChange w:id="6683" w:author="2" w:date="2021-08-31T10:55:00Z">
              <w:tcPr>
                <w:tcW w:w="6001" w:type="dxa"/>
              </w:tcPr>
            </w:tcPrChange>
          </w:tcPr>
          <w:p w14:paraId="5C6EB2AF" w14:textId="05CEE283" w:rsidR="00FC7A68" w:rsidRPr="00455500" w:rsidRDefault="00FC7A68" w:rsidP="00FC7A68">
            <w:pPr>
              <w:spacing w:after="120"/>
              <w:rPr>
                <w:rFonts w:ascii="Times New Roman" w:hAnsi="Times New Roman" w:cs="Times New Roman"/>
                <w:sz w:val="20"/>
                <w:szCs w:val="20"/>
              </w:rPr>
            </w:pPr>
            <w:r w:rsidRPr="00455500">
              <w:rPr>
                <w:rFonts w:ascii="Times New Roman" w:hAnsi="Times New Roman" w:cs="Times New Roman"/>
                <w:color w:val="000000"/>
                <w:sz w:val="20"/>
                <w:szCs w:val="20"/>
              </w:rPr>
              <w:t>Период </w:t>
            </w:r>
            <w:r w:rsidRPr="00455500">
              <w:rPr>
                <w:rFonts w:ascii="Times New Roman" w:hAnsi="Times New Roman" w:cs="Times New Roman"/>
                <w:noProof/>
                <w:sz w:val="20"/>
                <w:szCs w:val="20"/>
                <w:lang w:eastAsia="ru-RU"/>
              </w:rPr>
              <w:t>Т</w:t>
            </w:r>
            <w:r w:rsidRPr="00455500">
              <w:rPr>
                <w:rFonts w:ascii="Times New Roman" w:hAnsi="Times New Roman" w:cs="Times New Roman"/>
                <w:color w:val="000000"/>
                <w:sz w:val="20"/>
                <w:szCs w:val="20"/>
              </w:rPr>
              <w:t> полураспада изотопа калия </w:t>
            </w:r>
            <m:oMath>
              <m:sPre>
                <m:sPrePr>
                  <m:ctrlPr>
                    <w:rPr>
                      <w:rFonts w:ascii="Cambria Math" w:hAnsi="Cambria Math" w:cs="Times New Roman"/>
                      <w:i/>
                      <w:color w:val="000000"/>
                      <w:sz w:val="20"/>
                      <w:szCs w:val="20"/>
                    </w:rPr>
                  </m:ctrlPr>
                </m:sPrePr>
                <m:sub>
                  <m:r>
                    <w:rPr>
                      <w:rFonts w:ascii="Cambria Math" w:hAnsi="Cambria Math" w:cs="Times New Roman"/>
                      <w:color w:val="000000"/>
                      <w:sz w:val="20"/>
                      <w:szCs w:val="20"/>
                    </w:rPr>
                    <m:t>19</m:t>
                  </m:r>
                </m:sub>
                <m:sup>
                  <m:r>
                    <w:rPr>
                      <w:rFonts w:ascii="Cambria Math" w:hAnsi="Cambria Math" w:cs="Times New Roman"/>
                      <w:color w:val="000000"/>
                      <w:sz w:val="20"/>
                      <w:szCs w:val="20"/>
                    </w:rPr>
                    <m:t>38</m:t>
                  </m:r>
                </m:sup>
                <m:e>
                  <m:r>
                    <w:rPr>
                      <w:rFonts w:ascii="Cambria Math" w:hAnsi="Cambria Math" w:cs="Times New Roman"/>
                      <w:color w:val="000000"/>
                      <w:sz w:val="20"/>
                      <w:szCs w:val="20"/>
                    </w:rPr>
                    <m:t>К</m:t>
                  </m:r>
                </m:e>
              </m:sPre>
            </m:oMath>
            <w:r w:rsidRPr="00455500">
              <w:rPr>
                <w:rFonts w:ascii="Times New Roman" w:hAnsi="Times New Roman" w:cs="Times New Roman"/>
                <w:color w:val="000000"/>
                <w:sz w:val="20"/>
                <w:szCs w:val="20"/>
              </w:rPr>
              <w:t> равен 7,6 мин. Изначально в образце содержалось 2,4 мг этого изотопа. Сколько этого изотопа останется в образце через 22,8 мин? </w:t>
            </w:r>
          </w:p>
        </w:tc>
        <w:tc>
          <w:tcPr>
            <w:tcW w:w="4961" w:type="dxa"/>
            <w:gridSpan w:val="2"/>
            <w:tcPrChange w:id="6684" w:author="2" w:date="2021-08-31T10:55:00Z">
              <w:tcPr>
                <w:tcW w:w="4839" w:type="dxa"/>
              </w:tcPr>
            </w:tcPrChange>
          </w:tcPr>
          <w:p w14:paraId="73B0C183" w14:textId="77777777" w:rsidR="00FC7A68" w:rsidRPr="00455500" w:rsidRDefault="00FC7A68" w:rsidP="00C207C3">
            <w:pPr>
              <w:pStyle w:val="a4"/>
              <w:numPr>
                <w:ilvl w:val="0"/>
                <w:numId w:val="119"/>
              </w:numPr>
              <w:spacing w:after="120" w:line="240" w:lineRule="auto"/>
              <w:ind w:hanging="687"/>
              <w:rPr>
                <w:rFonts w:ascii="Times New Roman" w:hAnsi="Times New Roman" w:cs="Times New Roman"/>
                <w:sz w:val="20"/>
                <w:szCs w:val="20"/>
              </w:rPr>
            </w:pPr>
            <w:r w:rsidRPr="00455500">
              <w:rPr>
                <w:rFonts w:ascii="Times New Roman" w:hAnsi="Times New Roman" w:cs="Times New Roman"/>
                <w:sz w:val="20"/>
                <w:szCs w:val="20"/>
              </w:rPr>
              <w:t>0,3 мг</w:t>
            </w:r>
          </w:p>
          <w:p w14:paraId="2B096C5B" w14:textId="77777777" w:rsidR="00FC7A68" w:rsidRPr="00455500" w:rsidRDefault="00FC7A68" w:rsidP="00C207C3">
            <w:pPr>
              <w:pStyle w:val="a4"/>
              <w:numPr>
                <w:ilvl w:val="0"/>
                <w:numId w:val="119"/>
              </w:numPr>
              <w:spacing w:after="120" w:line="240" w:lineRule="auto"/>
              <w:ind w:hanging="687"/>
              <w:rPr>
                <w:rFonts w:ascii="Times New Roman" w:hAnsi="Times New Roman" w:cs="Times New Roman"/>
                <w:sz w:val="20"/>
                <w:szCs w:val="20"/>
              </w:rPr>
            </w:pPr>
            <w:r w:rsidRPr="00455500">
              <w:rPr>
                <w:rFonts w:ascii="Times New Roman" w:hAnsi="Times New Roman" w:cs="Times New Roman"/>
                <w:sz w:val="20"/>
                <w:szCs w:val="20"/>
              </w:rPr>
              <w:t>1,2 мг</w:t>
            </w:r>
          </w:p>
          <w:p w14:paraId="2675A051" w14:textId="77777777" w:rsidR="00FC7A68" w:rsidRPr="00455500" w:rsidRDefault="00FC7A68" w:rsidP="00C207C3">
            <w:pPr>
              <w:pStyle w:val="a4"/>
              <w:numPr>
                <w:ilvl w:val="0"/>
                <w:numId w:val="119"/>
              </w:numPr>
              <w:spacing w:after="120" w:line="240" w:lineRule="auto"/>
              <w:ind w:hanging="687"/>
              <w:rPr>
                <w:rFonts w:ascii="Times New Roman" w:hAnsi="Times New Roman" w:cs="Times New Roman"/>
                <w:sz w:val="20"/>
                <w:szCs w:val="20"/>
              </w:rPr>
            </w:pPr>
            <w:r w:rsidRPr="00455500">
              <w:rPr>
                <w:rFonts w:ascii="Times New Roman" w:hAnsi="Times New Roman" w:cs="Times New Roman"/>
                <w:sz w:val="20"/>
                <w:szCs w:val="20"/>
              </w:rPr>
              <w:t>2,1 мг</w:t>
            </w:r>
          </w:p>
          <w:p w14:paraId="1DC9DC96" w14:textId="4D07337E" w:rsidR="00FC7A68" w:rsidRPr="006F33AA" w:rsidRDefault="00FC7A68" w:rsidP="00C207C3">
            <w:pPr>
              <w:pStyle w:val="a4"/>
              <w:numPr>
                <w:ilvl w:val="0"/>
                <w:numId w:val="119"/>
              </w:numPr>
              <w:spacing w:after="120" w:line="240" w:lineRule="auto"/>
              <w:ind w:hanging="687"/>
              <w:rPr>
                <w:rFonts w:ascii="Times New Roman" w:hAnsi="Times New Roman"/>
                <w:sz w:val="20"/>
                <w:rPrChange w:id="6685" w:author="2" w:date="2021-08-31T10:55:00Z">
                  <w:rPr>
                    <w:rFonts w:ascii="Times New Roman" w:hAnsi="Times New Roman" w:cs="Times New Roman"/>
                    <w:sz w:val="24"/>
                    <w:szCs w:val="24"/>
                  </w:rPr>
                </w:rPrChange>
              </w:rPr>
            </w:pPr>
            <w:r w:rsidRPr="00455500">
              <w:rPr>
                <w:rFonts w:ascii="Times New Roman" w:hAnsi="Times New Roman" w:cs="Times New Roman"/>
                <w:sz w:val="20"/>
                <w:szCs w:val="20"/>
              </w:rPr>
              <w:t>1,6 мг</w:t>
            </w:r>
          </w:p>
        </w:tc>
        <w:tc>
          <w:tcPr>
            <w:tcW w:w="567" w:type="dxa"/>
            <w:gridSpan w:val="2"/>
            <w:tcPrChange w:id="6686" w:author="2" w:date="2021-08-31T10:55:00Z">
              <w:tcPr>
                <w:tcW w:w="547" w:type="dxa"/>
              </w:tcPr>
            </w:tcPrChange>
          </w:tcPr>
          <w:p w14:paraId="64202761" w14:textId="284F58A5" w:rsidR="00FC7A68" w:rsidRPr="004B35C4" w:rsidRDefault="00FC7A68" w:rsidP="00FC7A68">
            <w:pPr>
              <w:pStyle w:val="a4"/>
              <w:tabs>
                <w:tab w:val="left" w:pos="600"/>
              </w:tabs>
              <w:spacing w:after="120" w:line="240" w:lineRule="auto"/>
              <w:ind w:left="0" w:right="34"/>
              <w:rPr>
                <w:rFonts w:ascii="Times New Roman" w:hAnsi="Times New Roman" w:cs="Times New Roman"/>
                <w:sz w:val="24"/>
                <w:szCs w:val="24"/>
              </w:rPr>
            </w:pPr>
            <w:r>
              <w:rPr>
                <w:rFonts w:ascii="Times New Roman" w:hAnsi="Times New Roman" w:cs="Times New Roman"/>
                <w:sz w:val="24"/>
                <w:szCs w:val="24"/>
              </w:rPr>
              <w:t>1</w:t>
            </w:r>
          </w:p>
        </w:tc>
      </w:tr>
      <w:tr w:rsidR="00FC7A68" w:rsidRPr="007D3742" w14:paraId="6A3B3994" w14:textId="77777777" w:rsidTr="00911EF6">
        <w:tc>
          <w:tcPr>
            <w:tcW w:w="846" w:type="dxa"/>
            <w:tcPrChange w:id="6687" w:author="2" w:date="2021-08-31T10:55:00Z">
              <w:tcPr>
                <w:tcW w:w="846" w:type="dxa"/>
              </w:tcPr>
            </w:tcPrChange>
          </w:tcPr>
          <w:p w14:paraId="7DB055CE" w14:textId="0993FBDA" w:rsidR="00FC7A68" w:rsidRPr="007D3742" w:rsidRDefault="00FC7A68" w:rsidP="00FC7A68">
            <w:pPr>
              <w:spacing w:after="120"/>
              <w:rPr>
                <w:rFonts w:ascii="Times New Roman" w:hAnsi="Times New Roman" w:cs="Times New Roman"/>
                <w:sz w:val="24"/>
                <w:szCs w:val="24"/>
              </w:rPr>
            </w:pPr>
          </w:p>
        </w:tc>
        <w:tc>
          <w:tcPr>
            <w:tcW w:w="1843" w:type="dxa"/>
            <w:tcPrChange w:id="6688" w:author="2" w:date="2021-08-31T10:55:00Z">
              <w:tcPr>
                <w:tcW w:w="1843" w:type="dxa"/>
              </w:tcPr>
            </w:tcPrChange>
          </w:tcPr>
          <w:p w14:paraId="70D8C4E8" w14:textId="77777777" w:rsidR="00FC7A68" w:rsidRPr="007D3742" w:rsidRDefault="00FC7A68" w:rsidP="00FC7A68">
            <w:pPr>
              <w:spacing w:after="120"/>
              <w:rPr>
                <w:rFonts w:ascii="Times New Roman" w:hAnsi="Times New Roman" w:cs="Times New Roman"/>
                <w:sz w:val="24"/>
                <w:szCs w:val="24"/>
              </w:rPr>
            </w:pPr>
          </w:p>
        </w:tc>
        <w:tc>
          <w:tcPr>
            <w:tcW w:w="425" w:type="dxa"/>
            <w:tcPrChange w:id="6689" w:author="2" w:date="2021-08-31T10:55:00Z">
              <w:tcPr>
                <w:tcW w:w="425" w:type="dxa"/>
              </w:tcPr>
            </w:tcPrChange>
          </w:tcPr>
          <w:p w14:paraId="4706E8E6" w14:textId="77777777" w:rsidR="00FC7A68" w:rsidRPr="007D3742" w:rsidRDefault="00FC7A68" w:rsidP="00FC7A68">
            <w:pPr>
              <w:spacing w:after="120"/>
              <w:rPr>
                <w:rFonts w:ascii="Times New Roman" w:hAnsi="Times New Roman" w:cs="Times New Roman"/>
                <w:sz w:val="24"/>
                <w:szCs w:val="24"/>
              </w:rPr>
            </w:pPr>
          </w:p>
        </w:tc>
        <w:tc>
          <w:tcPr>
            <w:tcW w:w="392" w:type="dxa"/>
            <w:tcPrChange w:id="6690" w:author="2" w:date="2021-08-31T10:55:00Z">
              <w:tcPr>
                <w:tcW w:w="392" w:type="dxa"/>
              </w:tcPr>
            </w:tcPrChange>
          </w:tcPr>
          <w:p w14:paraId="6F2199B1" w14:textId="77777777" w:rsidR="00FC7A68" w:rsidRPr="007D3742" w:rsidRDefault="00FC7A68" w:rsidP="00FC7A68">
            <w:pPr>
              <w:spacing w:after="120"/>
              <w:rPr>
                <w:rFonts w:ascii="Times New Roman" w:hAnsi="Times New Roman" w:cs="Times New Roman"/>
                <w:sz w:val="24"/>
                <w:szCs w:val="24"/>
              </w:rPr>
            </w:pPr>
          </w:p>
        </w:tc>
        <w:tc>
          <w:tcPr>
            <w:tcW w:w="553" w:type="dxa"/>
            <w:tcPrChange w:id="6691" w:author="2" w:date="2021-08-31T10:55:00Z">
              <w:tcPr>
                <w:tcW w:w="553" w:type="dxa"/>
              </w:tcPr>
            </w:tcPrChange>
          </w:tcPr>
          <w:p w14:paraId="771208D8" w14:textId="5CF8521F"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6</w:t>
            </w:r>
          </w:p>
        </w:tc>
        <w:tc>
          <w:tcPr>
            <w:tcW w:w="6001" w:type="dxa"/>
            <w:tcPrChange w:id="6692" w:author="2" w:date="2021-08-31T10:55:00Z">
              <w:tcPr>
                <w:tcW w:w="6001" w:type="dxa"/>
              </w:tcPr>
            </w:tcPrChange>
          </w:tcPr>
          <w:p w14:paraId="09EA35E4" w14:textId="213E78D5" w:rsidR="00FC7A68" w:rsidRPr="00455500" w:rsidRDefault="00FC7A68" w:rsidP="00FC7A68">
            <w:pPr>
              <w:spacing w:after="120"/>
              <w:rPr>
                <w:rFonts w:ascii="Times New Roman" w:hAnsi="Times New Roman" w:cs="Times New Roman"/>
                <w:sz w:val="20"/>
                <w:szCs w:val="20"/>
              </w:rPr>
            </w:pPr>
            <w:r w:rsidRPr="00455500">
              <w:rPr>
                <w:rFonts w:ascii="Times New Roman" w:hAnsi="Times New Roman" w:cs="Times New Roman"/>
                <w:color w:val="000000"/>
                <w:sz w:val="20"/>
                <w:szCs w:val="20"/>
              </w:rPr>
              <w:t>Период полураспада элемента 1 в три раза больше периода полураспада элемента 2. За некоторое время число атомов элемента 1 уменьшилось в 8 раз. Во сколько раз за это же время уменьшилось число атомов элемента 2?</w:t>
            </w:r>
          </w:p>
        </w:tc>
        <w:tc>
          <w:tcPr>
            <w:tcW w:w="4961" w:type="dxa"/>
            <w:gridSpan w:val="2"/>
            <w:tcPrChange w:id="6693" w:author="2" w:date="2021-08-31T10:55:00Z">
              <w:tcPr>
                <w:tcW w:w="4839" w:type="dxa"/>
              </w:tcPr>
            </w:tcPrChange>
          </w:tcPr>
          <w:p w14:paraId="0D22E465" w14:textId="77777777" w:rsidR="00FC7A68" w:rsidRPr="00FE5CF5" w:rsidRDefault="00FC7A68" w:rsidP="00C207C3">
            <w:pPr>
              <w:pStyle w:val="a4"/>
              <w:numPr>
                <w:ilvl w:val="0"/>
                <w:numId w:val="120"/>
              </w:numPr>
              <w:spacing w:after="120" w:line="240" w:lineRule="auto"/>
              <w:ind w:hanging="687"/>
              <w:rPr>
                <w:rFonts w:ascii="Times New Roman" w:hAnsi="Times New Roman" w:cs="Times New Roman"/>
                <w:sz w:val="20"/>
                <w:szCs w:val="20"/>
              </w:rPr>
            </w:pPr>
            <w:r w:rsidRPr="00FE5CF5">
              <w:rPr>
                <w:rFonts w:ascii="Times New Roman" w:hAnsi="Times New Roman" w:cs="Times New Roman"/>
                <w:sz w:val="20"/>
                <w:szCs w:val="20"/>
              </w:rPr>
              <w:t>512</w:t>
            </w:r>
          </w:p>
          <w:p w14:paraId="7B4BC297" w14:textId="77777777" w:rsidR="00FC7A68" w:rsidRPr="00FE5CF5" w:rsidRDefault="00FC7A68" w:rsidP="00C207C3">
            <w:pPr>
              <w:pStyle w:val="a4"/>
              <w:numPr>
                <w:ilvl w:val="0"/>
                <w:numId w:val="120"/>
              </w:numPr>
              <w:spacing w:after="120" w:line="240" w:lineRule="auto"/>
              <w:ind w:hanging="687"/>
              <w:rPr>
                <w:rFonts w:ascii="Times New Roman" w:hAnsi="Times New Roman" w:cs="Times New Roman"/>
                <w:sz w:val="20"/>
                <w:szCs w:val="20"/>
              </w:rPr>
            </w:pPr>
            <w:r w:rsidRPr="00FE5CF5">
              <w:rPr>
                <w:rFonts w:ascii="Times New Roman" w:hAnsi="Times New Roman" w:cs="Times New Roman"/>
                <w:sz w:val="20"/>
                <w:szCs w:val="20"/>
              </w:rPr>
              <w:t>256</w:t>
            </w:r>
          </w:p>
          <w:p w14:paraId="3C3FB8C0" w14:textId="77777777" w:rsidR="00FC7A68" w:rsidRPr="00FE5CF5" w:rsidRDefault="00FC7A68" w:rsidP="00C207C3">
            <w:pPr>
              <w:pStyle w:val="a4"/>
              <w:numPr>
                <w:ilvl w:val="0"/>
                <w:numId w:val="120"/>
              </w:numPr>
              <w:spacing w:after="120" w:line="240" w:lineRule="auto"/>
              <w:ind w:hanging="687"/>
              <w:rPr>
                <w:rFonts w:ascii="Times New Roman" w:hAnsi="Times New Roman" w:cs="Times New Roman"/>
                <w:sz w:val="20"/>
                <w:szCs w:val="20"/>
              </w:rPr>
            </w:pPr>
            <w:r w:rsidRPr="00FE5CF5">
              <w:rPr>
                <w:rFonts w:ascii="Times New Roman" w:hAnsi="Times New Roman" w:cs="Times New Roman"/>
                <w:sz w:val="20"/>
                <w:szCs w:val="20"/>
              </w:rPr>
              <w:t>480</w:t>
            </w:r>
          </w:p>
          <w:p w14:paraId="79222332" w14:textId="46F55673" w:rsidR="00FC7A68" w:rsidRPr="006F33AA" w:rsidRDefault="00FC7A68" w:rsidP="00C207C3">
            <w:pPr>
              <w:pStyle w:val="a4"/>
              <w:numPr>
                <w:ilvl w:val="0"/>
                <w:numId w:val="120"/>
              </w:numPr>
              <w:spacing w:after="120" w:line="240" w:lineRule="auto"/>
              <w:ind w:hanging="687"/>
              <w:rPr>
                <w:rFonts w:ascii="Times New Roman" w:hAnsi="Times New Roman"/>
                <w:sz w:val="20"/>
                <w:rPrChange w:id="6694" w:author="2" w:date="2021-08-31T10:55:00Z">
                  <w:rPr>
                    <w:rFonts w:ascii="Times New Roman" w:hAnsi="Times New Roman" w:cs="Times New Roman"/>
                    <w:sz w:val="24"/>
                    <w:szCs w:val="24"/>
                  </w:rPr>
                </w:rPrChange>
              </w:rPr>
            </w:pPr>
            <w:r w:rsidRPr="00FE5CF5">
              <w:rPr>
                <w:rFonts w:ascii="Times New Roman" w:hAnsi="Times New Roman" w:cs="Times New Roman"/>
                <w:sz w:val="20"/>
                <w:szCs w:val="20"/>
              </w:rPr>
              <w:t>156</w:t>
            </w:r>
          </w:p>
        </w:tc>
        <w:tc>
          <w:tcPr>
            <w:tcW w:w="567" w:type="dxa"/>
            <w:gridSpan w:val="2"/>
            <w:tcPrChange w:id="6695" w:author="2" w:date="2021-08-31T10:55:00Z">
              <w:tcPr>
                <w:tcW w:w="547" w:type="dxa"/>
              </w:tcPr>
            </w:tcPrChange>
          </w:tcPr>
          <w:p w14:paraId="2DAD3E49" w14:textId="4D02630D" w:rsidR="00FC7A68" w:rsidRPr="004B35C4" w:rsidRDefault="00FC7A68" w:rsidP="00FC7A68">
            <w:pPr>
              <w:pStyle w:val="a4"/>
              <w:tabs>
                <w:tab w:val="left" w:pos="600"/>
              </w:tabs>
              <w:spacing w:after="120" w:line="240" w:lineRule="auto"/>
              <w:ind w:left="0" w:right="34"/>
              <w:rPr>
                <w:rFonts w:ascii="Times New Roman" w:hAnsi="Times New Roman" w:cs="Times New Roman"/>
                <w:sz w:val="24"/>
                <w:szCs w:val="24"/>
              </w:rPr>
            </w:pPr>
            <w:r>
              <w:rPr>
                <w:rFonts w:ascii="Times New Roman" w:hAnsi="Times New Roman" w:cs="Times New Roman"/>
                <w:sz w:val="24"/>
                <w:szCs w:val="24"/>
              </w:rPr>
              <w:t>1</w:t>
            </w:r>
          </w:p>
        </w:tc>
      </w:tr>
      <w:tr w:rsidR="00FC7A68" w:rsidRPr="007D3742" w14:paraId="176B7A66" w14:textId="77777777" w:rsidTr="00911EF6">
        <w:tc>
          <w:tcPr>
            <w:tcW w:w="846" w:type="dxa"/>
            <w:tcPrChange w:id="6696" w:author="2" w:date="2021-08-31T10:55:00Z">
              <w:tcPr>
                <w:tcW w:w="846" w:type="dxa"/>
              </w:tcPr>
            </w:tcPrChange>
          </w:tcPr>
          <w:p w14:paraId="5FD1213A" w14:textId="739F726B" w:rsidR="00FC7A68" w:rsidRPr="007D3742" w:rsidRDefault="00FC7A68" w:rsidP="00FC7A68">
            <w:pPr>
              <w:spacing w:after="120"/>
              <w:rPr>
                <w:rFonts w:ascii="Times New Roman" w:hAnsi="Times New Roman" w:cs="Times New Roman"/>
                <w:sz w:val="24"/>
                <w:szCs w:val="24"/>
              </w:rPr>
            </w:pPr>
          </w:p>
        </w:tc>
        <w:tc>
          <w:tcPr>
            <w:tcW w:w="1843" w:type="dxa"/>
            <w:tcPrChange w:id="6697" w:author="2" w:date="2021-08-31T10:55:00Z">
              <w:tcPr>
                <w:tcW w:w="1843" w:type="dxa"/>
              </w:tcPr>
            </w:tcPrChange>
          </w:tcPr>
          <w:p w14:paraId="74F48FA0" w14:textId="77777777" w:rsidR="00FC7A68" w:rsidRPr="007D3742" w:rsidRDefault="00FC7A68" w:rsidP="00FC7A68">
            <w:pPr>
              <w:spacing w:after="120"/>
              <w:rPr>
                <w:rFonts w:ascii="Times New Roman" w:hAnsi="Times New Roman" w:cs="Times New Roman"/>
                <w:sz w:val="24"/>
                <w:szCs w:val="24"/>
              </w:rPr>
            </w:pPr>
          </w:p>
        </w:tc>
        <w:tc>
          <w:tcPr>
            <w:tcW w:w="425" w:type="dxa"/>
            <w:tcPrChange w:id="6698" w:author="2" w:date="2021-08-31T10:55:00Z">
              <w:tcPr>
                <w:tcW w:w="425" w:type="dxa"/>
              </w:tcPr>
            </w:tcPrChange>
          </w:tcPr>
          <w:p w14:paraId="6536D9FE" w14:textId="77777777" w:rsidR="00FC7A68" w:rsidRPr="007D3742" w:rsidRDefault="00FC7A68" w:rsidP="00FC7A68">
            <w:pPr>
              <w:spacing w:after="120"/>
              <w:rPr>
                <w:rFonts w:ascii="Times New Roman" w:hAnsi="Times New Roman" w:cs="Times New Roman"/>
                <w:sz w:val="24"/>
                <w:szCs w:val="24"/>
              </w:rPr>
            </w:pPr>
          </w:p>
        </w:tc>
        <w:tc>
          <w:tcPr>
            <w:tcW w:w="392" w:type="dxa"/>
            <w:tcPrChange w:id="6699" w:author="2" w:date="2021-08-31T10:55:00Z">
              <w:tcPr>
                <w:tcW w:w="392" w:type="dxa"/>
              </w:tcPr>
            </w:tcPrChange>
          </w:tcPr>
          <w:p w14:paraId="0455E2A2" w14:textId="77777777" w:rsidR="00FC7A68" w:rsidRPr="007D3742" w:rsidRDefault="00FC7A68" w:rsidP="00FC7A68">
            <w:pPr>
              <w:spacing w:after="120"/>
              <w:rPr>
                <w:rFonts w:ascii="Times New Roman" w:hAnsi="Times New Roman" w:cs="Times New Roman"/>
                <w:sz w:val="24"/>
                <w:szCs w:val="24"/>
              </w:rPr>
            </w:pPr>
          </w:p>
        </w:tc>
        <w:tc>
          <w:tcPr>
            <w:tcW w:w="553" w:type="dxa"/>
            <w:tcPrChange w:id="6700" w:author="2" w:date="2021-08-31T10:55:00Z">
              <w:tcPr>
                <w:tcW w:w="553" w:type="dxa"/>
              </w:tcPr>
            </w:tcPrChange>
          </w:tcPr>
          <w:p w14:paraId="6DE40FE7" w14:textId="3D734E45"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7</w:t>
            </w:r>
          </w:p>
        </w:tc>
        <w:tc>
          <w:tcPr>
            <w:tcW w:w="6001" w:type="dxa"/>
            <w:tcPrChange w:id="6701" w:author="2" w:date="2021-08-31T10:55:00Z">
              <w:tcPr>
                <w:tcW w:w="6001" w:type="dxa"/>
              </w:tcPr>
            </w:tcPrChange>
          </w:tcPr>
          <w:p w14:paraId="6892F741" w14:textId="77777777" w:rsidR="00FC7A68" w:rsidRDefault="00FC7A68" w:rsidP="00FC7A68">
            <w:pPr>
              <w:spacing w:after="120"/>
              <w:rPr>
                <w:rFonts w:ascii="Times New Roman" w:hAnsi="Times New Roman" w:cs="Times New Roman"/>
                <w:color w:val="000000"/>
                <w:sz w:val="20"/>
                <w:szCs w:val="20"/>
              </w:rPr>
            </w:pPr>
            <w:r w:rsidRPr="00FE5CF5">
              <w:rPr>
                <w:rFonts w:ascii="Times New Roman" w:hAnsi="Times New Roman" w:cs="Times New Roman"/>
                <w:color w:val="000000"/>
                <w:sz w:val="20"/>
                <w:szCs w:val="20"/>
              </w:rPr>
              <w:t>В пробирке в момент времени </w:t>
            </w:r>
            <w:r w:rsidRPr="00FE5CF5">
              <w:rPr>
                <w:rFonts w:ascii="Times New Roman" w:hAnsi="Times New Roman" w:cs="Times New Roman"/>
                <w:i/>
                <w:iCs/>
                <w:color w:val="000000"/>
                <w:sz w:val="20"/>
                <w:szCs w:val="20"/>
              </w:rPr>
              <w:t>t</w:t>
            </w:r>
            <w:r w:rsidRPr="00FE5CF5">
              <w:rPr>
                <w:rFonts w:ascii="Times New Roman" w:hAnsi="Times New Roman" w:cs="Times New Roman"/>
                <w:color w:val="000000"/>
                <w:sz w:val="20"/>
                <w:szCs w:val="20"/>
                <w:vertAlign w:val="subscript"/>
              </w:rPr>
              <w:t>0</w:t>
            </w:r>
            <w:r w:rsidRPr="00FE5CF5">
              <w:rPr>
                <w:rFonts w:ascii="Times New Roman" w:hAnsi="Times New Roman" w:cs="Times New Roman"/>
                <w:color w:val="000000"/>
                <w:sz w:val="20"/>
                <w:szCs w:val="20"/>
              </w:rPr>
              <w:t> = 0 находилось некоторое количество ядер радиоактивного изотопа. Через </w:t>
            </w:r>
            <w:r w:rsidRPr="00FE5CF5">
              <w:rPr>
                <w:rFonts w:ascii="Times New Roman" w:hAnsi="Times New Roman" w:cs="Times New Roman"/>
                <w:i/>
                <w:iCs/>
                <w:color w:val="000000"/>
                <w:sz w:val="20"/>
                <w:szCs w:val="20"/>
              </w:rPr>
              <w:t>t</w:t>
            </w:r>
            <w:r w:rsidRPr="00FE5CF5">
              <w:rPr>
                <w:rFonts w:ascii="Times New Roman" w:hAnsi="Times New Roman" w:cs="Times New Roman"/>
                <w:color w:val="000000"/>
                <w:sz w:val="20"/>
                <w:szCs w:val="20"/>
                <w:vertAlign w:val="subscript"/>
              </w:rPr>
              <w:t>1</w:t>
            </w:r>
            <w:r w:rsidRPr="00FE5CF5">
              <w:rPr>
                <w:rFonts w:ascii="Times New Roman" w:hAnsi="Times New Roman" w:cs="Times New Roman"/>
                <w:color w:val="000000"/>
                <w:sz w:val="20"/>
                <w:szCs w:val="20"/>
              </w:rPr>
              <w:t> = 5 мин в пробирке осталось 3416 мкмоль нераспавшихся ядер, а через</w:t>
            </w:r>
          </w:p>
          <w:p w14:paraId="614313D1" w14:textId="692470A5" w:rsidR="00FC7A68" w:rsidRPr="00FE5CF5" w:rsidRDefault="00FC7A68" w:rsidP="00FC7A68">
            <w:pPr>
              <w:spacing w:after="120"/>
              <w:rPr>
                <w:rFonts w:ascii="Times New Roman" w:hAnsi="Times New Roman" w:cs="Times New Roman"/>
                <w:sz w:val="20"/>
                <w:szCs w:val="20"/>
              </w:rPr>
            </w:pPr>
            <w:r w:rsidRPr="00FE5CF5">
              <w:rPr>
                <w:rFonts w:ascii="Times New Roman" w:hAnsi="Times New Roman" w:cs="Times New Roman"/>
                <w:color w:val="000000"/>
                <w:sz w:val="20"/>
                <w:szCs w:val="20"/>
              </w:rPr>
              <w:t> </w:t>
            </w:r>
            <w:r w:rsidRPr="00FE5CF5">
              <w:rPr>
                <w:rFonts w:ascii="Times New Roman" w:hAnsi="Times New Roman" w:cs="Times New Roman"/>
                <w:i/>
                <w:iCs/>
                <w:color w:val="000000"/>
                <w:sz w:val="20"/>
                <w:szCs w:val="20"/>
              </w:rPr>
              <w:t>t</w:t>
            </w:r>
            <w:r w:rsidRPr="00FE5CF5">
              <w:rPr>
                <w:rFonts w:ascii="Times New Roman" w:hAnsi="Times New Roman" w:cs="Times New Roman"/>
                <w:color w:val="000000"/>
                <w:sz w:val="20"/>
                <w:szCs w:val="20"/>
                <w:vertAlign w:val="subscript"/>
              </w:rPr>
              <w:t>2</w:t>
            </w:r>
            <w:r w:rsidRPr="00FE5CF5">
              <w:rPr>
                <w:rFonts w:ascii="Times New Roman" w:hAnsi="Times New Roman" w:cs="Times New Roman"/>
                <w:color w:val="000000"/>
                <w:sz w:val="20"/>
                <w:szCs w:val="20"/>
              </w:rPr>
              <w:t> = 17 мин — 427 мкмоль нераспавшихся ядер. Чему равен период полураспада исходного из</w:t>
            </w:r>
            <w:r>
              <w:rPr>
                <w:rFonts w:ascii="Times New Roman" w:hAnsi="Times New Roman" w:cs="Times New Roman"/>
                <w:color w:val="000000"/>
                <w:sz w:val="20"/>
                <w:szCs w:val="20"/>
              </w:rPr>
              <w:t xml:space="preserve">отопа? </w:t>
            </w:r>
          </w:p>
        </w:tc>
        <w:tc>
          <w:tcPr>
            <w:tcW w:w="4961" w:type="dxa"/>
            <w:gridSpan w:val="2"/>
            <w:tcPrChange w:id="6702" w:author="2" w:date="2021-08-31T10:55:00Z">
              <w:tcPr>
                <w:tcW w:w="4839" w:type="dxa"/>
              </w:tcPr>
            </w:tcPrChange>
          </w:tcPr>
          <w:p w14:paraId="5A9260B8" w14:textId="77777777" w:rsidR="00FC7A68" w:rsidRPr="00FE5CF5" w:rsidRDefault="00FC7A68" w:rsidP="00C207C3">
            <w:pPr>
              <w:pStyle w:val="a4"/>
              <w:numPr>
                <w:ilvl w:val="0"/>
                <w:numId w:val="121"/>
              </w:numPr>
              <w:spacing w:after="120" w:line="240" w:lineRule="auto"/>
              <w:ind w:hanging="687"/>
              <w:rPr>
                <w:rFonts w:ascii="Times New Roman" w:hAnsi="Times New Roman" w:cs="Times New Roman"/>
                <w:sz w:val="20"/>
                <w:szCs w:val="20"/>
              </w:rPr>
            </w:pPr>
            <w:r w:rsidRPr="00FE5CF5">
              <w:rPr>
                <w:rFonts w:ascii="Times New Roman" w:hAnsi="Times New Roman" w:cs="Times New Roman"/>
                <w:sz w:val="20"/>
                <w:szCs w:val="20"/>
              </w:rPr>
              <w:t>6 мин</w:t>
            </w:r>
          </w:p>
          <w:p w14:paraId="4ABC386E" w14:textId="77777777" w:rsidR="00FC7A68" w:rsidRPr="00FE5CF5" w:rsidRDefault="00FC7A68" w:rsidP="00C207C3">
            <w:pPr>
              <w:pStyle w:val="a4"/>
              <w:numPr>
                <w:ilvl w:val="0"/>
                <w:numId w:val="121"/>
              </w:numPr>
              <w:spacing w:after="120" w:line="240" w:lineRule="auto"/>
              <w:ind w:hanging="687"/>
              <w:rPr>
                <w:rFonts w:ascii="Times New Roman" w:hAnsi="Times New Roman" w:cs="Times New Roman"/>
                <w:sz w:val="20"/>
                <w:szCs w:val="20"/>
              </w:rPr>
            </w:pPr>
            <w:r w:rsidRPr="00FE5CF5">
              <w:rPr>
                <w:rFonts w:ascii="Times New Roman" w:hAnsi="Times New Roman" w:cs="Times New Roman"/>
                <w:sz w:val="20"/>
                <w:szCs w:val="20"/>
              </w:rPr>
              <w:t>4 мин</w:t>
            </w:r>
          </w:p>
          <w:p w14:paraId="3B26DC6C" w14:textId="77777777" w:rsidR="00FC7A68" w:rsidRPr="00FE5CF5" w:rsidRDefault="00FC7A68" w:rsidP="00C207C3">
            <w:pPr>
              <w:pStyle w:val="a4"/>
              <w:numPr>
                <w:ilvl w:val="0"/>
                <w:numId w:val="121"/>
              </w:numPr>
              <w:spacing w:after="120" w:line="240" w:lineRule="auto"/>
              <w:ind w:hanging="687"/>
              <w:rPr>
                <w:rFonts w:ascii="Times New Roman" w:hAnsi="Times New Roman" w:cs="Times New Roman"/>
                <w:sz w:val="20"/>
                <w:szCs w:val="20"/>
              </w:rPr>
            </w:pPr>
            <w:r w:rsidRPr="00FE5CF5">
              <w:rPr>
                <w:rFonts w:ascii="Times New Roman" w:hAnsi="Times New Roman" w:cs="Times New Roman"/>
                <w:sz w:val="20"/>
                <w:szCs w:val="20"/>
              </w:rPr>
              <w:t>8 мин</w:t>
            </w:r>
          </w:p>
          <w:p w14:paraId="655C1F5A" w14:textId="06711327" w:rsidR="00FC7A68" w:rsidRPr="006F33AA" w:rsidRDefault="00FC7A68" w:rsidP="00C207C3">
            <w:pPr>
              <w:pStyle w:val="a4"/>
              <w:numPr>
                <w:ilvl w:val="0"/>
                <w:numId w:val="121"/>
              </w:numPr>
              <w:spacing w:after="120" w:line="240" w:lineRule="auto"/>
              <w:ind w:hanging="687"/>
              <w:rPr>
                <w:rFonts w:ascii="Times New Roman" w:hAnsi="Times New Roman"/>
                <w:sz w:val="20"/>
                <w:rPrChange w:id="6703" w:author="2" w:date="2021-08-31T10:55:00Z">
                  <w:rPr>
                    <w:rFonts w:ascii="Times New Roman" w:hAnsi="Times New Roman" w:cs="Times New Roman"/>
                    <w:sz w:val="24"/>
                    <w:szCs w:val="24"/>
                  </w:rPr>
                </w:rPrChange>
              </w:rPr>
            </w:pPr>
            <w:r w:rsidRPr="00FE5CF5">
              <w:rPr>
                <w:rFonts w:ascii="Times New Roman" w:hAnsi="Times New Roman" w:cs="Times New Roman"/>
                <w:sz w:val="20"/>
                <w:szCs w:val="20"/>
              </w:rPr>
              <w:t>12 мин</w:t>
            </w:r>
          </w:p>
        </w:tc>
        <w:tc>
          <w:tcPr>
            <w:tcW w:w="567" w:type="dxa"/>
            <w:gridSpan w:val="2"/>
            <w:tcPrChange w:id="6704" w:author="2" w:date="2021-08-31T10:55:00Z">
              <w:tcPr>
                <w:tcW w:w="547" w:type="dxa"/>
              </w:tcPr>
            </w:tcPrChange>
          </w:tcPr>
          <w:p w14:paraId="1A2BA527" w14:textId="3AF86D40" w:rsidR="00FC7A68" w:rsidRPr="004B35C4" w:rsidRDefault="00FC7A68" w:rsidP="00FC7A68">
            <w:pPr>
              <w:pStyle w:val="a4"/>
              <w:tabs>
                <w:tab w:val="left" w:pos="600"/>
              </w:tabs>
              <w:spacing w:after="120" w:line="240" w:lineRule="auto"/>
              <w:ind w:left="0" w:right="34"/>
              <w:rPr>
                <w:rFonts w:ascii="Times New Roman" w:hAnsi="Times New Roman" w:cs="Times New Roman"/>
                <w:sz w:val="24"/>
                <w:szCs w:val="24"/>
              </w:rPr>
            </w:pPr>
            <w:r>
              <w:rPr>
                <w:rFonts w:ascii="Times New Roman" w:hAnsi="Times New Roman" w:cs="Times New Roman"/>
                <w:sz w:val="24"/>
                <w:szCs w:val="24"/>
              </w:rPr>
              <w:t>2</w:t>
            </w:r>
          </w:p>
        </w:tc>
      </w:tr>
      <w:tr w:rsidR="00FC7A68" w:rsidRPr="007D3742" w14:paraId="5AC7FDBE" w14:textId="77777777" w:rsidTr="00911EF6">
        <w:tc>
          <w:tcPr>
            <w:tcW w:w="846" w:type="dxa"/>
            <w:tcPrChange w:id="6705" w:author="2" w:date="2021-08-31T10:55:00Z">
              <w:tcPr>
                <w:tcW w:w="846" w:type="dxa"/>
              </w:tcPr>
            </w:tcPrChange>
          </w:tcPr>
          <w:p w14:paraId="4FB132FB" w14:textId="5CE2DE25" w:rsidR="00FC7A68" w:rsidRPr="007D3742" w:rsidRDefault="00FC7A68" w:rsidP="00FC7A68">
            <w:pPr>
              <w:spacing w:after="120"/>
              <w:rPr>
                <w:rFonts w:ascii="Times New Roman" w:hAnsi="Times New Roman" w:cs="Times New Roman"/>
                <w:sz w:val="24"/>
                <w:szCs w:val="24"/>
              </w:rPr>
            </w:pPr>
          </w:p>
        </w:tc>
        <w:tc>
          <w:tcPr>
            <w:tcW w:w="1843" w:type="dxa"/>
            <w:tcPrChange w:id="6706" w:author="2" w:date="2021-08-31T10:55:00Z">
              <w:tcPr>
                <w:tcW w:w="1843" w:type="dxa"/>
              </w:tcPr>
            </w:tcPrChange>
          </w:tcPr>
          <w:p w14:paraId="5BFD9B54" w14:textId="77777777" w:rsidR="00FC7A68" w:rsidRPr="007D3742" w:rsidRDefault="00FC7A68" w:rsidP="00FC7A68">
            <w:pPr>
              <w:spacing w:after="120"/>
              <w:rPr>
                <w:rFonts w:ascii="Times New Roman" w:hAnsi="Times New Roman" w:cs="Times New Roman"/>
                <w:sz w:val="24"/>
                <w:szCs w:val="24"/>
              </w:rPr>
            </w:pPr>
          </w:p>
        </w:tc>
        <w:tc>
          <w:tcPr>
            <w:tcW w:w="425" w:type="dxa"/>
            <w:tcPrChange w:id="6707" w:author="2" w:date="2021-08-31T10:55:00Z">
              <w:tcPr>
                <w:tcW w:w="425" w:type="dxa"/>
              </w:tcPr>
            </w:tcPrChange>
          </w:tcPr>
          <w:p w14:paraId="2B3CBEAF" w14:textId="77777777" w:rsidR="00FC7A68" w:rsidRPr="007D3742" w:rsidRDefault="00FC7A68" w:rsidP="00FC7A68">
            <w:pPr>
              <w:spacing w:after="120"/>
              <w:rPr>
                <w:rFonts w:ascii="Times New Roman" w:hAnsi="Times New Roman" w:cs="Times New Roman"/>
                <w:sz w:val="24"/>
                <w:szCs w:val="24"/>
              </w:rPr>
            </w:pPr>
          </w:p>
        </w:tc>
        <w:tc>
          <w:tcPr>
            <w:tcW w:w="392" w:type="dxa"/>
            <w:tcPrChange w:id="6708" w:author="2" w:date="2021-08-31T10:55:00Z">
              <w:tcPr>
                <w:tcW w:w="392" w:type="dxa"/>
              </w:tcPr>
            </w:tcPrChange>
          </w:tcPr>
          <w:p w14:paraId="546BF8E5" w14:textId="77777777" w:rsidR="00FC7A68" w:rsidRPr="007D3742" w:rsidRDefault="00FC7A68" w:rsidP="00FC7A68">
            <w:pPr>
              <w:spacing w:after="120"/>
              <w:rPr>
                <w:rFonts w:ascii="Times New Roman" w:hAnsi="Times New Roman" w:cs="Times New Roman"/>
                <w:sz w:val="24"/>
                <w:szCs w:val="24"/>
              </w:rPr>
            </w:pPr>
          </w:p>
        </w:tc>
        <w:tc>
          <w:tcPr>
            <w:tcW w:w="553" w:type="dxa"/>
            <w:tcPrChange w:id="6709" w:author="2" w:date="2021-08-31T10:55:00Z">
              <w:tcPr>
                <w:tcW w:w="553" w:type="dxa"/>
              </w:tcPr>
            </w:tcPrChange>
          </w:tcPr>
          <w:p w14:paraId="4D38414E" w14:textId="0B8E9332"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8</w:t>
            </w:r>
          </w:p>
        </w:tc>
        <w:tc>
          <w:tcPr>
            <w:tcW w:w="6001" w:type="dxa"/>
            <w:tcPrChange w:id="6710" w:author="2" w:date="2021-08-31T10:55:00Z">
              <w:tcPr>
                <w:tcW w:w="6001" w:type="dxa"/>
              </w:tcPr>
            </w:tcPrChange>
          </w:tcPr>
          <w:p w14:paraId="022E3E8F" w14:textId="061A9F66" w:rsidR="00FC7A68" w:rsidRPr="00FE5CF5" w:rsidRDefault="00FC7A68" w:rsidP="00FC7A68">
            <w:pPr>
              <w:spacing w:after="120"/>
              <w:rPr>
                <w:rFonts w:ascii="Times New Roman" w:hAnsi="Times New Roman" w:cs="Times New Roman"/>
                <w:sz w:val="20"/>
                <w:szCs w:val="20"/>
              </w:rPr>
            </w:pPr>
            <w:r w:rsidRPr="00FE5CF5">
              <w:rPr>
                <w:rFonts w:ascii="Times New Roman" w:hAnsi="Times New Roman" w:cs="Times New Roman"/>
                <w:color w:val="000000"/>
                <w:sz w:val="20"/>
                <w:szCs w:val="20"/>
              </w:rPr>
              <w:t>Образец радиоактивного висмута находится в закрытом сосуде. Ядра висмута испытывают α-распад с периодом полураспада пять суток. Какая доля (в процентах) от исходно большого числа ядер этого изотопа висмута распадётся за 15 суток?</w:t>
            </w:r>
          </w:p>
        </w:tc>
        <w:tc>
          <w:tcPr>
            <w:tcW w:w="4961" w:type="dxa"/>
            <w:gridSpan w:val="2"/>
            <w:tcPrChange w:id="6711" w:author="2" w:date="2021-08-31T10:55:00Z">
              <w:tcPr>
                <w:tcW w:w="4839" w:type="dxa"/>
              </w:tcPr>
            </w:tcPrChange>
          </w:tcPr>
          <w:p w14:paraId="6148AC68" w14:textId="77777777" w:rsidR="00FC7A68" w:rsidRPr="00FE5CF5" w:rsidRDefault="00FC7A68" w:rsidP="00C207C3">
            <w:pPr>
              <w:pStyle w:val="a4"/>
              <w:numPr>
                <w:ilvl w:val="0"/>
                <w:numId w:val="122"/>
              </w:numPr>
              <w:spacing w:after="120" w:line="240" w:lineRule="auto"/>
              <w:ind w:hanging="687"/>
              <w:rPr>
                <w:rFonts w:ascii="Times New Roman" w:hAnsi="Times New Roman" w:cs="Times New Roman"/>
                <w:sz w:val="20"/>
                <w:szCs w:val="20"/>
              </w:rPr>
            </w:pPr>
            <w:r w:rsidRPr="00FE5CF5">
              <w:rPr>
                <w:rFonts w:ascii="Times New Roman" w:hAnsi="Times New Roman" w:cs="Times New Roman"/>
                <w:sz w:val="20"/>
                <w:szCs w:val="20"/>
              </w:rPr>
              <w:t>75,5%</w:t>
            </w:r>
          </w:p>
          <w:p w14:paraId="40C14446" w14:textId="77777777" w:rsidR="00FC7A68" w:rsidRPr="00FE5CF5" w:rsidRDefault="00FC7A68" w:rsidP="00C207C3">
            <w:pPr>
              <w:pStyle w:val="a4"/>
              <w:numPr>
                <w:ilvl w:val="0"/>
                <w:numId w:val="122"/>
              </w:numPr>
              <w:spacing w:after="120" w:line="240" w:lineRule="auto"/>
              <w:ind w:hanging="687"/>
              <w:rPr>
                <w:rFonts w:ascii="Times New Roman" w:hAnsi="Times New Roman" w:cs="Times New Roman"/>
                <w:sz w:val="20"/>
                <w:szCs w:val="20"/>
              </w:rPr>
            </w:pPr>
            <w:r w:rsidRPr="00FE5CF5">
              <w:rPr>
                <w:rFonts w:ascii="Times New Roman" w:hAnsi="Times New Roman" w:cs="Times New Roman"/>
                <w:sz w:val="20"/>
                <w:szCs w:val="20"/>
              </w:rPr>
              <w:t>87,5 %</w:t>
            </w:r>
          </w:p>
          <w:p w14:paraId="1C86E4F7" w14:textId="77777777" w:rsidR="00FC7A68" w:rsidRPr="00FE5CF5" w:rsidRDefault="00FC7A68" w:rsidP="00C207C3">
            <w:pPr>
              <w:pStyle w:val="a4"/>
              <w:numPr>
                <w:ilvl w:val="0"/>
                <w:numId w:val="122"/>
              </w:numPr>
              <w:spacing w:after="120" w:line="240" w:lineRule="auto"/>
              <w:ind w:hanging="687"/>
              <w:rPr>
                <w:rFonts w:ascii="Times New Roman" w:hAnsi="Times New Roman" w:cs="Times New Roman"/>
                <w:sz w:val="20"/>
                <w:szCs w:val="20"/>
              </w:rPr>
            </w:pPr>
            <w:r w:rsidRPr="00FE5CF5">
              <w:rPr>
                <w:rFonts w:ascii="Times New Roman" w:hAnsi="Times New Roman" w:cs="Times New Roman"/>
                <w:sz w:val="20"/>
                <w:szCs w:val="20"/>
              </w:rPr>
              <w:t>90%</w:t>
            </w:r>
          </w:p>
          <w:p w14:paraId="432292AC" w14:textId="79653590" w:rsidR="00FC7A68" w:rsidRPr="006F33AA" w:rsidRDefault="00FC7A68" w:rsidP="00C207C3">
            <w:pPr>
              <w:pStyle w:val="a4"/>
              <w:numPr>
                <w:ilvl w:val="0"/>
                <w:numId w:val="122"/>
              </w:numPr>
              <w:spacing w:after="120" w:line="240" w:lineRule="auto"/>
              <w:ind w:hanging="687"/>
              <w:rPr>
                <w:rFonts w:ascii="Times New Roman" w:hAnsi="Times New Roman"/>
                <w:sz w:val="20"/>
                <w:rPrChange w:id="6712" w:author="2" w:date="2021-08-31T10:55:00Z">
                  <w:rPr>
                    <w:rFonts w:ascii="Times New Roman" w:hAnsi="Times New Roman" w:cs="Times New Roman"/>
                    <w:sz w:val="24"/>
                    <w:szCs w:val="24"/>
                  </w:rPr>
                </w:rPrChange>
              </w:rPr>
            </w:pPr>
            <w:r w:rsidRPr="00FE5CF5">
              <w:rPr>
                <w:rFonts w:ascii="Times New Roman" w:hAnsi="Times New Roman" w:cs="Times New Roman"/>
                <w:sz w:val="20"/>
                <w:szCs w:val="20"/>
              </w:rPr>
              <w:t>60%</w:t>
            </w:r>
          </w:p>
        </w:tc>
        <w:tc>
          <w:tcPr>
            <w:tcW w:w="567" w:type="dxa"/>
            <w:gridSpan w:val="2"/>
            <w:tcPrChange w:id="6713" w:author="2" w:date="2021-08-31T10:55:00Z">
              <w:tcPr>
                <w:tcW w:w="547" w:type="dxa"/>
              </w:tcPr>
            </w:tcPrChange>
          </w:tcPr>
          <w:p w14:paraId="20619619" w14:textId="04CA8668" w:rsidR="00FC7A68" w:rsidRPr="004B35C4" w:rsidRDefault="00FC7A68" w:rsidP="00FC7A68">
            <w:pPr>
              <w:pStyle w:val="a4"/>
              <w:tabs>
                <w:tab w:val="left" w:pos="600"/>
              </w:tabs>
              <w:spacing w:after="120" w:line="240" w:lineRule="auto"/>
              <w:ind w:left="0" w:right="34"/>
              <w:rPr>
                <w:rFonts w:ascii="Times New Roman" w:hAnsi="Times New Roman" w:cs="Times New Roman"/>
                <w:sz w:val="24"/>
                <w:szCs w:val="24"/>
              </w:rPr>
            </w:pPr>
            <w:r>
              <w:rPr>
                <w:rFonts w:ascii="Times New Roman" w:hAnsi="Times New Roman" w:cs="Times New Roman"/>
                <w:sz w:val="24"/>
                <w:szCs w:val="24"/>
              </w:rPr>
              <w:t>2</w:t>
            </w:r>
          </w:p>
        </w:tc>
      </w:tr>
      <w:tr w:rsidR="00FC7A68" w:rsidRPr="007D3742" w14:paraId="3BDF92A4" w14:textId="77777777" w:rsidTr="00911EF6">
        <w:tc>
          <w:tcPr>
            <w:tcW w:w="846" w:type="dxa"/>
            <w:tcPrChange w:id="6714" w:author="2" w:date="2021-08-31T10:55:00Z">
              <w:tcPr>
                <w:tcW w:w="846" w:type="dxa"/>
              </w:tcPr>
            </w:tcPrChange>
          </w:tcPr>
          <w:p w14:paraId="7EADE693" w14:textId="77777777" w:rsidR="00FC7A68" w:rsidRPr="007D3742" w:rsidRDefault="00FC7A68" w:rsidP="00FC7A68">
            <w:pPr>
              <w:spacing w:after="120"/>
              <w:rPr>
                <w:rFonts w:ascii="Times New Roman" w:hAnsi="Times New Roman" w:cs="Times New Roman"/>
                <w:sz w:val="24"/>
                <w:szCs w:val="24"/>
              </w:rPr>
            </w:pPr>
          </w:p>
        </w:tc>
        <w:tc>
          <w:tcPr>
            <w:tcW w:w="1843" w:type="dxa"/>
            <w:tcPrChange w:id="6715" w:author="2" w:date="2021-08-31T10:55:00Z">
              <w:tcPr>
                <w:tcW w:w="1843" w:type="dxa"/>
              </w:tcPr>
            </w:tcPrChange>
          </w:tcPr>
          <w:p w14:paraId="7073924E" w14:textId="77777777" w:rsidR="00FC7A68" w:rsidRPr="007D3742" w:rsidRDefault="00FC7A68" w:rsidP="00FC7A68">
            <w:pPr>
              <w:spacing w:after="120"/>
              <w:rPr>
                <w:rFonts w:ascii="Times New Roman" w:hAnsi="Times New Roman" w:cs="Times New Roman"/>
                <w:sz w:val="24"/>
                <w:szCs w:val="24"/>
              </w:rPr>
            </w:pPr>
          </w:p>
        </w:tc>
        <w:tc>
          <w:tcPr>
            <w:tcW w:w="425" w:type="dxa"/>
            <w:tcPrChange w:id="6716" w:author="2" w:date="2021-08-31T10:55:00Z">
              <w:tcPr>
                <w:tcW w:w="425" w:type="dxa"/>
              </w:tcPr>
            </w:tcPrChange>
          </w:tcPr>
          <w:p w14:paraId="1CC0B2C0" w14:textId="77777777" w:rsidR="00FC7A68" w:rsidRPr="007D3742" w:rsidRDefault="00FC7A68" w:rsidP="00FC7A68">
            <w:pPr>
              <w:spacing w:after="120"/>
              <w:rPr>
                <w:rFonts w:ascii="Times New Roman" w:hAnsi="Times New Roman" w:cs="Times New Roman"/>
                <w:sz w:val="24"/>
                <w:szCs w:val="24"/>
              </w:rPr>
            </w:pPr>
          </w:p>
        </w:tc>
        <w:tc>
          <w:tcPr>
            <w:tcW w:w="392" w:type="dxa"/>
            <w:tcPrChange w:id="6717" w:author="2" w:date="2021-08-31T10:55:00Z">
              <w:tcPr>
                <w:tcW w:w="392" w:type="dxa"/>
              </w:tcPr>
            </w:tcPrChange>
          </w:tcPr>
          <w:p w14:paraId="27961F55" w14:textId="77777777" w:rsidR="00FC7A68" w:rsidRPr="007D3742" w:rsidRDefault="00FC7A68" w:rsidP="00FC7A68">
            <w:pPr>
              <w:spacing w:after="120"/>
              <w:rPr>
                <w:rFonts w:ascii="Times New Roman" w:hAnsi="Times New Roman" w:cs="Times New Roman"/>
                <w:sz w:val="24"/>
                <w:szCs w:val="24"/>
              </w:rPr>
            </w:pPr>
          </w:p>
        </w:tc>
        <w:tc>
          <w:tcPr>
            <w:tcW w:w="553" w:type="dxa"/>
            <w:tcPrChange w:id="6718" w:author="2" w:date="2021-08-31T10:55:00Z">
              <w:tcPr>
                <w:tcW w:w="553" w:type="dxa"/>
              </w:tcPr>
            </w:tcPrChange>
          </w:tcPr>
          <w:p w14:paraId="453CC078" w14:textId="77B1AEBE"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9</w:t>
            </w:r>
          </w:p>
        </w:tc>
        <w:tc>
          <w:tcPr>
            <w:tcW w:w="6001" w:type="dxa"/>
            <w:tcPrChange w:id="6719" w:author="2" w:date="2021-08-31T10:55:00Z">
              <w:tcPr>
                <w:tcW w:w="6001" w:type="dxa"/>
              </w:tcPr>
            </w:tcPrChange>
          </w:tcPr>
          <w:p w14:paraId="46B08519" w14:textId="76199019" w:rsidR="00FC7A68" w:rsidRPr="00FE5CF5" w:rsidRDefault="00FC7A68" w:rsidP="00FC7A68">
            <w:pPr>
              <w:spacing w:after="120"/>
              <w:rPr>
                <w:rFonts w:ascii="Times New Roman" w:hAnsi="Times New Roman" w:cs="Times New Roman"/>
                <w:sz w:val="20"/>
                <w:szCs w:val="20"/>
              </w:rPr>
            </w:pPr>
            <w:r w:rsidRPr="00FE5CF5">
              <w:rPr>
                <w:rFonts w:ascii="Times New Roman" w:hAnsi="Times New Roman" w:cs="Times New Roman"/>
                <w:color w:val="000000"/>
                <w:sz w:val="20"/>
                <w:szCs w:val="20"/>
              </w:rPr>
              <w:t>Находящийся в пробирке радиоактивный таллий–207, начальное количество которого было равно 0,8 моль, претерпевает радиоактивный распад, превращаясь в стабильный изотоп свинца. Какая масса свинца образуется в пробирке в течение трёх периодов полураспада таллия, если молярная масса получающегося свинца равна 207 г/моль? </w:t>
            </w:r>
            <w:r w:rsidRPr="00FE5CF5">
              <w:rPr>
                <w:rFonts w:ascii="Times New Roman" w:hAnsi="Times New Roman" w:cs="Times New Roman"/>
                <w:i/>
                <w:iCs/>
                <w:color w:val="000000"/>
                <w:sz w:val="20"/>
                <w:szCs w:val="20"/>
              </w:rPr>
              <w:t>Ответ выразите в граммах и округлите до целого числа.</w:t>
            </w:r>
          </w:p>
        </w:tc>
        <w:tc>
          <w:tcPr>
            <w:tcW w:w="4961" w:type="dxa"/>
            <w:gridSpan w:val="2"/>
            <w:tcPrChange w:id="6720" w:author="2" w:date="2021-08-31T10:55:00Z">
              <w:tcPr>
                <w:tcW w:w="4839" w:type="dxa"/>
              </w:tcPr>
            </w:tcPrChange>
          </w:tcPr>
          <w:p w14:paraId="3A895853" w14:textId="6546181E" w:rsidR="00FC7A68" w:rsidRPr="00112BAF" w:rsidRDefault="00FC7A68" w:rsidP="00C207C3">
            <w:pPr>
              <w:pStyle w:val="a4"/>
              <w:numPr>
                <w:ilvl w:val="0"/>
                <w:numId w:val="123"/>
              </w:numPr>
              <w:spacing w:after="120" w:line="240" w:lineRule="auto"/>
              <w:ind w:hanging="687"/>
              <w:rPr>
                <w:rFonts w:ascii="Times New Roman" w:hAnsi="Times New Roman" w:cs="Times New Roman"/>
                <w:sz w:val="20"/>
                <w:szCs w:val="20"/>
              </w:rPr>
            </w:pPr>
            <w:r w:rsidRPr="00112BAF">
              <w:rPr>
                <w:rFonts w:ascii="Times New Roman" w:hAnsi="Times New Roman" w:cs="Times New Roman"/>
                <w:sz w:val="20"/>
                <w:szCs w:val="20"/>
              </w:rPr>
              <w:t>120 г</w:t>
            </w:r>
          </w:p>
          <w:p w14:paraId="4B1A614D" w14:textId="77777777" w:rsidR="00FC7A68" w:rsidRPr="00112BAF" w:rsidRDefault="00FC7A68" w:rsidP="00C207C3">
            <w:pPr>
              <w:pStyle w:val="a4"/>
              <w:numPr>
                <w:ilvl w:val="0"/>
                <w:numId w:val="123"/>
              </w:numPr>
              <w:spacing w:after="120" w:line="240" w:lineRule="auto"/>
              <w:ind w:hanging="687"/>
              <w:rPr>
                <w:rFonts w:ascii="Times New Roman" w:hAnsi="Times New Roman" w:cs="Times New Roman"/>
                <w:sz w:val="20"/>
                <w:szCs w:val="20"/>
              </w:rPr>
            </w:pPr>
            <w:r w:rsidRPr="00112BAF">
              <w:rPr>
                <w:rFonts w:ascii="Times New Roman" w:hAnsi="Times New Roman" w:cs="Times New Roman"/>
                <w:sz w:val="20"/>
                <w:szCs w:val="20"/>
              </w:rPr>
              <w:t>150 г</w:t>
            </w:r>
          </w:p>
          <w:p w14:paraId="799501DE" w14:textId="77777777" w:rsidR="00FC7A68" w:rsidRPr="00112BAF" w:rsidRDefault="00FC7A68" w:rsidP="00C207C3">
            <w:pPr>
              <w:pStyle w:val="a4"/>
              <w:numPr>
                <w:ilvl w:val="0"/>
                <w:numId w:val="123"/>
              </w:numPr>
              <w:spacing w:after="120" w:line="240" w:lineRule="auto"/>
              <w:ind w:hanging="687"/>
              <w:rPr>
                <w:rFonts w:ascii="Times New Roman" w:hAnsi="Times New Roman" w:cs="Times New Roman"/>
                <w:sz w:val="20"/>
                <w:szCs w:val="20"/>
              </w:rPr>
            </w:pPr>
            <w:r w:rsidRPr="00112BAF">
              <w:rPr>
                <w:rFonts w:ascii="Times New Roman" w:hAnsi="Times New Roman" w:cs="Times New Roman"/>
                <w:sz w:val="20"/>
                <w:szCs w:val="20"/>
              </w:rPr>
              <w:t>145 г</w:t>
            </w:r>
          </w:p>
          <w:p w14:paraId="7CEEF130" w14:textId="7CEF31C6" w:rsidR="00FC7A68" w:rsidRPr="006F33AA" w:rsidRDefault="00FC7A68" w:rsidP="00C207C3">
            <w:pPr>
              <w:pStyle w:val="a4"/>
              <w:numPr>
                <w:ilvl w:val="0"/>
                <w:numId w:val="123"/>
              </w:numPr>
              <w:spacing w:after="120" w:line="240" w:lineRule="auto"/>
              <w:ind w:hanging="687"/>
              <w:rPr>
                <w:rFonts w:ascii="Times New Roman" w:hAnsi="Times New Roman"/>
                <w:sz w:val="20"/>
                <w:rPrChange w:id="6721" w:author="2" w:date="2021-08-31T10:55:00Z">
                  <w:rPr>
                    <w:rFonts w:ascii="Times New Roman" w:hAnsi="Times New Roman" w:cs="Times New Roman"/>
                    <w:sz w:val="24"/>
                    <w:szCs w:val="24"/>
                  </w:rPr>
                </w:rPrChange>
              </w:rPr>
            </w:pPr>
            <w:r w:rsidRPr="00112BAF">
              <w:rPr>
                <w:rFonts w:ascii="Times New Roman" w:hAnsi="Times New Roman" w:cs="Times New Roman"/>
                <w:sz w:val="20"/>
                <w:szCs w:val="20"/>
              </w:rPr>
              <w:t>165,7 г</w:t>
            </w:r>
          </w:p>
        </w:tc>
        <w:tc>
          <w:tcPr>
            <w:tcW w:w="567" w:type="dxa"/>
            <w:gridSpan w:val="2"/>
            <w:tcPrChange w:id="6722" w:author="2" w:date="2021-08-31T10:55:00Z">
              <w:tcPr>
                <w:tcW w:w="547" w:type="dxa"/>
              </w:tcPr>
            </w:tcPrChange>
          </w:tcPr>
          <w:p w14:paraId="75A7A7DC" w14:textId="714EDD84" w:rsidR="00FC7A68" w:rsidRPr="004B35C4" w:rsidRDefault="00FC7A68" w:rsidP="00FC7A68">
            <w:pPr>
              <w:pStyle w:val="a4"/>
              <w:tabs>
                <w:tab w:val="left" w:pos="600"/>
              </w:tabs>
              <w:spacing w:after="120" w:line="240" w:lineRule="auto"/>
              <w:ind w:left="0" w:right="34"/>
              <w:rPr>
                <w:rFonts w:ascii="Times New Roman" w:hAnsi="Times New Roman" w:cs="Times New Roman"/>
                <w:sz w:val="24"/>
                <w:szCs w:val="24"/>
              </w:rPr>
            </w:pPr>
            <w:r>
              <w:rPr>
                <w:rFonts w:ascii="Times New Roman" w:hAnsi="Times New Roman" w:cs="Times New Roman"/>
                <w:sz w:val="24"/>
                <w:szCs w:val="24"/>
              </w:rPr>
              <w:t>3</w:t>
            </w:r>
          </w:p>
        </w:tc>
      </w:tr>
      <w:tr w:rsidR="00FC7A68" w:rsidRPr="007D3742" w14:paraId="0DF4D334" w14:textId="77777777" w:rsidTr="00911EF6">
        <w:tc>
          <w:tcPr>
            <w:tcW w:w="846" w:type="dxa"/>
            <w:tcPrChange w:id="6723" w:author="2" w:date="2021-08-31T10:55:00Z">
              <w:tcPr>
                <w:tcW w:w="846" w:type="dxa"/>
              </w:tcPr>
            </w:tcPrChange>
          </w:tcPr>
          <w:p w14:paraId="75080873" w14:textId="420E406B" w:rsidR="00FC7A68" w:rsidRPr="007D3742" w:rsidRDefault="00FC7A68" w:rsidP="00FC7A68">
            <w:pPr>
              <w:spacing w:after="120"/>
              <w:rPr>
                <w:rFonts w:ascii="Times New Roman" w:hAnsi="Times New Roman" w:cs="Times New Roman"/>
                <w:sz w:val="24"/>
                <w:szCs w:val="24"/>
              </w:rPr>
            </w:pPr>
          </w:p>
        </w:tc>
        <w:tc>
          <w:tcPr>
            <w:tcW w:w="1843" w:type="dxa"/>
            <w:tcPrChange w:id="6724" w:author="2" w:date="2021-08-31T10:55:00Z">
              <w:tcPr>
                <w:tcW w:w="1843" w:type="dxa"/>
              </w:tcPr>
            </w:tcPrChange>
          </w:tcPr>
          <w:p w14:paraId="50392BD9" w14:textId="77777777" w:rsidR="00FC7A68" w:rsidRPr="007D3742" w:rsidRDefault="00FC7A68" w:rsidP="00FC7A68">
            <w:pPr>
              <w:spacing w:after="120"/>
              <w:rPr>
                <w:rFonts w:ascii="Times New Roman" w:hAnsi="Times New Roman" w:cs="Times New Roman"/>
                <w:sz w:val="24"/>
                <w:szCs w:val="24"/>
              </w:rPr>
            </w:pPr>
          </w:p>
        </w:tc>
        <w:tc>
          <w:tcPr>
            <w:tcW w:w="425" w:type="dxa"/>
            <w:tcPrChange w:id="6725" w:author="2" w:date="2021-08-31T10:55:00Z">
              <w:tcPr>
                <w:tcW w:w="425" w:type="dxa"/>
              </w:tcPr>
            </w:tcPrChange>
          </w:tcPr>
          <w:p w14:paraId="3C53F847" w14:textId="77777777" w:rsidR="00FC7A68" w:rsidRPr="007D3742" w:rsidRDefault="00FC7A68" w:rsidP="00FC7A68">
            <w:pPr>
              <w:spacing w:after="120"/>
              <w:rPr>
                <w:rFonts w:ascii="Times New Roman" w:hAnsi="Times New Roman" w:cs="Times New Roman"/>
                <w:sz w:val="24"/>
                <w:szCs w:val="24"/>
              </w:rPr>
            </w:pPr>
          </w:p>
        </w:tc>
        <w:tc>
          <w:tcPr>
            <w:tcW w:w="392" w:type="dxa"/>
            <w:tcPrChange w:id="6726" w:author="2" w:date="2021-08-31T10:55:00Z">
              <w:tcPr>
                <w:tcW w:w="392" w:type="dxa"/>
              </w:tcPr>
            </w:tcPrChange>
          </w:tcPr>
          <w:p w14:paraId="7C688A77" w14:textId="77777777" w:rsidR="00FC7A68" w:rsidRPr="007D3742" w:rsidRDefault="00FC7A68" w:rsidP="00FC7A68">
            <w:pPr>
              <w:spacing w:after="120"/>
              <w:rPr>
                <w:rFonts w:ascii="Times New Roman" w:hAnsi="Times New Roman" w:cs="Times New Roman"/>
                <w:sz w:val="24"/>
                <w:szCs w:val="24"/>
              </w:rPr>
            </w:pPr>
          </w:p>
        </w:tc>
        <w:tc>
          <w:tcPr>
            <w:tcW w:w="553" w:type="dxa"/>
            <w:tcPrChange w:id="6727" w:author="2" w:date="2021-08-31T10:55:00Z">
              <w:tcPr>
                <w:tcW w:w="553" w:type="dxa"/>
              </w:tcPr>
            </w:tcPrChange>
          </w:tcPr>
          <w:p w14:paraId="5194ECCB" w14:textId="76899719" w:rsidR="00FC7A68" w:rsidRDefault="00FC7A68" w:rsidP="00FC7A68">
            <w:pPr>
              <w:spacing w:after="120"/>
              <w:rPr>
                <w:rFonts w:ascii="Times New Roman" w:hAnsi="Times New Roman" w:cs="Times New Roman"/>
                <w:sz w:val="24"/>
                <w:szCs w:val="24"/>
              </w:rPr>
            </w:pPr>
            <w:r>
              <w:rPr>
                <w:rFonts w:ascii="Times New Roman" w:hAnsi="Times New Roman" w:cs="Times New Roman"/>
                <w:sz w:val="24"/>
                <w:szCs w:val="24"/>
              </w:rPr>
              <w:t>10</w:t>
            </w:r>
          </w:p>
        </w:tc>
        <w:tc>
          <w:tcPr>
            <w:tcW w:w="6001" w:type="dxa"/>
            <w:tcPrChange w:id="6728" w:author="2" w:date="2021-08-31T10:55:00Z">
              <w:tcPr>
                <w:tcW w:w="6001" w:type="dxa"/>
              </w:tcPr>
            </w:tcPrChange>
          </w:tcPr>
          <w:p w14:paraId="594D016F" w14:textId="37448D1B" w:rsidR="00FC7A68" w:rsidRPr="00112BAF" w:rsidRDefault="00FC7A68" w:rsidP="00FC7A68">
            <w:pPr>
              <w:spacing w:after="120"/>
              <w:rPr>
                <w:rFonts w:ascii="Times New Roman" w:hAnsi="Times New Roman" w:cs="Times New Roman"/>
                <w:sz w:val="20"/>
                <w:szCs w:val="20"/>
              </w:rPr>
            </w:pPr>
            <w:r w:rsidRPr="00112BAF">
              <w:rPr>
                <w:rFonts w:ascii="Times New Roman" w:hAnsi="Times New Roman" w:cs="Times New Roman"/>
                <w:color w:val="000000"/>
                <w:sz w:val="20"/>
                <w:szCs w:val="20"/>
              </w:rPr>
              <w:t>В двух пробирках находятся два разных радиоактивных элемента. Начальное количество ядер первого элемента в 8 раз больше начального количества ядер второго элемента. Через время, равное пяти периодам полураспада первого элемента, количества нераспавшихся ядер первого и второго элементов оказались одинаковыми. Найдите отношение периода полураспада второго элемента к периоду полураспада первого элемента.</w:t>
            </w:r>
          </w:p>
        </w:tc>
        <w:tc>
          <w:tcPr>
            <w:tcW w:w="4961" w:type="dxa"/>
            <w:gridSpan w:val="2"/>
            <w:tcPrChange w:id="6729" w:author="2" w:date="2021-08-31T10:55:00Z">
              <w:tcPr>
                <w:tcW w:w="4839" w:type="dxa"/>
              </w:tcPr>
            </w:tcPrChange>
          </w:tcPr>
          <w:p w14:paraId="245865F6" w14:textId="77777777" w:rsidR="00FC7A68" w:rsidRPr="006F33AA" w:rsidRDefault="00FC7A68" w:rsidP="00C207C3">
            <w:pPr>
              <w:pStyle w:val="a4"/>
              <w:numPr>
                <w:ilvl w:val="0"/>
                <w:numId w:val="124"/>
              </w:numPr>
              <w:spacing w:after="120" w:line="240" w:lineRule="auto"/>
              <w:rPr>
                <w:rFonts w:ascii="Times New Roman" w:hAnsi="Times New Roman"/>
                <w:sz w:val="20"/>
                <w:rPrChange w:id="6730" w:author="2" w:date="2021-08-31T10:55:00Z">
                  <w:rPr>
                    <w:rFonts w:ascii="Times New Roman" w:hAnsi="Times New Roman" w:cs="Times New Roman"/>
                    <w:sz w:val="24"/>
                    <w:szCs w:val="24"/>
                  </w:rPr>
                </w:rPrChange>
              </w:rPr>
            </w:pPr>
            <w:r w:rsidRPr="006F33AA">
              <w:rPr>
                <w:rFonts w:ascii="Times New Roman" w:hAnsi="Times New Roman"/>
                <w:sz w:val="20"/>
                <w:rPrChange w:id="6731" w:author="2" w:date="2021-08-31T10:55:00Z">
                  <w:rPr>
                    <w:rFonts w:ascii="Times New Roman" w:hAnsi="Times New Roman" w:cs="Times New Roman"/>
                    <w:sz w:val="24"/>
                    <w:szCs w:val="24"/>
                  </w:rPr>
                </w:rPrChange>
              </w:rPr>
              <w:t>2</w:t>
            </w:r>
          </w:p>
          <w:p w14:paraId="00559853" w14:textId="77777777" w:rsidR="00FC7A68" w:rsidRPr="006F33AA" w:rsidRDefault="00FC7A68" w:rsidP="00C207C3">
            <w:pPr>
              <w:pStyle w:val="a4"/>
              <w:numPr>
                <w:ilvl w:val="0"/>
                <w:numId w:val="124"/>
              </w:numPr>
              <w:spacing w:after="120" w:line="240" w:lineRule="auto"/>
              <w:rPr>
                <w:rFonts w:ascii="Times New Roman" w:hAnsi="Times New Roman"/>
                <w:sz w:val="20"/>
                <w:rPrChange w:id="6732" w:author="2" w:date="2021-08-31T10:55:00Z">
                  <w:rPr>
                    <w:rFonts w:ascii="Times New Roman" w:hAnsi="Times New Roman" w:cs="Times New Roman"/>
                    <w:sz w:val="24"/>
                    <w:szCs w:val="24"/>
                  </w:rPr>
                </w:rPrChange>
              </w:rPr>
            </w:pPr>
            <w:r w:rsidRPr="006F33AA">
              <w:rPr>
                <w:rFonts w:ascii="Times New Roman" w:hAnsi="Times New Roman"/>
                <w:sz w:val="20"/>
                <w:rPrChange w:id="6733" w:author="2" w:date="2021-08-31T10:55:00Z">
                  <w:rPr>
                    <w:rFonts w:ascii="Times New Roman" w:hAnsi="Times New Roman" w:cs="Times New Roman"/>
                    <w:sz w:val="24"/>
                    <w:szCs w:val="24"/>
                  </w:rPr>
                </w:rPrChange>
              </w:rPr>
              <w:t>3</w:t>
            </w:r>
          </w:p>
          <w:p w14:paraId="20E3D549" w14:textId="77777777" w:rsidR="00FC7A68" w:rsidRPr="006F33AA" w:rsidRDefault="00FC7A68" w:rsidP="00C207C3">
            <w:pPr>
              <w:pStyle w:val="a4"/>
              <w:numPr>
                <w:ilvl w:val="0"/>
                <w:numId w:val="124"/>
              </w:numPr>
              <w:spacing w:after="120" w:line="240" w:lineRule="auto"/>
              <w:rPr>
                <w:rFonts w:ascii="Times New Roman" w:hAnsi="Times New Roman"/>
                <w:sz w:val="20"/>
                <w:rPrChange w:id="6734" w:author="2" w:date="2021-08-31T10:55:00Z">
                  <w:rPr>
                    <w:rFonts w:ascii="Times New Roman" w:hAnsi="Times New Roman" w:cs="Times New Roman"/>
                    <w:sz w:val="24"/>
                    <w:szCs w:val="24"/>
                  </w:rPr>
                </w:rPrChange>
              </w:rPr>
            </w:pPr>
            <w:r w:rsidRPr="006F33AA">
              <w:rPr>
                <w:rFonts w:ascii="Times New Roman" w:hAnsi="Times New Roman"/>
                <w:sz w:val="20"/>
                <w:rPrChange w:id="6735" w:author="2" w:date="2021-08-31T10:55:00Z">
                  <w:rPr>
                    <w:rFonts w:ascii="Times New Roman" w:hAnsi="Times New Roman" w:cs="Times New Roman"/>
                    <w:sz w:val="24"/>
                    <w:szCs w:val="24"/>
                  </w:rPr>
                </w:rPrChange>
              </w:rPr>
              <w:t>1,5</w:t>
            </w:r>
          </w:p>
          <w:p w14:paraId="7A3CE96B" w14:textId="43B82EA5" w:rsidR="00FC7A68" w:rsidRPr="006F33AA" w:rsidRDefault="00FC7A68" w:rsidP="00C207C3">
            <w:pPr>
              <w:pStyle w:val="a4"/>
              <w:numPr>
                <w:ilvl w:val="0"/>
                <w:numId w:val="124"/>
              </w:numPr>
              <w:spacing w:after="120" w:line="240" w:lineRule="auto"/>
              <w:rPr>
                <w:rFonts w:ascii="Times New Roman" w:hAnsi="Times New Roman"/>
                <w:sz w:val="20"/>
                <w:rPrChange w:id="6736" w:author="2" w:date="2021-08-31T10:55:00Z">
                  <w:rPr>
                    <w:rFonts w:ascii="Times New Roman" w:hAnsi="Times New Roman" w:cs="Times New Roman"/>
                    <w:sz w:val="24"/>
                    <w:szCs w:val="24"/>
                  </w:rPr>
                </w:rPrChange>
              </w:rPr>
            </w:pPr>
            <w:r w:rsidRPr="006F33AA">
              <w:rPr>
                <w:rFonts w:ascii="Times New Roman" w:hAnsi="Times New Roman"/>
                <w:sz w:val="20"/>
                <w:rPrChange w:id="6737" w:author="2" w:date="2021-08-31T10:55:00Z">
                  <w:rPr>
                    <w:rFonts w:ascii="Times New Roman" w:hAnsi="Times New Roman" w:cs="Times New Roman"/>
                    <w:sz w:val="24"/>
                    <w:szCs w:val="24"/>
                  </w:rPr>
                </w:rPrChange>
              </w:rPr>
              <w:t>2,5</w:t>
            </w:r>
          </w:p>
        </w:tc>
        <w:tc>
          <w:tcPr>
            <w:tcW w:w="567" w:type="dxa"/>
            <w:gridSpan w:val="2"/>
            <w:tcPrChange w:id="6738" w:author="2" w:date="2021-08-31T10:55:00Z">
              <w:tcPr>
                <w:tcW w:w="547" w:type="dxa"/>
              </w:tcPr>
            </w:tcPrChange>
          </w:tcPr>
          <w:p w14:paraId="0DD3B5DF" w14:textId="0BE251E0" w:rsidR="00FC7A68" w:rsidRPr="004B35C4" w:rsidRDefault="00FC7A68" w:rsidP="00FC7A68">
            <w:pPr>
              <w:pStyle w:val="a4"/>
              <w:tabs>
                <w:tab w:val="left" w:pos="600"/>
              </w:tabs>
              <w:spacing w:after="120" w:line="240" w:lineRule="auto"/>
              <w:ind w:left="0" w:right="34"/>
              <w:rPr>
                <w:rFonts w:ascii="Times New Roman" w:hAnsi="Times New Roman" w:cs="Times New Roman"/>
                <w:sz w:val="24"/>
                <w:szCs w:val="24"/>
              </w:rPr>
            </w:pPr>
            <w:r>
              <w:rPr>
                <w:rFonts w:ascii="Times New Roman" w:hAnsi="Times New Roman" w:cs="Times New Roman"/>
                <w:sz w:val="24"/>
                <w:szCs w:val="24"/>
              </w:rPr>
              <w:t>4</w:t>
            </w:r>
          </w:p>
        </w:tc>
      </w:tr>
    </w:tbl>
    <w:p w14:paraId="3A16EA7B" w14:textId="5F7A1195" w:rsidR="00362517" w:rsidRPr="007D3742" w:rsidRDefault="00362517" w:rsidP="00B86B5C">
      <w:pPr>
        <w:spacing w:after="120"/>
        <w:rPr>
          <w:rFonts w:ascii="Times New Roman" w:hAnsi="Times New Roman" w:cs="Times New Roman"/>
          <w:sz w:val="24"/>
          <w:szCs w:val="24"/>
        </w:rPr>
      </w:pPr>
    </w:p>
    <w:sectPr w:rsidR="00362517" w:rsidRPr="007D3742" w:rsidSect="008F44BB">
      <w:headerReference w:type="default" r:id="rId167"/>
      <w:footerReference w:type="default" r:id="rId168"/>
      <w:pgSz w:w="16838" w:h="11906" w:orient="landscape"/>
      <w:pgMar w:top="720" w:right="567"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1AD98C" w14:textId="77777777" w:rsidR="0076774C" w:rsidRDefault="0076774C" w:rsidP="00582235">
      <w:pPr>
        <w:spacing w:after="0" w:line="240" w:lineRule="auto"/>
      </w:pPr>
      <w:r>
        <w:separator/>
      </w:r>
    </w:p>
  </w:endnote>
  <w:endnote w:type="continuationSeparator" w:id="0">
    <w:p w14:paraId="40353B88" w14:textId="77777777" w:rsidR="0076774C" w:rsidRDefault="0076774C" w:rsidP="00582235">
      <w:pPr>
        <w:spacing w:after="0" w:line="240" w:lineRule="auto"/>
      </w:pPr>
      <w:r>
        <w:continuationSeparator/>
      </w:r>
    </w:p>
  </w:endnote>
  <w:endnote w:type="continuationNotice" w:id="1">
    <w:p w14:paraId="5C7E5318" w14:textId="77777777" w:rsidR="0076774C" w:rsidRDefault="007677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entury Schoolbook">
    <w:altName w:val="Century"/>
    <w:charset w:val="CC"/>
    <w:family w:val="roman"/>
    <w:pitch w:val="variable"/>
    <w:sig w:usb0="00000001"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MS Gothic"/>
    <w:panose1 w:val="00000000000000000000"/>
    <w:charset w:val="80"/>
    <w:family w:val="auto"/>
    <w:notTrueType/>
    <w:pitch w:val="default"/>
    <w:sig w:usb0="00000000" w:usb1="08070000" w:usb2="00000010" w:usb3="00000000" w:csb0="00020001" w:csb1="00000000"/>
  </w:font>
  <w:font w:name="TimesNewRomanPS-ItalicM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entSchbook Win95BT">
    <w:altName w:val="Cambria"/>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79BF5" w14:textId="77777777" w:rsidR="0076774C" w:rsidRDefault="0076774C">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62CE8C" w14:textId="77777777" w:rsidR="0076774C" w:rsidRDefault="0076774C" w:rsidP="00582235">
      <w:pPr>
        <w:spacing w:after="0" w:line="240" w:lineRule="auto"/>
      </w:pPr>
      <w:r>
        <w:separator/>
      </w:r>
    </w:p>
  </w:footnote>
  <w:footnote w:type="continuationSeparator" w:id="0">
    <w:p w14:paraId="607BB9C4" w14:textId="77777777" w:rsidR="0076774C" w:rsidRDefault="0076774C" w:rsidP="00582235">
      <w:pPr>
        <w:spacing w:after="0" w:line="240" w:lineRule="auto"/>
      </w:pPr>
      <w:r>
        <w:continuationSeparator/>
      </w:r>
    </w:p>
  </w:footnote>
  <w:footnote w:type="continuationNotice" w:id="1">
    <w:p w14:paraId="053916CC" w14:textId="77777777" w:rsidR="0076774C" w:rsidRDefault="0076774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D0884" w14:textId="77777777" w:rsidR="0076774C" w:rsidRDefault="0076774C">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11007"/>
    <w:multiLevelType w:val="hybridMultilevel"/>
    <w:tmpl w:val="1EF2779A"/>
    <w:lvl w:ilvl="0" w:tplc="0419000F">
      <w:start w:val="1"/>
      <w:numFmt w:val="decimal"/>
      <w:lvlText w:val="%1."/>
      <w:lvlJc w:val="left"/>
      <w:pPr>
        <w:ind w:left="720" w:hanging="360"/>
      </w:pPr>
    </w:lvl>
    <w:lvl w:ilvl="1" w:tplc="5FA0FD48">
      <w:start w:val="1"/>
      <w:numFmt w:val="decimal"/>
      <w:lvlText w:val="%2."/>
      <w:lvlJc w:val="left"/>
      <w:pPr>
        <w:ind w:left="1440" w:hanging="360"/>
      </w:pPr>
      <w:rPr>
        <w:rFonts w:ascii="Times New Roman" w:eastAsia="Century Schoolbook" w:hAnsi="Times New Roman" w:cs="Times New Roman"/>
      </w:rPr>
    </w:lvl>
    <w:lvl w:ilvl="2" w:tplc="0419000F">
      <w:start w:val="1"/>
      <w:numFmt w:val="decimal"/>
      <w:lvlText w:val="%3."/>
      <w:lvlJc w:val="left"/>
      <w:pPr>
        <w:ind w:left="2203"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F8459E"/>
    <w:multiLevelType w:val="hybridMultilevel"/>
    <w:tmpl w:val="D02CD252"/>
    <w:lvl w:ilvl="0" w:tplc="0419000F">
      <w:start w:val="1"/>
      <w:numFmt w:val="decimal"/>
      <w:lvlText w:val="%1."/>
      <w:lvlJc w:val="left"/>
      <w:pPr>
        <w:ind w:left="720" w:hanging="360"/>
      </w:pPr>
    </w:lvl>
    <w:lvl w:ilvl="1" w:tplc="5FA0FD48">
      <w:start w:val="1"/>
      <w:numFmt w:val="decimal"/>
      <w:lvlText w:val="%2."/>
      <w:lvlJc w:val="left"/>
      <w:pPr>
        <w:ind w:left="1440" w:hanging="360"/>
      </w:pPr>
      <w:rPr>
        <w:rFonts w:ascii="Times New Roman" w:eastAsia="Century Schoolbook" w:hAnsi="Times New Roman" w:cs="Times New Roman"/>
      </w:rPr>
    </w:lvl>
    <w:lvl w:ilvl="2" w:tplc="0419000F">
      <w:start w:val="1"/>
      <w:numFmt w:val="decimal"/>
      <w:lvlText w:val="%3."/>
      <w:lvlJc w:val="left"/>
      <w:pPr>
        <w:ind w:left="2203"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1223338"/>
    <w:multiLevelType w:val="hybridMultilevel"/>
    <w:tmpl w:val="A4D887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15428D4"/>
    <w:multiLevelType w:val="hybridMultilevel"/>
    <w:tmpl w:val="0F941F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1AD7419"/>
    <w:multiLevelType w:val="hybridMultilevel"/>
    <w:tmpl w:val="CEB8F902"/>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5" w15:restartNumberingAfterBreak="0">
    <w:nsid w:val="01BD6189"/>
    <w:multiLevelType w:val="hybridMultilevel"/>
    <w:tmpl w:val="3C34E5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2540B69"/>
    <w:multiLevelType w:val="hybridMultilevel"/>
    <w:tmpl w:val="D04ECC0E"/>
    <w:lvl w:ilvl="0" w:tplc="05168C08">
      <w:start w:val="1"/>
      <w:numFmt w:val="decimal"/>
      <w:lvlText w:val="%1."/>
      <w:lvlJc w:val="left"/>
      <w:pPr>
        <w:ind w:left="1360" w:hanging="360"/>
      </w:pPr>
      <w:rPr>
        <w:rFonts w:hint="default"/>
      </w:rPr>
    </w:lvl>
    <w:lvl w:ilvl="1" w:tplc="04190019" w:tentative="1">
      <w:start w:val="1"/>
      <w:numFmt w:val="lowerLetter"/>
      <w:lvlText w:val="%2."/>
      <w:lvlJc w:val="left"/>
      <w:pPr>
        <w:ind w:left="2080" w:hanging="360"/>
      </w:pPr>
    </w:lvl>
    <w:lvl w:ilvl="2" w:tplc="0419001B" w:tentative="1">
      <w:start w:val="1"/>
      <w:numFmt w:val="lowerRoman"/>
      <w:lvlText w:val="%3."/>
      <w:lvlJc w:val="right"/>
      <w:pPr>
        <w:ind w:left="2800" w:hanging="180"/>
      </w:pPr>
    </w:lvl>
    <w:lvl w:ilvl="3" w:tplc="0419000F" w:tentative="1">
      <w:start w:val="1"/>
      <w:numFmt w:val="decimal"/>
      <w:lvlText w:val="%4."/>
      <w:lvlJc w:val="left"/>
      <w:pPr>
        <w:ind w:left="3520" w:hanging="360"/>
      </w:pPr>
    </w:lvl>
    <w:lvl w:ilvl="4" w:tplc="04190019" w:tentative="1">
      <w:start w:val="1"/>
      <w:numFmt w:val="lowerLetter"/>
      <w:lvlText w:val="%5."/>
      <w:lvlJc w:val="left"/>
      <w:pPr>
        <w:ind w:left="4240" w:hanging="360"/>
      </w:pPr>
    </w:lvl>
    <w:lvl w:ilvl="5" w:tplc="0419001B" w:tentative="1">
      <w:start w:val="1"/>
      <w:numFmt w:val="lowerRoman"/>
      <w:lvlText w:val="%6."/>
      <w:lvlJc w:val="right"/>
      <w:pPr>
        <w:ind w:left="4960" w:hanging="180"/>
      </w:pPr>
    </w:lvl>
    <w:lvl w:ilvl="6" w:tplc="0419000F" w:tentative="1">
      <w:start w:val="1"/>
      <w:numFmt w:val="decimal"/>
      <w:lvlText w:val="%7."/>
      <w:lvlJc w:val="left"/>
      <w:pPr>
        <w:ind w:left="5680" w:hanging="360"/>
      </w:pPr>
    </w:lvl>
    <w:lvl w:ilvl="7" w:tplc="04190019" w:tentative="1">
      <w:start w:val="1"/>
      <w:numFmt w:val="lowerLetter"/>
      <w:lvlText w:val="%8."/>
      <w:lvlJc w:val="left"/>
      <w:pPr>
        <w:ind w:left="6400" w:hanging="360"/>
      </w:pPr>
    </w:lvl>
    <w:lvl w:ilvl="8" w:tplc="0419001B" w:tentative="1">
      <w:start w:val="1"/>
      <w:numFmt w:val="lowerRoman"/>
      <w:lvlText w:val="%9."/>
      <w:lvlJc w:val="right"/>
      <w:pPr>
        <w:ind w:left="7120" w:hanging="180"/>
      </w:pPr>
    </w:lvl>
  </w:abstractNum>
  <w:abstractNum w:abstractNumId="7" w15:restartNumberingAfterBreak="0">
    <w:nsid w:val="02616FA4"/>
    <w:multiLevelType w:val="hybridMultilevel"/>
    <w:tmpl w:val="6EF66AC0"/>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8" w15:restartNumberingAfterBreak="0">
    <w:nsid w:val="03B55CF8"/>
    <w:multiLevelType w:val="hybridMultilevel"/>
    <w:tmpl w:val="E0D4AC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43D3A74"/>
    <w:multiLevelType w:val="hybridMultilevel"/>
    <w:tmpl w:val="0480F6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48F247B"/>
    <w:multiLevelType w:val="hybridMultilevel"/>
    <w:tmpl w:val="0ABC44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4F1395D"/>
    <w:multiLevelType w:val="hybridMultilevel"/>
    <w:tmpl w:val="3C34E5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5170083"/>
    <w:multiLevelType w:val="hybridMultilevel"/>
    <w:tmpl w:val="508452C0"/>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3" w15:restartNumberingAfterBreak="0">
    <w:nsid w:val="052F16AF"/>
    <w:multiLevelType w:val="hybridMultilevel"/>
    <w:tmpl w:val="8818950A"/>
    <w:lvl w:ilvl="0" w:tplc="5FA0FD48">
      <w:start w:val="1"/>
      <w:numFmt w:val="decimal"/>
      <w:lvlText w:val="%1."/>
      <w:lvlJc w:val="left"/>
      <w:pPr>
        <w:ind w:left="1440" w:hanging="360"/>
      </w:pPr>
      <w:rPr>
        <w:rFonts w:ascii="Times New Roman" w:eastAsia="Century Schoolbook"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057B78F2"/>
    <w:multiLevelType w:val="hybridMultilevel"/>
    <w:tmpl w:val="44E42A6E"/>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5" w15:restartNumberingAfterBreak="0">
    <w:nsid w:val="05C17468"/>
    <w:multiLevelType w:val="hybridMultilevel"/>
    <w:tmpl w:val="A5F42F96"/>
    <w:lvl w:ilvl="0" w:tplc="B4465718">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6" w15:restartNumberingAfterBreak="0">
    <w:nsid w:val="0667598B"/>
    <w:multiLevelType w:val="hybridMultilevel"/>
    <w:tmpl w:val="3340A0D6"/>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7" w15:restartNumberingAfterBreak="0">
    <w:nsid w:val="0695443B"/>
    <w:multiLevelType w:val="hybridMultilevel"/>
    <w:tmpl w:val="CC62689C"/>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8" w15:restartNumberingAfterBreak="0">
    <w:nsid w:val="07307447"/>
    <w:multiLevelType w:val="hybridMultilevel"/>
    <w:tmpl w:val="752C86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079B790F"/>
    <w:multiLevelType w:val="hybridMultilevel"/>
    <w:tmpl w:val="09C29650"/>
    <w:lvl w:ilvl="0" w:tplc="F7A4DE7E">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0" w15:restartNumberingAfterBreak="0">
    <w:nsid w:val="07C94A9F"/>
    <w:multiLevelType w:val="hybridMultilevel"/>
    <w:tmpl w:val="2D822296"/>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1" w15:restartNumberingAfterBreak="0">
    <w:nsid w:val="08777E06"/>
    <w:multiLevelType w:val="hybridMultilevel"/>
    <w:tmpl w:val="163C57A0"/>
    <w:lvl w:ilvl="0" w:tplc="05168C08">
      <w:start w:val="1"/>
      <w:numFmt w:val="decimal"/>
      <w:lvlText w:val="%1."/>
      <w:lvlJc w:val="left"/>
      <w:pPr>
        <w:ind w:left="862" w:hanging="360"/>
      </w:pPr>
      <w:rPr>
        <w:rFonts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22" w15:restartNumberingAfterBreak="0">
    <w:nsid w:val="08F37DAD"/>
    <w:multiLevelType w:val="hybridMultilevel"/>
    <w:tmpl w:val="8AD4603A"/>
    <w:lvl w:ilvl="0" w:tplc="C980E778">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3" w15:restartNumberingAfterBreak="0">
    <w:nsid w:val="094413DD"/>
    <w:multiLevelType w:val="hybridMultilevel"/>
    <w:tmpl w:val="3EE444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09721546"/>
    <w:multiLevelType w:val="hybridMultilevel"/>
    <w:tmpl w:val="29E0F464"/>
    <w:lvl w:ilvl="0" w:tplc="8CB22498">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5" w15:restartNumberingAfterBreak="0">
    <w:nsid w:val="0AB856CF"/>
    <w:multiLevelType w:val="hybridMultilevel"/>
    <w:tmpl w:val="F4449D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0ABB69D8"/>
    <w:multiLevelType w:val="hybridMultilevel"/>
    <w:tmpl w:val="A058E066"/>
    <w:lvl w:ilvl="0" w:tplc="0419000F">
      <w:start w:val="1"/>
      <w:numFmt w:val="decimal"/>
      <w:lvlText w:val="%1."/>
      <w:lvlJc w:val="left"/>
      <w:pPr>
        <w:ind w:left="3196" w:hanging="360"/>
      </w:pPr>
    </w:lvl>
    <w:lvl w:ilvl="1" w:tplc="04190019" w:tentative="1">
      <w:start w:val="1"/>
      <w:numFmt w:val="lowerLetter"/>
      <w:lvlText w:val="%2."/>
      <w:lvlJc w:val="left"/>
      <w:pPr>
        <w:ind w:left="3916" w:hanging="360"/>
      </w:pPr>
    </w:lvl>
    <w:lvl w:ilvl="2" w:tplc="0419001B" w:tentative="1">
      <w:start w:val="1"/>
      <w:numFmt w:val="lowerRoman"/>
      <w:lvlText w:val="%3."/>
      <w:lvlJc w:val="right"/>
      <w:pPr>
        <w:ind w:left="4636" w:hanging="180"/>
      </w:pPr>
    </w:lvl>
    <w:lvl w:ilvl="3" w:tplc="0419000F" w:tentative="1">
      <w:start w:val="1"/>
      <w:numFmt w:val="decimal"/>
      <w:lvlText w:val="%4."/>
      <w:lvlJc w:val="left"/>
      <w:pPr>
        <w:ind w:left="5356" w:hanging="360"/>
      </w:pPr>
    </w:lvl>
    <w:lvl w:ilvl="4" w:tplc="04190019" w:tentative="1">
      <w:start w:val="1"/>
      <w:numFmt w:val="lowerLetter"/>
      <w:lvlText w:val="%5."/>
      <w:lvlJc w:val="left"/>
      <w:pPr>
        <w:ind w:left="6076" w:hanging="360"/>
      </w:pPr>
    </w:lvl>
    <w:lvl w:ilvl="5" w:tplc="0419001B" w:tentative="1">
      <w:start w:val="1"/>
      <w:numFmt w:val="lowerRoman"/>
      <w:lvlText w:val="%6."/>
      <w:lvlJc w:val="right"/>
      <w:pPr>
        <w:ind w:left="6796" w:hanging="180"/>
      </w:pPr>
    </w:lvl>
    <w:lvl w:ilvl="6" w:tplc="0419000F" w:tentative="1">
      <w:start w:val="1"/>
      <w:numFmt w:val="decimal"/>
      <w:lvlText w:val="%7."/>
      <w:lvlJc w:val="left"/>
      <w:pPr>
        <w:ind w:left="7516" w:hanging="360"/>
      </w:pPr>
    </w:lvl>
    <w:lvl w:ilvl="7" w:tplc="04190019" w:tentative="1">
      <w:start w:val="1"/>
      <w:numFmt w:val="lowerLetter"/>
      <w:lvlText w:val="%8."/>
      <w:lvlJc w:val="left"/>
      <w:pPr>
        <w:ind w:left="8236" w:hanging="360"/>
      </w:pPr>
    </w:lvl>
    <w:lvl w:ilvl="8" w:tplc="0419001B" w:tentative="1">
      <w:start w:val="1"/>
      <w:numFmt w:val="lowerRoman"/>
      <w:lvlText w:val="%9."/>
      <w:lvlJc w:val="right"/>
      <w:pPr>
        <w:ind w:left="8956" w:hanging="180"/>
      </w:pPr>
    </w:lvl>
  </w:abstractNum>
  <w:abstractNum w:abstractNumId="27" w15:restartNumberingAfterBreak="0">
    <w:nsid w:val="0AF32EF1"/>
    <w:multiLevelType w:val="hybridMultilevel"/>
    <w:tmpl w:val="E496EE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0B7F308B"/>
    <w:multiLevelType w:val="hybridMultilevel"/>
    <w:tmpl w:val="9892A140"/>
    <w:lvl w:ilvl="0" w:tplc="81587614">
      <w:start w:val="1"/>
      <w:numFmt w:val="decimal"/>
      <w:lvlText w:val="%1."/>
      <w:lvlJc w:val="left"/>
      <w:pPr>
        <w:ind w:left="720" w:hanging="360"/>
      </w:pPr>
      <w:rPr>
        <w:rFonts w:hint="default"/>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0BD11027"/>
    <w:multiLevelType w:val="hybridMultilevel"/>
    <w:tmpl w:val="9ABA5B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0C067D29"/>
    <w:multiLevelType w:val="hybridMultilevel"/>
    <w:tmpl w:val="4C6EA06E"/>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31" w15:restartNumberingAfterBreak="0">
    <w:nsid w:val="0C262EB0"/>
    <w:multiLevelType w:val="hybridMultilevel"/>
    <w:tmpl w:val="4F6C3A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0D035CED"/>
    <w:multiLevelType w:val="hybridMultilevel"/>
    <w:tmpl w:val="749E703A"/>
    <w:lvl w:ilvl="0" w:tplc="05168C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0D3E2CB9"/>
    <w:multiLevelType w:val="hybridMultilevel"/>
    <w:tmpl w:val="0A84B4C8"/>
    <w:lvl w:ilvl="0" w:tplc="5DDE8328">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4" w15:restartNumberingAfterBreak="0">
    <w:nsid w:val="0D6807A8"/>
    <w:multiLevelType w:val="hybridMultilevel"/>
    <w:tmpl w:val="E29AA9EA"/>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35" w15:restartNumberingAfterBreak="0">
    <w:nsid w:val="0DC15A2E"/>
    <w:multiLevelType w:val="hybridMultilevel"/>
    <w:tmpl w:val="2F4E440E"/>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36" w15:restartNumberingAfterBreak="0">
    <w:nsid w:val="0DF228FE"/>
    <w:multiLevelType w:val="hybridMultilevel"/>
    <w:tmpl w:val="9D66C19C"/>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37" w15:restartNumberingAfterBreak="0">
    <w:nsid w:val="0DF528E7"/>
    <w:multiLevelType w:val="hybridMultilevel"/>
    <w:tmpl w:val="49EE7CE2"/>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38" w15:restartNumberingAfterBreak="0">
    <w:nsid w:val="0E906FC1"/>
    <w:multiLevelType w:val="hybridMultilevel"/>
    <w:tmpl w:val="77E069FA"/>
    <w:lvl w:ilvl="0" w:tplc="C0A4F5E8">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9" w15:restartNumberingAfterBreak="0">
    <w:nsid w:val="0E9404FA"/>
    <w:multiLevelType w:val="hybridMultilevel"/>
    <w:tmpl w:val="489C0056"/>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40" w15:restartNumberingAfterBreak="0">
    <w:nsid w:val="0EB60A63"/>
    <w:multiLevelType w:val="hybridMultilevel"/>
    <w:tmpl w:val="F0E62D8A"/>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41" w15:restartNumberingAfterBreak="0">
    <w:nsid w:val="0F0615B8"/>
    <w:multiLevelType w:val="hybridMultilevel"/>
    <w:tmpl w:val="DDEE81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0F1A12DC"/>
    <w:multiLevelType w:val="hybridMultilevel"/>
    <w:tmpl w:val="C0EEE24C"/>
    <w:lvl w:ilvl="0" w:tplc="0419000F">
      <w:start w:val="1"/>
      <w:numFmt w:val="decimal"/>
      <w:lvlText w:val="%1."/>
      <w:lvlJc w:val="left"/>
      <w:pPr>
        <w:ind w:left="2203" w:hanging="360"/>
      </w:pPr>
    </w:lvl>
    <w:lvl w:ilvl="1" w:tplc="04190019" w:tentative="1">
      <w:start w:val="1"/>
      <w:numFmt w:val="lowerLetter"/>
      <w:lvlText w:val="%2."/>
      <w:lvlJc w:val="left"/>
      <w:pPr>
        <w:ind w:left="2923" w:hanging="360"/>
      </w:pPr>
    </w:lvl>
    <w:lvl w:ilvl="2" w:tplc="0419001B" w:tentative="1">
      <w:start w:val="1"/>
      <w:numFmt w:val="lowerRoman"/>
      <w:lvlText w:val="%3."/>
      <w:lvlJc w:val="right"/>
      <w:pPr>
        <w:ind w:left="3643" w:hanging="180"/>
      </w:pPr>
    </w:lvl>
    <w:lvl w:ilvl="3" w:tplc="0419000F" w:tentative="1">
      <w:start w:val="1"/>
      <w:numFmt w:val="decimal"/>
      <w:lvlText w:val="%4."/>
      <w:lvlJc w:val="left"/>
      <w:pPr>
        <w:ind w:left="4363" w:hanging="360"/>
      </w:pPr>
    </w:lvl>
    <w:lvl w:ilvl="4" w:tplc="04190019" w:tentative="1">
      <w:start w:val="1"/>
      <w:numFmt w:val="lowerLetter"/>
      <w:lvlText w:val="%5."/>
      <w:lvlJc w:val="left"/>
      <w:pPr>
        <w:ind w:left="5083" w:hanging="360"/>
      </w:pPr>
    </w:lvl>
    <w:lvl w:ilvl="5" w:tplc="0419001B" w:tentative="1">
      <w:start w:val="1"/>
      <w:numFmt w:val="lowerRoman"/>
      <w:lvlText w:val="%6."/>
      <w:lvlJc w:val="right"/>
      <w:pPr>
        <w:ind w:left="5803" w:hanging="180"/>
      </w:pPr>
    </w:lvl>
    <w:lvl w:ilvl="6" w:tplc="0419000F" w:tentative="1">
      <w:start w:val="1"/>
      <w:numFmt w:val="decimal"/>
      <w:lvlText w:val="%7."/>
      <w:lvlJc w:val="left"/>
      <w:pPr>
        <w:ind w:left="6523" w:hanging="360"/>
      </w:pPr>
    </w:lvl>
    <w:lvl w:ilvl="7" w:tplc="04190019" w:tentative="1">
      <w:start w:val="1"/>
      <w:numFmt w:val="lowerLetter"/>
      <w:lvlText w:val="%8."/>
      <w:lvlJc w:val="left"/>
      <w:pPr>
        <w:ind w:left="7243" w:hanging="360"/>
      </w:pPr>
    </w:lvl>
    <w:lvl w:ilvl="8" w:tplc="0419001B" w:tentative="1">
      <w:start w:val="1"/>
      <w:numFmt w:val="lowerRoman"/>
      <w:lvlText w:val="%9."/>
      <w:lvlJc w:val="right"/>
      <w:pPr>
        <w:ind w:left="7963" w:hanging="180"/>
      </w:pPr>
    </w:lvl>
  </w:abstractNum>
  <w:abstractNum w:abstractNumId="43" w15:restartNumberingAfterBreak="0">
    <w:nsid w:val="10CA49F2"/>
    <w:multiLevelType w:val="hybridMultilevel"/>
    <w:tmpl w:val="E918DA3C"/>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44" w15:restartNumberingAfterBreak="0">
    <w:nsid w:val="10CC2232"/>
    <w:multiLevelType w:val="hybridMultilevel"/>
    <w:tmpl w:val="418C1CB6"/>
    <w:lvl w:ilvl="0" w:tplc="05168C08">
      <w:start w:val="1"/>
      <w:numFmt w:val="decimal"/>
      <w:lvlText w:val="%1."/>
      <w:lvlJc w:val="left"/>
      <w:pPr>
        <w:ind w:left="862" w:hanging="360"/>
      </w:pPr>
      <w:rPr>
        <w:rFonts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45" w15:restartNumberingAfterBreak="0">
    <w:nsid w:val="10F70D76"/>
    <w:multiLevelType w:val="hybridMultilevel"/>
    <w:tmpl w:val="FC1E9726"/>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46" w15:restartNumberingAfterBreak="0">
    <w:nsid w:val="116B6F62"/>
    <w:multiLevelType w:val="hybridMultilevel"/>
    <w:tmpl w:val="56A8D338"/>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47" w15:restartNumberingAfterBreak="0">
    <w:nsid w:val="12D3519E"/>
    <w:multiLevelType w:val="hybridMultilevel"/>
    <w:tmpl w:val="66D21F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132E0597"/>
    <w:multiLevelType w:val="hybridMultilevel"/>
    <w:tmpl w:val="5AD62F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139317F1"/>
    <w:multiLevelType w:val="hybridMultilevel"/>
    <w:tmpl w:val="CC1E11AE"/>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50" w15:restartNumberingAfterBreak="0">
    <w:nsid w:val="13E61282"/>
    <w:multiLevelType w:val="hybridMultilevel"/>
    <w:tmpl w:val="48CAE13A"/>
    <w:lvl w:ilvl="0" w:tplc="0419000F">
      <w:start w:val="1"/>
      <w:numFmt w:val="decimal"/>
      <w:lvlText w:val="%1."/>
      <w:lvlJc w:val="left"/>
      <w:pPr>
        <w:ind w:left="720" w:hanging="360"/>
      </w:pPr>
    </w:lvl>
    <w:lvl w:ilvl="1" w:tplc="5FA0FD48">
      <w:start w:val="1"/>
      <w:numFmt w:val="decimal"/>
      <w:lvlText w:val="%2."/>
      <w:lvlJc w:val="left"/>
      <w:pPr>
        <w:ind w:left="1440" w:hanging="360"/>
      </w:pPr>
      <w:rPr>
        <w:rFonts w:ascii="Times New Roman" w:eastAsia="Century Schoolbook" w:hAnsi="Times New Roman" w:cs="Times New Roman"/>
      </w:rPr>
    </w:lvl>
    <w:lvl w:ilvl="2" w:tplc="23361EBA">
      <w:start w:val="1"/>
      <w:numFmt w:val="decimal"/>
      <w:lvlText w:val="%3)"/>
      <w:lvlJc w:val="left"/>
      <w:pPr>
        <w:ind w:left="2203"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14EB230E"/>
    <w:multiLevelType w:val="hybridMultilevel"/>
    <w:tmpl w:val="A546E534"/>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52" w15:restartNumberingAfterBreak="0">
    <w:nsid w:val="15BE5479"/>
    <w:multiLevelType w:val="hybridMultilevel"/>
    <w:tmpl w:val="B504CD82"/>
    <w:lvl w:ilvl="0" w:tplc="59629BBA">
      <w:start w:val="1"/>
      <w:numFmt w:val="decimal"/>
      <w:lvlText w:val="%1."/>
      <w:lvlJc w:val="left"/>
      <w:pPr>
        <w:ind w:left="390" w:hanging="360"/>
      </w:pPr>
      <w:rPr>
        <w:rFonts w:hint="default"/>
      </w:rPr>
    </w:lvl>
    <w:lvl w:ilvl="1" w:tplc="04190019" w:tentative="1">
      <w:start w:val="1"/>
      <w:numFmt w:val="lowerLetter"/>
      <w:lvlText w:val="%2."/>
      <w:lvlJc w:val="left"/>
      <w:pPr>
        <w:ind w:left="1110" w:hanging="360"/>
      </w:pPr>
    </w:lvl>
    <w:lvl w:ilvl="2" w:tplc="0419001B" w:tentative="1">
      <w:start w:val="1"/>
      <w:numFmt w:val="lowerRoman"/>
      <w:lvlText w:val="%3."/>
      <w:lvlJc w:val="right"/>
      <w:pPr>
        <w:ind w:left="1830" w:hanging="180"/>
      </w:pPr>
    </w:lvl>
    <w:lvl w:ilvl="3" w:tplc="0419000F" w:tentative="1">
      <w:start w:val="1"/>
      <w:numFmt w:val="decimal"/>
      <w:lvlText w:val="%4."/>
      <w:lvlJc w:val="left"/>
      <w:pPr>
        <w:ind w:left="2550" w:hanging="360"/>
      </w:pPr>
    </w:lvl>
    <w:lvl w:ilvl="4" w:tplc="04190019" w:tentative="1">
      <w:start w:val="1"/>
      <w:numFmt w:val="lowerLetter"/>
      <w:lvlText w:val="%5."/>
      <w:lvlJc w:val="left"/>
      <w:pPr>
        <w:ind w:left="3270" w:hanging="360"/>
      </w:pPr>
    </w:lvl>
    <w:lvl w:ilvl="5" w:tplc="0419001B" w:tentative="1">
      <w:start w:val="1"/>
      <w:numFmt w:val="lowerRoman"/>
      <w:lvlText w:val="%6."/>
      <w:lvlJc w:val="right"/>
      <w:pPr>
        <w:ind w:left="3990" w:hanging="180"/>
      </w:pPr>
    </w:lvl>
    <w:lvl w:ilvl="6" w:tplc="0419000F" w:tentative="1">
      <w:start w:val="1"/>
      <w:numFmt w:val="decimal"/>
      <w:lvlText w:val="%7."/>
      <w:lvlJc w:val="left"/>
      <w:pPr>
        <w:ind w:left="4710" w:hanging="360"/>
      </w:pPr>
    </w:lvl>
    <w:lvl w:ilvl="7" w:tplc="04190019" w:tentative="1">
      <w:start w:val="1"/>
      <w:numFmt w:val="lowerLetter"/>
      <w:lvlText w:val="%8."/>
      <w:lvlJc w:val="left"/>
      <w:pPr>
        <w:ind w:left="5430" w:hanging="360"/>
      </w:pPr>
    </w:lvl>
    <w:lvl w:ilvl="8" w:tplc="0419001B" w:tentative="1">
      <w:start w:val="1"/>
      <w:numFmt w:val="lowerRoman"/>
      <w:lvlText w:val="%9."/>
      <w:lvlJc w:val="right"/>
      <w:pPr>
        <w:ind w:left="6150" w:hanging="180"/>
      </w:pPr>
    </w:lvl>
  </w:abstractNum>
  <w:abstractNum w:abstractNumId="53" w15:restartNumberingAfterBreak="0">
    <w:nsid w:val="16AA276D"/>
    <w:multiLevelType w:val="multilevel"/>
    <w:tmpl w:val="64989428"/>
    <w:lvl w:ilvl="0">
      <w:start w:val="4"/>
      <w:numFmt w:val="decimal"/>
      <w:lvlText w:val="%1."/>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1">
      <w:start w:val="4"/>
      <w:numFmt w:val="decimal"/>
      <w:lvlText w:val="%2."/>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2">
      <w:start w:val="4"/>
      <w:numFmt w:val="decimal"/>
      <w:lvlText w:val="%3."/>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3">
      <w:start w:val="4"/>
      <w:numFmt w:val="decimal"/>
      <w:lvlText w:val="%4."/>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4">
      <w:start w:val="4"/>
      <w:numFmt w:val="decimal"/>
      <w:lvlText w:val="%5."/>
      <w:lvlJc w:val="left"/>
      <w:pPr>
        <w:ind w:left="1985"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5">
      <w:start w:val="4"/>
      <w:numFmt w:val="decimal"/>
      <w:lvlText w:val="%6."/>
      <w:lvlJc w:val="left"/>
      <w:pPr>
        <w:ind w:left="2127"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6">
      <w:start w:val="4"/>
      <w:numFmt w:val="decimal"/>
      <w:lvlText w:val="%7."/>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7">
      <w:start w:val="1"/>
      <w:numFmt w:val="decimal"/>
      <w:lvlText w:val="%8."/>
      <w:lvlJc w:val="left"/>
      <w:pPr>
        <w:ind w:left="0" w:firstLine="0"/>
      </w:pPr>
      <w:rPr>
        <w:rFonts w:ascii="Century Schoolbook" w:eastAsia="Century Schoolbook" w:hAnsi="Century Schoolbook" w:cs="Century Schoolbook" w:hint="default"/>
        <w:b w:val="0"/>
        <w:bCs w:val="0"/>
        <w:i w:val="0"/>
        <w:iCs w:val="0"/>
        <w:smallCaps w:val="0"/>
        <w:strike w:val="0"/>
        <w:color w:val="000000"/>
        <w:spacing w:val="0"/>
        <w:w w:val="100"/>
        <w:position w:val="0"/>
        <w:sz w:val="19"/>
        <w:szCs w:val="19"/>
        <w:u w:val="none"/>
      </w:rPr>
    </w:lvl>
    <w:lvl w:ilvl="8">
      <w:start w:val="6"/>
      <w:numFmt w:val="decimal"/>
      <w:lvlText w:val="%9."/>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abstractNum>
  <w:abstractNum w:abstractNumId="54" w15:restartNumberingAfterBreak="0">
    <w:nsid w:val="16D93480"/>
    <w:multiLevelType w:val="hybridMultilevel"/>
    <w:tmpl w:val="B82603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17097738"/>
    <w:multiLevelType w:val="hybridMultilevel"/>
    <w:tmpl w:val="333858B4"/>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56" w15:restartNumberingAfterBreak="0">
    <w:nsid w:val="1742685D"/>
    <w:multiLevelType w:val="hybridMultilevel"/>
    <w:tmpl w:val="42DC6B44"/>
    <w:lvl w:ilvl="0" w:tplc="379608A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7" w15:restartNumberingAfterBreak="0">
    <w:nsid w:val="17722EA5"/>
    <w:multiLevelType w:val="hybridMultilevel"/>
    <w:tmpl w:val="405460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17984E73"/>
    <w:multiLevelType w:val="hybridMultilevel"/>
    <w:tmpl w:val="31641B94"/>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59" w15:restartNumberingAfterBreak="0">
    <w:nsid w:val="18AD60C8"/>
    <w:multiLevelType w:val="hybridMultilevel"/>
    <w:tmpl w:val="FC1E9726"/>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60" w15:restartNumberingAfterBreak="0">
    <w:nsid w:val="18C27DF6"/>
    <w:multiLevelType w:val="hybridMultilevel"/>
    <w:tmpl w:val="FCB2F4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19323F16"/>
    <w:multiLevelType w:val="hybridMultilevel"/>
    <w:tmpl w:val="306E5A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1A6D72B0"/>
    <w:multiLevelType w:val="hybridMultilevel"/>
    <w:tmpl w:val="7F80AE76"/>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63" w15:restartNumberingAfterBreak="0">
    <w:nsid w:val="1A8928BC"/>
    <w:multiLevelType w:val="hybridMultilevel"/>
    <w:tmpl w:val="495833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1A9D1F37"/>
    <w:multiLevelType w:val="hybridMultilevel"/>
    <w:tmpl w:val="FB90912A"/>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65" w15:restartNumberingAfterBreak="0">
    <w:nsid w:val="1B665FCB"/>
    <w:multiLevelType w:val="hybridMultilevel"/>
    <w:tmpl w:val="E33AD1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1B9728D3"/>
    <w:multiLevelType w:val="hybridMultilevel"/>
    <w:tmpl w:val="06C61CD0"/>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67" w15:restartNumberingAfterBreak="0">
    <w:nsid w:val="1BF41931"/>
    <w:multiLevelType w:val="hybridMultilevel"/>
    <w:tmpl w:val="246E0C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1C773424"/>
    <w:multiLevelType w:val="multilevel"/>
    <w:tmpl w:val="8C528616"/>
    <w:lvl w:ilvl="0">
      <w:start w:val="1"/>
      <w:numFmt w:val="decimal"/>
      <w:lvlText w:val="%1."/>
      <w:lvlJc w:val="left"/>
      <w:pPr>
        <w:ind w:left="0" w:firstLine="0"/>
      </w:pPr>
      <w:rPr>
        <w:rFonts w:ascii="Century Schoolbook" w:eastAsia="Century Schoolbook" w:hAnsi="Century Schoolbook" w:cs="Century Schoolbook" w:hint="default"/>
        <w:b w:val="0"/>
        <w:bCs w:val="0"/>
        <w:i w:val="0"/>
        <w:iCs w:val="0"/>
        <w:smallCaps w:val="0"/>
        <w:strike w:val="0"/>
        <w:color w:val="000000"/>
        <w:spacing w:val="0"/>
        <w:w w:val="100"/>
        <w:position w:val="0"/>
        <w:sz w:val="19"/>
        <w:szCs w:val="19"/>
        <w:u w:val="none"/>
      </w:rPr>
    </w:lvl>
    <w:lvl w:ilvl="1">
      <w:start w:val="1"/>
      <w:numFmt w:val="decimal"/>
      <w:lvlText w:val="%2."/>
      <w:lvlJc w:val="left"/>
      <w:pPr>
        <w:ind w:left="0" w:firstLine="0"/>
      </w:pPr>
      <w:rPr>
        <w:rFonts w:ascii="Century Schoolbook" w:eastAsia="Century Schoolbook" w:hAnsi="Century Schoolbook" w:cs="Century Schoolbook" w:hint="default"/>
        <w:b w:val="0"/>
        <w:bCs w:val="0"/>
        <w:i w:val="0"/>
        <w:iCs w:val="0"/>
        <w:smallCaps w:val="0"/>
        <w:strike w:val="0"/>
        <w:color w:val="000000"/>
        <w:spacing w:val="0"/>
        <w:w w:val="100"/>
        <w:position w:val="0"/>
        <w:sz w:val="19"/>
        <w:szCs w:val="19"/>
        <w:u w:val="none"/>
      </w:rPr>
    </w:lvl>
    <w:lvl w:ilvl="2">
      <w:start w:val="1"/>
      <w:numFmt w:val="decimal"/>
      <w:lvlText w:val="%3."/>
      <w:lvlJc w:val="left"/>
      <w:pPr>
        <w:ind w:left="0" w:firstLine="0"/>
      </w:pPr>
      <w:rPr>
        <w:rFonts w:ascii="Century Schoolbook" w:eastAsia="Century Schoolbook" w:hAnsi="Century Schoolbook" w:cs="Century Schoolbook" w:hint="default"/>
        <w:b w:val="0"/>
        <w:bCs w:val="0"/>
        <w:i w:val="0"/>
        <w:iCs w:val="0"/>
        <w:smallCaps w:val="0"/>
        <w:strike w:val="0"/>
        <w:color w:val="000000"/>
        <w:spacing w:val="0"/>
        <w:w w:val="100"/>
        <w:position w:val="0"/>
        <w:sz w:val="19"/>
        <w:szCs w:val="19"/>
        <w:u w:val="none"/>
      </w:rPr>
    </w:lvl>
    <w:lvl w:ilvl="3">
      <w:start w:val="3"/>
      <w:numFmt w:val="decimal"/>
      <w:lvlText w:val="%4."/>
      <w:lvlJc w:val="left"/>
      <w:pPr>
        <w:ind w:left="0" w:firstLine="0"/>
      </w:pPr>
      <w:rPr>
        <w:rFonts w:ascii="Century Schoolbook" w:eastAsia="Century Schoolbook" w:hAnsi="Century Schoolbook" w:cs="Century Schoolbook" w:hint="default"/>
        <w:b w:val="0"/>
        <w:bCs w:val="0"/>
        <w:i w:val="0"/>
        <w:iCs w:val="0"/>
        <w:smallCaps w:val="0"/>
        <w:strike w:val="0"/>
        <w:color w:val="000000"/>
        <w:spacing w:val="0"/>
        <w:w w:val="100"/>
        <w:position w:val="0"/>
        <w:sz w:val="19"/>
        <w:szCs w:val="19"/>
        <w:u w:val="none"/>
      </w:rPr>
    </w:lvl>
    <w:lvl w:ilvl="4">
      <w:start w:val="1"/>
      <w:numFmt w:val="decimal"/>
      <w:lvlText w:val="%5."/>
      <w:lvlJc w:val="left"/>
      <w:pPr>
        <w:ind w:left="0" w:firstLine="0"/>
      </w:pPr>
      <w:rPr>
        <w:rFonts w:ascii="Century Schoolbook" w:eastAsia="Century Schoolbook" w:hAnsi="Century Schoolbook" w:cs="Century Schoolbook" w:hint="default"/>
        <w:b w:val="0"/>
        <w:bCs w:val="0"/>
        <w:i w:val="0"/>
        <w:iCs w:val="0"/>
        <w:smallCaps w:val="0"/>
        <w:strike w:val="0"/>
        <w:color w:val="000000"/>
        <w:spacing w:val="0"/>
        <w:w w:val="100"/>
        <w:position w:val="0"/>
        <w:sz w:val="19"/>
        <w:szCs w:val="19"/>
        <w:u w:val="none"/>
      </w:rPr>
    </w:lvl>
    <w:lvl w:ilvl="5">
      <w:start w:val="1"/>
      <w:numFmt w:val="decimal"/>
      <w:lvlText w:val="%6."/>
      <w:lvlJc w:val="left"/>
      <w:pPr>
        <w:ind w:left="0" w:firstLine="0"/>
      </w:pPr>
      <w:rPr>
        <w:rFonts w:ascii="Century Schoolbook" w:eastAsia="Century Schoolbook" w:hAnsi="Century Schoolbook" w:cs="Century Schoolbook" w:hint="default"/>
        <w:b w:val="0"/>
        <w:bCs w:val="0"/>
        <w:i w:val="0"/>
        <w:iCs w:val="0"/>
        <w:smallCaps w:val="0"/>
        <w:strike w:val="0"/>
        <w:color w:val="000000"/>
        <w:spacing w:val="0"/>
        <w:w w:val="100"/>
        <w:position w:val="0"/>
        <w:sz w:val="19"/>
        <w:szCs w:val="19"/>
        <w:u w:val="none"/>
      </w:rPr>
    </w:lvl>
    <w:lvl w:ilvl="6">
      <w:start w:val="6"/>
      <w:numFmt w:val="decimal"/>
      <w:lvlText w:val="%7."/>
      <w:lvlJc w:val="left"/>
      <w:pPr>
        <w:ind w:left="0" w:firstLine="0"/>
      </w:pPr>
      <w:rPr>
        <w:rFonts w:ascii="Century Schoolbook" w:eastAsia="Century Schoolbook" w:hAnsi="Century Schoolbook" w:cs="Century Schoolbook" w:hint="default"/>
        <w:b w:val="0"/>
        <w:bCs w:val="0"/>
        <w:i w:val="0"/>
        <w:iCs w:val="0"/>
        <w:smallCaps w:val="0"/>
        <w:strike w:val="0"/>
        <w:color w:val="000000"/>
        <w:spacing w:val="0"/>
        <w:w w:val="100"/>
        <w:position w:val="0"/>
        <w:sz w:val="19"/>
        <w:szCs w:val="19"/>
        <w:u w:val="none"/>
      </w:rPr>
    </w:lvl>
    <w:lvl w:ilvl="7">
      <w:start w:val="7"/>
      <w:numFmt w:val="decimal"/>
      <w:lvlText w:val="%8."/>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8">
      <w:start w:val="1"/>
      <w:numFmt w:val="decimal"/>
      <w:lvlText w:val="%9."/>
      <w:lvlJc w:val="left"/>
      <w:pPr>
        <w:ind w:left="0" w:firstLine="0"/>
      </w:pPr>
      <w:rPr>
        <w:rFonts w:ascii="Century Schoolbook" w:eastAsia="Century Schoolbook" w:hAnsi="Century Schoolbook" w:cs="Century Schoolbook" w:hint="default"/>
        <w:b w:val="0"/>
        <w:bCs w:val="0"/>
        <w:i w:val="0"/>
        <w:iCs w:val="0"/>
        <w:smallCaps w:val="0"/>
        <w:strike w:val="0"/>
        <w:color w:val="000000"/>
        <w:spacing w:val="0"/>
        <w:w w:val="100"/>
        <w:position w:val="0"/>
        <w:sz w:val="19"/>
        <w:szCs w:val="19"/>
        <w:u w:val="none"/>
      </w:rPr>
    </w:lvl>
  </w:abstractNum>
  <w:abstractNum w:abstractNumId="69" w15:restartNumberingAfterBreak="0">
    <w:nsid w:val="1C797BE6"/>
    <w:multiLevelType w:val="hybridMultilevel"/>
    <w:tmpl w:val="BE122D68"/>
    <w:lvl w:ilvl="0" w:tplc="5A94521E">
      <w:start w:val="1"/>
      <w:numFmt w:val="decimal"/>
      <w:lvlText w:val="%1."/>
      <w:lvlJc w:val="left"/>
      <w:pPr>
        <w:ind w:left="703" w:hanging="360"/>
      </w:pPr>
      <w:rPr>
        <w:rFonts w:hint="default"/>
      </w:rPr>
    </w:lvl>
    <w:lvl w:ilvl="1" w:tplc="04190019" w:tentative="1">
      <w:start w:val="1"/>
      <w:numFmt w:val="lowerLetter"/>
      <w:lvlText w:val="%2."/>
      <w:lvlJc w:val="left"/>
      <w:pPr>
        <w:ind w:left="1423" w:hanging="360"/>
      </w:pPr>
    </w:lvl>
    <w:lvl w:ilvl="2" w:tplc="0419001B" w:tentative="1">
      <w:start w:val="1"/>
      <w:numFmt w:val="lowerRoman"/>
      <w:lvlText w:val="%3."/>
      <w:lvlJc w:val="right"/>
      <w:pPr>
        <w:ind w:left="2143" w:hanging="180"/>
      </w:pPr>
    </w:lvl>
    <w:lvl w:ilvl="3" w:tplc="0419000F" w:tentative="1">
      <w:start w:val="1"/>
      <w:numFmt w:val="decimal"/>
      <w:lvlText w:val="%4."/>
      <w:lvlJc w:val="left"/>
      <w:pPr>
        <w:ind w:left="2863" w:hanging="360"/>
      </w:pPr>
    </w:lvl>
    <w:lvl w:ilvl="4" w:tplc="04190019" w:tentative="1">
      <w:start w:val="1"/>
      <w:numFmt w:val="lowerLetter"/>
      <w:lvlText w:val="%5."/>
      <w:lvlJc w:val="left"/>
      <w:pPr>
        <w:ind w:left="3583" w:hanging="360"/>
      </w:pPr>
    </w:lvl>
    <w:lvl w:ilvl="5" w:tplc="0419001B" w:tentative="1">
      <w:start w:val="1"/>
      <w:numFmt w:val="lowerRoman"/>
      <w:lvlText w:val="%6."/>
      <w:lvlJc w:val="right"/>
      <w:pPr>
        <w:ind w:left="4303" w:hanging="180"/>
      </w:pPr>
    </w:lvl>
    <w:lvl w:ilvl="6" w:tplc="0419000F" w:tentative="1">
      <w:start w:val="1"/>
      <w:numFmt w:val="decimal"/>
      <w:lvlText w:val="%7."/>
      <w:lvlJc w:val="left"/>
      <w:pPr>
        <w:ind w:left="5023" w:hanging="360"/>
      </w:pPr>
    </w:lvl>
    <w:lvl w:ilvl="7" w:tplc="04190019" w:tentative="1">
      <w:start w:val="1"/>
      <w:numFmt w:val="lowerLetter"/>
      <w:lvlText w:val="%8."/>
      <w:lvlJc w:val="left"/>
      <w:pPr>
        <w:ind w:left="5743" w:hanging="360"/>
      </w:pPr>
    </w:lvl>
    <w:lvl w:ilvl="8" w:tplc="0419001B" w:tentative="1">
      <w:start w:val="1"/>
      <w:numFmt w:val="lowerRoman"/>
      <w:lvlText w:val="%9."/>
      <w:lvlJc w:val="right"/>
      <w:pPr>
        <w:ind w:left="6463" w:hanging="180"/>
      </w:pPr>
    </w:lvl>
  </w:abstractNum>
  <w:abstractNum w:abstractNumId="70" w15:restartNumberingAfterBreak="0">
    <w:nsid w:val="1D341203"/>
    <w:multiLevelType w:val="hybridMultilevel"/>
    <w:tmpl w:val="9E221F82"/>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71" w15:restartNumberingAfterBreak="0">
    <w:nsid w:val="1E3F1437"/>
    <w:multiLevelType w:val="hybridMultilevel"/>
    <w:tmpl w:val="FF2AA936"/>
    <w:lvl w:ilvl="0" w:tplc="EA321184">
      <w:start w:val="1"/>
      <w:numFmt w:val="decimal"/>
      <w:lvlText w:val="%1."/>
      <w:lvlJc w:val="left"/>
      <w:pPr>
        <w:ind w:left="720" w:hanging="360"/>
      </w:pPr>
      <w:rPr>
        <w:rFonts w:hint="default"/>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1F31536D"/>
    <w:multiLevelType w:val="hybridMultilevel"/>
    <w:tmpl w:val="A07C26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3" w15:restartNumberingAfterBreak="0">
    <w:nsid w:val="1FDA2BAC"/>
    <w:multiLevelType w:val="hybridMultilevel"/>
    <w:tmpl w:val="3B5C9C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15:restartNumberingAfterBreak="0">
    <w:nsid w:val="1FEA1B63"/>
    <w:multiLevelType w:val="hybridMultilevel"/>
    <w:tmpl w:val="C90ECEB2"/>
    <w:lvl w:ilvl="0" w:tplc="2AB8551E">
      <w:start w:val="1"/>
      <w:numFmt w:val="decimal"/>
      <w:lvlText w:val="%1."/>
      <w:lvlJc w:val="left"/>
      <w:pPr>
        <w:ind w:left="720" w:hanging="360"/>
      </w:pPr>
      <w:rPr>
        <w:rFonts w:hint="default"/>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15:restartNumberingAfterBreak="0">
    <w:nsid w:val="205B75FB"/>
    <w:multiLevelType w:val="hybridMultilevel"/>
    <w:tmpl w:val="ECF89E8A"/>
    <w:lvl w:ilvl="0" w:tplc="3A925C0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6" w15:restartNumberingAfterBreak="0">
    <w:nsid w:val="208838B7"/>
    <w:multiLevelType w:val="hybridMultilevel"/>
    <w:tmpl w:val="4C9C604C"/>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77" w15:restartNumberingAfterBreak="0">
    <w:nsid w:val="212E22C2"/>
    <w:multiLevelType w:val="hybridMultilevel"/>
    <w:tmpl w:val="57F4B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8" w15:restartNumberingAfterBreak="0">
    <w:nsid w:val="21DE0615"/>
    <w:multiLevelType w:val="hybridMultilevel"/>
    <w:tmpl w:val="E2E29B8E"/>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79" w15:restartNumberingAfterBreak="0">
    <w:nsid w:val="22710E90"/>
    <w:multiLevelType w:val="hybridMultilevel"/>
    <w:tmpl w:val="ADB0D1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15:restartNumberingAfterBreak="0">
    <w:nsid w:val="22B11D65"/>
    <w:multiLevelType w:val="hybridMultilevel"/>
    <w:tmpl w:val="E0D4AC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22E32546"/>
    <w:multiLevelType w:val="hybridMultilevel"/>
    <w:tmpl w:val="618C93F8"/>
    <w:lvl w:ilvl="0" w:tplc="05168C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2" w15:restartNumberingAfterBreak="0">
    <w:nsid w:val="22F30ADD"/>
    <w:multiLevelType w:val="hybridMultilevel"/>
    <w:tmpl w:val="E71262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15:restartNumberingAfterBreak="0">
    <w:nsid w:val="23146DC0"/>
    <w:multiLevelType w:val="hybridMultilevel"/>
    <w:tmpl w:val="301CFEFE"/>
    <w:lvl w:ilvl="0" w:tplc="573C0E5C">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84" w15:restartNumberingAfterBreak="0">
    <w:nsid w:val="23A779A8"/>
    <w:multiLevelType w:val="hybridMultilevel"/>
    <w:tmpl w:val="5DFE3F70"/>
    <w:lvl w:ilvl="0" w:tplc="3C12D212">
      <w:start w:val="1"/>
      <w:numFmt w:val="decimal"/>
      <w:lvlText w:val="%1."/>
      <w:lvlJc w:val="left"/>
      <w:pPr>
        <w:ind w:left="848" w:hanging="360"/>
      </w:pPr>
      <w:rPr>
        <w:rFonts w:hint="default"/>
        <w:sz w:val="20"/>
        <w:szCs w:val="20"/>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85" w15:restartNumberingAfterBreak="0">
    <w:nsid w:val="23D67DD2"/>
    <w:multiLevelType w:val="hybridMultilevel"/>
    <w:tmpl w:val="47F28428"/>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86" w15:restartNumberingAfterBreak="0">
    <w:nsid w:val="241863C5"/>
    <w:multiLevelType w:val="hybridMultilevel"/>
    <w:tmpl w:val="2520BD6A"/>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87" w15:restartNumberingAfterBreak="0">
    <w:nsid w:val="247C68C6"/>
    <w:multiLevelType w:val="hybridMultilevel"/>
    <w:tmpl w:val="6B52CBBC"/>
    <w:lvl w:ilvl="0" w:tplc="889A16F0">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88" w15:restartNumberingAfterBreak="0">
    <w:nsid w:val="25D809DD"/>
    <w:multiLevelType w:val="multilevel"/>
    <w:tmpl w:val="A906DE10"/>
    <w:lvl w:ilvl="0">
      <w:start w:val="4"/>
      <w:numFmt w:val="decimal"/>
      <w:lvlText w:val="%1."/>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1">
      <w:start w:val="1"/>
      <w:numFmt w:val="decimal"/>
      <w:lvlText w:val="%2."/>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2">
      <w:start w:val="1"/>
      <w:numFmt w:val="decimal"/>
      <w:lvlText w:val="%3."/>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3">
      <w:start w:val="1"/>
      <w:numFmt w:val="decimal"/>
      <w:lvlText w:val="%4."/>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4">
      <w:start w:val="1"/>
      <w:numFmt w:val="decimal"/>
      <w:lvlText w:val="%5."/>
      <w:lvlJc w:val="left"/>
      <w:pPr>
        <w:ind w:left="1985"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5">
      <w:start w:val="1"/>
      <w:numFmt w:val="decimal"/>
      <w:lvlText w:val="%6."/>
      <w:lvlJc w:val="left"/>
      <w:pPr>
        <w:ind w:left="2127"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6">
      <w:start w:val="1"/>
      <w:numFmt w:val="decimal"/>
      <w:lvlText w:val="%7."/>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7">
      <w:start w:val="1"/>
      <w:numFmt w:val="decimal"/>
      <w:lvlText w:val="%8."/>
      <w:lvlJc w:val="left"/>
      <w:pPr>
        <w:ind w:left="0" w:firstLine="0"/>
      </w:pPr>
      <w:rPr>
        <w:rFonts w:ascii="Century Schoolbook" w:eastAsia="Century Schoolbook" w:hAnsi="Century Schoolbook" w:cs="Century Schoolbook" w:hint="default"/>
        <w:b w:val="0"/>
        <w:bCs w:val="0"/>
        <w:i w:val="0"/>
        <w:iCs w:val="0"/>
        <w:smallCaps w:val="0"/>
        <w:strike w:val="0"/>
        <w:color w:val="000000"/>
        <w:spacing w:val="0"/>
        <w:w w:val="100"/>
        <w:position w:val="0"/>
        <w:sz w:val="19"/>
        <w:szCs w:val="19"/>
        <w:u w:val="none"/>
      </w:rPr>
    </w:lvl>
    <w:lvl w:ilvl="8">
      <w:start w:val="6"/>
      <w:numFmt w:val="decimal"/>
      <w:lvlText w:val="%9."/>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abstractNum>
  <w:abstractNum w:abstractNumId="89" w15:restartNumberingAfterBreak="0">
    <w:nsid w:val="25E2186F"/>
    <w:multiLevelType w:val="hybridMultilevel"/>
    <w:tmpl w:val="DA84AD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0" w15:restartNumberingAfterBreak="0">
    <w:nsid w:val="25EE681A"/>
    <w:multiLevelType w:val="hybridMultilevel"/>
    <w:tmpl w:val="A17227AA"/>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91" w15:restartNumberingAfterBreak="0">
    <w:nsid w:val="25F142EC"/>
    <w:multiLevelType w:val="hybridMultilevel"/>
    <w:tmpl w:val="0DD62B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2" w15:restartNumberingAfterBreak="0">
    <w:nsid w:val="26251050"/>
    <w:multiLevelType w:val="hybridMultilevel"/>
    <w:tmpl w:val="68167C60"/>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93" w15:restartNumberingAfterBreak="0">
    <w:nsid w:val="264E3157"/>
    <w:multiLevelType w:val="hybridMultilevel"/>
    <w:tmpl w:val="3BFA389A"/>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94" w15:restartNumberingAfterBreak="0">
    <w:nsid w:val="265E185F"/>
    <w:multiLevelType w:val="hybridMultilevel"/>
    <w:tmpl w:val="625E10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5" w15:restartNumberingAfterBreak="0">
    <w:nsid w:val="26721692"/>
    <w:multiLevelType w:val="hybridMultilevel"/>
    <w:tmpl w:val="90988500"/>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96" w15:restartNumberingAfterBreak="0">
    <w:nsid w:val="269D2047"/>
    <w:multiLevelType w:val="hybridMultilevel"/>
    <w:tmpl w:val="393CFE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7" w15:restartNumberingAfterBreak="0">
    <w:nsid w:val="26BE7585"/>
    <w:multiLevelType w:val="hybridMultilevel"/>
    <w:tmpl w:val="AFAA7954"/>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98" w15:restartNumberingAfterBreak="0">
    <w:nsid w:val="26F541FA"/>
    <w:multiLevelType w:val="hybridMultilevel"/>
    <w:tmpl w:val="097C1B4C"/>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99" w15:restartNumberingAfterBreak="0">
    <w:nsid w:val="270D6062"/>
    <w:multiLevelType w:val="hybridMultilevel"/>
    <w:tmpl w:val="4C6EA06E"/>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00" w15:restartNumberingAfterBreak="0">
    <w:nsid w:val="27396896"/>
    <w:multiLevelType w:val="hybridMultilevel"/>
    <w:tmpl w:val="09740D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1" w15:restartNumberingAfterBreak="0">
    <w:nsid w:val="274126FE"/>
    <w:multiLevelType w:val="hybridMultilevel"/>
    <w:tmpl w:val="E6806F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2" w15:restartNumberingAfterBreak="0">
    <w:nsid w:val="27F22CF4"/>
    <w:multiLevelType w:val="hybridMultilevel"/>
    <w:tmpl w:val="B3D22A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3" w15:restartNumberingAfterBreak="0">
    <w:nsid w:val="28160BA9"/>
    <w:multiLevelType w:val="hybridMultilevel"/>
    <w:tmpl w:val="35102B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4" w15:restartNumberingAfterBreak="0">
    <w:nsid w:val="282415F1"/>
    <w:multiLevelType w:val="hybridMultilevel"/>
    <w:tmpl w:val="88F824B0"/>
    <w:lvl w:ilvl="0" w:tplc="0419000F">
      <w:start w:val="1"/>
      <w:numFmt w:val="decimal"/>
      <w:lvlText w:val="%1."/>
      <w:lvlJc w:val="left"/>
      <w:pPr>
        <w:ind w:left="2340" w:hanging="360"/>
      </w:pPr>
    </w:lvl>
    <w:lvl w:ilvl="1" w:tplc="04190019" w:tentative="1">
      <w:start w:val="1"/>
      <w:numFmt w:val="lowerLetter"/>
      <w:lvlText w:val="%2."/>
      <w:lvlJc w:val="left"/>
      <w:pPr>
        <w:ind w:left="3060" w:hanging="360"/>
      </w:pPr>
    </w:lvl>
    <w:lvl w:ilvl="2" w:tplc="0419001B" w:tentative="1">
      <w:start w:val="1"/>
      <w:numFmt w:val="lowerRoman"/>
      <w:lvlText w:val="%3."/>
      <w:lvlJc w:val="right"/>
      <w:pPr>
        <w:ind w:left="3780" w:hanging="180"/>
      </w:pPr>
    </w:lvl>
    <w:lvl w:ilvl="3" w:tplc="0419000F" w:tentative="1">
      <w:start w:val="1"/>
      <w:numFmt w:val="decimal"/>
      <w:lvlText w:val="%4."/>
      <w:lvlJc w:val="left"/>
      <w:pPr>
        <w:ind w:left="4500" w:hanging="360"/>
      </w:pPr>
    </w:lvl>
    <w:lvl w:ilvl="4" w:tplc="04190019" w:tentative="1">
      <w:start w:val="1"/>
      <w:numFmt w:val="lowerLetter"/>
      <w:lvlText w:val="%5."/>
      <w:lvlJc w:val="left"/>
      <w:pPr>
        <w:ind w:left="5220" w:hanging="360"/>
      </w:pPr>
    </w:lvl>
    <w:lvl w:ilvl="5" w:tplc="0419001B" w:tentative="1">
      <w:start w:val="1"/>
      <w:numFmt w:val="lowerRoman"/>
      <w:lvlText w:val="%6."/>
      <w:lvlJc w:val="right"/>
      <w:pPr>
        <w:ind w:left="5940" w:hanging="180"/>
      </w:pPr>
    </w:lvl>
    <w:lvl w:ilvl="6" w:tplc="0419000F" w:tentative="1">
      <w:start w:val="1"/>
      <w:numFmt w:val="decimal"/>
      <w:lvlText w:val="%7."/>
      <w:lvlJc w:val="left"/>
      <w:pPr>
        <w:ind w:left="6660" w:hanging="360"/>
      </w:pPr>
    </w:lvl>
    <w:lvl w:ilvl="7" w:tplc="04190019" w:tentative="1">
      <w:start w:val="1"/>
      <w:numFmt w:val="lowerLetter"/>
      <w:lvlText w:val="%8."/>
      <w:lvlJc w:val="left"/>
      <w:pPr>
        <w:ind w:left="7380" w:hanging="360"/>
      </w:pPr>
    </w:lvl>
    <w:lvl w:ilvl="8" w:tplc="0419001B" w:tentative="1">
      <w:start w:val="1"/>
      <w:numFmt w:val="lowerRoman"/>
      <w:lvlText w:val="%9."/>
      <w:lvlJc w:val="right"/>
      <w:pPr>
        <w:ind w:left="8100" w:hanging="180"/>
      </w:pPr>
    </w:lvl>
  </w:abstractNum>
  <w:abstractNum w:abstractNumId="105" w15:restartNumberingAfterBreak="0">
    <w:nsid w:val="28296B83"/>
    <w:multiLevelType w:val="hybridMultilevel"/>
    <w:tmpl w:val="BA90E0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6" w15:restartNumberingAfterBreak="0">
    <w:nsid w:val="292471D7"/>
    <w:multiLevelType w:val="hybridMultilevel"/>
    <w:tmpl w:val="6E228E96"/>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07" w15:restartNumberingAfterBreak="0">
    <w:nsid w:val="2A3315D0"/>
    <w:multiLevelType w:val="hybridMultilevel"/>
    <w:tmpl w:val="7180C83C"/>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08" w15:restartNumberingAfterBreak="0">
    <w:nsid w:val="2AEF3C91"/>
    <w:multiLevelType w:val="hybridMultilevel"/>
    <w:tmpl w:val="C96E0976"/>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09" w15:restartNumberingAfterBreak="0">
    <w:nsid w:val="2B7E4B91"/>
    <w:multiLevelType w:val="hybridMultilevel"/>
    <w:tmpl w:val="E1A2C9C4"/>
    <w:lvl w:ilvl="0" w:tplc="98F8DA36">
      <w:start w:val="1"/>
      <w:numFmt w:val="decimal"/>
      <w:lvlText w:val="%1."/>
      <w:lvlJc w:val="left"/>
      <w:pPr>
        <w:ind w:left="862" w:hanging="360"/>
      </w:pPr>
      <w:rPr>
        <w:rFonts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110" w15:restartNumberingAfterBreak="0">
    <w:nsid w:val="2B995130"/>
    <w:multiLevelType w:val="hybridMultilevel"/>
    <w:tmpl w:val="BD54BC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1" w15:restartNumberingAfterBreak="0">
    <w:nsid w:val="2BB32F2E"/>
    <w:multiLevelType w:val="hybridMultilevel"/>
    <w:tmpl w:val="D5DC0FE4"/>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12" w15:restartNumberingAfterBreak="0">
    <w:nsid w:val="2BF92D3F"/>
    <w:multiLevelType w:val="hybridMultilevel"/>
    <w:tmpl w:val="16BC98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3" w15:restartNumberingAfterBreak="0">
    <w:nsid w:val="2C22603D"/>
    <w:multiLevelType w:val="hybridMultilevel"/>
    <w:tmpl w:val="3784555A"/>
    <w:lvl w:ilvl="0" w:tplc="D30E3BB4">
      <w:start w:val="1"/>
      <w:numFmt w:val="decimal"/>
      <w:lvlText w:val="%1."/>
      <w:lvlJc w:val="left"/>
      <w:pPr>
        <w:ind w:left="848" w:hanging="360"/>
      </w:pPr>
      <w:rPr>
        <w:rFonts w:hint="default"/>
        <w:sz w:val="20"/>
        <w:szCs w:val="20"/>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14" w15:restartNumberingAfterBreak="0">
    <w:nsid w:val="2CA159BF"/>
    <w:multiLevelType w:val="hybridMultilevel"/>
    <w:tmpl w:val="FE9E8E70"/>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15" w15:restartNumberingAfterBreak="0">
    <w:nsid w:val="2D2F2D20"/>
    <w:multiLevelType w:val="hybridMultilevel"/>
    <w:tmpl w:val="70D62606"/>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16" w15:restartNumberingAfterBreak="0">
    <w:nsid w:val="2DD323F3"/>
    <w:multiLevelType w:val="hybridMultilevel"/>
    <w:tmpl w:val="2BB6482C"/>
    <w:lvl w:ilvl="0" w:tplc="1FE87E5C">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17" w15:restartNumberingAfterBreak="0">
    <w:nsid w:val="2DF96DC0"/>
    <w:multiLevelType w:val="hybridMultilevel"/>
    <w:tmpl w:val="6EC05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8" w15:restartNumberingAfterBreak="0">
    <w:nsid w:val="2E884B30"/>
    <w:multiLevelType w:val="hybridMultilevel"/>
    <w:tmpl w:val="73A4EE5E"/>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19" w15:restartNumberingAfterBreak="0">
    <w:nsid w:val="2EBC2FEB"/>
    <w:multiLevelType w:val="hybridMultilevel"/>
    <w:tmpl w:val="C38441B0"/>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20" w15:restartNumberingAfterBreak="0">
    <w:nsid w:val="2F395E13"/>
    <w:multiLevelType w:val="multilevel"/>
    <w:tmpl w:val="E6F4D100"/>
    <w:lvl w:ilvl="0">
      <w:start w:val="4"/>
      <w:numFmt w:val="decimal"/>
      <w:lvlText w:val="%1."/>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1">
      <w:start w:val="1"/>
      <w:numFmt w:val="decimal"/>
      <w:lvlText w:val="%2."/>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2">
      <w:start w:val="1"/>
      <w:numFmt w:val="decimal"/>
      <w:lvlText w:val="%3."/>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3">
      <w:start w:val="1"/>
      <w:numFmt w:val="decimal"/>
      <w:lvlText w:val="%4."/>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4">
      <w:start w:val="1"/>
      <w:numFmt w:val="decimal"/>
      <w:lvlText w:val="%5."/>
      <w:lvlJc w:val="left"/>
      <w:pPr>
        <w:ind w:left="1985"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5">
      <w:start w:val="1"/>
      <w:numFmt w:val="decimal"/>
      <w:lvlText w:val="%6."/>
      <w:lvlJc w:val="left"/>
      <w:pPr>
        <w:ind w:left="2127"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6">
      <w:start w:val="1"/>
      <w:numFmt w:val="decimal"/>
      <w:lvlText w:val="%7."/>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7">
      <w:start w:val="1"/>
      <w:numFmt w:val="decimal"/>
      <w:lvlText w:val="%8."/>
      <w:lvlJc w:val="left"/>
      <w:pPr>
        <w:ind w:left="0" w:firstLine="0"/>
      </w:pPr>
      <w:rPr>
        <w:rFonts w:ascii="Century Schoolbook" w:eastAsia="Century Schoolbook" w:hAnsi="Century Schoolbook" w:cs="Century Schoolbook" w:hint="default"/>
        <w:b w:val="0"/>
        <w:bCs w:val="0"/>
        <w:i w:val="0"/>
        <w:iCs w:val="0"/>
        <w:smallCaps w:val="0"/>
        <w:strike w:val="0"/>
        <w:color w:val="000000"/>
        <w:spacing w:val="0"/>
        <w:w w:val="100"/>
        <w:position w:val="0"/>
        <w:sz w:val="19"/>
        <w:szCs w:val="19"/>
        <w:u w:val="none"/>
      </w:rPr>
    </w:lvl>
    <w:lvl w:ilvl="8">
      <w:start w:val="6"/>
      <w:numFmt w:val="decimal"/>
      <w:lvlText w:val="%9."/>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abstractNum>
  <w:abstractNum w:abstractNumId="121" w15:restartNumberingAfterBreak="0">
    <w:nsid w:val="2F3C4ED0"/>
    <w:multiLevelType w:val="hybridMultilevel"/>
    <w:tmpl w:val="42DC6B44"/>
    <w:lvl w:ilvl="0" w:tplc="379608A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2" w15:restartNumberingAfterBreak="0">
    <w:nsid w:val="2F614A41"/>
    <w:multiLevelType w:val="hybridMultilevel"/>
    <w:tmpl w:val="542C82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3" w15:restartNumberingAfterBreak="0">
    <w:nsid w:val="2F9658FC"/>
    <w:multiLevelType w:val="hybridMultilevel"/>
    <w:tmpl w:val="283CDA4E"/>
    <w:lvl w:ilvl="0" w:tplc="887214E6">
      <w:start w:val="1"/>
      <w:numFmt w:val="decimal"/>
      <w:lvlText w:val="%1."/>
      <w:lvlJc w:val="left"/>
      <w:pPr>
        <w:ind w:left="720" w:hanging="360"/>
      </w:pPr>
      <w:rPr>
        <w:rFonts w:hint="default"/>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4" w15:restartNumberingAfterBreak="0">
    <w:nsid w:val="2FA46ADB"/>
    <w:multiLevelType w:val="hybridMultilevel"/>
    <w:tmpl w:val="2D7A0E20"/>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25" w15:restartNumberingAfterBreak="0">
    <w:nsid w:val="2FEF11B3"/>
    <w:multiLevelType w:val="hybridMultilevel"/>
    <w:tmpl w:val="E538188A"/>
    <w:lvl w:ilvl="0" w:tplc="88D0109E">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26" w15:restartNumberingAfterBreak="0">
    <w:nsid w:val="2FFE6AE3"/>
    <w:multiLevelType w:val="hybridMultilevel"/>
    <w:tmpl w:val="42F4F386"/>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27" w15:restartNumberingAfterBreak="0">
    <w:nsid w:val="30026F40"/>
    <w:multiLevelType w:val="hybridMultilevel"/>
    <w:tmpl w:val="49C437F8"/>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28" w15:restartNumberingAfterBreak="0">
    <w:nsid w:val="303225B1"/>
    <w:multiLevelType w:val="hybridMultilevel"/>
    <w:tmpl w:val="8ED2A5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9" w15:restartNumberingAfterBreak="0">
    <w:nsid w:val="31387B9A"/>
    <w:multiLevelType w:val="hybridMultilevel"/>
    <w:tmpl w:val="3B3E2A68"/>
    <w:lvl w:ilvl="0" w:tplc="2F542A28">
      <w:start w:val="1"/>
      <w:numFmt w:val="decimal"/>
      <w:lvlText w:val="%1."/>
      <w:lvlJc w:val="left"/>
      <w:pPr>
        <w:ind w:left="848" w:hanging="360"/>
      </w:pPr>
      <w:rPr>
        <w:rFonts w:hint="default"/>
        <w:sz w:val="20"/>
        <w:szCs w:val="20"/>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30" w15:restartNumberingAfterBreak="0">
    <w:nsid w:val="314031DE"/>
    <w:multiLevelType w:val="hybridMultilevel"/>
    <w:tmpl w:val="E370FF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1" w15:restartNumberingAfterBreak="0">
    <w:nsid w:val="319903B4"/>
    <w:multiLevelType w:val="hybridMultilevel"/>
    <w:tmpl w:val="97540960"/>
    <w:lvl w:ilvl="0" w:tplc="05168C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2" w15:restartNumberingAfterBreak="0">
    <w:nsid w:val="319D0160"/>
    <w:multiLevelType w:val="hybridMultilevel"/>
    <w:tmpl w:val="19786082"/>
    <w:lvl w:ilvl="0" w:tplc="D3C00A58">
      <w:start w:val="1"/>
      <w:numFmt w:val="decimal"/>
      <w:lvlText w:val="%1."/>
      <w:lvlJc w:val="left"/>
      <w:pPr>
        <w:ind w:left="703" w:hanging="360"/>
      </w:pPr>
      <w:rPr>
        <w:rFonts w:hint="default"/>
      </w:rPr>
    </w:lvl>
    <w:lvl w:ilvl="1" w:tplc="04190019" w:tentative="1">
      <w:start w:val="1"/>
      <w:numFmt w:val="lowerLetter"/>
      <w:lvlText w:val="%2."/>
      <w:lvlJc w:val="left"/>
      <w:pPr>
        <w:ind w:left="1423" w:hanging="360"/>
      </w:pPr>
    </w:lvl>
    <w:lvl w:ilvl="2" w:tplc="0419001B" w:tentative="1">
      <w:start w:val="1"/>
      <w:numFmt w:val="lowerRoman"/>
      <w:lvlText w:val="%3."/>
      <w:lvlJc w:val="right"/>
      <w:pPr>
        <w:ind w:left="2143" w:hanging="180"/>
      </w:pPr>
    </w:lvl>
    <w:lvl w:ilvl="3" w:tplc="0419000F" w:tentative="1">
      <w:start w:val="1"/>
      <w:numFmt w:val="decimal"/>
      <w:lvlText w:val="%4."/>
      <w:lvlJc w:val="left"/>
      <w:pPr>
        <w:ind w:left="2863" w:hanging="360"/>
      </w:pPr>
    </w:lvl>
    <w:lvl w:ilvl="4" w:tplc="04190019" w:tentative="1">
      <w:start w:val="1"/>
      <w:numFmt w:val="lowerLetter"/>
      <w:lvlText w:val="%5."/>
      <w:lvlJc w:val="left"/>
      <w:pPr>
        <w:ind w:left="3583" w:hanging="360"/>
      </w:pPr>
    </w:lvl>
    <w:lvl w:ilvl="5" w:tplc="0419001B" w:tentative="1">
      <w:start w:val="1"/>
      <w:numFmt w:val="lowerRoman"/>
      <w:lvlText w:val="%6."/>
      <w:lvlJc w:val="right"/>
      <w:pPr>
        <w:ind w:left="4303" w:hanging="180"/>
      </w:pPr>
    </w:lvl>
    <w:lvl w:ilvl="6" w:tplc="0419000F" w:tentative="1">
      <w:start w:val="1"/>
      <w:numFmt w:val="decimal"/>
      <w:lvlText w:val="%7."/>
      <w:lvlJc w:val="left"/>
      <w:pPr>
        <w:ind w:left="5023" w:hanging="360"/>
      </w:pPr>
    </w:lvl>
    <w:lvl w:ilvl="7" w:tplc="04190019" w:tentative="1">
      <w:start w:val="1"/>
      <w:numFmt w:val="lowerLetter"/>
      <w:lvlText w:val="%8."/>
      <w:lvlJc w:val="left"/>
      <w:pPr>
        <w:ind w:left="5743" w:hanging="360"/>
      </w:pPr>
    </w:lvl>
    <w:lvl w:ilvl="8" w:tplc="0419001B" w:tentative="1">
      <w:start w:val="1"/>
      <w:numFmt w:val="lowerRoman"/>
      <w:lvlText w:val="%9."/>
      <w:lvlJc w:val="right"/>
      <w:pPr>
        <w:ind w:left="6463" w:hanging="180"/>
      </w:pPr>
    </w:lvl>
  </w:abstractNum>
  <w:abstractNum w:abstractNumId="133" w15:restartNumberingAfterBreak="0">
    <w:nsid w:val="31C93C40"/>
    <w:multiLevelType w:val="hybridMultilevel"/>
    <w:tmpl w:val="8396AA56"/>
    <w:lvl w:ilvl="0" w:tplc="0419000F">
      <w:start w:val="1"/>
      <w:numFmt w:val="decimal"/>
      <w:lvlText w:val="%1."/>
      <w:lvlJc w:val="left"/>
      <w:pPr>
        <w:ind w:left="720" w:hanging="360"/>
      </w:pPr>
    </w:lvl>
    <w:lvl w:ilvl="1" w:tplc="1466FABC">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4" w15:restartNumberingAfterBreak="0">
    <w:nsid w:val="323F650C"/>
    <w:multiLevelType w:val="hybridMultilevel"/>
    <w:tmpl w:val="5A528B80"/>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35" w15:restartNumberingAfterBreak="0">
    <w:nsid w:val="33074BE8"/>
    <w:multiLevelType w:val="hybridMultilevel"/>
    <w:tmpl w:val="0C8CCE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6" w15:restartNumberingAfterBreak="0">
    <w:nsid w:val="3367372A"/>
    <w:multiLevelType w:val="hybridMultilevel"/>
    <w:tmpl w:val="108ABFAE"/>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37" w15:restartNumberingAfterBreak="0">
    <w:nsid w:val="337710AC"/>
    <w:multiLevelType w:val="hybridMultilevel"/>
    <w:tmpl w:val="3EE444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8" w15:restartNumberingAfterBreak="0">
    <w:nsid w:val="33B022E5"/>
    <w:multiLevelType w:val="hybridMultilevel"/>
    <w:tmpl w:val="D1183058"/>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39" w15:restartNumberingAfterBreak="0">
    <w:nsid w:val="33DC2F0E"/>
    <w:multiLevelType w:val="hybridMultilevel"/>
    <w:tmpl w:val="065A1AD4"/>
    <w:lvl w:ilvl="0" w:tplc="102A863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0" w15:restartNumberingAfterBreak="0">
    <w:nsid w:val="34282D97"/>
    <w:multiLevelType w:val="hybridMultilevel"/>
    <w:tmpl w:val="E160B2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1" w15:restartNumberingAfterBreak="0">
    <w:nsid w:val="344D19BA"/>
    <w:multiLevelType w:val="hybridMultilevel"/>
    <w:tmpl w:val="456465A8"/>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42" w15:restartNumberingAfterBreak="0">
    <w:nsid w:val="34A26BD7"/>
    <w:multiLevelType w:val="hybridMultilevel"/>
    <w:tmpl w:val="FC3C52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3" w15:restartNumberingAfterBreak="0">
    <w:nsid w:val="34F434CB"/>
    <w:multiLevelType w:val="hybridMultilevel"/>
    <w:tmpl w:val="3FB2E38A"/>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44" w15:restartNumberingAfterBreak="0">
    <w:nsid w:val="35D1550C"/>
    <w:multiLevelType w:val="hybridMultilevel"/>
    <w:tmpl w:val="F1C80A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5" w15:restartNumberingAfterBreak="0">
    <w:nsid w:val="36AE60E2"/>
    <w:multiLevelType w:val="hybridMultilevel"/>
    <w:tmpl w:val="61B004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6" w15:restartNumberingAfterBreak="0">
    <w:nsid w:val="36F22919"/>
    <w:multiLevelType w:val="hybridMultilevel"/>
    <w:tmpl w:val="280A84FA"/>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47" w15:restartNumberingAfterBreak="0">
    <w:nsid w:val="38A95828"/>
    <w:multiLevelType w:val="hybridMultilevel"/>
    <w:tmpl w:val="7780DF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8" w15:restartNumberingAfterBreak="0">
    <w:nsid w:val="395242BA"/>
    <w:multiLevelType w:val="hybridMultilevel"/>
    <w:tmpl w:val="391C6F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9" w15:restartNumberingAfterBreak="0">
    <w:nsid w:val="398847CE"/>
    <w:multiLevelType w:val="hybridMultilevel"/>
    <w:tmpl w:val="8E9EA8B4"/>
    <w:lvl w:ilvl="0" w:tplc="C9DEC6F8">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50" w15:restartNumberingAfterBreak="0">
    <w:nsid w:val="39E540A2"/>
    <w:multiLevelType w:val="hybridMultilevel"/>
    <w:tmpl w:val="F6F4A94C"/>
    <w:lvl w:ilvl="0" w:tplc="0A5A7AF8">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51" w15:restartNumberingAfterBreak="0">
    <w:nsid w:val="3A5B0699"/>
    <w:multiLevelType w:val="hybridMultilevel"/>
    <w:tmpl w:val="44CEFD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2" w15:restartNumberingAfterBreak="0">
    <w:nsid w:val="3B154C23"/>
    <w:multiLevelType w:val="hybridMultilevel"/>
    <w:tmpl w:val="81CE39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3" w15:restartNumberingAfterBreak="0">
    <w:nsid w:val="3B2712FD"/>
    <w:multiLevelType w:val="hybridMultilevel"/>
    <w:tmpl w:val="980A5D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4" w15:restartNumberingAfterBreak="0">
    <w:nsid w:val="3B574530"/>
    <w:multiLevelType w:val="hybridMultilevel"/>
    <w:tmpl w:val="0480F6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5" w15:restartNumberingAfterBreak="0">
    <w:nsid w:val="3C0E3405"/>
    <w:multiLevelType w:val="hybridMultilevel"/>
    <w:tmpl w:val="AF7214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6" w15:restartNumberingAfterBreak="0">
    <w:nsid w:val="3CDA2E49"/>
    <w:multiLevelType w:val="hybridMultilevel"/>
    <w:tmpl w:val="F996B2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7" w15:restartNumberingAfterBreak="0">
    <w:nsid w:val="3E2E36DE"/>
    <w:multiLevelType w:val="hybridMultilevel"/>
    <w:tmpl w:val="2F726E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8" w15:restartNumberingAfterBreak="0">
    <w:nsid w:val="3E354A83"/>
    <w:multiLevelType w:val="hybridMultilevel"/>
    <w:tmpl w:val="495248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9" w15:restartNumberingAfterBreak="0">
    <w:nsid w:val="3E404DC8"/>
    <w:multiLevelType w:val="hybridMultilevel"/>
    <w:tmpl w:val="260CE3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0" w15:restartNumberingAfterBreak="0">
    <w:nsid w:val="3E8F46D3"/>
    <w:multiLevelType w:val="hybridMultilevel"/>
    <w:tmpl w:val="4A949C0E"/>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61" w15:restartNumberingAfterBreak="0">
    <w:nsid w:val="3EA862A6"/>
    <w:multiLevelType w:val="hybridMultilevel"/>
    <w:tmpl w:val="4322DD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2" w15:restartNumberingAfterBreak="0">
    <w:nsid w:val="40CC1D90"/>
    <w:multiLevelType w:val="hybridMultilevel"/>
    <w:tmpl w:val="968E3B46"/>
    <w:lvl w:ilvl="0" w:tplc="05168C08">
      <w:start w:val="1"/>
      <w:numFmt w:val="decimal"/>
      <w:lvlText w:val="%1."/>
      <w:lvlJc w:val="left"/>
      <w:pPr>
        <w:ind w:left="862" w:hanging="360"/>
      </w:pPr>
      <w:rPr>
        <w:rFonts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163" w15:restartNumberingAfterBreak="0">
    <w:nsid w:val="40DA2AD8"/>
    <w:multiLevelType w:val="hybridMultilevel"/>
    <w:tmpl w:val="3EE444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4" w15:restartNumberingAfterBreak="0">
    <w:nsid w:val="41B219E5"/>
    <w:multiLevelType w:val="hybridMultilevel"/>
    <w:tmpl w:val="2DC40312"/>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65" w15:restartNumberingAfterBreak="0">
    <w:nsid w:val="41C60A16"/>
    <w:multiLevelType w:val="hybridMultilevel"/>
    <w:tmpl w:val="9AF07B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6" w15:restartNumberingAfterBreak="0">
    <w:nsid w:val="420F799E"/>
    <w:multiLevelType w:val="hybridMultilevel"/>
    <w:tmpl w:val="09A457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7" w15:restartNumberingAfterBreak="0">
    <w:nsid w:val="42297154"/>
    <w:multiLevelType w:val="hybridMultilevel"/>
    <w:tmpl w:val="40DED09C"/>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68" w15:restartNumberingAfterBreak="0">
    <w:nsid w:val="427076EB"/>
    <w:multiLevelType w:val="hybridMultilevel"/>
    <w:tmpl w:val="926E156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9" w15:restartNumberingAfterBreak="0">
    <w:nsid w:val="42796505"/>
    <w:multiLevelType w:val="hybridMultilevel"/>
    <w:tmpl w:val="BF7C8E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0" w15:restartNumberingAfterBreak="0">
    <w:nsid w:val="43456D68"/>
    <w:multiLevelType w:val="hybridMultilevel"/>
    <w:tmpl w:val="1858460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1" w15:restartNumberingAfterBreak="0">
    <w:nsid w:val="43B83752"/>
    <w:multiLevelType w:val="hybridMultilevel"/>
    <w:tmpl w:val="654ED348"/>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72" w15:restartNumberingAfterBreak="0">
    <w:nsid w:val="43BC39BF"/>
    <w:multiLevelType w:val="hybridMultilevel"/>
    <w:tmpl w:val="63704C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3" w15:restartNumberingAfterBreak="0">
    <w:nsid w:val="4447251A"/>
    <w:multiLevelType w:val="hybridMultilevel"/>
    <w:tmpl w:val="BD2024E6"/>
    <w:lvl w:ilvl="0" w:tplc="48C40FA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74" w15:restartNumberingAfterBreak="0">
    <w:nsid w:val="454B1D7A"/>
    <w:multiLevelType w:val="hybridMultilevel"/>
    <w:tmpl w:val="64847A96"/>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75" w15:restartNumberingAfterBreak="0">
    <w:nsid w:val="455B7B56"/>
    <w:multiLevelType w:val="hybridMultilevel"/>
    <w:tmpl w:val="3F6C74FE"/>
    <w:lvl w:ilvl="0" w:tplc="D812B57A">
      <w:start w:val="1"/>
      <w:numFmt w:val="decimal"/>
      <w:lvlText w:val="%1."/>
      <w:lvlJc w:val="left"/>
      <w:pPr>
        <w:ind w:left="848" w:hanging="360"/>
      </w:pPr>
      <w:rPr>
        <w:rFonts w:hint="default"/>
        <w:sz w:val="20"/>
        <w:szCs w:val="20"/>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76" w15:restartNumberingAfterBreak="0">
    <w:nsid w:val="45A76B78"/>
    <w:multiLevelType w:val="hybridMultilevel"/>
    <w:tmpl w:val="00CE4B76"/>
    <w:lvl w:ilvl="0" w:tplc="8C2E2176">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77" w15:restartNumberingAfterBreak="0">
    <w:nsid w:val="46003EAF"/>
    <w:multiLevelType w:val="hybridMultilevel"/>
    <w:tmpl w:val="775ECE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8" w15:restartNumberingAfterBreak="0">
    <w:nsid w:val="470F53B2"/>
    <w:multiLevelType w:val="hybridMultilevel"/>
    <w:tmpl w:val="659C6A8E"/>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79" w15:restartNumberingAfterBreak="0">
    <w:nsid w:val="477A4D06"/>
    <w:multiLevelType w:val="hybridMultilevel"/>
    <w:tmpl w:val="11B82B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0" w15:restartNumberingAfterBreak="0">
    <w:nsid w:val="478E534E"/>
    <w:multiLevelType w:val="hybridMultilevel"/>
    <w:tmpl w:val="7032B0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1" w15:restartNumberingAfterBreak="0">
    <w:nsid w:val="47C92E1A"/>
    <w:multiLevelType w:val="hybridMultilevel"/>
    <w:tmpl w:val="D5BE70FA"/>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82" w15:restartNumberingAfterBreak="0">
    <w:nsid w:val="47FB3923"/>
    <w:multiLevelType w:val="hybridMultilevel"/>
    <w:tmpl w:val="9AAC48D4"/>
    <w:lvl w:ilvl="0" w:tplc="6FDCD9D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83" w15:restartNumberingAfterBreak="0">
    <w:nsid w:val="480115B5"/>
    <w:multiLevelType w:val="hybridMultilevel"/>
    <w:tmpl w:val="CB10C502"/>
    <w:lvl w:ilvl="0" w:tplc="6E8A268A">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84" w15:restartNumberingAfterBreak="0">
    <w:nsid w:val="481C0F43"/>
    <w:multiLevelType w:val="hybridMultilevel"/>
    <w:tmpl w:val="5AB42DE8"/>
    <w:lvl w:ilvl="0" w:tplc="0184786C">
      <w:start w:val="1"/>
      <w:numFmt w:val="decimal"/>
      <w:lvlText w:val="%1."/>
      <w:lvlJc w:val="left"/>
      <w:pPr>
        <w:ind w:left="532" w:hanging="360"/>
      </w:pPr>
      <w:rPr>
        <w:rFonts w:hint="default"/>
      </w:rPr>
    </w:lvl>
    <w:lvl w:ilvl="1" w:tplc="04190019" w:tentative="1">
      <w:start w:val="1"/>
      <w:numFmt w:val="lowerLetter"/>
      <w:lvlText w:val="%2."/>
      <w:lvlJc w:val="left"/>
      <w:pPr>
        <w:ind w:left="1252" w:hanging="360"/>
      </w:pPr>
    </w:lvl>
    <w:lvl w:ilvl="2" w:tplc="0419001B" w:tentative="1">
      <w:start w:val="1"/>
      <w:numFmt w:val="lowerRoman"/>
      <w:lvlText w:val="%3."/>
      <w:lvlJc w:val="right"/>
      <w:pPr>
        <w:ind w:left="1972" w:hanging="180"/>
      </w:pPr>
    </w:lvl>
    <w:lvl w:ilvl="3" w:tplc="0419000F" w:tentative="1">
      <w:start w:val="1"/>
      <w:numFmt w:val="decimal"/>
      <w:lvlText w:val="%4."/>
      <w:lvlJc w:val="left"/>
      <w:pPr>
        <w:ind w:left="2692" w:hanging="360"/>
      </w:pPr>
    </w:lvl>
    <w:lvl w:ilvl="4" w:tplc="04190019" w:tentative="1">
      <w:start w:val="1"/>
      <w:numFmt w:val="lowerLetter"/>
      <w:lvlText w:val="%5."/>
      <w:lvlJc w:val="left"/>
      <w:pPr>
        <w:ind w:left="3412" w:hanging="360"/>
      </w:pPr>
    </w:lvl>
    <w:lvl w:ilvl="5" w:tplc="0419001B" w:tentative="1">
      <w:start w:val="1"/>
      <w:numFmt w:val="lowerRoman"/>
      <w:lvlText w:val="%6."/>
      <w:lvlJc w:val="right"/>
      <w:pPr>
        <w:ind w:left="4132" w:hanging="180"/>
      </w:pPr>
    </w:lvl>
    <w:lvl w:ilvl="6" w:tplc="0419000F" w:tentative="1">
      <w:start w:val="1"/>
      <w:numFmt w:val="decimal"/>
      <w:lvlText w:val="%7."/>
      <w:lvlJc w:val="left"/>
      <w:pPr>
        <w:ind w:left="4852" w:hanging="360"/>
      </w:pPr>
    </w:lvl>
    <w:lvl w:ilvl="7" w:tplc="04190019" w:tentative="1">
      <w:start w:val="1"/>
      <w:numFmt w:val="lowerLetter"/>
      <w:lvlText w:val="%8."/>
      <w:lvlJc w:val="left"/>
      <w:pPr>
        <w:ind w:left="5572" w:hanging="360"/>
      </w:pPr>
    </w:lvl>
    <w:lvl w:ilvl="8" w:tplc="0419001B" w:tentative="1">
      <w:start w:val="1"/>
      <w:numFmt w:val="lowerRoman"/>
      <w:lvlText w:val="%9."/>
      <w:lvlJc w:val="right"/>
      <w:pPr>
        <w:ind w:left="6292" w:hanging="180"/>
      </w:pPr>
    </w:lvl>
  </w:abstractNum>
  <w:abstractNum w:abstractNumId="185" w15:restartNumberingAfterBreak="0">
    <w:nsid w:val="48662437"/>
    <w:multiLevelType w:val="hybridMultilevel"/>
    <w:tmpl w:val="DB5E633A"/>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86" w15:restartNumberingAfterBreak="0">
    <w:nsid w:val="48786F74"/>
    <w:multiLevelType w:val="hybridMultilevel"/>
    <w:tmpl w:val="F766B4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7" w15:restartNumberingAfterBreak="0">
    <w:nsid w:val="4978501F"/>
    <w:multiLevelType w:val="hybridMultilevel"/>
    <w:tmpl w:val="99E215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8" w15:restartNumberingAfterBreak="0">
    <w:nsid w:val="4A427F6F"/>
    <w:multiLevelType w:val="hybridMultilevel"/>
    <w:tmpl w:val="0B7E4AF8"/>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89" w15:restartNumberingAfterBreak="0">
    <w:nsid w:val="4A43394D"/>
    <w:multiLevelType w:val="hybridMultilevel"/>
    <w:tmpl w:val="563E0D14"/>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90" w15:restartNumberingAfterBreak="0">
    <w:nsid w:val="4AF615D7"/>
    <w:multiLevelType w:val="hybridMultilevel"/>
    <w:tmpl w:val="E5301E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1" w15:restartNumberingAfterBreak="0">
    <w:nsid w:val="4BB5190C"/>
    <w:multiLevelType w:val="hybridMultilevel"/>
    <w:tmpl w:val="1B32D6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2" w15:restartNumberingAfterBreak="0">
    <w:nsid w:val="4C406A5D"/>
    <w:multiLevelType w:val="hybridMultilevel"/>
    <w:tmpl w:val="E0D4AC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3" w15:restartNumberingAfterBreak="0">
    <w:nsid w:val="4C884085"/>
    <w:multiLevelType w:val="hybridMultilevel"/>
    <w:tmpl w:val="60227E34"/>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94" w15:restartNumberingAfterBreak="0">
    <w:nsid w:val="4F6C2A84"/>
    <w:multiLevelType w:val="hybridMultilevel"/>
    <w:tmpl w:val="30A6C202"/>
    <w:lvl w:ilvl="0" w:tplc="565C75EA">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95" w15:restartNumberingAfterBreak="0">
    <w:nsid w:val="50021A80"/>
    <w:multiLevelType w:val="hybridMultilevel"/>
    <w:tmpl w:val="B85C12C8"/>
    <w:lvl w:ilvl="0" w:tplc="05168C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6" w15:restartNumberingAfterBreak="0">
    <w:nsid w:val="50231A65"/>
    <w:multiLevelType w:val="hybridMultilevel"/>
    <w:tmpl w:val="221E1E26"/>
    <w:lvl w:ilvl="0" w:tplc="015442CC">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97" w15:restartNumberingAfterBreak="0">
    <w:nsid w:val="50825473"/>
    <w:multiLevelType w:val="hybridMultilevel"/>
    <w:tmpl w:val="2A32113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8" w15:restartNumberingAfterBreak="0">
    <w:nsid w:val="50976C07"/>
    <w:multiLevelType w:val="hybridMultilevel"/>
    <w:tmpl w:val="A9BAD6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9" w15:restartNumberingAfterBreak="0">
    <w:nsid w:val="50A63DC0"/>
    <w:multiLevelType w:val="hybridMultilevel"/>
    <w:tmpl w:val="BA386D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0" w15:restartNumberingAfterBreak="0">
    <w:nsid w:val="50A802F3"/>
    <w:multiLevelType w:val="hybridMultilevel"/>
    <w:tmpl w:val="9E023084"/>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01" w15:restartNumberingAfterBreak="0">
    <w:nsid w:val="50CF53D4"/>
    <w:multiLevelType w:val="hybridMultilevel"/>
    <w:tmpl w:val="66E03E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2" w15:restartNumberingAfterBreak="0">
    <w:nsid w:val="50FB72F7"/>
    <w:multiLevelType w:val="hybridMultilevel"/>
    <w:tmpl w:val="6D76C930"/>
    <w:lvl w:ilvl="0" w:tplc="43CA1C60">
      <w:start w:val="1"/>
      <w:numFmt w:val="decimal"/>
      <w:lvlText w:val="%1."/>
      <w:lvlJc w:val="left"/>
      <w:pPr>
        <w:ind w:left="848" w:hanging="360"/>
      </w:pPr>
      <w:rPr>
        <w:rFonts w:hint="default"/>
        <w:sz w:val="20"/>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03" w15:restartNumberingAfterBreak="0">
    <w:nsid w:val="525D04E6"/>
    <w:multiLevelType w:val="hybridMultilevel"/>
    <w:tmpl w:val="A6D22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4" w15:restartNumberingAfterBreak="0">
    <w:nsid w:val="5284550A"/>
    <w:multiLevelType w:val="hybridMultilevel"/>
    <w:tmpl w:val="141E0F4E"/>
    <w:lvl w:ilvl="0" w:tplc="7772E430">
      <w:start w:val="1"/>
      <w:numFmt w:val="decimal"/>
      <w:lvlText w:val="%1."/>
      <w:lvlJc w:val="left"/>
      <w:pPr>
        <w:ind w:left="848" w:hanging="360"/>
      </w:pPr>
      <w:rPr>
        <w:rFonts w:hint="default"/>
        <w:sz w:val="20"/>
        <w:szCs w:val="20"/>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05" w15:restartNumberingAfterBreak="0">
    <w:nsid w:val="531A4A97"/>
    <w:multiLevelType w:val="hybridMultilevel"/>
    <w:tmpl w:val="6EE85B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6" w15:restartNumberingAfterBreak="0">
    <w:nsid w:val="54244115"/>
    <w:multiLevelType w:val="hybridMultilevel"/>
    <w:tmpl w:val="F21831B2"/>
    <w:lvl w:ilvl="0" w:tplc="05168C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7" w15:restartNumberingAfterBreak="0">
    <w:nsid w:val="54F8776F"/>
    <w:multiLevelType w:val="hybridMultilevel"/>
    <w:tmpl w:val="762C0DCA"/>
    <w:lvl w:ilvl="0" w:tplc="7AAC90AC">
      <w:start w:val="1"/>
      <w:numFmt w:val="decimal"/>
      <w:lvlText w:val="%1."/>
      <w:lvlJc w:val="left"/>
      <w:pPr>
        <w:ind w:left="848" w:hanging="360"/>
      </w:pPr>
      <w:rPr>
        <w:rFonts w:hint="default"/>
        <w:sz w:val="20"/>
        <w:szCs w:val="20"/>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08" w15:restartNumberingAfterBreak="0">
    <w:nsid w:val="552B1EB7"/>
    <w:multiLevelType w:val="hybridMultilevel"/>
    <w:tmpl w:val="31641B94"/>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09" w15:restartNumberingAfterBreak="0">
    <w:nsid w:val="557A60A3"/>
    <w:multiLevelType w:val="hybridMultilevel"/>
    <w:tmpl w:val="76AADE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0" w15:restartNumberingAfterBreak="0">
    <w:nsid w:val="561A7824"/>
    <w:multiLevelType w:val="hybridMultilevel"/>
    <w:tmpl w:val="7A408D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1" w15:restartNumberingAfterBreak="0">
    <w:nsid w:val="562C141E"/>
    <w:multiLevelType w:val="hybridMultilevel"/>
    <w:tmpl w:val="09D6AE80"/>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12" w15:restartNumberingAfterBreak="0">
    <w:nsid w:val="571179B5"/>
    <w:multiLevelType w:val="hybridMultilevel"/>
    <w:tmpl w:val="E9A27FFE"/>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13" w15:restartNumberingAfterBreak="0">
    <w:nsid w:val="5773259D"/>
    <w:multiLevelType w:val="hybridMultilevel"/>
    <w:tmpl w:val="75722D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4" w15:restartNumberingAfterBreak="0">
    <w:nsid w:val="57A23D06"/>
    <w:multiLevelType w:val="hybridMultilevel"/>
    <w:tmpl w:val="3EE444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5" w15:restartNumberingAfterBreak="0">
    <w:nsid w:val="592400DA"/>
    <w:multiLevelType w:val="hybridMultilevel"/>
    <w:tmpl w:val="440010BC"/>
    <w:lvl w:ilvl="0" w:tplc="668EECEE">
      <w:start w:val="1"/>
      <w:numFmt w:val="decimal"/>
      <w:lvlText w:val="%1."/>
      <w:lvlJc w:val="left"/>
      <w:pPr>
        <w:ind w:left="720" w:hanging="360"/>
      </w:pPr>
      <w:rPr>
        <w:rFonts w:hint="default"/>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6" w15:restartNumberingAfterBreak="0">
    <w:nsid w:val="59A30EC8"/>
    <w:multiLevelType w:val="hybridMultilevel"/>
    <w:tmpl w:val="44861ED2"/>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17" w15:restartNumberingAfterBreak="0">
    <w:nsid w:val="59CB0352"/>
    <w:multiLevelType w:val="hybridMultilevel"/>
    <w:tmpl w:val="BFE66BDE"/>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18" w15:restartNumberingAfterBreak="0">
    <w:nsid w:val="59CD45F3"/>
    <w:multiLevelType w:val="hybridMultilevel"/>
    <w:tmpl w:val="AED8009A"/>
    <w:lvl w:ilvl="0" w:tplc="5AA0429A">
      <w:start w:val="1"/>
      <w:numFmt w:val="decimal"/>
      <w:lvlText w:val="%1."/>
      <w:lvlJc w:val="left"/>
      <w:pPr>
        <w:ind w:left="848" w:hanging="360"/>
      </w:pPr>
      <w:rPr>
        <w:rFonts w:hint="default"/>
        <w:sz w:val="20"/>
        <w:szCs w:val="20"/>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19" w15:restartNumberingAfterBreak="0">
    <w:nsid w:val="59F84B36"/>
    <w:multiLevelType w:val="hybridMultilevel"/>
    <w:tmpl w:val="42B2037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0" w15:restartNumberingAfterBreak="0">
    <w:nsid w:val="5A64095E"/>
    <w:multiLevelType w:val="hybridMultilevel"/>
    <w:tmpl w:val="AEAA3558"/>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21" w15:restartNumberingAfterBreak="0">
    <w:nsid w:val="5A7E4E5A"/>
    <w:multiLevelType w:val="hybridMultilevel"/>
    <w:tmpl w:val="657223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2" w15:restartNumberingAfterBreak="0">
    <w:nsid w:val="5AB80F7A"/>
    <w:multiLevelType w:val="hybridMultilevel"/>
    <w:tmpl w:val="42B2037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3" w15:restartNumberingAfterBreak="0">
    <w:nsid w:val="5B285711"/>
    <w:multiLevelType w:val="hybridMultilevel"/>
    <w:tmpl w:val="F5C06B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4" w15:restartNumberingAfterBreak="0">
    <w:nsid w:val="5B60345F"/>
    <w:multiLevelType w:val="hybridMultilevel"/>
    <w:tmpl w:val="AF668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5" w15:restartNumberingAfterBreak="0">
    <w:nsid w:val="5C9F0095"/>
    <w:multiLevelType w:val="hybridMultilevel"/>
    <w:tmpl w:val="F426D5CE"/>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26" w15:restartNumberingAfterBreak="0">
    <w:nsid w:val="5CF743F0"/>
    <w:multiLevelType w:val="hybridMultilevel"/>
    <w:tmpl w:val="9F68F2DA"/>
    <w:lvl w:ilvl="0" w:tplc="75EC4BD6">
      <w:start w:val="1"/>
      <w:numFmt w:val="decimal"/>
      <w:lvlText w:val="%1."/>
      <w:lvlJc w:val="left"/>
      <w:pPr>
        <w:ind w:left="703" w:hanging="360"/>
      </w:pPr>
      <w:rPr>
        <w:rFonts w:hint="default"/>
      </w:rPr>
    </w:lvl>
    <w:lvl w:ilvl="1" w:tplc="04190019" w:tentative="1">
      <w:start w:val="1"/>
      <w:numFmt w:val="lowerLetter"/>
      <w:lvlText w:val="%2."/>
      <w:lvlJc w:val="left"/>
      <w:pPr>
        <w:ind w:left="1423" w:hanging="360"/>
      </w:pPr>
    </w:lvl>
    <w:lvl w:ilvl="2" w:tplc="0419001B" w:tentative="1">
      <w:start w:val="1"/>
      <w:numFmt w:val="lowerRoman"/>
      <w:lvlText w:val="%3."/>
      <w:lvlJc w:val="right"/>
      <w:pPr>
        <w:ind w:left="2143" w:hanging="180"/>
      </w:pPr>
    </w:lvl>
    <w:lvl w:ilvl="3" w:tplc="0419000F" w:tentative="1">
      <w:start w:val="1"/>
      <w:numFmt w:val="decimal"/>
      <w:lvlText w:val="%4."/>
      <w:lvlJc w:val="left"/>
      <w:pPr>
        <w:ind w:left="2863" w:hanging="360"/>
      </w:pPr>
    </w:lvl>
    <w:lvl w:ilvl="4" w:tplc="04190019" w:tentative="1">
      <w:start w:val="1"/>
      <w:numFmt w:val="lowerLetter"/>
      <w:lvlText w:val="%5."/>
      <w:lvlJc w:val="left"/>
      <w:pPr>
        <w:ind w:left="3583" w:hanging="360"/>
      </w:pPr>
    </w:lvl>
    <w:lvl w:ilvl="5" w:tplc="0419001B" w:tentative="1">
      <w:start w:val="1"/>
      <w:numFmt w:val="lowerRoman"/>
      <w:lvlText w:val="%6."/>
      <w:lvlJc w:val="right"/>
      <w:pPr>
        <w:ind w:left="4303" w:hanging="180"/>
      </w:pPr>
    </w:lvl>
    <w:lvl w:ilvl="6" w:tplc="0419000F" w:tentative="1">
      <w:start w:val="1"/>
      <w:numFmt w:val="decimal"/>
      <w:lvlText w:val="%7."/>
      <w:lvlJc w:val="left"/>
      <w:pPr>
        <w:ind w:left="5023" w:hanging="360"/>
      </w:pPr>
    </w:lvl>
    <w:lvl w:ilvl="7" w:tplc="04190019" w:tentative="1">
      <w:start w:val="1"/>
      <w:numFmt w:val="lowerLetter"/>
      <w:lvlText w:val="%8."/>
      <w:lvlJc w:val="left"/>
      <w:pPr>
        <w:ind w:left="5743" w:hanging="360"/>
      </w:pPr>
    </w:lvl>
    <w:lvl w:ilvl="8" w:tplc="0419001B" w:tentative="1">
      <w:start w:val="1"/>
      <w:numFmt w:val="lowerRoman"/>
      <w:lvlText w:val="%9."/>
      <w:lvlJc w:val="right"/>
      <w:pPr>
        <w:ind w:left="6463" w:hanging="180"/>
      </w:pPr>
    </w:lvl>
  </w:abstractNum>
  <w:abstractNum w:abstractNumId="227" w15:restartNumberingAfterBreak="0">
    <w:nsid w:val="5D043807"/>
    <w:multiLevelType w:val="hybridMultilevel"/>
    <w:tmpl w:val="415850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8" w15:restartNumberingAfterBreak="0">
    <w:nsid w:val="5D346D68"/>
    <w:multiLevelType w:val="hybridMultilevel"/>
    <w:tmpl w:val="0CC0A7EA"/>
    <w:lvl w:ilvl="0" w:tplc="516AE31C">
      <w:start w:val="1"/>
      <w:numFmt w:val="decimal"/>
      <w:lvlText w:val="%1."/>
      <w:lvlJc w:val="left"/>
      <w:pPr>
        <w:ind w:left="848" w:hanging="360"/>
      </w:pPr>
      <w:rPr>
        <w:rFonts w:hint="default"/>
        <w:sz w:val="20"/>
        <w:szCs w:val="20"/>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29" w15:restartNumberingAfterBreak="0">
    <w:nsid w:val="5DD16D5A"/>
    <w:multiLevelType w:val="hybridMultilevel"/>
    <w:tmpl w:val="42DC6B44"/>
    <w:lvl w:ilvl="0" w:tplc="379608A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0" w15:restartNumberingAfterBreak="0">
    <w:nsid w:val="5DF000D7"/>
    <w:multiLevelType w:val="hybridMultilevel"/>
    <w:tmpl w:val="62826CEE"/>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31" w15:restartNumberingAfterBreak="0">
    <w:nsid w:val="5EB80019"/>
    <w:multiLevelType w:val="hybridMultilevel"/>
    <w:tmpl w:val="35102B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2" w15:restartNumberingAfterBreak="0">
    <w:nsid w:val="5EE94E20"/>
    <w:multiLevelType w:val="hybridMultilevel"/>
    <w:tmpl w:val="BD52A8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3" w15:restartNumberingAfterBreak="0">
    <w:nsid w:val="607651CB"/>
    <w:multiLevelType w:val="hybridMultilevel"/>
    <w:tmpl w:val="9B883BA2"/>
    <w:lvl w:ilvl="0" w:tplc="5846F904">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34" w15:restartNumberingAfterBreak="0">
    <w:nsid w:val="60D87DB9"/>
    <w:multiLevelType w:val="hybridMultilevel"/>
    <w:tmpl w:val="62AE4654"/>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35" w15:restartNumberingAfterBreak="0">
    <w:nsid w:val="6161046C"/>
    <w:multiLevelType w:val="hybridMultilevel"/>
    <w:tmpl w:val="94700D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6" w15:restartNumberingAfterBreak="0">
    <w:nsid w:val="618C732C"/>
    <w:multiLevelType w:val="hybridMultilevel"/>
    <w:tmpl w:val="870E94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7" w15:restartNumberingAfterBreak="0">
    <w:nsid w:val="61FE247C"/>
    <w:multiLevelType w:val="hybridMultilevel"/>
    <w:tmpl w:val="C38441B0"/>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38" w15:restartNumberingAfterBreak="0">
    <w:nsid w:val="62202275"/>
    <w:multiLevelType w:val="hybridMultilevel"/>
    <w:tmpl w:val="FC3C52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9" w15:restartNumberingAfterBreak="0">
    <w:nsid w:val="63532C53"/>
    <w:multiLevelType w:val="hybridMultilevel"/>
    <w:tmpl w:val="3320D5D0"/>
    <w:lvl w:ilvl="0" w:tplc="36BE686C">
      <w:start w:val="1"/>
      <w:numFmt w:val="decimal"/>
      <w:lvlText w:val="%1."/>
      <w:lvlJc w:val="left"/>
      <w:pPr>
        <w:ind w:left="848" w:hanging="360"/>
      </w:pPr>
      <w:rPr>
        <w:rFonts w:hint="default"/>
        <w:sz w:val="20"/>
        <w:szCs w:val="20"/>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40" w15:restartNumberingAfterBreak="0">
    <w:nsid w:val="63592AF3"/>
    <w:multiLevelType w:val="hybridMultilevel"/>
    <w:tmpl w:val="1A72D492"/>
    <w:lvl w:ilvl="0" w:tplc="A100FB2A">
      <w:start w:val="1"/>
      <w:numFmt w:val="decimal"/>
      <w:lvlText w:val="%1."/>
      <w:lvlJc w:val="left"/>
      <w:pPr>
        <w:ind w:left="720" w:hanging="360"/>
      </w:pPr>
      <w:rPr>
        <w:rFonts w:hint="default"/>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1" w15:restartNumberingAfterBreak="0">
    <w:nsid w:val="63690BC7"/>
    <w:multiLevelType w:val="hybridMultilevel"/>
    <w:tmpl w:val="FB3261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2" w15:restartNumberingAfterBreak="0">
    <w:nsid w:val="63810508"/>
    <w:multiLevelType w:val="hybridMultilevel"/>
    <w:tmpl w:val="DDB6133E"/>
    <w:lvl w:ilvl="0" w:tplc="0419000F">
      <w:start w:val="1"/>
      <w:numFmt w:val="decimal"/>
      <w:lvlText w:val="%1."/>
      <w:lvlJc w:val="left"/>
      <w:pPr>
        <w:ind w:left="720" w:hanging="360"/>
      </w:pPr>
    </w:lvl>
    <w:lvl w:ilvl="1" w:tplc="5FA0FD48">
      <w:start w:val="1"/>
      <w:numFmt w:val="decimal"/>
      <w:lvlText w:val="%2."/>
      <w:lvlJc w:val="left"/>
      <w:pPr>
        <w:ind w:left="1440" w:hanging="360"/>
      </w:pPr>
      <w:rPr>
        <w:rFonts w:ascii="Times New Roman" w:eastAsia="Century Schoolbook" w:hAnsi="Times New Roman" w:cs="Times New Roman"/>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3" w15:restartNumberingAfterBreak="0">
    <w:nsid w:val="639C2312"/>
    <w:multiLevelType w:val="hybridMultilevel"/>
    <w:tmpl w:val="C532A2F8"/>
    <w:lvl w:ilvl="0" w:tplc="6E84351C">
      <w:start w:val="1"/>
      <w:numFmt w:val="decimal"/>
      <w:lvlText w:val="%1."/>
      <w:lvlJc w:val="left"/>
      <w:pPr>
        <w:ind w:left="720" w:hanging="360"/>
      </w:pPr>
      <w:rPr>
        <w:rFonts w:hint="default"/>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4" w15:restartNumberingAfterBreak="0">
    <w:nsid w:val="63F15B11"/>
    <w:multiLevelType w:val="hybridMultilevel"/>
    <w:tmpl w:val="3640AB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5" w15:restartNumberingAfterBreak="0">
    <w:nsid w:val="64473EA1"/>
    <w:multiLevelType w:val="hybridMultilevel"/>
    <w:tmpl w:val="055A9708"/>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46" w15:restartNumberingAfterBreak="0">
    <w:nsid w:val="646A01D2"/>
    <w:multiLevelType w:val="hybridMultilevel"/>
    <w:tmpl w:val="FC3C52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7" w15:restartNumberingAfterBreak="0">
    <w:nsid w:val="653167F7"/>
    <w:multiLevelType w:val="hybridMultilevel"/>
    <w:tmpl w:val="D9E4834A"/>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48" w15:restartNumberingAfterBreak="0">
    <w:nsid w:val="65692C86"/>
    <w:multiLevelType w:val="hybridMultilevel"/>
    <w:tmpl w:val="899A41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9" w15:restartNumberingAfterBreak="0">
    <w:nsid w:val="65D202AF"/>
    <w:multiLevelType w:val="hybridMultilevel"/>
    <w:tmpl w:val="E1B43EBC"/>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50" w15:restartNumberingAfterBreak="0">
    <w:nsid w:val="66366286"/>
    <w:multiLevelType w:val="hybridMultilevel"/>
    <w:tmpl w:val="11B82B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1" w15:restartNumberingAfterBreak="0">
    <w:nsid w:val="67336A00"/>
    <w:multiLevelType w:val="hybridMultilevel"/>
    <w:tmpl w:val="3CB09E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2" w15:restartNumberingAfterBreak="0">
    <w:nsid w:val="674B086F"/>
    <w:multiLevelType w:val="hybridMultilevel"/>
    <w:tmpl w:val="B2200684"/>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53" w15:restartNumberingAfterBreak="0">
    <w:nsid w:val="68276ECF"/>
    <w:multiLevelType w:val="hybridMultilevel"/>
    <w:tmpl w:val="F996B2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4" w15:restartNumberingAfterBreak="0">
    <w:nsid w:val="68705D15"/>
    <w:multiLevelType w:val="hybridMultilevel"/>
    <w:tmpl w:val="57F002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5" w15:restartNumberingAfterBreak="0">
    <w:nsid w:val="68E9042F"/>
    <w:multiLevelType w:val="hybridMultilevel"/>
    <w:tmpl w:val="36EA1416"/>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56" w15:restartNumberingAfterBreak="0">
    <w:nsid w:val="695D56BA"/>
    <w:multiLevelType w:val="hybridMultilevel"/>
    <w:tmpl w:val="88F824B0"/>
    <w:lvl w:ilvl="0" w:tplc="0419000F">
      <w:start w:val="1"/>
      <w:numFmt w:val="decimal"/>
      <w:lvlText w:val="%1."/>
      <w:lvlJc w:val="left"/>
      <w:pPr>
        <w:ind w:left="2340" w:hanging="360"/>
      </w:pPr>
    </w:lvl>
    <w:lvl w:ilvl="1" w:tplc="04190019" w:tentative="1">
      <w:start w:val="1"/>
      <w:numFmt w:val="lowerLetter"/>
      <w:lvlText w:val="%2."/>
      <w:lvlJc w:val="left"/>
      <w:pPr>
        <w:ind w:left="3060" w:hanging="360"/>
      </w:pPr>
    </w:lvl>
    <w:lvl w:ilvl="2" w:tplc="0419001B" w:tentative="1">
      <w:start w:val="1"/>
      <w:numFmt w:val="lowerRoman"/>
      <w:lvlText w:val="%3."/>
      <w:lvlJc w:val="right"/>
      <w:pPr>
        <w:ind w:left="3780" w:hanging="180"/>
      </w:pPr>
    </w:lvl>
    <w:lvl w:ilvl="3" w:tplc="0419000F" w:tentative="1">
      <w:start w:val="1"/>
      <w:numFmt w:val="decimal"/>
      <w:lvlText w:val="%4."/>
      <w:lvlJc w:val="left"/>
      <w:pPr>
        <w:ind w:left="4500" w:hanging="360"/>
      </w:pPr>
    </w:lvl>
    <w:lvl w:ilvl="4" w:tplc="04190019" w:tentative="1">
      <w:start w:val="1"/>
      <w:numFmt w:val="lowerLetter"/>
      <w:lvlText w:val="%5."/>
      <w:lvlJc w:val="left"/>
      <w:pPr>
        <w:ind w:left="5220" w:hanging="360"/>
      </w:pPr>
    </w:lvl>
    <w:lvl w:ilvl="5" w:tplc="0419001B" w:tentative="1">
      <w:start w:val="1"/>
      <w:numFmt w:val="lowerRoman"/>
      <w:lvlText w:val="%6."/>
      <w:lvlJc w:val="right"/>
      <w:pPr>
        <w:ind w:left="5940" w:hanging="180"/>
      </w:pPr>
    </w:lvl>
    <w:lvl w:ilvl="6" w:tplc="0419000F" w:tentative="1">
      <w:start w:val="1"/>
      <w:numFmt w:val="decimal"/>
      <w:lvlText w:val="%7."/>
      <w:lvlJc w:val="left"/>
      <w:pPr>
        <w:ind w:left="6660" w:hanging="360"/>
      </w:pPr>
    </w:lvl>
    <w:lvl w:ilvl="7" w:tplc="04190019" w:tentative="1">
      <w:start w:val="1"/>
      <w:numFmt w:val="lowerLetter"/>
      <w:lvlText w:val="%8."/>
      <w:lvlJc w:val="left"/>
      <w:pPr>
        <w:ind w:left="7380" w:hanging="360"/>
      </w:pPr>
    </w:lvl>
    <w:lvl w:ilvl="8" w:tplc="0419001B" w:tentative="1">
      <w:start w:val="1"/>
      <w:numFmt w:val="lowerRoman"/>
      <w:lvlText w:val="%9."/>
      <w:lvlJc w:val="right"/>
      <w:pPr>
        <w:ind w:left="8100" w:hanging="180"/>
      </w:pPr>
    </w:lvl>
  </w:abstractNum>
  <w:abstractNum w:abstractNumId="257" w15:restartNumberingAfterBreak="0">
    <w:nsid w:val="69982F59"/>
    <w:multiLevelType w:val="hybridMultilevel"/>
    <w:tmpl w:val="A9A233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8" w15:restartNumberingAfterBreak="0">
    <w:nsid w:val="6A190276"/>
    <w:multiLevelType w:val="hybridMultilevel"/>
    <w:tmpl w:val="CB96E8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9" w15:restartNumberingAfterBreak="0">
    <w:nsid w:val="6A337AC2"/>
    <w:multiLevelType w:val="hybridMultilevel"/>
    <w:tmpl w:val="21260F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0" w15:restartNumberingAfterBreak="0">
    <w:nsid w:val="6A896A7C"/>
    <w:multiLevelType w:val="hybridMultilevel"/>
    <w:tmpl w:val="6CD0F06E"/>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61" w15:restartNumberingAfterBreak="0">
    <w:nsid w:val="6A8F2DA6"/>
    <w:multiLevelType w:val="hybridMultilevel"/>
    <w:tmpl w:val="6C2A02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2" w15:restartNumberingAfterBreak="0">
    <w:nsid w:val="6B444C33"/>
    <w:multiLevelType w:val="hybridMultilevel"/>
    <w:tmpl w:val="C046CDDA"/>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63" w15:restartNumberingAfterBreak="0">
    <w:nsid w:val="6B90446D"/>
    <w:multiLevelType w:val="hybridMultilevel"/>
    <w:tmpl w:val="920C5572"/>
    <w:lvl w:ilvl="0" w:tplc="0419000F">
      <w:start w:val="1"/>
      <w:numFmt w:val="decimal"/>
      <w:lvlText w:val="%1."/>
      <w:lvlJc w:val="left"/>
      <w:pPr>
        <w:ind w:left="2203" w:hanging="360"/>
      </w:pPr>
    </w:lvl>
    <w:lvl w:ilvl="1" w:tplc="04190019" w:tentative="1">
      <w:start w:val="1"/>
      <w:numFmt w:val="lowerLetter"/>
      <w:lvlText w:val="%2."/>
      <w:lvlJc w:val="left"/>
      <w:pPr>
        <w:ind w:left="2923" w:hanging="360"/>
      </w:pPr>
    </w:lvl>
    <w:lvl w:ilvl="2" w:tplc="0419001B" w:tentative="1">
      <w:start w:val="1"/>
      <w:numFmt w:val="lowerRoman"/>
      <w:lvlText w:val="%3."/>
      <w:lvlJc w:val="right"/>
      <w:pPr>
        <w:ind w:left="3643" w:hanging="180"/>
      </w:pPr>
    </w:lvl>
    <w:lvl w:ilvl="3" w:tplc="0419000F" w:tentative="1">
      <w:start w:val="1"/>
      <w:numFmt w:val="decimal"/>
      <w:lvlText w:val="%4."/>
      <w:lvlJc w:val="left"/>
      <w:pPr>
        <w:ind w:left="4363" w:hanging="360"/>
      </w:pPr>
    </w:lvl>
    <w:lvl w:ilvl="4" w:tplc="04190019" w:tentative="1">
      <w:start w:val="1"/>
      <w:numFmt w:val="lowerLetter"/>
      <w:lvlText w:val="%5."/>
      <w:lvlJc w:val="left"/>
      <w:pPr>
        <w:ind w:left="5083" w:hanging="360"/>
      </w:pPr>
    </w:lvl>
    <w:lvl w:ilvl="5" w:tplc="0419001B" w:tentative="1">
      <w:start w:val="1"/>
      <w:numFmt w:val="lowerRoman"/>
      <w:lvlText w:val="%6."/>
      <w:lvlJc w:val="right"/>
      <w:pPr>
        <w:ind w:left="5803" w:hanging="180"/>
      </w:pPr>
    </w:lvl>
    <w:lvl w:ilvl="6" w:tplc="0419000F" w:tentative="1">
      <w:start w:val="1"/>
      <w:numFmt w:val="decimal"/>
      <w:lvlText w:val="%7."/>
      <w:lvlJc w:val="left"/>
      <w:pPr>
        <w:ind w:left="6523" w:hanging="360"/>
      </w:pPr>
    </w:lvl>
    <w:lvl w:ilvl="7" w:tplc="04190019" w:tentative="1">
      <w:start w:val="1"/>
      <w:numFmt w:val="lowerLetter"/>
      <w:lvlText w:val="%8."/>
      <w:lvlJc w:val="left"/>
      <w:pPr>
        <w:ind w:left="7243" w:hanging="360"/>
      </w:pPr>
    </w:lvl>
    <w:lvl w:ilvl="8" w:tplc="0419001B" w:tentative="1">
      <w:start w:val="1"/>
      <w:numFmt w:val="lowerRoman"/>
      <w:lvlText w:val="%9."/>
      <w:lvlJc w:val="right"/>
      <w:pPr>
        <w:ind w:left="7963" w:hanging="180"/>
      </w:pPr>
    </w:lvl>
  </w:abstractNum>
  <w:abstractNum w:abstractNumId="264" w15:restartNumberingAfterBreak="0">
    <w:nsid w:val="6C390E66"/>
    <w:multiLevelType w:val="hybridMultilevel"/>
    <w:tmpl w:val="BF42D1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5" w15:restartNumberingAfterBreak="0">
    <w:nsid w:val="6D5C216D"/>
    <w:multiLevelType w:val="hybridMultilevel"/>
    <w:tmpl w:val="E02A39F6"/>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66" w15:restartNumberingAfterBreak="0">
    <w:nsid w:val="6D7E4B60"/>
    <w:multiLevelType w:val="hybridMultilevel"/>
    <w:tmpl w:val="AF642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7" w15:restartNumberingAfterBreak="0">
    <w:nsid w:val="6DC16569"/>
    <w:multiLevelType w:val="hybridMultilevel"/>
    <w:tmpl w:val="84FE8B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8" w15:restartNumberingAfterBreak="0">
    <w:nsid w:val="6E352A80"/>
    <w:multiLevelType w:val="hybridMultilevel"/>
    <w:tmpl w:val="4DECBB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9" w15:restartNumberingAfterBreak="0">
    <w:nsid w:val="6EA041AB"/>
    <w:multiLevelType w:val="hybridMultilevel"/>
    <w:tmpl w:val="6E10D2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0" w15:restartNumberingAfterBreak="0">
    <w:nsid w:val="6EB867A5"/>
    <w:multiLevelType w:val="hybridMultilevel"/>
    <w:tmpl w:val="FBF8211C"/>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71" w15:restartNumberingAfterBreak="0">
    <w:nsid w:val="6F5140A7"/>
    <w:multiLevelType w:val="hybridMultilevel"/>
    <w:tmpl w:val="809A18B4"/>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72" w15:restartNumberingAfterBreak="0">
    <w:nsid w:val="6F722E02"/>
    <w:multiLevelType w:val="hybridMultilevel"/>
    <w:tmpl w:val="EDDE1B6E"/>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73" w15:restartNumberingAfterBreak="0">
    <w:nsid w:val="6FB0710C"/>
    <w:multiLevelType w:val="hybridMultilevel"/>
    <w:tmpl w:val="6F102696"/>
    <w:lvl w:ilvl="0" w:tplc="43CA1C60">
      <w:start w:val="1"/>
      <w:numFmt w:val="decimal"/>
      <w:lvlText w:val="%1."/>
      <w:lvlJc w:val="left"/>
      <w:pPr>
        <w:ind w:left="1069"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74" w15:restartNumberingAfterBreak="0">
    <w:nsid w:val="701F32DB"/>
    <w:multiLevelType w:val="hybridMultilevel"/>
    <w:tmpl w:val="CE52AA78"/>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75" w15:restartNumberingAfterBreak="0">
    <w:nsid w:val="71DE2A11"/>
    <w:multiLevelType w:val="multilevel"/>
    <w:tmpl w:val="131C6428"/>
    <w:lvl w:ilvl="0">
      <w:start w:val="1"/>
      <w:numFmt w:val="decimal"/>
      <w:lvlText w:val="%1."/>
      <w:lvlJc w:val="left"/>
      <w:rPr>
        <w:rFonts w:ascii="Century Schoolbook" w:eastAsia="Century Schoolbook" w:hAnsi="Century Schoolbook" w:cs="Century Schoolbook"/>
        <w:b w:val="0"/>
        <w:bCs w:val="0"/>
        <w:i w:val="0"/>
        <w:iCs w:val="0"/>
        <w:smallCaps w:val="0"/>
        <w:strike w:val="0"/>
        <w:color w:val="000000"/>
        <w:spacing w:val="0"/>
        <w:w w:val="100"/>
        <w:position w:val="0"/>
        <w:sz w:val="17"/>
        <w:szCs w:val="17"/>
        <w:u w:val="none"/>
        <w:lang w:val="ru"/>
      </w:rPr>
    </w:lvl>
    <w:lvl w:ilvl="1">
      <w:start w:val="1"/>
      <w:numFmt w:val="decimal"/>
      <w:lvlText w:val="%2."/>
      <w:lvlJc w:val="left"/>
      <w:rPr>
        <w:rFonts w:ascii="Century Schoolbook" w:eastAsia="Century Schoolbook" w:hAnsi="Century Schoolbook" w:cs="Century Schoolbook"/>
        <w:b w:val="0"/>
        <w:bCs w:val="0"/>
        <w:i w:val="0"/>
        <w:iCs w:val="0"/>
        <w:smallCaps w:val="0"/>
        <w:strike w:val="0"/>
        <w:color w:val="000000"/>
        <w:spacing w:val="0"/>
        <w:w w:val="100"/>
        <w:position w:val="0"/>
        <w:sz w:val="17"/>
        <w:szCs w:val="17"/>
        <w:u w:val="none"/>
        <w:lang w:val="ru"/>
      </w:rPr>
    </w:lvl>
    <w:lvl w:ilvl="2">
      <w:start w:val="2"/>
      <w:numFmt w:val="decimal"/>
      <w:lvlText w:val="%3."/>
      <w:lvlJc w:val="left"/>
      <w:rPr>
        <w:rFonts w:ascii="Century Schoolbook" w:eastAsia="Century Schoolbook" w:hAnsi="Century Schoolbook" w:cs="Century Schoolbook"/>
        <w:b w:val="0"/>
        <w:bCs w:val="0"/>
        <w:i w:val="0"/>
        <w:iCs w:val="0"/>
        <w:smallCaps w:val="0"/>
        <w:strike w:val="0"/>
        <w:color w:val="000000"/>
        <w:spacing w:val="0"/>
        <w:w w:val="100"/>
        <w:position w:val="0"/>
        <w:sz w:val="17"/>
        <w:szCs w:val="17"/>
        <w:u w:val="none"/>
        <w:lang w:val="ru"/>
      </w:rPr>
    </w:lvl>
    <w:lvl w:ilvl="3">
      <w:start w:val="1"/>
      <w:numFmt w:val="decimal"/>
      <w:lvlText w:val="%4."/>
      <w:lvlJc w:val="left"/>
      <w:rPr>
        <w:rFonts w:ascii="Century Schoolbook" w:eastAsia="Century Schoolbook" w:hAnsi="Century Schoolbook" w:cs="Century Schoolbook"/>
        <w:b w:val="0"/>
        <w:bCs w:val="0"/>
        <w:i w:val="0"/>
        <w:iCs w:val="0"/>
        <w:smallCaps w:val="0"/>
        <w:strike w:val="0"/>
        <w:color w:val="000000"/>
        <w:spacing w:val="0"/>
        <w:w w:val="100"/>
        <w:position w:val="0"/>
        <w:sz w:val="17"/>
        <w:szCs w:val="17"/>
        <w:u w:val="none"/>
        <w:lang w:val="ru"/>
      </w:rPr>
    </w:lvl>
    <w:lvl w:ilvl="4">
      <w:start w:val="1"/>
      <w:numFmt w:val="decimal"/>
      <w:lvlText w:val="%5."/>
      <w:lvlJc w:val="left"/>
      <w:rPr>
        <w:rFonts w:ascii="Century Schoolbook" w:eastAsia="Century Schoolbook" w:hAnsi="Century Schoolbook" w:cs="Century Schoolbook"/>
        <w:b w:val="0"/>
        <w:bCs w:val="0"/>
        <w:i w:val="0"/>
        <w:iCs w:val="0"/>
        <w:smallCaps w:val="0"/>
        <w:strike w:val="0"/>
        <w:color w:val="000000"/>
        <w:spacing w:val="0"/>
        <w:w w:val="100"/>
        <w:position w:val="0"/>
        <w:sz w:val="17"/>
        <w:szCs w:val="17"/>
        <w:u w:val="none"/>
        <w:lang w:val="ru"/>
      </w:rPr>
    </w:lvl>
    <w:lvl w:ilvl="5">
      <w:start w:val="2"/>
      <w:numFmt w:val="decimal"/>
      <w:lvlText w:val="%6."/>
      <w:lvlJc w:val="left"/>
      <w:rPr>
        <w:rFonts w:ascii="Century Schoolbook" w:eastAsia="Century Schoolbook" w:hAnsi="Century Schoolbook" w:cs="Century Schoolbook"/>
        <w:b w:val="0"/>
        <w:bCs w:val="0"/>
        <w:i w:val="0"/>
        <w:iCs w:val="0"/>
        <w:smallCaps w:val="0"/>
        <w:strike w:val="0"/>
        <w:color w:val="000000"/>
        <w:spacing w:val="0"/>
        <w:w w:val="100"/>
        <w:position w:val="0"/>
        <w:sz w:val="17"/>
        <w:szCs w:val="17"/>
        <w:u w:val="none"/>
        <w:lang w:val="ru"/>
      </w:rPr>
    </w:lvl>
    <w:lvl w:ilvl="6">
      <w:start w:val="1"/>
      <w:numFmt w:val="decimal"/>
      <w:lvlText w:val="%7."/>
      <w:lvlJc w:val="left"/>
      <w:rPr>
        <w:rFonts w:ascii="Century Schoolbook" w:eastAsia="Century Schoolbook" w:hAnsi="Century Schoolbook" w:cs="Century Schoolbook"/>
        <w:b w:val="0"/>
        <w:bCs w:val="0"/>
        <w:i w:val="0"/>
        <w:iCs w:val="0"/>
        <w:smallCaps w:val="0"/>
        <w:strike w:val="0"/>
        <w:color w:val="000000"/>
        <w:spacing w:val="0"/>
        <w:w w:val="100"/>
        <w:position w:val="0"/>
        <w:sz w:val="17"/>
        <w:szCs w:val="17"/>
        <w:u w:val="none"/>
        <w:lang w:val="ru"/>
      </w:rPr>
    </w:lvl>
    <w:lvl w:ilvl="7">
      <w:start w:val="2"/>
      <w:numFmt w:val="decimal"/>
      <w:lvlText w:val="%8."/>
      <w:lvlJc w:val="left"/>
      <w:rPr>
        <w:rFonts w:ascii="Century Schoolbook" w:eastAsia="Century Schoolbook" w:hAnsi="Century Schoolbook" w:cs="Century Schoolbook"/>
        <w:b w:val="0"/>
        <w:bCs w:val="0"/>
        <w:i w:val="0"/>
        <w:iCs w:val="0"/>
        <w:smallCaps w:val="0"/>
        <w:strike w:val="0"/>
        <w:color w:val="000000"/>
        <w:spacing w:val="0"/>
        <w:w w:val="100"/>
        <w:position w:val="0"/>
        <w:sz w:val="17"/>
        <w:szCs w:val="17"/>
        <w:u w:val="none"/>
        <w:lang w:val="ru"/>
      </w:rPr>
    </w:lvl>
    <w:lvl w:ilvl="8">
      <w:start w:val="1"/>
      <w:numFmt w:val="decimal"/>
      <w:lvlText w:val="%9."/>
      <w:lvlJc w:val="left"/>
      <w:rPr>
        <w:rFonts w:ascii="Century Schoolbook" w:eastAsia="Century Schoolbook" w:hAnsi="Century Schoolbook" w:cs="Century Schoolbook"/>
        <w:b w:val="0"/>
        <w:bCs w:val="0"/>
        <w:i w:val="0"/>
        <w:iCs w:val="0"/>
        <w:smallCaps w:val="0"/>
        <w:strike w:val="0"/>
        <w:color w:val="000000"/>
        <w:spacing w:val="0"/>
        <w:w w:val="100"/>
        <w:position w:val="0"/>
        <w:sz w:val="17"/>
        <w:szCs w:val="17"/>
        <w:u w:val="none"/>
        <w:lang w:val="ru"/>
      </w:rPr>
    </w:lvl>
  </w:abstractNum>
  <w:abstractNum w:abstractNumId="276" w15:restartNumberingAfterBreak="0">
    <w:nsid w:val="71FA45B6"/>
    <w:multiLevelType w:val="hybridMultilevel"/>
    <w:tmpl w:val="AB14B0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7" w15:restartNumberingAfterBreak="0">
    <w:nsid w:val="731D6A04"/>
    <w:multiLevelType w:val="hybridMultilevel"/>
    <w:tmpl w:val="EFE82454"/>
    <w:lvl w:ilvl="0" w:tplc="05168C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8" w15:restartNumberingAfterBreak="0">
    <w:nsid w:val="738C1F29"/>
    <w:multiLevelType w:val="hybridMultilevel"/>
    <w:tmpl w:val="231EBEAE"/>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79" w15:restartNumberingAfterBreak="0">
    <w:nsid w:val="744256CD"/>
    <w:multiLevelType w:val="hybridMultilevel"/>
    <w:tmpl w:val="E4DEA19E"/>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80" w15:restartNumberingAfterBreak="0">
    <w:nsid w:val="74537047"/>
    <w:multiLevelType w:val="hybridMultilevel"/>
    <w:tmpl w:val="0628ACA4"/>
    <w:lvl w:ilvl="0" w:tplc="D4D47188">
      <w:start w:val="1"/>
      <w:numFmt w:val="decimal"/>
      <w:lvlText w:val="%1."/>
      <w:lvlJc w:val="left"/>
      <w:pPr>
        <w:ind w:left="2524" w:hanging="360"/>
      </w:pPr>
      <w:rPr>
        <w:rFonts w:hint="default"/>
      </w:rPr>
    </w:lvl>
    <w:lvl w:ilvl="1" w:tplc="04190019" w:tentative="1">
      <w:start w:val="1"/>
      <w:numFmt w:val="lowerLetter"/>
      <w:lvlText w:val="%2."/>
      <w:lvlJc w:val="left"/>
      <w:pPr>
        <w:ind w:left="3244" w:hanging="360"/>
      </w:pPr>
    </w:lvl>
    <w:lvl w:ilvl="2" w:tplc="0419001B" w:tentative="1">
      <w:start w:val="1"/>
      <w:numFmt w:val="lowerRoman"/>
      <w:lvlText w:val="%3."/>
      <w:lvlJc w:val="right"/>
      <w:pPr>
        <w:ind w:left="3964" w:hanging="180"/>
      </w:pPr>
    </w:lvl>
    <w:lvl w:ilvl="3" w:tplc="0419000F" w:tentative="1">
      <w:start w:val="1"/>
      <w:numFmt w:val="decimal"/>
      <w:lvlText w:val="%4."/>
      <w:lvlJc w:val="left"/>
      <w:pPr>
        <w:ind w:left="4684" w:hanging="360"/>
      </w:pPr>
    </w:lvl>
    <w:lvl w:ilvl="4" w:tplc="04190019" w:tentative="1">
      <w:start w:val="1"/>
      <w:numFmt w:val="lowerLetter"/>
      <w:lvlText w:val="%5."/>
      <w:lvlJc w:val="left"/>
      <w:pPr>
        <w:ind w:left="5404" w:hanging="360"/>
      </w:pPr>
    </w:lvl>
    <w:lvl w:ilvl="5" w:tplc="0419001B" w:tentative="1">
      <w:start w:val="1"/>
      <w:numFmt w:val="lowerRoman"/>
      <w:lvlText w:val="%6."/>
      <w:lvlJc w:val="right"/>
      <w:pPr>
        <w:ind w:left="6124" w:hanging="180"/>
      </w:pPr>
    </w:lvl>
    <w:lvl w:ilvl="6" w:tplc="0419000F" w:tentative="1">
      <w:start w:val="1"/>
      <w:numFmt w:val="decimal"/>
      <w:lvlText w:val="%7."/>
      <w:lvlJc w:val="left"/>
      <w:pPr>
        <w:ind w:left="6844" w:hanging="360"/>
      </w:pPr>
    </w:lvl>
    <w:lvl w:ilvl="7" w:tplc="04190019" w:tentative="1">
      <w:start w:val="1"/>
      <w:numFmt w:val="lowerLetter"/>
      <w:lvlText w:val="%8."/>
      <w:lvlJc w:val="left"/>
      <w:pPr>
        <w:ind w:left="7564" w:hanging="360"/>
      </w:pPr>
    </w:lvl>
    <w:lvl w:ilvl="8" w:tplc="0419001B" w:tentative="1">
      <w:start w:val="1"/>
      <w:numFmt w:val="lowerRoman"/>
      <w:lvlText w:val="%9."/>
      <w:lvlJc w:val="right"/>
      <w:pPr>
        <w:ind w:left="8284" w:hanging="180"/>
      </w:pPr>
    </w:lvl>
  </w:abstractNum>
  <w:abstractNum w:abstractNumId="281" w15:restartNumberingAfterBreak="0">
    <w:nsid w:val="75213FA6"/>
    <w:multiLevelType w:val="hybridMultilevel"/>
    <w:tmpl w:val="926E156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2" w15:restartNumberingAfterBreak="0">
    <w:nsid w:val="756D1D82"/>
    <w:multiLevelType w:val="hybridMultilevel"/>
    <w:tmpl w:val="18246DB2"/>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83" w15:restartNumberingAfterBreak="0">
    <w:nsid w:val="75796E40"/>
    <w:multiLevelType w:val="hybridMultilevel"/>
    <w:tmpl w:val="DFB0E3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4" w15:restartNumberingAfterBreak="0">
    <w:nsid w:val="77D91FB0"/>
    <w:multiLevelType w:val="hybridMultilevel"/>
    <w:tmpl w:val="97F2B6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5" w15:restartNumberingAfterBreak="0">
    <w:nsid w:val="77E730E3"/>
    <w:multiLevelType w:val="hybridMultilevel"/>
    <w:tmpl w:val="09D6CF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6" w15:restartNumberingAfterBreak="0">
    <w:nsid w:val="77EC6515"/>
    <w:multiLevelType w:val="hybridMultilevel"/>
    <w:tmpl w:val="30360C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7" w15:restartNumberingAfterBreak="0">
    <w:nsid w:val="784E2B36"/>
    <w:multiLevelType w:val="hybridMultilevel"/>
    <w:tmpl w:val="F1981276"/>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88" w15:restartNumberingAfterBreak="0">
    <w:nsid w:val="789C4CF2"/>
    <w:multiLevelType w:val="hybridMultilevel"/>
    <w:tmpl w:val="4470F4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9" w15:restartNumberingAfterBreak="0">
    <w:nsid w:val="793E1E5A"/>
    <w:multiLevelType w:val="hybridMultilevel"/>
    <w:tmpl w:val="5CFCA6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0" w15:restartNumberingAfterBreak="0">
    <w:nsid w:val="79515D33"/>
    <w:multiLevelType w:val="hybridMultilevel"/>
    <w:tmpl w:val="FC3C52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1" w15:restartNumberingAfterBreak="0">
    <w:nsid w:val="7980700C"/>
    <w:multiLevelType w:val="hybridMultilevel"/>
    <w:tmpl w:val="778A734A"/>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92" w15:restartNumberingAfterBreak="0">
    <w:nsid w:val="79B977F1"/>
    <w:multiLevelType w:val="hybridMultilevel"/>
    <w:tmpl w:val="ED4E63CC"/>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93" w15:restartNumberingAfterBreak="0">
    <w:nsid w:val="7A264628"/>
    <w:multiLevelType w:val="hybridMultilevel"/>
    <w:tmpl w:val="52D6608A"/>
    <w:lvl w:ilvl="0" w:tplc="7E5293E6">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94" w15:restartNumberingAfterBreak="0">
    <w:nsid w:val="7A8D515B"/>
    <w:multiLevelType w:val="hybridMultilevel"/>
    <w:tmpl w:val="35B82132"/>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95" w15:restartNumberingAfterBreak="0">
    <w:nsid w:val="7AD336C0"/>
    <w:multiLevelType w:val="hybridMultilevel"/>
    <w:tmpl w:val="7FC2BAEE"/>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96" w15:restartNumberingAfterBreak="0">
    <w:nsid w:val="7AF0275B"/>
    <w:multiLevelType w:val="hybridMultilevel"/>
    <w:tmpl w:val="CC1A9BA2"/>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97" w15:restartNumberingAfterBreak="0">
    <w:nsid w:val="7AFF4AE4"/>
    <w:multiLevelType w:val="hybridMultilevel"/>
    <w:tmpl w:val="33908B08"/>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298" w15:restartNumberingAfterBreak="0">
    <w:nsid w:val="7B512C43"/>
    <w:multiLevelType w:val="hybridMultilevel"/>
    <w:tmpl w:val="881E46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9" w15:restartNumberingAfterBreak="0">
    <w:nsid w:val="7B97188A"/>
    <w:multiLevelType w:val="hybridMultilevel"/>
    <w:tmpl w:val="36EC5692"/>
    <w:lvl w:ilvl="0" w:tplc="43CA1C60">
      <w:start w:val="1"/>
      <w:numFmt w:val="decimal"/>
      <w:lvlText w:val="%1."/>
      <w:lvlJc w:val="left"/>
      <w:pPr>
        <w:ind w:left="1069"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300" w15:restartNumberingAfterBreak="0">
    <w:nsid w:val="7BAB26CB"/>
    <w:multiLevelType w:val="hybridMultilevel"/>
    <w:tmpl w:val="D31082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1" w15:restartNumberingAfterBreak="0">
    <w:nsid w:val="7BD73F32"/>
    <w:multiLevelType w:val="hybridMultilevel"/>
    <w:tmpl w:val="970EA0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2" w15:restartNumberingAfterBreak="0">
    <w:nsid w:val="7C94084D"/>
    <w:multiLevelType w:val="hybridMultilevel"/>
    <w:tmpl w:val="391C46D0"/>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303" w15:restartNumberingAfterBreak="0">
    <w:nsid w:val="7CF930CD"/>
    <w:multiLevelType w:val="hybridMultilevel"/>
    <w:tmpl w:val="B16C11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4" w15:restartNumberingAfterBreak="0">
    <w:nsid w:val="7D2552F2"/>
    <w:multiLevelType w:val="hybridMultilevel"/>
    <w:tmpl w:val="BD1A0A88"/>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305" w15:restartNumberingAfterBreak="0">
    <w:nsid w:val="7DEB0097"/>
    <w:multiLevelType w:val="hybridMultilevel"/>
    <w:tmpl w:val="CCC4F3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6" w15:restartNumberingAfterBreak="0">
    <w:nsid w:val="7DF61A74"/>
    <w:multiLevelType w:val="hybridMultilevel"/>
    <w:tmpl w:val="FC3C52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7" w15:restartNumberingAfterBreak="0">
    <w:nsid w:val="7E171B4D"/>
    <w:multiLevelType w:val="multilevel"/>
    <w:tmpl w:val="26481F22"/>
    <w:lvl w:ilvl="0">
      <w:start w:val="4"/>
      <w:numFmt w:val="decimal"/>
      <w:lvlText w:val="%1."/>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1">
      <w:start w:val="4"/>
      <w:numFmt w:val="decimal"/>
      <w:lvlText w:val="%2."/>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2">
      <w:start w:val="4"/>
      <w:numFmt w:val="decimal"/>
      <w:lvlText w:val="%3."/>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3">
      <w:start w:val="4"/>
      <w:numFmt w:val="decimal"/>
      <w:lvlText w:val="%4."/>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4">
      <w:start w:val="4"/>
      <w:numFmt w:val="decimal"/>
      <w:lvlText w:val="%5."/>
      <w:lvlJc w:val="left"/>
      <w:pPr>
        <w:ind w:left="1985"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5">
      <w:start w:val="4"/>
      <w:numFmt w:val="decimal"/>
      <w:lvlText w:val="%6."/>
      <w:lvlJc w:val="left"/>
      <w:pPr>
        <w:ind w:left="2127"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6">
      <w:start w:val="3"/>
      <w:numFmt w:val="decimal"/>
      <w:lvlText w:val="%7."/>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lvl w:ilvl="7">
      <w:start w:val="1"/>
      <w:numFmt w:val="decimal"/>
      <w:lvlText w:val="%8."/>
      <w:lvlJc w:val="left"/>
      <w:pPr>
        <w:ind w:left="0" w:firstLine="0"/>
      </w:pPr>
      <w:rPr>
        <w:rFonts w:ascii="Century Schoolbook" w:eastAsia="Century Schoolbook" w:hAnsi="Century Schoolbook" w:cs="Century Schoolbook" w:hint="default"/>
        <w:b w:val="0"/>
        <w:bCs w:val="0"/>
        <w:i w:val="0"/>
        <w:iCs w:val="0"/>
        <w:smallCaps w:val="0"/>
        <w:strike w:val="0"/>
        <w:color w:val="000000"/>
        <w:spacing w:val="0"/>
        <w:w w:val="100"/>
        <w:position w:val="0"/>
        <w:sz w:val="19"/>
        <w:szCs w:val="19"/>
        <w:u w:val="none"/>
      </w:rPr>
    </w:lvl>
    <w:lvl w:ilvl="8">
      <w:start w:val="6"/>
      <w:numFmt w:val="decimal"/>
      <w:lvlText w:val="%9."/>
      <w:lvlJc w:val="left"/>
      <w:pPr>
        <w:ind w:left="0" w:firstLine="0"/>
      </w:pPr>
      <w:rPr>
        <w:rFonts w:ascii="Times New Roman" w:eastAsia="Century Schoolbook" w:hAnsi="Times New Roman" w:cs="Times New Roman" w:hint="default"/>
        <w:b w:val="0"/>
        <w:bCs w:val="0"/>
        <w:i w:val="0"/>
        <w:iCs w:val="0"/>
        <w:smallCaps w:val="0"/>
        <w:strike w:val="0"/>
        <w:color w:val="000000"/>
        <w:spacing w:val="0"/>
        <w:w w:val="100"/>
        <w:position w:val="0"/>
        <w:sz w:val="24"/>
        <w:szCs w:val="24"/>
        <w:u w:val="none"/>
      </w:rPr>
    </w:lvl>
  </w:abstractNum>
  <w:abstractNum w:abstractNumId="308" w15:restartNumberingAfterBreak="0">
    <w:nsid w:val="7E4D3658"/>
    <w:multiLevelType w:val="hybridMultilevel"/>
    <w:tmpl w:val="A9D288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9" w15:restartNumberingAfterBreak="0">
    <w:nsid w:val="7E932607"/>
    <w:multiLevelType w:val="hybridMultilevel"/>
    <w:tmpl w:val="27E290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0" w15:restartNumberingAfterBreak="0">
    <w:nsid w:val="7EA8558E"/>
    <w:multiLevelType w:val="hybridMultilevel"/>
    <w:tmpl w:val="F536D8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1" w15:restartNumberingAfterBreak="0">
    <w:nsid w:val="7EAE3BBD"/>
    <w:multiLevelType w:val="hybridMultilevel"/>
    <w:tmpl w:val="657CCADC"/>
    <w:lvl w:ilvl="0" w:tplc="CDD01D82">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312" w15:restartNumberingAfterBreak="0">
    <w:nsid w:val="7F7329F6"/>
    <w:multiLevelType w:val="hybridMultilevel"/>
    <w:tmpl w:val="21F87E32"/>
    <w:lvl w:ilvl="0" w:tplc="43CA1C60">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313" w15:restartNumberingAfterBreak="0">
    <w:nsid w:val="7F8E4D8D"/>
    <w:multiLevelType w:val="hybridMultilevel"/>
    <w:tmpl w:val="7DA001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9"/>
  </w:num>
  <w:num w:numId="2">
    <w:abstractNumId w:val="56"/>
  </w:num>
  <w:num w:numId="3">
    <w:abstractNumId w:val="121"/>
  </w:num>
  <w:num w:numId="4">
    <w:abstractNumId w:val="10"/>
  </w:num>
  <w:num w:numId="5">
    <w:abstractNumId w:val="286"/>
  </w:num>
  <w:num w:numId="6">
    <w:abstractNumId w:val="128"/>
  </w:num>
  <w:num w:numId="7">
    <w:abstractNumId w:val="61"/>
  </w:num>
  <w:num w:numId="8">
    <w:abstractNumId w:val="261"/>
  </w:num>
  <w:num w:numId="9">
    <w:abstractNumId w:val="288"/>
  </w:num>
  <w:num w:numId="10">
    <w:abstractNumId w:val="153"/>
  </w:num>
  <w:num w:numId="11">
    <w:abstractNumId w:val="130"/>
  </w:num>
  <w:num w:numId="12">
    <w:abstractNumId w:val="18"/>
  </w:num>
  <w:num w:numId="13">
    <w:abstractNumId w:val="147"/>
  </w:num>
  <w:num w:numId="14">
    <w:abstractNumId w:val="276"/>
  </w:num>
  <w:num w:numId="15">
    <w:abstractNumId w:val="165"/>
  </w:num>
  <w:num w:numId="16">
    <w:abstractNumId w:val="309"/>
  </w:num>
  <w:num w:numId="17">
    <w:abstractNumId w:val="197"/>
  </w:num>
  <w:num w:numId="18">
    <w:abstractNumId w:val="186"/>
  </w:num>
  <w:num w:numId="19">
    <w:abstractNumId w:val="250"/>
  </w:num>
  <w:num w:numId="20">
    <w:abstractNumId w:val="117"/>
  </w:num>
  <w:num w:numId="21">
    <w:abstractNumId w:val="5"/>
  </w:num>
  <w:num w:numId="22">
    <w:abstractNumId w:val="80"/>
  </w:num>
  <w:num w:numId="23">
    <w:abstractNumId w:val="120"/>
  </w:num>
  <w:num w:numId="24">
    <w:abstractNumId w:val="307"/>
  </w:num>
  <w:num w:numId="25">
    <w:abstractNumId w:val="53"/>
  </w:num>
  <w:num w:numId="26">
    <w:abstractNumId w:val="172"/>
  </w:num>
  <w:num w:numId="27">
    <w:abstractNumId w:val="54"/>
  </w:num>
  <w:num w:numId="28">
    <w:abstractNumId w:val="259"/>
  </w:num>
  <w:num w:numId="29">
    <w:abstractNumId w:val="214"/>
  </w:num>
  <w:num w:numId="30">
    <w:abstractNumId w:val="168"/>
  </w:num>
  <w:num w:numId="31">
    <w:abstractNumId w:val="13"/>
  </w:num>
  <w:num w:numId="32">
    <w:abstractNumId w:val="170"/>
  </w:num>
  <w:num w:numId="33">
    <w:abstractNumId w:val="281"/>
  </w:num>
  <w:num w:numId="34">
    <w:abstractNumId w:val="219"/>
  </w:num>
  <w:num w:numId="35">
    <w:abstractNumId w:val="222"/>
  </w:num>
  <w:num w:numId="36">
    <w:abstractNumId w:val="242"/>
  </w:num>
  <w:num w:numId="37">
    <w:abstractNumId w:val="50"/>
  </w:num>
  <w:num w:numId="38">
    <w:abstractNumId w:val="6"/>
  </w:num>
  <w:num w:numId="39">
    <w:abstractNumId w:val="81"/>
  </w:num>
  <w:num w:numId="40">
    <w:abstractNumId w:val="277"/>
  </w:num>
  <w:num w:numId="41">
    <w:abstractNumId w:val="32"/>
  </w:num>
  <w:num w:numId="42">
    <w:abstractNumId w:val="195"/>
  </w:num>
  <w:num w:numId="43">
    <w:abstractNumId w:val="44"/>
  </w:num>
  <w:num w:numId="44">
    <w:abstractNumId w:val="131"/>
  </w:num>
  <w:num w:numId="45">
    <w:abstractNumId w:val="162"/>
  </w:num>
  <w:num w:numId="46">
    <w:abstractNumId w:val="21"/>
  </w:num>
  <w:num w:numId="47">
    <w:abstractNumId w:val="206"/>
  </w:num>
  <w:num w:numId="48">
    <w:abstractNumId w:val="110"/>
  </w:num>
  <w:num w:numId="49">
    <w:abstractNumId w:val="148"/>
  </w:num>
  <w:num w:numId="50">
    <w:abstractNumId w:val="26"/>
  </w:num>
  <w:num w:numId="51">
    <w:abstractNumId w:val="68"/>
  </w:num>
  <w:num w:numId="52">
    <w:abstractNumId w:val="231"/>
  </w:num>
  <w:num w:numId="53">
    <w:abstractNumId w:val="103"/>
  </w:num>
  <w:num w:numId="54">
    <w:abstractNumId w:val="155"/>
  </w:num>
  <w:num w:numId="55">
    <w:abstractNumId w:val="235"/>
  </w:num>
  <w:num w:numId="56">
    <w:abstractNumId w:val="306"/>
  </w:num>
  <w:num w:numId="57">
    <w:abstractNumId w:val="246"/>
  </w:num>
  <w:num w:numId="58">
    <w:abstractNumId w:val="142"/>
  </w:num>
  <w:num w:numId="59">
    <w:abstractNumId w:val="0"/>
  </w:num>
  <w:num w:numId="60">
    <w:abstractNumId w:val="1"/>
  </w:num>
  <w:num w:numId="61">
    <w:abstractNumId w:val="42"/>
  </w:num>
  <w:num w:numId="62">
    <w:abstractNumId w:val="263"/>
  </w:num>
  <w:num w:numId="63">
    <w:abstractNumId w:val="238"/>
  </w:num>
  <w:num w:numId="64">
    <w:abstractNumId w:val="290"/>
  </w:num>
  <w:num w:numId="65">
    <w:abstractNumId w:val="100"/>
  </w:num>
  <w:num w:numId="66">
    <w:abstractNumId w:val="154"/>
  </w:num>
  <w:num w:numId="67">
    <w:abstractNumId w:val="9"/>
  </w:num>
  <w:num w:numId="68">
    <w:abstractNumId w:val="253"/>
  </w:num>
  <w:num w:numId="69">
    <w:abstractNumId w:val="156"/>
  </w:num>
  <w:num w:numId="70">
    <w:abstractNumId w:val="224"/>
  </w:num>
  <w:num w:numId="71">
    <w:abstractNumId w:val="105"/>
  </w:num>
  <w:num w:numId="72">
    <w:abstractNumId w:val="300"/>
  </w:num>
  <w:num w:numId="73">
    <w:abstractNumId w:val="256"/>
  </w:num>
  <w:num w:numId="74">
    <w:abstractNumId w:val="3"/>
  </w:num>
  <w:num w:numId="75">
    <w:abstractNumId w:val="157"/>
  </w:num>
  <w:num w:numId="76">
    <w:abstractNumId w:val="210"/>
  </w:num>
  <w:num w:numId="77">
    <w:abstractNumId w:val="191"/>
  </w:num>
  <w:num w:numId="78">
    <w:abstractNumId w:val="57"/>
  </w:num>
  <w:num w:numId="79">
    <w:abstractNumId w:val="241"/>
  </w:num>
  <w:num w:numId="80">
    <w:abstractNumId w:val="29"/>
  </w:num>
  <w:num w:numId="81">
    <w:abstractNumId w:val="144"/>
  </w:num>
  <w:num w:numId="82">
    <w:abstractNumId w:val="112"/>
  </w:num>
  <w:num w:numId="83">
    <w:abstractNumId w:val="266"/>
  </w:num>
  <w:num w:numId="84">
    <w:abstractNumId w:val="232"/>
  </w:num>
  <w:num w:numId="85">
    <w:abstractNumId w:val="82"/>
  </w:num>
  <w:num w:numId="86">
    <w:abstractNumId w:val="73"/>
  </w:num>
  <w:num w:numId="87">
    <w:abstractNumId w:val="227"/>
  </w:num>
  <w:num w:numId="88">
    <w:abstractNumId w:val="303"/>
  </w:num>
  <w:num w:numId="89">
    <w:abstractNumId w:val="91"/>
  </w:num>
  <w:num w:numId="90">
    <w:abstractNumId w:val="11"/>
  </w:num>
  <w:num w:numId="91">
    <w:abstractNumId w:val="8"/>
  </w:num>
  <w:num w:numId="92">
    <w:abstractNumId w:val="192"/>
  </w:num>
  <w:num w:numId="93">
    <w:abstractNumId w:val="179"/>
  </w:num>
  <w:num w:numId="94">
    <w:abstractNumId w:val="23"/>
  </w:num>
  <w:num w:numId="95">
    <w:abstractNumId w:val="133"/>
  </w:num>
  <w:num w:numId="96">
    <w:abstractNumId w:val="137"/>
  </w:num>
  <w:num w:numId="97">
    <w:abstractNumId w:val="163"/>
  </w:num>
  <w:num w:numId="98">
    <w:abstractNumId w:val="88"/>
  </w:num>
  <w:num w:numId="99">
    <w:abstractNumId w:val="104"/>
  </w:num>
  <w:num w:numId="100">
    <w:abstractNumId w:val="196"/>
  </w:num>
  <w:num w:numId="101">
    <w:abstractNumId w:val="116"/>
  </w:num>
  <w:num w:numId="102">
    <w:abstractNumId w:val="293"/>
  </w:num>
  <w:num w:numId="103">
    <w:abstractNumId w:val="275"/>
  </w:num>
  <w:num w:numId="104">
    <w:abstractNumId w:val="173"/>
  </w:num>
  <w:num w:numId="105">
    <w:abstractNumId w:val="15"/>
  </w:num>
  <w:num w:numId="106">
    <w:abstractNumId w:val="311"/>
  </w:num>
  <w:num w:numId="107">
    <w:abstractNumId w:val="233"/>
  </w:num>
  <w:num w:numId="108">
    <w:abstractNumId w:val="113"/>
  </w:num>
  <w:num w:numId="109">
    <w:abstractNumId w:val="239"/>
  </w:num>
  <w:num w:numId="110">
    <w:abstractNumId w:val="92"/>
  </w:num>
  <w:num w:numId="111">
    <w:abstractNumId w:val="74"/>
  </w:num>
  <w:num w:numId="112">
    <w:abstractNumId w:val="19"/>
  </w:num>
  <w:num w:numId="113">
    <w:abstractNumId w:val="228"/>
  </w:num>
  <w:num w:numId="114">
    <w:abstractNumId w:val="125"/>
  </w:num>
  <w:num w:numId="115">
    <w:abstractNumId w:val="150"/>
  </w:num>
  <w:num w:numId="116">
    <w:abstractNumId w:val="182"/>
  </w:num>
  <w:num w:numId="117">
    <w:abstractNumId w:val="194"/>
  </w:num>
  <w:num w:numId="118">
    <w:abstractNumId w:val="215"/>
  </w:num>
  <w:num w:numId="119">
    <w:abstractNumId w:val="28"/>
  </w:num>
  <w:num w:numId="120">
    <w:abstractNumId w:val="71"/>
  </w:num>
  <w:num w:numId="121">
    <w:abstractNumId w:val="123"/>
  </w:num>
  <w:num w:numId="122">
    <w:abstractNumId w:val="240"/>
  </w:num>
  <w:num w:numId="123">
    <w:abstractNumId w:val="243"/>
  </w:num>
  <w:num w:numId="124">
    <w:abstractNumId w:val="159"/>
  </w:num>
  <w:num w:numId="125">
    <w:abstractNumId w:val="188"/>
  </w:num>
  <w:num w:numId="126">
    <w:abstractNumId w:val="285"/>
  </w:num>
  <w:num w:numId="127">
    <w:abstractNumId w:val="7"/>
  </w:num>
  <w:num w:numId="128">
    <w:abstractNumId w:val="4"/>
  </w:num>
  <w:num w:numId="129">
    <w:abstractNumId w:val="200"/>
  </w:num>
  <w:num w:numId="130">
    <w:abstractNumId w:val="282"/>
  </w:num>
  <w:num w:numId="131">
    <w:abstractNumId w:val="291"/>
  </w:num>
  <w:num w:numId="132">
    <w:abstractNumId w:val="185"/>
  </w:num>
  <w:num w:numId="133">
    <w:abstractNumId w:val="273"/>
  </w:num>
  <w:num w:numId="134">
    <w:abstractNumId w:val="299"/>
  </w:num>
  <w:num w:numId="135">
    <w:abstractNumId w:val="260"/>
  </w:num>
  <w:num w:numId="136">
    <w:abstractNumId w:val="97"/>
  </w:num>
  <w:num w:numId="137">
    <w:abstractNumId w:val="249"/>
  </w:num>
  <w:num w:numId="138">
    <w:abstractNumId w:val="20"/>
  </w:num>
  <w:num w:numId="139">
    <w:abstractNumId w:val="265"/>
  </w:num>
  <w:num w:numId="140">
    <w:abstractNumId w:val="64"/>
  </w:num>
  <w:num w:numId="141">
    <w:abstractNumId w:val="66"/>
  </w:num>
  <w:num w:numId="142">
    <w:abstractNumId w:val="127"/>
  </w:num>
  <w:num w:numId="143">
    <w:abstractNumId w:val="304"/>
  </w:num>
  <w:num w:numId="144">
    <w:abstractNumId w:val="146"/>
  </w:num>
  <w:num w:numId="145">
    <w:abstractNumId w:val="12"/>
  </w:num>
  <w:num w:numId="146">
    <w:abstractNumId w:val="175"/>
  </w:num>
  <w:num w:numId="147">
    <w:abstractNumId w:val="17"/>
  </w:num>
  <w:num w:numId="148">
    <w:abstractNumId w:val="295"/>
  </w:num>
  <w:num w:numId="149">
    <w:abstractNumId w:val="207"/>
  </w:num>
  <w:num w:numId="150">
    <w:abstractNumId w:val="90"/>
  </w:num>
  <w:num w:numId="151">
    <w:abstractNumId w:val="294"/>
  </w:num>
  <w:num w:numId="152">
    <w:abstractNumId w:val="171"/>
  </w:num>
  <w:num w:numId="153">
    <w:abstractNumId w:val="43"/>
  </w:num>
  <w:num w:numId="154">
    <w:abstractNumId w:val="255"/>
  </w:num>
  <w:num w:numId="155">
    <w:abstractNumId w:val="272"/>
  </w:num>
  <w:num w:numId="156">
    <w:abstractNumId w:val="93"/>
  </w:num>
  <w:num w:numId="157">
    <w:abstractNumId w:val="244"/>
  </w:num>
  <w:num w:numId="158">
    <w:abstractNumId w:val="203"/>
  </w:num>
  <w:num w:numId="159">
    <w:abstractNumId w:val="310"/>
  </w:num>
  <w:num w:numId="160">
    <w:abstractNumId w:val="308"/>
  </w:num>
  <w:num w:numId="161">
    <w:abstractNumId w:val="184"/>
  </w:num>
  <w:num w:numId="162">
    <w:abstractNumId w:val="301"/>
  </w:num>
  <w:num w:numId="163">
    <w:abstractNumId w:val="52"/>
  </w:num>
  <w:num w:numId="164">
    <w:abstractNumId w:val="190"/>
  </w:num>
  <w:num w:numId="165">
    <w:abstractNumId w:val="257"/>
  </w:num>
  <w:num w:numId="166">
    <w:abstractNumId w:val="139"/>
  </w:num>
  <w:num w:numId="167">
    <w:abstractNumId w:val="152"/>
  </w:num>
  <w:num w:numId="168">
    <w:abstractNumId w:val="2"/>
  </w:num>
  <w:num w:numId="169">
    <w:abstractNumId w:val="158"/>
  </w:num>
  <w:num w:numId="170">
    <w:abstractNumId w:val="187"/>
  </w:num>
  <w:num w:numId="171">
    <w:abstractNumId w:val="209"/>
  </w:num>
  <w:num w:numId="172">
    <w:abstractNumId w:val="48"/>
  </w:num>
  <w:num w:numId="173">
    <w:abstractNumId w:val="283"/>
  </w:num>
  <w:num w:numId="174">
    <w:abstractNumId w:val="145"/>
  </w:num>
  <w:num w:numId="175">
    <w:abstractNumId w:val="205"/>
  </w:num>
  <w:num w:numId="176">
    <w:abstractNumId w:val="264"/>
  </w:num>
  <w:num w:numId="177">
    <w:abstractNumId w:val="289"/>
  </w:num>
  <w:num w:numId="178">
    <w:abstractNumId w:val="41"/>
  </w:num>
  <w:num w:numId="179">
    <w:abstractNumId w:val="258"/>
  </w:num>
  <w:num w:numId="180">
    <w:abstractNumId w:val="268"/>
  </w:num>
  <w:num w:numId="181">
    <w:abstractNumId w:val="251"/>
  </w:num>
  <w:num w:numId="182">
    <w:abstractNumId w:val="96"/>
  </w:num>
  <w:num w:numId="183">
    <w:abstractNumId w:val="248"/>
  </w:num>
  <w:num w:numId="184">
    <w:abstractNumId w:val="201"/>
  </w:num>
  <w:num w:numId="185">
    <w:abstractNumId w:val="135"/>
  </w:num>
  <w:num w:numId="186">
    <w:abstractNumId w:val="122"/>
  </w:num>
  <w:num w:numId="187">
    <w:abstractNumId w:val="280"/>
  </w:num>
  <w:num w:numId="188">
    <w:abstractNumId w:val="166"/>
  </w:num>
  <w:num w:numId="189">
    <w:abstractNumId w:val="254"/>
  </w:num>
  <w:num w:numId="190">
    <w:abstractNumId w:val="313"/>
  </w:num>
  <w:num w:numId="191">
    <w:abstractNumId w:val="65"/>
  </w:num>
  <w:num w:numId="192">
    <w:abstractNumId w:val="75"/>
  </w:num>
  <w:num w:numId="193">
    <w:abstractNumId w:val="31"/>
  </w:num>
  <w:num w:numId="194">
    <w:abstractNumId w:val="180"/>
  </w:num>
  <w:num w:numId="195">
    <w:abstractNumId w:val="213"/>
  </w:num>
  <w:num w:numId="196">
    <w:abstractNumId w:val="305"/>
  </w:num>
  <w:num w:numId="197">
    <w:abstractNumId w:val="221"/>
  </w:num>
  <w:num w:numId="198">
    <w:abstractNumId w:val="63"/>
  </w:num>
  <w:num w:numId="199">
    <w:abstractNumId w:val="25"/>
  </w:num>
  <w:num w:numId="200">
    <w:abstractNumId w:val="169"/>
  </w:num>
  <w:num w:numId="201">
    <w:abstractNumId w:val="198"/>
  </w:num>
  <w:num w:numId="202">
    <w:abstractNumId w:val="77"/>
  </w:num>
  <w:num w:numId="203">
    <w:abstractNumId w:val="177"/>
  </w:num>
  <w:num w:numId="204">
    <w:abstractNumId w:val="132"/>
  </w:num>
  <w:num w:numId="205">
    <w:abstractNumId w:val="226"/>
  </w:num>
  <w:num w:numId="206">
    <w:abstractNumId w:val="69"/>
  </w:num>
  <w:num w:numId="207">
    <w:abstractNumId w:val="223"/>
  </w:num>
  <w:num w:numId="208">
    <w:abstractNumId w:val="79"/>
  </w:num>
  <w:num w:numId="209">
    <w:abstractNumId w:val="109"/>
  </w:num>
  <w:num w:numId="210">
    <w:abstractNumId w:val="199"/>
  </w:num>
  <w:num w:numId="211">
    <w:abstractNumId w:val="124"/>
  </w:num>
  <w:num w:numId="212">
    <w:abstractNumId w:val="37"/>
  </w:num>
  <w:num w:numId="213">
    <w:abstractNumId w:val="30"/>
  </w:num>
  <w:num w:numId="214">
    <w:abstractNumId w:val="237"/>
  </w:num>
  <w:num w:numId="215">
    <w:abstractNumId w:val="99"/>
  </w:num>
  <w:num w:numId="216">
    <w:abstractNumId w:val="119"/>
  </w:num>
  <w:num w:numId="217">
    <w:abstractNumId w:val="181"/>
  </w:num>
  <w:num w:numId="218">
    <w:abstractNumId w:val="252"/>
  </w:num>
  <w:num w:numId="219">
    <w:abstractNumId w:val="46"/>
  </w:num>
  <w:num w:numId="220">
    <w:abstractNumId w:val="95"/>
  </w:num>
  <w:num w:numId="221">
    <w:abstractNumId w:val="85"/>
  </w:num>
  <w:num w:numId="222">
    <w:abstractNumId w:val="134"/>
  </w:num>
  <w:num w:numId="223">
    <w:abstractNumId w:val="138"/>
  </w:num>
  <w:num w:numId="224">
    <w:abstractNumId w:val="167"/>
  </w:num>
  <w:num w:numId="225">
    <w:abstractNumId w:val="212"/>
  </w:num>
  <w:num w:numId="226">
    <w:abstractNumId w:val="225"/>
  </w:num>
  <w:num w:numId="227">
    <w:abstractNumId w:val="55"/>
  </w:num>
  <w:num w:numId="228">
    <w:abstractNumId w:val="160"/>
  </w:num>
  <w:num w:numId="229">
    <w:abstractNumId w:val="115"/>
  </w:num>
  <w:num w:numId="230">
    <w:abstractNumId w:val="178"/>
  </w:num>
  <w:num w:numId="231">
    <w:abstractNumId w:val="204"/>
  </w:num>
  <w:num w:numId="232">
    <w:abstractNumId w:val="98"/>
  </w:num>
  <w:num w:numId="233">
    <w:abstractNumId w:val="70"/>
  </w:num>
  <w:num w:numId="234">
    <w:abstractNumId w:val="35"/>
  </w:num>
  <w:num w:numId="235">
    <w:abstractNumId w:val="297"/>
  </w:num>
  <w:num w:numId="236">
    <w:abstractNumId w:val="49"/>
  </w:num>
  <w:num w:numId="237">
    <w:abstractNumId w:val="220"/>
  </w:num>
  <w:num w:numId="238">
    <w:abstractNumId w:val="270"/>
  </w:num>
  <w:num w:numId="239">
    <w:abstractNumId w:val="164"/>
  </w:num>
  <w:num w:numId="240">
    <w:abstractNumId w:val="143"/>
  </w:num>
  <w:num w:numId="241">
    <w:abstractNumId w:val="193"/>
  </w:num>
  <w:num w:numId="242">
    <w:abstractNumId w:val="108"/>
  </w:num>
  <w:num w:numId="243">
    <w:abstractNumId w:val="141"/>
  </w:num>
  <w:num w:numId="244">
    <w:abstractNumId w:val="126"/>
  </w:num>
  <w:num w:numId="245">
    <w:abstractNumId w:val="76"/>
  </w:num>
  <w:num w:numId="246">
    <w:abstractNumId w:val="287"/>
  </w:num>
  <w:num w:numId="247">
    <w:abstractNumId w:val="312"/>
  </w:num>
  <w:num w:numId="248">
    <w:abstractNumId w:val="278"/>
  </w:num>
  <w:num w:numId="249">
    <w:abstractNumId w:val="14"/>
  </w:num>
  <w:num w:numId="250">
    <w:abstractNumId w:val="211"/>
  </w:num>
  <w:num w:numId="251">
    <w:abstractNumId w:val="292"/>
  </w:num>
  <w:num w:numId="252">
    <w:abstractNumId w:val="51"/>
  </w:num>
  <w:num w:numId="253">
    <w:abstractNumId w:val="296"/>
  </w:num>
  <w:num w:numId="254">
    <w:abstractNumId w:val="189"/>
  </w:num>
  <w:num w:numId="255">
    <w:abstractNumId w:val="118"/>
  </w:num>
  <w:num w:numId="256">
    <w:abstractNumId w:val="34"/>
  </w:num>
  <w:num w:numId="257">
    <w:abstractNumId w:val="216"/>
  </w:num>
  <w:num w:numId="258">
    <w:abstractNumId w:val="218"/>
  </w:num>
  <w:num w:numId="259">
    <w:abstractNumId w:val="78"/>
  </w:num>
  <w:num w:numId="260">
    <w:abstractNumId w:val="129"/>
  </w:num>
  <w:num w:numId="261">
    <w:abstractNumId w:val="202"/>
  </w:num>
  <w:num w:numId="262">
    <w:abstractNumId w:val="84"/>
  </w:num>
  <w:num w:numId="263">
    <w:abstractNumId w:val="107"/>
  </w:num>
  <w:num w:numId="264">
    <w:abstractNumId w:val="274"/>
  </w:num>
  <w:num w:numId="265">
    <w:abstractNumId w:val="234"/>
  </w:num>
  <w:num w:numId="266">
    <w:abstractNumId w:val="271"/>
  </w:num>
  <w:num w:numId="267">
    <w:abstractNumId w:val="16"/>
  </w:num>
  <w:num w:numId="268">
    <w:abstractNumId w:val="62"/>
  </w:num>
  <w:num w:numId="269">
    <w:abstractNumId w:val="136"/>
  </w:num>
  <w:num w:numId="270">
    <w:abstractNumId w:val="174"/>
  </w:num>
  <w:num w:numId="271">
    <w:abstractNumId w:val="106"/>
  </w:num>
  <w:num w:numId="272">
    <w:abstractNumId w:val="230"/>
  </w:num>
  <w:num w:numId="273">
    <w:abstractNumId w:val="111"/>
  </w:num>
  <w:num w:numId="274">
    <w:abstractNumId w:val="86"/>
  </w:num>
  <w:num w:numId="275">
    <w:abstractNumId w:val="262"/>
  </w:num>
  <w:num w:numId="276">
    <w:abstractNumId w:val="245"/>
  </w:num>
  <w:num w:numId="277">
    <w:abstractNumId w:val="40"/>
  </w:num>
  <w:num w:numId="278">
    <w:abstractNumId w:val="279"/>
  </w:num>
  <w:num w:numId="279">
    <w:abstractNumId w:val="302"/>
  </w:num>
  <w:num w:numId="280">
    <w:abstractNumId w:val="36"/>
  </w:num>
  <w:num w:numId="281">
    <w:abstractNumId w:val="247"/>
  </w:num>
  <w:num w:numId="282">
    <w:abstractNumId w:val="217"/>
  </w:num>
  <w:num w:numId="283">
    <w:abstractNumId w:val="39"/>
  </w:num>
  <w:num w:numId="284">
    <w:abstractNumId w:val="58"/>
  </w:num>
  <w:num w:numId="285">
    <w:abstractNumId w:val="114"/>
  </w:num>
  <w:num w:numId="286">
    <w:abstractNumId w:val="59"/>
  </w:num>
  <w:num w:numId="287">
    <w:abstractNumId w:val="94"/>
  </w:num>
  <w:num w:numId="288">
    <w:abstractNumId w:val="72"/>
  </w:num>
  <w:num w:numId="289">
    <w:abstractNumId w:val="267"/>
  </w:num>
  <w:num w:numId="290">
    <w:abstractNumId w:val="208"/>
  </w:num>
  <w:num w:numId="291">
    <w:abstractNumId w:val="45"/>
  </w:num>
  <w:num w:numId="292">
    <w:abstractNumId w:val="176"/>
  </w:num>
  <w:num w:numId="293">
    <w:abstractNumId w:val="83"/>
  </w:num>
  <w:num w:numId="294">
    <w:abstractNumId w:val="33"/>
  </w:num>
  <w:num w:numId="295">
    <w:abstractNumId w:val="27"/>
  </w:num>
  <w:num w:numId="296">
    <w:abstractNumId w:val="284"/>
  </w:num>
  <w:num w:numId="297">
    <w:abstractNumId w:val="101"/>
  </w:num>
  <w:num w:numId="298">
    <w:abstractNumId w:val="269"/>
  </w:num>
  <w:num w:numId="299">
    <w:abstractNumId w:val="151"/>
  </w:num>
  <w:num w:numId="300">
    <w:abstractNumId w:val="140"/>
  </w:num>
  <w:num w:numId="301">
    <w:abstractNumId w:val="89"/>
  </w:num>
  <w:num w:numId="302">
    <w:abstractNumId w:val="67"/>
  </w:num>
  <w:num w:numId="303">
    <w:abstractNumId w:val="60"/>
  </w:num>
  <w:num w:numId="304">
    <w:abstractNumId w:val="161"/>
  </w:num>
  <w:num w:numId="305">
    <w:abstractNumId w:val="298"/>
  </w:num>
  <w:num w:numId="306">
    <w:abstractNumId w:val="47"/>
  </w:num>
  <w:num w:numId="307">
    <w:abstractNumId w:val="102"/>
  </w:num>
  <w:num w:numId="308">
    <w:abstractNumId w:val="183"/>
  </w:num>
  <w:num w:numId="309">
    <w:abstractNumId w:val="38"/>
  </w:num>
  <w:num w:numId="310">
    <w:abstractNumId w:val="22"/>
  </w:num>
  <w:num w:numId="311">
    <w:abstractNumId w:val="24"/>
  </w:num>
  <w:num w:numId="312">
    <w:abstractNumId w:val="236"/>
  </w:num>
  <w:num w:numId="313">
    <w:abstractNumId w:val="87"/>
  </w:num>
  <w:num w:numId="314">
    <w:abstractNumId w:val="149"/>
  </w:num>
  <w:numIdMacAtCleanup w:val="3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2">
    <w15:presenceInfo w15:providerId="None" w15:userI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B5C"/>
    <w:rsid w:val="00001353"/>
    <w:rsid w:val="00007C13"/>
    <w:rsid w:val="00013783"/>
    <w:rsid w:val="00014B7B"/>
    <w:rsid w:val="00015B11"/>
    <w:rsid w:val="000445DF"/>
    <w:rsid w:val="00056314"/>
    <w:rsid w:val="00057C87"/>
    <w:rsid w:val="0007210A"/>
    <w:rsid w:val="00086FA1"/>
    <w:rsid w:val="000950B0"/>
    <w:rsid w:val="000B241C"/>
    <w:rsid w:val="000C6758"/>
    <w:rsid w:val="000D117B"/>
    <w:rsid w:val="000D4597"/>
    <w:rsid w:val="000E4E6C"/>
    <w:rsid w:val="000E5380"/>
    <w:rsid w:val="000F124D"/>
    <w:rsid w:val="000F441D"/>
    <w:rsid w:val="000F756E"/>
    <w:rsid w:val="00112990"/>
    <w:rsid w:val="00112BAF"/>
    <w:rsid w:val="0012270D"/>
    <w:rsid w:val="0013389B"/>
    <w:rsid w:val="00134C3F"/>
    <w:rsid w:val="001470FB"/>
    <w:rsid w:val="001526A2"/>
    <w:rsid w:val="001534AD"/>
    <w:rsid w:val="00197865"/>
    <w:rsid w:val="001C05AC"/>
    <w:rsid w:val="001C1142"/>
    <w:rsid w:val="00204B6C"/>
    <w:rsid w:val="0020746A"/>
    <w:rsid w:val="002366A2"/>
    <w:rsid w:val="00247CE1"/>
    <w:rsid w:val="00263C90"/>
    <w:rsid w:val="0026744A"/>
    <w:rsid w:val="002974CA"/>
    <w:rsid w:val="002A295A"/>
    <w:rsid w:val="002A4ED6"/>
    <w:rsid w:val="002B0104"/>
    <w:rsid w:val="002B184D"/>
    <w:rsid w:val="002C740F"/>
    <w:rsid w:val="002F2720"/>
    <w:rsid w:val="002F7B5A"/>
    <w:rsid w:val="00302B2B"/>
    <w:rsid w:val="003211E3"/>
    <w:rsid w:val="00325318"/>
    <w:rsid w:val="003606C6"/>
    <w:rsid w:val="00362517"/>
    <w:rsid w:val="003838C6"/>
    <w:rsid w:val="003873B3"/>
    <w:rsid w:val="003878F4"/>
    <w:rsid w:val="003C0787"/>
    <w:rsid w:val="003E10D1"/>
    <w:rsid w:val="004015F5"/>
    <w:rsid w:val="00411FAA"/>
    <w:rsid w:val="0042563B"/>
    <w:rsid w:val="0042668A"/>
    <w:rsid w:val="00450F2B"/>
    <w:rsid w:val="00453B7A"/>
    <w:rsid w:val="00455500"/>
    <w:rsid w:val="00460DA7"/>
    <w:rsid w:val="00482C79"/>
    <w:rsid w:val="004962E1"/>
    <w:rsid w:val="004B35C4"/>
    <w:rsid w:val="004D4CAC"/>
    <w:rsid w:val="004D5420"/>
    <w:rsid w:val="004D5EB2"/>
    <w:rsid w:val="004F421A"/>
    <w:rsid w:val="005000D1"/>
    <w:rsid w:val="00516B63"/>
    <w:rsid w:val="005226AE"/>
    <w:rsid w:val="005658C9"/>
    <w:rsid w:val="00582235"/>
    <w:rsid w:val="005F6B70"/>
    <w:rsid w:val="006007E6"/>
    <w:rsid w:val="00601EB5"/>
    <w:rsid w:val="00613530"/>
    <w:rsid w:val="00614FCD"/>
    <w:rsid w:val="00622DAB"/>
    <w:rsid w:val="00624332"/>
    <w:rsid w:val="00632EB3"/>
    <w:rsid w:val="006449E9"/>
    <w:rsid w:val="0064714C"/>
    <w:rsid w:val="006472F5"/>
    <w:rsid w:val="006552B4"/>
    <w:rsid w:val="006717FB"/>
    <w:rsid w:val="006A359D"/>
    <w:rsid w:val="006B484B"/>
    <w:rsid w:val="006C7074"/>
    <w:rsid w:val="006D6592"/>
    <w:rsid w:val="006F33AA"/>
    <w:rsid w:val="00721F10"/>
    <w:rsid w:val="0073683B"/>
    <w:rsid w:val="00741B7D"/>
    <w:rsid w:val="0076774C"/>
    <w:rsid w:val="00771DB2"/>
    <w:rsid w:val="007821BB"/>
    <w:rsid w:val="00797C31"/>
    <w:rsid w:val="007C7548"/>
    <w:rsid w:val="007D3742"/>
    <w:rsid w:val="007E1206"/>
    <w:rsid w:val="007F5F7D"/>
    <w:rsid w:val="007F72B2"/>
    <w:rsid w:val="00812BEC"/>
    <w:rsid w:val="00816ABB"/>
    <w:rsid w:val="00861858"/>
    <w:rsid w:val="008665F3"/>
    <w:rsid w:val="00867E08"/>
    <w:rsid w:val="00872030"/>
    <w:rsid w:val="00881E55"/>
    <w:rsid w:val="008828C8"/>
    <w:rsid w:val="008A1731"/>
    <w:rsid w:val="008A4859"/>
    <w:rsid w:val="008A4C5D"/>
    <w:rsid w:val="008B68B7"/>
    <w:rsid w:val="008C2158"/>
    <w:rsid w:val="008F44BB"/>
    <w:rsid w:val="008F7D4C"/>
    <w:rsid w:val="00911EF6"/>
    <w:rsid w:val="00915FAC"/>
    <w:rsid w:val="00921559"/>
    <w:rsid w:val="00977519"/>
    <w:rsid w:val="00981311"/>
    <w:rsid w:val="00987D95"/>
    <w:rsid w:val="00996281"/>
    <w:rsid w:val="009A1C62"/>
    <w:rsid w:val="009B70C9"/>
    <w:rsid w:val="009D36A7"/>
    <w:rsid w:val="009D40CC"/>
    <w:rsid w:val="009F2A4B"/>
    <w:rsid w:val="009F381A"/>
    <w:rsid w:val="00A038E2"/>
    <w:rsid w:val="00A21A60"/>
    <w:rsid w:val="00A342D9"/>
    <w:rsid w:val="00A40886"/>
    <w:rsid w:val="00A45CEB"/>
    <w:rsid w:val="00A61C8E"/>
    <w:rsid w:val="00A67EB2"/>
    <w:rsid w:val="00A7256A"/>
    <w:rsid w:val="00AA1D11"/>
    <w:rsid w:val="00AB69C8"/>
    <w:rsid w:val="00AC3445"/>
    <w:rsid w:val="00AC5F61"/>
    <w:rsid w:val="00AC7F7D"/>
    <w:rsid w:val="00AE396F"/>
    <w:rsid w:val="00AE5DA2"/>
    <w:rsid w:val="00AF3393"/>
    <w:rsid w:val="00B00D89"/>
    <w:rsid w:val="00B203D1"/>
    <w:rsid w:val="00B24575"/>
    <w:rsid w:val="00B419FC"/>
    <w:rsid w:val="00B45254"/>
    <w:rsid w:val="00B5115D"/>
    <w:rsid w:val="00B852DC"/>
    <w:rsid w:val="00B86B5C"/>
    <w:rsid w:val="00B87FD9"/>
    <w:rsid w:val="00BA4F17"/>
    <w:rsid w:val="00BB3AF9"/>
    <w:rsid w:val="00BC49CA"/>
    <w:rsid w:val="00BD5172"/>
    <w:rsid w:val="00BF64C9"/>
    <w:rsid w:val="00C018C3"/>
    <w:rsid w:val="00C0487D"/>
    <w:rsid w:val="00C11D11"/>
    <w:rsid w:val="00C207C3"/>
    <w:rsid w:val="00C24018"/>
    <w:rsid w:val="00C330BF"/>
    <w:rsid w:val="00C40C59"/>
    <w:rsid w:val="00C4546B"/>
    <w:rsid w:val="00C548EB"/>
    <w:rsid w:val="00C6078F"/>
    <w:rsid w:val="00C618A4"/>
    <w:rsid w:val="00C82A85"/>
    <w:rsid w:val="00C86617"/>
    <w:rsid w:val="00C94C1E"/>
    <w:rsid w:val="00CB1EB9"/>
    <w:rsid w:val="00CB3725"/>
    <w:rsid w:val="00CB5FD1"/>
    <w:rsid w:val="00CB7818"/>
    <w:rsid w:val="00CC5456"/>
    <w:rsid w:val="00CE0088"/>
    <w:rsid w:val="00CE3555"/>
    <w:rsid w:val="00CE4E87"/>
    <w:rsid w:val="00CF0EA2"/>
    <w:rsid w:val="00CF7140"/>
    <w:rsid w:val="00CF7885"/>
    <w:rsid w:val="00D063AD"/>
    <w:rsid w:val="00D12C4D"/>
    <w:rsid w:val="00D259EF"/>
    <w:rsid w:val="00D4444D"/>
    <w:rsid w:val="00D50669"/>
    <w:rsid w:val="00D62D28"/>
    <w:rsid w:val="00D70C2E"/>
    <w:rsid w:val="00D73E53"/>
    <w:rsid w:val="00D73FCB"/>
    <w:rsid w:val="00D74C74"/>
    <w:rsid w:val="00D83F90"/>
    <w:rsid w:val="00D971B5"/>
    <w:rsid w:val="00DA2D7A"/>
    <w:rsid w:val="00DB1A1A"/>
    <w:rsid w:val="00DB3C4B"/>
    <w:rsid w:val="00DB5D94"/>
    <w:rsid w:val="00DD6B39"/>
    <w:rsid w:val="00DE4A38"/>
    <w:rsid w:val="00DE7751"/>
    <w:rsid w:val="00E5192C"/>
    <w:rsid w:val="00E64F85"/>
    <w:rsid w:val="00E73FEB"/>
    <w:rsid w:val="00EA17B8"/>
    <w:rsid w:val="00EC4DFB"/>
    <w:rsid w:val="00ED3C3A"/>
    <w:rsid w:val="00ED68B1"/>
    <w:rsid w:val="00F00EB2"/>
    <w:rsid w:val="00F06AE7"/>
    <w:rsid w:val="00F178BB"/>
    <w:rsid w:val="00F36BD4"/>
    <w:rsid w:val="00F81845"/>
    <w:rsid w:val="00F94870"/>
    <w:rsid w:val="00FB429F"/>
    <w:rsid w:val="00FB5537"/>
    <w:rsid w:val="00FC39F7"/>
    <w:rsid w:val="00FC7A68"/>
    <w:rsid w:val="00FE2D4F"/>
    <w:rsid w:val="00FE5CF5"/>
    <w:rsid w:val="00FE75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363010E3"/>
  <w15:docId w15:val="{CF15687A-5C13-4438-9F93-0A00336C7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374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86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B86B5C"/>
    <w:pPr>
      <w:spacing w:after="160" w:line="259" w:lineRule="auto"/>
      <w:ind w:left="720"/>
      <w:contextualSpacing/>
    </w:pPr>
  </w:style>
  <w:style w:type="paragraph" w:styleId="a5">
    <w:name w:val="Balloon Text"/>
    <w:basedOn w:val="a"/>
    <w:link w:val="a6"/>
    <w:uiPriority w:val="99"/>
    <w:semiHidden/>
    <w:unhideWhenUsed/>
    <w:rsid w:val="00B86B5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86B5C"/>
    <w:rPr>
      <w:rFonts w:ascii="Tahoma" w:hAnsi="Tahoma" w:cs="Tahoma"/>
      <w:sz w:val="16"/>
      <w:szCs w:val="16"/>
    </w:rPr>
  </w:style>
  <w:style w:type="character" w:customStyle="1" w:styleId="4">
    <w:name w:val="Основной текст (4)_"/>
    <w:basedOn w:val="a0"/>
    <w:link w:val="40"/>
    <w:rsid w:val="00AA1D11"/>
    <w:rPr>
      <w:rFonts w:ascii="Century Schoolbook" w:eastAsia="Century Schoolbook" w:hAnsi="Century Schoolbook" w:cs="Century Schoolbook"/>
      <w:sz w:val="19"/>
      <w:szCs w:val="19"/>
      <w:shd w:val="clear" w:color="auto" w:fill="FFFFFF"/>
    </w:rPr>
  </w:style>
  <w:style w:type="paragraph" w:customStyle="1" w:styleId="40">
    <w:name w:val="Основной текст (4)"/>
    <w:basedOn w:val="a"/>
    <w:link w:val="4"/>
    <w:rsid w:val="00AA1D11"/>
    <w:pPr>
      <w:shd w:val="clear" w:color="auto" w:fill="FFFFFF"/>
      <w:spacing w:before="180" w:after="0" w:line="240" w:lineRule="exact"/>
      <w:ind w:hanging="320"/>
      <w:jc w:val="both"/>
    </w:pPr>
    <w:rPr>
      <w:rFonts w:ascii="Century Schoolbook" w:eastAsia="Century Schoolbook" w:hAnsi="Century Schoolbook" w:cs="Century Schoolbook"/>
      <w:sz w:val="19"/>
      <w:szCs w:val="19"/>
    </w:rPr>
  </w:style>
  <w:style w:type="character" w:styleId="a7">
    <w:name w:val="Placeholder Text"/>
    <w:basedOn w:val="a0"/>
    <w:uiPriority w:val="99"/>
    <w:semiHidden/>
    <w:rsid w:val="000F441D"/>
    <w:rPr>
      <w:color w:val="808080"/>
    </w:rPr>
  </w:style>
  <w:style w:type="character" w:customStyle="1" w:styleId="43pt">
    <w:name w:val="Основной текст (4) + Интервал 3 pt"/>
    <w:basedOn w:val="4"/>
    <w:rsid w:val="002974CA"/>
    <w:rPr>
      <w:rFonts w:ascii="Century Schoolbook" w:eastAsia="Century Schoolbook" w:hAnsi="Century Schoolbook" w:cs="Century Schoolbook"/>
      <w:b w:val="0"/>
      <w:bCs w:val="0"/>
      <w:i w:val="0"/>
      <w:iCs w:val="0"/>
      <w:smallCaps w:val="0"/>
      <w:strike w:val="0"/>
      <w:spacing w:val="60"/>
      <w:sz w:val="19"/>
      <w:szCs w:val="19"/>
      <w:shd w:val="clear" w:color="auto" w:fill="FFFFFF"/>
    </w:rPr>
  </w:style>
  <w:style w:type="character" w:customStyle="1" w:styleId="a8">
    <w:name w:val="Основной текст_"/>
    <w:basedOn w:val="a0"/>
    <w:link w:val="6"/>
    <w:rsid w:val="00AE396F"/>
    <w:rPr>
      <w:rFonts w:ascii="Century Schoolbook" w:eastAsia="Century Schoolbook" w:hAnsi="Century Schoolbook" w:cs="Century Schoolbook"/>
      <w:sz w:val="17"/>
      <w:szCs w:val="17"/>
      <w:shd w:val="clear" w:color="auto" w:fill="FFFFFF"/>
    </w:rPr>
  </w:style>
  <w:style w:type="paragraph" w:customStyle="1" w:styleId="6">
    <w:name w:val="Основной текст6"/>
    <w:basedOn w:val="a"/>
    <w:link w:val="a8"/>
    <w:rsid w:val="00AE396F"/>
    <w:pPr>
      <w:shd w:val="clear" w:color="auto" w:fill="FFFFFF"/>
      <w:spacing w:before="120" w:after="0" w:line="221" w:lineRule="exact"/>
      <w:ind w:hanging="480"/>
      <w:jc w:val="both"/>
    </w:pPr>
    <w:rPr>
      <w:rFonts w:ascii="Century Schoolbook" w:eastAsia="Century Schoolbook" w:hAnsi="Century Schoolbook" w:cs="Century Schoolbook"/>
      <w:sz w:val="17"/>
      <w:szCs w:val="17"/>
    </w:rPr>
  </w:style>
  <w:style w:type="character" w:customStyle="1" w:styleId="mtext">
    <w:name w:val="mtext"/>
    <w:basedOn w:val="a0"/>
    <w:rsid w:val="007D3742"/>
  </w:style>
  <w:style w:type="character" w:customStyle="1" w:styleId="mo">
    <w:name w:val="mo"/>
    <w:basedOn w:val="a0"/>
    <w:rsid w:val="007D3742"/>
  </w:style>
  <w:style w:type="character" w:customStyle="1" w:styleId="mn">
    <w:name w:val="mn"/>
    <w:basedOn w:val="a0"/>
    <w:rsid w:val="007D3742"/>
  </w:style>
  <w:style w:type="character" w:customStyle="1" w:styleId="basis">
    <w:name w:val="basis"/>
    <w:basedOn w:val="a0"/>
    <w:rsid w:val="007D3742"/>
  </w:style>
  <w:style w:type="character" w:customStyle="1" w:styleId="mi">
    <w:name w:val="mi"/>
    <w:basedOn w:val="a0"/>
    <w:rsid w:val="007D3742"/>
  </w:style>
  <w:style w:type="paragraph" w:customStyle="1" w:styleId="distractor">
    <w:name w:val="distractor"/>
    <w:basedOn w:val="a"/>
    <w:rsid w:val="0099628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header"/>
    <w:basedOn w:val="a"/>
    <w:link w:val="aa"/>
    <w:uiPriority w:val="99"/>
    <w:unhideWhenUsed/>
    <w:rsid w:val="0058223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582235"/>
  </w:style>
  <w:style w:type="paragraph" w:styleId="ab">
    <w:name w:val="footer"/>
    <w:basedOn w:val="a"/>
    <w:link w:val="ac"/>
    <w:uiPriority w:val="99"/>
    <w:unhideWhenUsed/>
    <w:rsid w:val="0058223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582235"/>
  </w:style>
  <w:style w:type="paragraph" w:customStyle="1" w:styleId="leftmargin">
    <w:name w:val="left_margin"/>
    <w:basedOn w:val="a"/>
    <w:rsid w:val="0020746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d">
    <w:name w:val="Normal (Web)"/>
    <w:basedOn w:val="a"/>
    <w:uiPriority w:val="99"/>
    <w:unhideWhenUsed/>
    <w:rsid w:val="0020746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8">
    <w:name w:val="Основной текст8"/>
    <w:basedOn w:val="a"/>
    <w:rsid w:val="005658C9"/>
    <w:pPr>
      <w:shd w:val="clear" w:color="auto" w:fill="FFFFFF"/>
      <w:spacing w:before="120" w:after="0" w:line="264" w:lineRule="exact"/>
      <w:ind w:hanging="1800"/>
    </w:pPr>
    <w:rPr>
      <w:rFonts w:ascii="Century Schoolbook" w:eastAsia="Century Schoolbook" w:hAnsi="Century Schoolbook" w:cs="Century Schoolbook"/>
      <w:color w:val="000000"/>
      <w:sz w:val="19"/>
      <w:szCs w:val="19"/>
      <w:lang w:val="ru" w:eastAsia="ru-RU"/>
    </w:rPr>
  </w:style>
  <w:style w:type="character" w:customStyle="1" w:styleId="1">
    <w:name w:val="Основной текст1"/>
    <w:basedOn w:val="a8"/>
    <w:rsid w:val="00450F2B"/>
    <w:rPr>
      <w:rFonts w:ascii="Century Schoolbook" w:eastAsia="Century Schoolbook" w:hAnsi="Century Schoolbook" w:cs="Century Schoolbook"/>
      <w:b w:val="0"/>
      <w:bCs w:val="0"/>
      <w:i w:val="0"/>
      <w:iCs w:val="0"/>
      <w:smallCaps w:val="0"/>
      <w:strike w:val="0"/>
      <w:spacing w:val="0"/>
      <w:sz w:val="19"/>
      <w:szCs w:val="19"/>
      <w:shd w:val="clear" w:color="auto" w:fill="FFFFFF"/>
    </w:rPr>
  </w:style>
  <w:style w:type="character" w:customStyle="1" w:styleId="14">
    <w:name w:val="Основной текст14"/>
    <w:basedOn w:val="a8"/>
    <w:rsid w:val="00450F2B"/>
    <w:rPr>
      <w:rFonts w:ascii="Century Schoolbook" w:eastAsia="Century Schoolbook" w:hAnsi="Century Schoolbook" w:cs="Century Schoolbook"/>
      <w:b w:val="0"/>
      <w:bCs w:val="0"/>
      <w:i w:val="0"/>
      <w:iCs w:val="0"/>
      <w:smallCaps w:val="0"/>
      <w:strike w:val="0"/>
      <w:spacing w:val="0"/>
      <w:sz w:val="19"/>
      <w:szCs w:val="19"/>
      <w:shd w:val="clear" w:color="auto" w:fill="FFFFFF"/>
    </w:rPr>
  </w:style>
  <w:style w:type="paragraph" w:customStyle="1" w:styleId="28">
    <w:name w:val="Основной текст28"/>
    <w:basedOn w:val="a"/>
    <w:rsid w:val="00450F2B"/>
    <w:pPr>
      <w:shd w:val="clear" w:color="auto" w:fill="FFFFFF"/>
      <w:spacing w:before="240" w:after="0" w:line="230" w:lineRule="exact"/>
      <w:ind w:firstLine="380"/>
      <w:jc w:val="both"/>
    </w:pPr>
    <w:rPr>
      <w:rFonts w:ascii="Century Schoolbook" w:eastAsia="Century Schoolbook" w:hAnsi="Century Schoolbook" w:cs="Century Schoolbook"/>
      <w:color w:val="000000"/>
      <w:sz w:val="19"/>
      <w:szCs w:val="19"/>
      <w:lang w:val="ru" w:eastAsia="ru-RU"/>
    </w:rPr>
  </w:style>
  <w:style w:type="character" w:customStyle="1" w:styleId="0pt2">
    <w:name w:val="Основной текст + Курсив;Интервал 0 pt2"/>
    <w:basedOn w:val="a8"/>
    <w:rsid w:val="00450F2B"/>
    <w:rPr>
      <w:rFonts w:ascii="Century Schoolbook" w:eastAsia="Century Schoolbook" w:hAnsi="Century Schoolbook" w:cs="Century Schoolbook"/>
      <w:b w:val="0"/>
      <w:bCs w:val="0"/>
      <w:i/>
      <w:iCs/>
      <w:smallCaps w:val="0"/>
      <w:strike w:val="0"/>
      <w:spacing w:val="10"/>
      <w:sz w:val="17"/>
      <w:szCs w:val="17"/>
      <w:shd w:val="clear" w:color="auto" w:fill="FFFFFF"/>
    </w:rPr>
  </w:style>
  <w:style w:type="character" w:customStyle="1" w:styleId="0pt3">
    <w:name w:val="Основной текст + Курсив;Интервал 0 pt3"/>
    <w:basedOn w:val="a8"/>
    <w:rsid w:val="00450F2B"/>
    <w:rPr>
      <w:rFonts w:ascii="Century Schoolbook" w:eastAsia="Century Schoolbook" w:hAnsi="Century Schoolbook" w:cs="Century Schoolbook"/>
      <w:b w:val="0"/>
      <w:bCs w:val="0"/>
      <w:i/>
      <w:iCs/>
      <w:smallCaps w:val="0"/>
      <w:strike w:val="0"/>
      <w:spacing w:val="10"/>
      <w:sz w:val="17"/>
      <w:szCs w:val="17"/>
      <w:shd w:val="clear" w:color="auto" w:fill="FFFFFF"/>
    </w:rPr>
  </w:style>
  <w:style w:type="character" w:customStyle="1" w:styleId="2pt">
    <w:name w:val="Основной текст + Интервал 2 pt"/>
    <w:basedOn w:val="a8"/>
    <w:rsid w:val="00450F2B"/>
    <w:rPr>
      <w:rFonts w:ascii="Century Schoolbook" w:eastAsia="Century Schoolbook" w:hAnsi="Century Schoolbook" w:cs="Century Schoolbook"/>
      <w:b w:val="0"/>
      <w:bCs w:val="0"/>
      <w:i w:val="0"/>
      <w:iCs w:val="0"/>
      <w:smallCaps w:val="0"/>
      <w:strike w:val="0"/>
      <w:spacing w:val="40"/>
      <w:sz w:val="17"/>
      <w:szCs w:val="17"/>
      <w:shd w:val="clear" w:color="auto" w:fill="FFFFFF"/>
    </w:rPr>
  </w:style>
  <w:style w:type="character" w:customStyle="1" w:styleId="1pt">
    <w:name w:val="Основной текст + Курсив;Интервал 1 pt"/>
    <w:basedOn w:val="a8"/>
    <w:rsid w:val="00450F2B"/>
    <w:rPr>
      <w:rFonts w:ascii="Century Schoolbook" w:eastAsia="Century Schoolbook" w:hAnsi="Century Schoolbook" w:cs="Century Schoolbook"/>
      <w:b w:val="0"/>
      <w:bCs w:val="0"/>
      <w:i/>
      <w:iCs/>
      <w:smallCaps w:val="0"/>
      <w:strike w:val="0"/>
      <w:spacing w:val="20"/>
      <w:sz w:val="17"/>
      <w:szCs w:val="17"/>
      <w:shd w:val="clear" w:color="auto" w:fill="FFFFFF"/>
    </w:rPr>
  </w:style>
  <w:style w:type="character" w:customStyle="1" w:styleId="75pt">
    <w:name w:val="Основной текст + 7;5 pt"/>
    <w:basedOn w:val="a8"/>
    <w:rsid w:val="00450F2B"/>
    <w:rPr>
      <w:rFonts w:ascii="Century Schoolbook" w:eastAsia="Century Schoolbook" w:hAnsi="Century Schoolbook" w:cs="Century Schoolbook"/>
      <w:b w:val="0"/>
      <w:bCs w:val="0"/>
      <w:i w:val="0"/>
      <w:iCs w:val="0"/>
      <w:smallCaps w:val="0"/>
      <w:strike w:val="0"/>
      <w:spacing w:val="0"/>
      <w:sz w:val="15"/>
      <w:szCs w:val="15"/>
      <w:shd w:val="clear" w:color="auto" w:fill="FFFFFF"/>
    </w:rPr>
  </w:style>
  <w:style w:type="character" w:customStyle="1" w:styleId="10pt1">
    <w:name w:val="Основной текст + 10 pt;Полужирный;Курсив1"/>
    <w:basedOn w:val="a8"/>
    <w:rsid w:val="00450F2B"/>
    <w:rPr>
      <w:rFonts w:ascii="Century Schoolbook" w:eastAsia="Century Schoolbook" w:hAnsi="Century Schoolbook" w:cs="Century Schoolbook"/>
      <w:b/>
      <w:bCs/>
      <w:i/>
      <w:iCs/>
      <w:smallCaps w:val="0"/>
      <w:strike w:val="0"/>
      <w:spacing w:val="0"/>
      <w:sz w:val="20"/>
      <w:szCs w:val="20"/>
      <w:shd w:val="clear" w:color="auto" w:fill="FFFFFF"/>
      <w:lang w:val="en-US"/>
    </w:rPr>
  </w:style>
  <w:style w:type="character" w:customStyle="1" w:styleId="4pt">
    <w:name w:val="Основной текст + Интервал 4 pt"/>
    <w:basedOn w:val="a8"/>
    <w:rsid w:val="00450F2B"/>
    <w:rPr>
      <w:rFonts w:ascii="Century Schoolbook" w:eastAsia="Century Schoolbook" w:hAnsi="Century Schoolbook" w:cs="Century Schoolbook"/>
      <w:b w:val="0"/>
      <w:bCs w:val="0"/>
      <w:i w:val="0"/>
      <w:iCs w:val="0"/>
      <w:smallCaps w:val="0"/>
      <w:strike w:val="0"/>
      <w:spacing w:val="80"/>
      <w:sz w:val="17"/>
      <w:szCs w:val="17"/>
      <w:shd w:val="clear" w:color="auto" w:fill="FFFFFF"/>
    </w:rPr>
  </w:style>
  <w:style w:type="character" w:customStyle="1" w:styleId="41">
    <w:name w:val="Основной текст4"/>
    <w:basedOn w:val="a8"/>
    <w:rsid w:val="00450F2B"/>
    <w:rPr>
      <w:rFonts w:ascii="Century Schoolbook" w:eastAsia="Century Schoolbook" w:hAnsi="Century Schoolbook" w:cs="Century Schoolbook"/>
      <w:b w:val="0"/>
      <w:bCs w:val="0"/>
      <w:i w:val="0"/>
      <w:iCs w:val="0"/>
      <w:smallCaps w:val="0"/>
      <w:strike w:val="0"/>
      <w:spacing w:val="0"/>
      <w:sz w:val="19"/>
      <w:szCs w:val="19"/>
      <w:shd w:val="clear" w:color="auto" w:fill="FFFFFF"/>
    </w:rPr>
  </w:style>
  <w:style w:type="character" w:customStyle="1" w:styleId="ae">
    <w:name w:val="Подпись к картинке_"/>
    <w:basedOn w:val="a0"/>
    <w:link w:val="10"/>
    <w:rsid w:val="00450F2B"/>
    <w:rPr>
      <w:rFonts w:ascii="Century Schoolbook" w:eastAsia="Century Schoolbook" w:hAnsi="Century Schoolbook" w:cs="Century Schoolbook"/>
      <w:sz w:val="17"/>
      <w:szCs w:val="17"/>
      <w:shd w:val="clear" w:color="auto" w:fill="FFFFFF"/>
    </w:rPr>
  </w:style>
  <w:style w:type="paragraph" w:customStyle="1" w:styleId="10">
    <w:name w:val="Подпись к картинке1"/>
    <w:basedOn w:val="a"/>
    <w:link w:val="ae"/>
    <w:rsid w:val="00450F2B"/>
    <w:pPr>
      <w:shd w:val="clear" w:color="auto" w:fill="FFFFFF"/>
      <w:spacing w:after="0" w:line="235" w:lineRule="exact"/>
      <w:ind w:hanging="300"/>
      <w:jc w:val="center"/>
    </w:pPr>
    <w:rPr>
      <w:rFonts w:ascii="Century Schoolbook" w:eastAsia="Century Schoolbook" w:hAnsi="Century Schoolbook" w:cs="Century Schoolbook"/>
      <w:sz w:val="17"/>
      <w:szCs w:val="17"/>
    </w:rPr>
  </w:style>
  <w:style w:type="character" w:customStyle="1" w:styleId="5">
    <w:name w:val="Заголовок №5_"/>
    <w:basedOn w:val="a0"/>
    <w:link w:val="51"/>
    <w:rsid w:val="00450F2B"/>
    <w:rPr>
      <w:rFonts w:ascii="Century Schoolbook" w:eastAsia="Century Schoolbook" w:hAnsi="Century Schoolbook" w:cs="Century Schoolbook"/>
      <w:sz w:val="20"/>
      <w:szCs w:val="20"/>
      <w:shd w:val="clear" w:color="auto" w:fill="FFFFFF"/>
    </w:rPr>
  </w:style>
  <w:style w:type="character" w:customStyle="1" w:styleId="513">
    <w:name w:val="Заголовок №513"/>
    <w:basedOn w:val="5"/>
    <w:rsid w:val="00450F2B"/>
    <w:rPr>
      <w:rFonts w:ascii="Century Schoolbook" w:eastAsia="Century Schoolbook" w:hAnsi="Century Schoolbook" w:cs="Century Schoolbook"/>
      <w:sz w:val="20"/>
      <w:szCs w:val="20"/>
      <w:shd w:val="clear" w:color="auto" w:fill="FFFFFF"/>
    </w:rPr>
  </w:style>
  <w:style w:type="paragraph" w:customStyle="1" w:styleId="51">
    <w:name w:val="Заголовок №51"/>
    <w:basedOn w:val="a"/>
    <w:link w:val="5"/>
    <w:rsid w:val="00450F2B"/>
    <w:pPr>
      <w:shd w:val="clear" w:color="auto" w:fill="FFFFFF"/>
      <w:spacing w:after="180" w:line="0" w:lineRule="atLeast"/>
      <w:outlineLvl w:val="4"/>
    </w:pPr>
    <w:rPr>
      <w:rFonts w:ascii="Century Schoolbook" w:eastAsia="Century Schoolbook" w:hAnsi="Century Schoolbook" w:cs="Century Schoolbook"/>
      <w:sz w:val="20"/>
      <w:szCs w:val="20"/>
    </w:rPr>
  </w:style>
  <w:style w:type="character" w:customStyle="1" w:styleId="16">
    <w:name w:val="Основной текст16"/>
    <w:basedOn w:val="a8"/>
    <w:rsid w:val="00450F2B"/>
    <w:rPr>
      <w:rFonts w:ascii="Century Schoolbook" w:eastAsia="Century Schoolbook" w:hAnsi="Century Schoolbook" w:cs="Century Schoolbook"/>
      <w:b w:val="0"/>
      <w:bCs w:val="0"/>
      <w:i w:val="0"/>
      <w:iCs w:val="0"/>
      <w:smallCaps w:val="0"/>
      <w:strike w:val="0"/>
      <w:spacing w:val="0"/>
      <w:sz w:val="19"/>
      <w:szCs w:val="19"/>
      <w:shd w:val="clear" w:color="auto" w:fill="FFFFFF"/>
    </w:rPr>
  </w:style>
  <w:style w:type="character" w:customStyle="1" w:styleId="af">
    <w:name w:val="Основной текст + Курсив"/>
    <w:basedOn w:val="a8"/>
    <w:rsid w:val="00450F2B"/>
    <w:rPr>
      <w:rFonts w:ascii="Century Schoolbook" w:eastAsia="Century Schoolbook" w:hAnsi="Century Schoolbook" w:cs="Century Schoolbook"/>
      <w:b w:val="0"/>
      <w:bCs w:val="0"/>
      <w:i/>
      <w:iCs/>
      <w:smallCaps w:val="0"/>
      <w:strike w:val="0"/>
      <w:spacing w:val="0"/>
      <w:sz w:val="19"/>
      <w:szCs w:val="19"/>
      <w:shd w:val="clear" w:color="auto" w:fill="FFFFFF"/>
    </w:rPr>
  </w:style>
  <w:style w:type="character" w:customStyle="1" w:styleId="17">
    <w:name w:val="Основной текст17"/>
    <w:basedOn w:val="a8"/>
    <w:rsid w:val="00450F2B"/>
    <w:rPr>
      <w:rFonts w:ascii="Century Schoolbook" w:eastAsia="Century Schoolbook" w:hAnsi="Century Schoolbook" w:cs="Century Schoolbook"/>
      <w:b w:val="0"/>
      <w:bCs w:val="0"/>
      <w:i w:val="0"/>
      <w:iCs w:val="0"/>
      <w:smallCaps w:val="0"/>
      <w:strike w:val="0"/>
      <w:spacing w:val="0"/>
      <w:sz w:val="19"/>
      <w:szCs w:val="19"/>
      <w:shd w:val="clear" w:color="auto" w:fill="FFFFFF"/>
    </w:rPr>
  </w:style>
  <w:style w:type="character" w:customStyle="1" w:styleId="683">
    <w:name w:val="Основной текст (6)83"/>
    <w:basedOn w:val="a0"/>
    <w:rsid w:val="00247CE1"/>
    <w:rPr>
      <w:rFonts w:ascii="Century Schoolbook" w:eastAsia="Century Schoolbook" w:hAnsi="Century Schoolbook" w:cs="Century Schoolbook"/>
      <w:b w:val="0"/>
      <w:bCs w:val="0"/>
      <w:i w:val="0"/>
      <w:iCs w:val="0"/>
      <w:smallCaps w:val="0"/>
      <w:strike w:val="0"/>
      <w:spacing w:val="0"/>
      <w:sz w:val="17"/>
      <w:szCs w:val="17"/>
    </w:rPr>
  </w:style>
  <w:style w:type="character" w:customStyle="1" w:styleId="60">
    <w:name w:val="Основной текст (6)_"/>
    <w:basedOn w:val="a0"/>
    <w:link w:val="61"/>
    <w:rsid w:val="00E5192C"/>
    <w:rPr>
      <w:rFonts w:ascii="Century Schoolbook" w:eastAsia="Century Schoolbook" w:hAnsi="Century Schoolbook" w:cs="Century Schoolbook"/>
      <w:sz w:val="20"/>
      <w:szCs w:val="20"/>
      <w:shd w:val="clear" w:color="auto" w:fill="FFFFFF"/>
    </w:rPr>
  </w:style>
  <w:style w:type="character" w:customStyle="1" w:styleId="619">
    <w:name w:val="Основной текст (6)19"/>
    <w:basedOn w:val="60"/>
    <w:rsid w:val="00E5192C"/>
    <w:rPr>
      <w:rFonts w:ascii="Century Schoolbook" w:eastAsia="Century Schoolbook" w:hAnsi="Century Schoolbook" w:cs="Century Schoolbook"/>
      <w:sz w:val="20"/>
      <w:szCs w:val="20"/>
      <w:shd w:val="clear" w:color="auto" w:fill="FFFFFF"/>
    </w:rPr>
  </w:style>
  <w:style w:type="paragraph" w:customStyle="1" w:styleId="61">
    <w:name w:val="Основной текст (6)1"/>
    <w:basedOn w:val="a"/>
    <w:link w:val="60"/>
    <w:rsid w:val="00E5192C"/>
    <w:pPr>
      <w:shd w:val="clear" w:color="auto" w:fill="FFFFFF"/>
      <w:spacing w:after="0" w:line="206" w:lineRule="exact"/>
    </w:pPr>
    <w:rPr>
      <w:rFonts w:ascii="Century Schoolbook" w:eastAsia="Century Schoolbook" w:hAnsi="Century Schoolbook" w:cs="Century Schoolbook"/>
      <w:sz w:val="20"/>
      <w:szCs w:val="20"/>
    </w:rPr>
  </w:style>
  <w:style w:type="character" w:customStyle="1" w:styleId="23">
    <w:name w:val="Основной текст23"/>
    <w:basedOn w:val="a8"/>
    <w:rsid w:val="00C24018"/>
    <w:rPr>
      <w:rFonts w:ascii="Century Schoolbook" w:eastAsia="Century Schoolbook" w:hAnsi="Century Schoolbook" w:cs="Century Schoolbook"/>
      <w:b w:val="0"/>
      <w:bCs w:val="0"/>
      <w:i w:val="0"/>
      <w:iCs w:val="0"/>
      <w:smallCaps w:val="0"/>
      <w:strike w:val="0"/>
      <w:spacing w:val="0"/>
      <w:sz w:val="19"/>
      <w:szCs w:val="19"/>
      <w:shd w:val="clear" w:color="auto" w:fill="FFFFFF"/>
    </w:rPr>
  </w:style>
  <w:style w:type="character" w:customStyle="1" w:styleId="22">
    <w:name w:val="Основной текст22"/>
    <w:basedOn w:val="a8"/>
    <w:rsid w:val="00D12C4D"/>
    <w:rPr>
      <w:rFonts w:ascii="Century Schoolbook" w:eastAsia="Century Schoolbook" w:hAnsi="Century Schoolbook" w:cs="Century Schoolbook"/>
      <w:b w:val="0"/>
      <w:bCs w:val="0"/>
      <w:i w:val="0"/>
      <w:iCs w:val="0"/>
      <w:smallCaps w:val="0"/>
      <w:strike w:val="0"/>
      <w:spacing w:val="0"/>
      <w:sz w:val="19"/>
      <w:szCs w:val="19"/>
      <w:shd w:val="clear" w:color="auto" w:fill="FFFFFF"/>
    </w:rPr>
  </w:style>
  <w:style w:type="character" w:customStyle="1" w:styleId="85pt">
    <w:name w:val="Основной текст + 8;5 pt;Полужирный"/>
    <w:basedOn w:val="a8"/>
    <w:rsid w:val="00D12C4D"/>
    <w:rPr>
      <w:rFonts w:ascii="Century Schoolbook" w:eastAsia="Century Schoolbook" w:hAnsi="Century Schoolbook" w:cs="Century Schoolbook"/>
      <w:b/>
      <w:bCs/>
      <w:i w:val="0"/>
      <w:iCs w:val="0"/>
      <w:smallCaps w:val="0"/>
      <w:strike w:val="0"/>
      <w:spacing w:val="0"/>
      <w:sz w:val="17"/>
      <w:szCs w:val="17"/>
      <w:shd w:val="clear" w:color="auto" w:fill="FFFFFF"/>
    </w:rPr>
  </w:style>
  <w:style w:type="character" w:customStyle="1" w:styleId="21">
    <w:name w:val="Основной текст21"/>
    <w:basedOn w:val="a8"/>
    <w:rsid w:val="00D12C4D"/>
    <w:rPr>
      <w:rFonts w:ascii="Century Schoolbook" w:eastAsia="Century Schoolbook" w:hAnsi="Century Schoolbook" w:cs="Century Schoolbook"/>
      <w:b w:val="0"/>
      <w:bCs w:val="0"/>
      <w:i w:val="0"/>
      <w:iCs w:val="0"/>
      <w:smallCaps w:val="0"/>
      <w:strike w:val="0"/>
      <w:spacing w:val="0"/>
      <w:sz w:val="19"/>
      <w:szCs w:val="19"/>
      <w:shd w:val="clear" w:color="auto" w:fill="FFFFFF"/>
    </w:rPr>
  </w:style>
  <w:style w:type="character" w:customStyle="1" w:styleId="fontstyle01">
    <w:name w:val="fontstyle01"/>
    <w:basedOn w:val="a0"/>
    <w:rsid w:val="00D4444D"/>
    <w:rPr>
      <w:rFonts w:ascii="TimesNewRomanPSMT" w:eastAsia="TimesNewRomanPSMT" w:hAnsi="TimesNewRomanPSMT" w:hint="eastAsia"/>
      <w:b w:val="0"/>
      <w:bCs w:val="0"/>
      <w:i w:val="0"/>
      <w:iCs w:val="0"/>
      <w:color w:val="000000"/>
      <w:sz w:val="20"/>
      <w:szCs w:val="20"/>
    </w:rPr>
  </w:style>
  <w:style w:type="character" w:customStyle="1" w:styleId="fontstyle21">
    <w:name w:val="fontstyle21"/>
    <w:basedOn w:val="a0"/>
    <w:rsid w:val="00D4444D"/>
    <w:rPr>
      <w:rFonts w:ascii="TimesNewRomanPS-ItalicMT" w:hAnsi="TimesNewRomanPS-ItalicMT" w:hint="default"/>
      <w:b w:val="0"/>
      <w:bCs w:val="0"/>
      <w:i/>
      <w:iCs/>
      <w:color w:val="000000"/>
      <w:sz w:val="20"/>
      <w:szCs w:val="20"/>
    </w:rPr>
  </w:style>
  <w:style w:type="paragraph" w:styleId="af0">
    <w:name w:val="Revision"/>
    <w:hidden/>
    <w:uiPriority w:val="99"/>
    <w:semiHidden/>
    <w:rsid w:val="0076774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6282">
      <w:bodyDiv w:val="1"/>
      <w:marLeft w:val="0"/>
      <w:marRight w:val="0"/>
      <w:marTop w:val="0"/>
      <w:marBottom w:val="0"/>
      <w:divBdr>
        <w:top w:val="none" w:sz="0" w:space="0" w:color="auto"/>
        <w:left w:val="none" w:sz="0" w:space="0" w:color="auto"/>
        <w:bottom w:val="none" w:sz="0" w:space="0" w:color="auto"/>
        <w:right w:val="none" w:sz="0" w:space="0" w:color="auto"/>
      </w:divBdr>
    </w:div>
    <w:div w:id="4872003">
      <w:bodyDiv w:val="1"/>
      <w:marLeft w:val="0"/>
      <w:marRight w:val="0"/>
      <w:marTop w:val="0"/>
      <w:marBottom w:val="0"/>
      <w:divBdr>
        <w:top w:val="none" w:sz="0" w:space="0" w:color="auto"/>
        <w:left w:val="none" w:sz="0" w:space="0" w:color="auto"/>
        <w:bottom w:val="none" w:sz="0" w:space="0" w:color="auto"/>
        <w:right w:val="none" w:sz="0" w:space="0" w:color="auto"/>
      </w:divBdr>
    </w:div>
    <w:div w:id="32657589">
      <w:bodyDiv w:val="1"/>
      <w:marLeft w:val="0"/>
      <w:marRight w:val="0"/>
      <w:marTop w:val="0"/>
      <w:marBottom w:val="0"/>
      <w:divBdr>
        <w:top w:val="none" w:sz="0" w:space="0" w:color="auto"/>
        <w:left w:val="none" w:sz="0" w:space="0" w:color="auto"/>
        <w:bottom w:val="none" w:sz="0" w:space="0" w:color="auto"/>
        <w:right w:val="none" w:sz="0" w:space="0" w:color="auto"/>
      </w:divBdr>
    </w:div>
    <w:div w:id="45030927">
      <w:bodyDiv w:val="1"/>
      <w:marLeft w:val="0"/>
      <w:marRight w:val="0"/>
      <w:marTop w:val="0"/>
      <w:marBottom w:val="0"/>
      <w:divBdr>
        <w:top w:val="none" w:sz="0" w:space="0" w:color="auto"/>
        <w:left w:val="none" w:sz="0" w:space="0" w:color="auto"/>
        <w:bottom w:val="none" w:sz="0" w:space="0" w:color="auto"/>
        <w:right w:val="none" w:sz="0" w:space="0" w:color="auto"/>
      </w:divBdr>
    </w:div>
    <w:div w:id="53085742">
      <w:bodyDiv w:val="1"/>
      <w:marLeft w:val="0"/>
      <w:marRight w:val="0"/>
      <w:marTop w:val="0"/>
      <w:marBottom w:val="0"/>
      <w:divBdr>
        <w:top w:val="none" w:sz="0" w:space="0" w:color="auto"/>
        <w:left w:val="none" w:sz="0" w:space="0" w:color="auto"/>
        <w:bottom w:val="none" w:sz="0" w:space="0" w:color="auto"/>
        <w:right w:val="none" w:sz="0" w:space="0" w:color="auto"/>
      </w:divBdr>
    </w:div>
    <w:div w:id="54472674">
      <w:bodyDiv w:val="1"/>
      <w:marLeft w:val="0"/>
      <w:marRight w:val="0"/>
      <w:marTop w:val="0"/>
      <w:marBottom w:val="0"/>
      <w:divBdr>
        <w:top w:val="none" w:sz="0" w:space="0" w:color="auto"/>
        <w:left w:val="none" w:sz="0" w:space="0" w:color="auto"/>
        <w:bottom w:val="none" w:sz="0" w:space="0" w:color="auto"/>
        <w:right w:val="none" w:sz="0" w:space="0" w:color="auto"/>
      </w:divBdr>
    </w:div>
    <w:div w:id="119761045">
      <w:bodyDiv w:val="1"/>
      <w:marLeft w:val="0"/>
      <w:marRight w:val="0"/>
      <w:marTop w:val="0"/>
      <w:marBottom w:val="0"/>
      <w:divBdr>
        <w:top w:val="none" w:sz="0" w:space="0" w:color="auto"/>
        <w:left w:val="none" w:sz="0" w:space="0" w:color="auto"/>
        <w:bottom w:val="none" w:sz="0" w:space="0" w:color="auto"/>
        <w:right w:val="none" w:sz="0" w:space="0" w:color="auto"/>
      </w:divBdr>
    </w:div>
    <w:div w:id="134223301">
      <w:bodyDiv w:val="1"/>
      <w:marLeft w:val="0"/>
      <w:marRight w:val="0"/>
      <w:marTop w:val="0"/>
      <w:marBottom w:val="0"/>
      <w:divBdr>
        <w:top w:val="none" w:sz="0" w:space="0" w:color="auto"/>
        <w:left w:val="none" w:sz="0" w:space="0" w:color="auto"/>
        <w:bottom w:val="none" w:sz="0" w:space="0" w:color="auto"/>
        <w:right w:val="none" w:sz="0" w:space="0" w:color="auto"/>
      </w:divBdr>
    </w:div>
    <w:div w:id="156847012">
      <w:bodyDiv w:val="1"/>
      <w:marLeft w:val="0"/>
      <w:marRight w:val="0"/>
      <w:marTop w:val="0"/>
      <w:marBottom w:val="0"/>
      <w:divBdr>
        <w:top w:val="none" w:sz="0" w:space="0" w:color="auto"/>
        <w:left w:val="none" w:sz="0" w:space="0" w:color="auto"/>
        <w:bottom w:val="none" w:sz="0" w:space="0" w:color="auto"/>
        <w:right w:val="none" w:sz="0" w:space="0" w:color="auto"/>
      </w:divBdr>
    </w:div>
    <w:div w:id="167914753">
      <w:bodyDiv w:val="1"/>
      <w:marLeft w:val="0"/>
      <w:marRight w:val="0"/>
      <w:marTop w:val="0"/>
      <w:marBottom w:val="0"/>
      <w:divBdr>
        <w:top w:val="none" w:sz="0" w:space="0" w:color="auto"/>
        <w:left w:val="none" w:sz="0" w:space="0" w:color="auto"/>
        <w:bottom w:val="none" w:sz="0" w:space="0" w:color="auto"/>
        <w:right w:val="none" w:sz="0" w:space="0" w:color="auto"/>
      </w:divBdr>
    </w:div>
    <w:div w:id="220598110">
      <w:bodyDiv w:val="1"/>
      <w:marLeft w:val="0"/>
      <w:marRight w:val="0"/>
      <w:marTop w:val="0"/>
      <w:marBottom w:val="0"/>
      <w:divBdr>
        <w:top w:val="none" w:sz="0" w:space="0" w:color="auto"/>
        <w:left w:val="none" w:sz="0" w:space="0" w:color="auto"/>
        <w:bottom w:val="none" w:sz="0" w:space="0" w:color="auto"/>
        <w:right w:val="none" w:sz="0" w:space="0" w:color="auto"/>
      </w:divBdr>
    </w:div>
    <w:div w:id="284897729">
      <w:bodyDiv w:val="1"/>
      <w:marLeft w:val="0"/>
      <w:marRight w:val="0"/>
      <w:marTop w:val="0"/>
      <w:marBottom w:val="0"/>
      <w:divBdr>
        <w:top w:val="none" w:sz="0" w:space="0" w:color="auto"/>
        <w:left w:val="none" w:sz="0" w:space="0" w:color="auto"/>
        <w:bottom w:val="none" w:sz="0" w:space="0" w:color="auto"/>
        <w:right w:val="none" w:sz="0" w:space="0" w:color="auto"/>
      </w:divBdr>
      <w:divsChild>
        <w:div w:id="299770083">
          <w:marLeft w:val="0"/>
          <w:marRight w:val="0"/>
          <w:marTop w:val="75"/>
          <w:marBottom w:val="0"/>
          <w:divBdr>
            <w:top w:val="none" w:sz="0" w:space="0" w:color="auto"/>
            <w:left w:val="none" w:sz="0" w:space="0" w:color="auto"/>
            <w:bottom w:val="none" w:sz="0" w:space="0" w:color="auto"/>
            <w:right w:val="none" w:sz="0" w:space="0" w:color="auto"/>
          </w:divBdr>
        </w:div>
        <w:div w:id="876241423">
          <w:marLeft w:val="0"/>
          <w:marRight w:val="0"/>
          <w:marTop w:val="75"/>
          <w:marBottom w:val="0"/>
          <w:divBdr>
            <w:top w:val="none" w:sz="0" w:space="0" w:color="auto"/>
            <w:left w:val="none" w:sz="0" w:space="0" w:color="auto"/>
            <w:bottom w:val="none" w:sz="0" w:space="0" w:color="auto"/>
            <w:right w:val="none" w:sz="0" w:space="0" w:color="auto"/>
          </w:divBdr>
        </w:div>
      </w:divsChild>
    </w:div>
    <w:div w:id="302345359">
      <w:bodyDiv w:val="1"/>
      <w:marLeft w:val="0"/>
      <w:marRight w:val="0"/>
      <w:marTop w:val="0"/>
      <w:marBottom w:val="0"/>
      <w:divBdr>
        <w:top w:val="none" w:sz="0" w:space="0" w:color="auto"/>
        <w:left w:val="none" w:sz="0" w:space="0" w:color="auto"/>
        <w:bottom w:val="none" w:sz="0" w:space="0" w:color="auto"/>
        <w:right w:val="none" w:sz="0" w:space="0" w:color="auto"/>
      </w:divBdr>
    </w:div>
    <w:div w:id="335350782">
      <w:bodyDiv w:val="1"/>
      <w:marLeft w:val="0"/>
      <w:marRight w:val="0"/>
      <w:marTop w:val="0"/>
      <w:marBottom w:val="0"/>
      <w:divBdr>
        <w:top w:val="none" w:sz="0" w:space="0" w:color="auto"/>
        <w:left w:val="none" w:sz="0" w:space="0" w:color="auto"/>
        <w:bottom w:val="none" w:sz="0" w:space="0" w:color="auto"/>
        <w:right w:val="none" w:sz="0" w:space="0" w:color="auto"/>
      </w:divBdr>
    </w:div>
    <w:div w:id="341712127">
      <w:bodyDiv w:val="1"/>
      <w:marLeft w:val="0"/>
      <w:marRight w:val="0"/>
      <w:marTop w:val="0"/>
      <w:marBottom w:val="0"/>
      <w:divBdr>
        <w:top w:val="none" w:sz="0" w:space="0" w:color="auto"/>
        <w:left w:val="none" w:sz="0" w:space="0" w:color="auto"/>
        <w:bottom w:val="none" w:sz="0" w:space="0" w:color="auto"/>
        <w:right w:val="none" w:sz="0" w:space="0" w:color="auto"/>
      </w:divBdr>
    </w:div>
    <w:div w:id="431898327">
      <w:bodyDiv w:val="1"/>
      <w:marLeft w:val="0"/>
      <w:marRight w:val="0"/>
      <w:marTop w:val="0"/>
      <w:marBottom w:val="0"/>
      <w:divBdr>
        <w:top w:val="none" w:sz="0" w:space="0" w:color="auto"/>
        <w:left w:val="none" w:sz="0" w:space="0" w:color="auto"/>
        <w:bottom w:val="none" w:sz="0" w:space="0" w:color="auto"/>
        <w:right w:val="none" w:sz="0" w:space="0" w:color="auto"/>
      </w:divBdr>
    </w:div>
    <w:div w:id="438724544">
      <w:bodyDiv w:val="1"/>
      <w:marLeft w:val="0"/>
      <w:marRight w:val="0"/>
      <w:marTop w:val="0"/>
      <w:marBottom w:val="0"/>
      <w:divBdr>
        <w:top w:val="none" w:sz="0" w:space="0" w:color="auto"/>
        <w:left w:val="none" w:sz="0" w:space="0" w:color="auto"/>
        <w:bottom w:val="none" w:sz="0" w:space="0" w:color="auto"/>
        <w:right w:val="none" w:sz="0" w:space="0" w:color="auto"/>
      </w:divBdr>
    </w:div>
    <w:div w:id="439228387">
      <w:bodyDiv w:val="1"/>
      <w:marLeft w:val="0"/>
      <w:marRight w:val="0"/>
      <w:marTop w:val="0"/>
      <w:marBottom w:val="0"/>
      <w:divBdr>
        <w:top w:val="none" w:sz="0" w:space="0" w:color="auto"/>
        <w:left w:val="none" w:sz="0" w:space="0" w:color="auto"/>
        <w:bottom w:val="none" w:sz="0" w:space="0" w:color="auto"/>
        <w:right w:val="none" w:sz="0" w:space="0" w:color="auto"/>
      </w:divBdr>
    </w:div>
    <w:div w:id="462965852">
      <w:bodyDiv w:val="1"/>
      <w:marLeft w:val="0"/>
      <w:marRight w:val="0"/>
      <w:marTop w:val="0"/>
      <w:marBottom w:val="0"/>
      <w:divBdr>
        <w:top w:val="none" w:sz="0" w:space="0" w:color="auto"/>
        <w:left w:val="none" w:sz="0" w:space="0" w:color="auto"/>
        <w:bottom w:val="none" w:sz="0" w:space="0" w:color="auto"/>
        <w:right w:val="none" w:sz="0" w:space="0" w:color="auto"/>
      </w:divBdr>
    </w:div>
    <w:div w:id="508062707">
      <w:bodyDiv w:val="1"/>
      <w:marLeft w:val="0"/>
      <w:marRight w:val="0"/>
      <w:marTop w:val="0"/>
      <w:marBottom w:val="0"/>
      <w:divBdr>
        <w:top w:val="none" w:sz="0" w:space="0" w:color="auto"/>
        <w:left w:val="none" w:sz="0" w:space="0" w:color="auto"/>
        <w:bottom w:val="none" w:sz="0" w:space="0" w:color="auto"/>
        <w:right w:val="none" w:sz="0" w:space="0" w:color="auto"/>
      </w:divBdr>
    </w:div>
    <w:div w:id="549001691">
      <w:bodyDiv w:val="1"/>
      <w:marLeft w:val="0"/>
      <w:marRight w:val="0"/>
      <w:marTop w:val="0"/>
      <w:marBottom w:val="0"/>
      <w:divBdr>
        <w:top w:val="none" w:sz="0" w:space="0" w:color="auto"/>
        <w:left w:val="none" w:sz="0" w:space="0" w:color="auto"/>
        <w:bottom w:val="none" w:sz="0" w:space="0" w:color="auto"/>
        <w:right w:val="none" w:sz="0" w:space="0" w:color="auto"/>
      </w:divBdr>
    </w:div>
    <w:div w:id="551623090">
      <w:bodyDiv w:val="1"/>
      <w:marLeft w:val="0"/>
      <w:marRight w:val="0"/>
      <w:marTop w:val="0"/>
      <w:marBottom w:val="0"/>
      <w:divBdr>
        <w:top w:val="none" w:sz="0" w:space="0" w:color="auto"/>
        <w:left w:val="none" w:sz="0" w:space="0" w:color="auto"/>
        <w:bottom w:val="none" w:sz="0" w:space="0" w:color="auto"/>
        <w:right w:val="none" w:sz="0" w:space="0" w:color="auto"/>
      </w:divBdr>
    </w:div>
    <w:div w:id="566696074">
      <w:bodyDiv w:val="1"/>
      <w:marLeft w:val="0"/>
      <w:marRight w:val="0"/>
      <w:marTop w:val="0"/>
      <w:marBottom w:val="0"/>
      <w:divBdr>
        <w:top w:val="none" w:sz="0" w:space="0" w:color="auto"/>
        <w:left w:val="none" w:sz="0" w:space="0" w:color="auto"/>
        <w:bottom w:val="none" w:sz="0" w:space="0" w:color="auto"/>
        <w:right w:val="none" w:sz="0" w:space="0" w:color="auto"/>
      </w:divBdr>
    </w:div>
    <w:div w:id="586811636">
      <w:bodyDiv w:val="1"/>
      <w:marLeft w:val="0"/>
      <w:marRight w:val="0"/>
      <w:marTop w:val="0"/>
      <w:marBottom w:val="0"/>
      <w:divBdr>
        <w:top w:val="none" w:sz="0" w:space="0" w:color="auto"/>
        <w:left w:val="none" w:sz="0" w:space="0" w:color="auto"/>
        <w:bottom w:val="none" w:sz="0" w:space="0" w:color="auto"/>
        <w:right w:val="none" w:sz="0" w:space="0" w:color="auto"/>
      </w:divBdr>
    </w:div>
    <w:div w:id="602615350">
      <w:bodyDiv w:val="1"/>
      <w:marLeft w:val="0"/>
      <w:marRight w:val="0"/>
      <w:marTop w:val="0"/>
      <w:marBottom w:val="0"/>
      <w:divBdr>
        <w:top w:val="none" w:sz="0" w:space="0" w:color="auto"/>
        <w:left w:val="none" w:sz="0" w:space="0" w:color="auto"/>
        <w:bottom w:val="none" w:sz="0" w:space="0" w:color="auto"/>
        <w:right w:val="none" w:sz="0" w:space="0" w:color="auto"/>
      </w:divBdr>
    </w:div>
    <w:div w:id="613175669">
      <w:bodyDiv w:val="1"/>
      <w:marLeft w:val="0"/>
      <w:marRight w:val="0"/>
      <w:marTop w:val="0"/>
      <w:marBottom w:val="0"/>
      <w:divBdr>
        <w:top w:val="none" w:sz="0" w:space="0" w:color="auto"/>
        <w:left w:val="none" w:sz="0" w:space="0" w:color="auto"/>
        <w:bottom w:val="none" w:sz="0" w:space="0" w:color="auto"/>
        <w:right w:val="none" w:sz="0" w:space="0" w:color="auto"/>
      </w:divBdr>
    </w:div>
    <w:div w:id="629476157">
      <w:bodyDiv w:val="1"/>
      <w:marLeft w:val="0"/>
      <w:marRight w:val="0"/>
      <w:marTop w:val="0"/>
      <w:marBottom w:val="0"/>
      <w:divBdr>
        <w:top w:val="none" w:sz="0" w:space="0" w:color="auto"/>
        <w:left w:val="none" w:sz="0" w:space="0" w:color="auto"/>
        <w:bottom w:val="none" w:sz="0" w:space="0" w:color="auto"/>
        <w:right w:val="none" w:sz="0" w:space="0" w:color="auto"/>
      </w:divBdr>
    </w:div>
    <w:div w:id="649140808">
      <w:bodyDiv w:val="1"/>
      <w:marLeft w:val="0"/>
      <w:marRight w:val="0"/>
      <w:marTop w:val="0"/>
      <w:marBottom w:val="0"/>
      <w:divBdr>
        <w:top w:val="none" w:sz="0" w:space="0" w:color="auto"/>
        <w:left w:val="none" w:sz="0" w:space="0" w:color="auto"/>
        <w:bottom w:val="none" w:sz="0" w:space="0" w:color="auto"/>
        <w:right w:val="none" w:sz="0" w:space="0" w:color="auto"/>
      </w:divBdr>
    </w:div>
    <w:div w:id="663825720">
      <w:bodyDiv w:val="1"/>
      <w:marLeft w:val="0"/>
      <w:marRight w:val="0"/>
      <w:marTop w:val="0"/>
      <w:marBottom w:val="0"/>
      <w:divBdr>
        <w:top w:val="none" w:sz="0" w:space="0" w:color="auto"/>
        <w:left w:val="none" w:sz="0" w:space="0" w:color="auto"/>
        <w:bottom w:val="none" w:sz="0" w:space="0" w:color="auto"/>
        <w:right w:val="none" w:sz="0" w:space="0" w:color="auto"/>
      </w:divBdr>
    </w:div>
    <w:div w:id="672492361">
      <w:bodyDiv w:val="1"/>
      <w:marLeft w:val="0"/>
      <w:marRight w:val="0"/>
      <w:marTop w:val="0"/>
      <w:marBottom w:val="0"/>
      <w:divBdr>
        <w:top w:val="none" w:sz="0" w:space="0" w:color="auto"/>
        <w:left w:val="none" w:sz="0" w:space="0" w:color="auto"/>
        <w:bottom w:val="none" w:sz="0" w:space="0" w:color="auto"/>
        <w:right w:val="none" w:sz="0" w:space="0" w:color="auto"/>
      </w:divBdr>
    </w:div>
    <w:div w:id="746923654">
      <w:bodyDiv w:val="1"/>
      <w:marLeft w:val="0"/>
      <w:marRight w:val="0"/>
      <w:marTop w:val="0"/>
      <w:marBottom w:val="0"/>
      <w:divBdr>
        <w:top w:val="none" w:sz="0" w:space="0" w:color="auto"/>
        <w:left w:val="none" w:sz="0" w:space="0" w:color="auto"/>
        <w:bottom w:val="none" w:sz="0" w:space="0" w:color="auto"/>
        <w:right w:val="none" w:sz="0" w:space="0" w:color="auto"/>
      </w:divBdr>
    </w:div>
    <w:div w:id="764106641">
      <w:bodyDiv w:val="1"/>
      <w:marLeft w:val="0"/>
      <w:marRight w:val="0"/>
      <w:marTop w:val="0"/>
      <w:marBottom w:val="0"/>
      <w:divBdr>
        <w:top w:val="none" w:sz="0" w:space="0" w:color="auto"/>
        <w:left w:val="none" w:sz="0" w:space="0" w:color="auto"/>
        <w:bottom w:val="none" w:sz="0" w:space="0" w:color="auto"/>
        <w:right w:val="none" w:sz="0" w:space="0" w:color="auto"/>
      </w:divBdr>
    </w:div>
    <w:div w:id="813566479">
      <w:bodyDiv w:val="1"/>
      <w:marLeft w:val="0"/>
      <w:marRight w:val="0"/>
      <w:marTop w:val="0"/>
      <w:marBottom w:val="0"/>
      <w:divBdr>
        <w:top w:val="none" w:sz="0" w:space="0" w:color="auto"/>
        <w:left w:val="none" w:sz="0" w:space="0" w:color="auto"/>
        <w:bottom w:val="none" w:sz="0" w:space="0" w:color="auto"/>
        <w:right w:val="none" w:sz="0" w:space="0" w:color="auto"/>
      </w:divBdr>
    </w:div>
    <w:div w:id="844436989">
      <w:bodyDiv w:val="1"/>
      <w:marLeft w:val="0"/>
      <w:marRight w:val="0"/>
      <w:marTop w:val="0"/>
      <w:marBottom w:val="0"/>
      <w:divBdr>
        <w:top w:val="none" w:sz="0" w:space="0" w:color="auto"/>
        <w:left w:val="none" w:sz="0" w:space="0" w:color="auto"/>
        <w:bottom w:val="none" w:sz="0" w:space="0" w:color="auto"/>
        <w:right w:val="none" w:sz="0" w:space="0" w:color="auto"/>
      </w:divBdr>
    </w:div>
    <w:div w:id="855994907">
      <w:bodyDiv w:val="1"/>
      <w:marLeft w:val="0"/>
      <w:marRight w:val="0"/>
      <w:marTop w:val="0"/>
      <w:marBottom w:val="0"/>
      <w:divBdr>
        <w:top w:val="none" w:sz="0" w:space="0" w:color="auto"/>
        <w:left w:val="none" w:sz="0" w:space="0" w:color="auto"/>
        <w:bottom w:val="none" w:sz="0" w:space="0" w:color="auto"/>
        <w:right w:val="none" w:sz="0" w:space="0" w:color="auto"/>
      </w:divBdr>
    </w:div>
    <w:div w:id="905189541">
      <w:bodyDiv w:val="1"/>
      <w:marLeft w:val="0"/>
      <w:marRight w:val="0"/>
      <w:marTop w:val="0"/>
      <w:marBottom w:val="0"/>
      <w:divBdr>
        <w:top w:val="none" w:sz="0" w:space="0" w:color="auto"/>
        <w:left w:val="none" w:sz="0" w:space="0" w:color="auto"/>
        <w:bottom w:val="none" w:sz="0" w:space="0" w:color="auto"/>
        <w:right w:val="none" w:sz="0" w:space="0" w:color="auto"/>
      </w:divBdr>
      <w:divsChild>
        <w:div w:id="594947517">
          <w:marLeft w:val="0"/>
          <w:marRight w:val="0"/>
          <w:marTop w:val="75"/>
          <w:marBottom w:val="0"/>
          <w:divBdr>
            <w:top w:val="none" w:sz="0" w:space="0" w:color="auto"/>
            <w:left w:val="none" w:sz="0" w:space="0" w:color="auto"/>
            <w:bottom w:val="none" w:sz="0" w:space="0" w:color="auto"/>
            <w:right w:val="none" w:sz="0" w:space="0" w:color="auto"/>
          </w:divBdr>
        </w:div>
        <w:div w:id="1209878004">
          <w:marLeft w:val="0"/>
          <w:marRight w:val="0"/>
          <w:marTop w:val="75"/>
          <w:marBottom w:val="0"/>
          <w:divBdr>
            <w:top w:val="none" w:sz="0" w:space="0" w:color="auto"/>
            <w:left w:val="none" w:sz="0" w:space="0" w:color="auto"/>
            <w:bottom w:val="none" w:sz="0" w:space="0" w:color="auto"/>
            <w:right w:val="none" w:sz="0" w:space="0" w:color="auto"/>
          </w:divBdr>
        </w:div>
      </w:divsChild>
    </w:div>
    <w:div w:id="953101978">
      <w:bodyDiv w:val="1"/>
      <w:marLeft w:val="0"/>
      <w:marRight w:val="0"/>
      <w:marTop w:val="0"/>
      <w:marBottom w:val="0"/>
      <w:divBdr>
        <w:top w:val="none" w:sz="0" w:space="0" w:color="auto"/>
        <w:left w:val="none" w:sz="0" w:space="0" w:color="auto"/>
        <w:bottom w:val="none" w:sz="0" w:space="0" w:color="auto"/>
        <w:right w:val="none" w:sz="0" w:space="0" w:color="auto"/>
      </w:divBdr>
    </w:div>
    <w:div w:id="979915989">
      <w:bodyDiv w:val="1"/>
      <w:marLeft w:val="0"/>
      <w:marRight w:val="0"/>
      <w:marTop w:val="0"/>
      <w:marBottom w:val="0"/>
      <w:divBdr>
        <w:top w:val="none" w:sz="0" w:space="0" w:color="auto"/>
        <w:left w:val="none" w:sz="0" w:space="0" w:color="auto"/>
        <w:bottom w:val="none" w:sz="0" w:space="0" w:color="auto"/>
        <w:right w:val="none" w:sz="0" w:space="0" w:color="auto"/>
      </w:divBdr>
    </w:div>
    <w:div w:id="1005473501">
      <w:bodyDiv w:val="1"/>
      <w:marLeft w:val="0"/>
      <w:marRight w:val="0"/>
      <w:marTop w:val="0"/>
      <w:marBottom w:val="0"/>
      <w:divBdr>
        <w:top w:val="none" w:sz="0" w:space="0" w:color="auto"/>
        <w:left w:val="none" w:sz="0" w:space="0" w:color="auto"/>
        <w:bottom w:val="none" w:sz="0" w:space="0" w:color="auto"/>
        <w:right w:val="none" w:sz="0" w:space="0" w:color="auto"/>
      </w:divBdr>
    </w:div>
    <w:div w:id="1044911013">
      <w:bodyDiv w:val="1"/>
      <w:marLeft w:val="0"/>
      <w:marRight w:val="0"/>
      <w:marTop w:val="0"/>
      <w:marBottom w:val="0"/>
      <w:divBdr>
        <w:top w:val="none" w:sz="0" w:space="0" w:color="auto"/>
        <w:left w:val="none" w:sz="0" w:space="0" w:color="auto"/>
        <w:bottom w:val="none" w:sz="0" w:space="0" w:color="auto"/>
        <w:right w:val="none" w:sz="0" w:space="0" w:color="auto"/>
      </w:divBdr>
    </w:div>
    <w:div w:id="1051804745">
      <w:bodyDiv w:val="1"/>
      <w:marLeft w:val="0"/>
      <w:marRight w:val="0"/>
      <w:marTop w:val="0"/>
      <w:marBottom w:val="0"/>
      <w:divBdr>
        <w:top w:val="none" w:sz="0" w:space="0" w:color="auto"/>
        <w:left w:val="none" w:sz="0" w:space="0" w:color="auto"/>
        <w:bottom w:val="none" w:sz="0" w:space="0" w:color="auto"/>
        <w:right w:val="none" w:sz="0" w:space="0" w:color="auto"/>
      </w:divBdr>
    </w:div>
    <w:div w:id="1111165366">
      <w:bodyDiv w:val="1"/>
      <w:marLeft w:val="0"/>
      <w:marRight w:val="0"/>
      <w:marTop w:val="0"/>
      <w:marBottom w:val="0"/>
      <w:divBdr>
        <w:top w:val="none" w:sz="0" w:space="0" w:color="auto"/>
        <w:left w:val="none" w:sz="0" w:space="0" w:color="auto"/>
        <w:bottom w:val="none" w:sz="0" w:space="0" w:color="auto"/>
        <w:right w:val="none" w:sz="0" w:space="0" w:color="auto"/>
      </w:divBdr>
    </w:div>
    <w:div w:id="1178809511">
      <w:bodyDiv w:val="1"/>
      <w:marLeft w:val="0"/>
      <w:marRight w:val="0"/>
      <w:marTop w:val="0"/>
      <w:marBottom w:val="0"/>
      <w:divBdr>
        <w:top w:val="none" w:sz="0" w:space="0" w:color="auto"/>
        <w:left w:val="none" w:sz="0" w:space="0" w:color="auto"/>
        <w:bottom w:val="none" w:sz="0" w:space="0" w:color="auto"/>
        <w:right w:val="none" w:sz="0" w:space="0" w:color="auto"/>
      </w:divBdr>
    </w:div>
    <w:div w:id="1199122229">
      <w:bodyDiv w:val="1"/>
      <w:marLeft w:val="0"/>
      <w:marRight w:val="0"/>
      <w:marTop w:val="0"/>
      <w:marBottom w:val="0"/>
      <w:divBdr>
        <w:top w:val="none" w:sz="0" w:space="0" w:color="auto"/>
        <w:left w:val="none" w:sz="0" w:space="0" w:color="auto"/>
        <w:bottom w:val="none" w:sz="0" w:space="0" w:color="auto"/>
        <w:right w:val="none" w:sz="0" w:space="0" w:color="auto"/>
      </w:divBdr>
    </w:div>
    <w:div w:id="1204826078">
      <w:bodyDiv w:val="1"/>
      <w:marLeft w:val="0"/>
      <w:marRight w:val="0"/>
      <w:marTop w:val="0"/>
      <w:marBottom w:val="0"/>
      <w:divBdr>
        <w:top w:val="none" w:sz="0" w:space="0" w:color="auto"/>
        <w:left w:val="none" w:sz="0" w:space="0" w:color="auto"/>
        <w:bottom w:val="none" w:sz="0" w:space="0" w:color="auto"/>
        <w:right w:val="none" w:sz="0" w:space="0" w:color="auto"/>
      </w:divBdr>
    </w:div>
    <w:div w:id="1260216324">
      <w:bodyDiv w:val="1"/>
      <w:marLeft w:val="0"/>
      <w:marRight w:val="0"/>
      <w:marTop w:val="0"/>
      <w:marBottom w:val="0"/>
      <w:divBdr>
        <w:top w:val="none" w:sz="0" w:space="0" w:color="auto"/>
        <w:left w:val="none" w:sz="0" w:space="0" w:color="auto"/>
        <w:bottom w:val="none" w:sz="0" w:space="0" w:color="auto"/>
        <w:right w:val="none" w:sz="0" w:space="0" w:color="auto"/>
      </w:divBdr>
    </w:div>
    <w:div w:id="1271546490">
      <w:bodyDiv w:val="1"/>
      <w:marLeft w:val="0"/>
      <w:marRight w:val="0"/>
      <w:marTop w:val="0"/>
      <w:marBottom w:val="0"/>
      <w:divBdr>
        <w:top w:val="none" w:sz="0" w:space="0" w:color="auto"/>
        <w:left w:val="none" w:sz="0" w:space="0" w:color="auto"/>
        <w:bottom w:val="none" w:sz="0" w:space="0" w:color="auto"/>
        <w:right w:val="none" w:sz="0" w:space="0" w:color="auto"/>
      </w:divBdr>
    </w:div>
    <w:div w:id="1281959693">
      <w:bodyDiv w:val="1"/>
      <w:marLeft w:val="0"/>
      <w:marRight w:val="0"/>
      <w:marTop w:val="0"/>
      <w:marBottom w:val="0"/>
      <w:divBdr>
        <w:top w:val="none" w:sz="0" w:space="0" w:color="auto"/>
        <w:left w:val="none" w:sz="0" w:space="0" w:color="auto"/>
        <w:bottom w:val="none" w:sz="0" w:space="0" w:color="auto"/>
        <w:right w:val="none" w:sz="0" w:space="0" w:color="auto"/>
      </w:divBdr>
    </w:div>
    <w:div w:id="1283803488">
      <w:bodyDiv w:val="1"/>
      <w:marLeft w:val="0"/>
      <w:marRight w:val="0"/>
      <w:marTop w:val="0"/>
      <w:marBottom w:val="0"/>
      <w:divBdr>
        <w:top w:val="none" w:sz="0" w:space="0" w:color="auto"/>
        <w:left w:val="none" w:sz="0" w:space="0" w:color="auto"/>
        <w:bottom w:val="none" w:sz="0" w:space="0" w:color="auto"/>
        <w:right w:val="none" w:sz="0" w:space="0" w:color="auto"/>
      </w:divBdr>
    </w:div>
    <w:div w:id="1291591427">
      <w:bodyDiv w:val="1"/>
      <w:marLeft w:val="0"/>
      <w:marRight w:val="0"/>
      <w:marTop w:val="0"/>
      <w:marBottom w:val="0"/>
      <w:divBdr>
        <w:top w:val="none" w:sz="0" w:space="0" w:color="auto"/>
        <w:left w:val="none" w:sz="0" w:space="0" w:color="auto"/>
        <w:bottom w:val="none" w:sz="0" w:space="0" w:color="auto"/>
        <w:right w:val="none" w:sz="0" w:space="0" w:color="auto"/>
      </w:divBdr>
    </w:div>
    <w:div w:id="1316445789">
      <w:bodyDiv w:val="1"/>
      <w:marLeft w:val="0"/>
      <w:marRight w:val="0"/>
      <w:marTop w:val="0"/>
      <w:marBottom w:val="0"/>
      <w:divBdr>
        <w:top w:val="none" w:sz="0" w:space="0" w:color="auto"/>
        <w:left w:val="none" w:sz="0" w:space="0" w:color="auto"/>
        <w:bottom w:val="none" w:sz="0" w:space="0" w:color="auto"/>
        <w:right w:val="none" w:sz="0" w:space="0" w:color="auto"/>
      </w:divBdr>
    </w:div>
    <w:div w:id="1338801579">
      <w:bodyDiv w:val="1"/>
      <w:marLeft w:val="0"/>
      <w:marRight w:val="0"/>
      <w:marTop w:val="0"/>
      <w:marBottom w:val="0"/>
      <w:divBdr>
        <w:top w:val="none" w:sz="0" w:space="0" w:color="auto"/>
        <w:left w:val="none" w:sz="0" w:space="0" w:color="auto"/>
        <w:bottom w:val="none" w:sz="0" w:space="0" w:color="auto"/>
        <w:right w:val="none" w:sz="0" w:space="0" w:color="auto"/>
      </w:divBdr>
    </w:div>
    <w:div w:id="1344554002">
      <w:bodyDiv w:val="1"/>
      <w:marLeft w:val="0"/>
      <w:marRight w:val="0"/>
      <w:marTop w:val="0"/>
      <w:marBottom w:val="0"/>
      <w:divBdr>
        <w:top w:val="none" w:sz="0" w:space="0" w:color="auto"/>
        <w:left w:val="none" w:sz="0" w:space="0" w:color="auto"/>
        <w:bottom w:val="none" w:sz="0" w:space="0" w:color="auto"/>
        <w:right w:val="none" w:sz="0" w:space="0" w:color="auto"/>
      </w:divBdr>
    </w:div>
    <w:div w:id="1375690483">
      <w:bodyDiv w:val="1"/>
      <w:marLeft w:val="0"/>
      <w:marRight w:val="0"/>
      <w:marTop w:val="0"/>
      <w:marBottom w:val="0"/>
      <w:divBdr>
        <w:top w:val="none" w:sz="0" w:space="0" w:color="auto"/>
        <w:left w:val="none" w:sz="0" w:space="0" w:color="auto"/>
        <w:bottom w:val="none" w:sz="0" w:space="0" w:color="auto"/>
        <w:right w:val="none" w:sz="0" w:space="0" w:color="auto"/>
      </w:divBdr>
    </w:div>
    <w:div w:id="1398090044">
      <w:bodyDiv w:val="1"/>
      <w:marLeft w:val="0"/>
      <w:marRight w:val="0"/>
      <w:marTop w:val="0"/>
      <w:marBottom w:val="0"/>
      <w:divBdr>
        <w:top w:val="none" w:sz="0" w:space="0" w:color="auto"/>
        <w:left w:val="none" w:sz="0" w:space="0" w:color="auto"/>
        <w:bottom w:val="none" w:sz="0" w:space="0" w:color="auto"/>
        <w:right w:val="none" w:sz="0" w:space="0" w:color="auto"/>
      </w:divBdr>
    </w:div>
    <w:div w:id="1407410234">
      <w:bodyDiv w:val="1"/>
      <w:marLeft w:val="0"/>
      <w:marRight w:val="0"/>
      <w:marTop w:val="0"/>
      <w:marBottom w:val="0"/>
      <w:divBdr>
        <w:top w:val="none" w:sz="0" w:space="0" w:color="auto"/>
        <w:left w:val="none" w:sz="0" w:space="0" w:color="auto"/>
        <w:bottom w:val="none" w:sz="0" w:space="0" w:color="auto"/>
        <w:right w:val="none" w:sz="0" w:space="0" w:color="auto"/>
      </w:divBdr>
    </w:div>
    <w:div w:id="1419791712">
      <w:bodyDiv w:val="1"/>
      <w:marLeft w:val="0"/>
      <w:marRight w:val="0"/>
      <w:marTop w:val="0"/>
      <w:marBottom w:val="0"/>
      <w:divBdr>
        <w:top w:val="none" w:sz="0" w:space="0" w:color="auto"/>
        <w:left w:val="none" w:sz="0" w:space="0" w:color="auto"/>
        <w:bottom w:val="none" w:sz="0" w:space="0" w:color="auto"/>
        <w:right w:val="none" w:sz="0" w:space="0" w:color="auto"/>
      </w:divBdr>
    </w:div>
    <w:div w:id="1436366043">
      <w:bodyDiv w:val="1"/>
      <w:marLeft w:val="0"/>
      <w:marRight w:val="0"/>
      <w:marTop w:val="0"/>
      <w:marBottom w:val="0"/>
      <w:divBdr>
        <w:top w:val="none" w:sz="0" w:space="0" w:color="auto"/>
        <w:left w:val="none" w:sz="0" w:space="0" w:color="auto"/>
        <w:bottom w:val="none" w:sz="0" w:space="0" w:color="auto"/>
        <w:right w:val="none" w:sz="0" w:space="0" w:color="auto"/>
      </w:divBdr>
    </w:div>
    <w:div w:id="1437755398">
      <w:bodyDiv w:val="1"/>
      <w:marLeft w:val="0"/>
      <w:marRight w:val="0"/>
      <w:marTop w:val="0"/>
      <w:marBottom w:val="0"/>
      <w:divBdr>
        <w:top w:val="none" w:sz="0" w:space="0" w:color="auto"/>
        <w:left w:val="none" w:sz="0" w:space="0" w:color="auto"/>
        <w:bottom w:val="none" w:sz="0" w:space="0" w:color="auto"/>
        <w:right w:val="none" w:sz="0" w:space="0" w:color="auto"/>
      </w:divBdr>
    </w:div>
    <w:div w:id="1462965242">
      <w:bodyDiv w:val="1"/>
      <w:marLeft w:val="0"/>
      <w:marRight w:val="0"/>
      <w:marTop w:val="0"/>
      <w:marBottom w:val="0"/>
      <w:divBdr>
        <w:top w:val="none" w:sz="0" w:space="0" w:color="auto"/>
        <w:left w:val="none" w:sz="0" w:space="0" w:color="auto"/>
        <w:bottom w:val="none" w:sz="0" w:space="0" w:color="auto"/>
        <w:right w:val="none" w:sz="0" w:space="0" w:color="auto"/>
      </w:divBdr>
    </w:div>
    <w:div w:id="1480196830">
      <w:bodyDiv w:val="1"/>
      <w:marLeft w:val="0"/>
      <w:marRight w:val="0"/>
      <w:marTop w:val="0"/>
      <w:marBottom w:val="0"/>
      <w:divBdr>
        <w:top w:val="none" w:sz="0" w:space="0" w:color="auto"/>
        <w:left w:val="none" w:sz="0" w:space="0" w:color="auto"/>
        <w:bottom w:val="none" w:sz="0" w:space="0" w:color="auto"/>
        <w:right w:val="none" w:sz="0" w:space="0" w:color="auto"/>
      </w:divBdr>
    </w:div>
    <w:div w:id="1538817175">
      <w:bodyDiv w:val="1"/>
      <w:marLeft w:val="0"/>
      <w:marRight w:val="0"/>
      <w:marTop w:val="0"/>
      <w:marBottom w:val="0"/>
      <w:divBdr>
        <w:top w:val="none" w:sz="0" w:space="0" w:color="auto"/>
        <w:left w:val="none" w:sz="0" w:space="0" w:color="auto"/>
        <w:bottom w:val="none" w:sz="0" w:space="0" w:color="auto"/>
        <w:right w:val="none" w:sz="0" w:space="0" w:color="auto"/>
      </w:divBdr>
    </w:div>
    <w:div w:id="1547793056">
      <w:bodyDiv w:val="1"/>
      <w:marLeft w:val="0"/>
      <w:marRight w:val="0"/>
      <w:marTop w:val="0"/>
      <w:marBottom w:val="0"/>
      <w:divBdr>
        <w:top w:val="none" w:sz="0" w:space="0" w:color="auto"/>
        <w:left w:val="none" w:sz="0" w:space="0" w:color="auto"/>
        <w:bottom w:val="none" w:sz="0" w:space="0" w:color="auto"/>
        <w:right w:val="none" w:sz="0" w:space="0" w:color="auto"/>
      </w:divBdr>
    </w:div>
    <w:div w:id="1564877631">
      <w:bodyDiv w:val="1"/>
      <w:marLeft w:val="0"/>
      <w:marRight w:val="0"/>
      <w:marTop w:val="0"/>
      <w:marBottom w:val="0"/>
      <w:divBdr>
        <w:top w:val="none" w:sz="0" w:space="0" w:color="auto"/>
        <w:left w:val="none" w:sz="0" w:space="0" w:color="auto"/>
        <w:bottom w:val="none" w:sz="0" w:space="0" w:color="auto"/>
        <w:right w:val="none" w:sz="0" w:space="0" w:color="auto"/>
      </w:divBdr>
    </w:div>
    <w:div w:id="1574271343">
      <w:bodyDiv w:val="1"/>
      <w:marLeft w:val="0"/>
      <w:marRight w:val="0"/>
      <w:marTop w:val="0"/>
      <w:marBottom w:val="0"/>
      <w:divBdr>
        <w:top w:val="none" w:sz="0" w:space="0" w:color="auto"/>
        <w:left w:val="none" w:sz="0" w:space="0" w:color="auto"/>
        <w:bottom w:val="none" w:sz="0" w:space="0" w:color="auto"/>
        <w:right w:val="none" w:sz="0" w:space="0" w:color="auto"/>
      </w:divBdr>
    </w:div>
    <w:div w:id="1608195081">
      <w:bodyDiv w:val="1"/>
      <w:marLeft w:val="0"/>
      <w:marRight w:val="0"/>
      <w:marTop w:val="0"/>
      <w:marBottom w:val="0"/>
      <w:divBdr>
        <w:top w:val="none" w:sz="0" w:space="0" w:color="auto"/>
        <w:left w:val="none" w:sz="0" w:space="0" w:color="auto"/>
        <w:bottom w:val="none" w:sz="0" w:space="0" w:color="auto"/>
        <w:right w:val="none" w:sz="0" w:space="0" w:color="auto"/>
      </w:divBdr>
    </w:div>
    <w:div w:id="1614945508">
      <w:bodyDiv w:val="1"/>
      <w:marLeft w:val="0"/>
      <w:marRight w:val="0"/>
      <w:marTop w:val="0"/>
      <w:marBottom w:val="0"/>
      <w:divBdr>
        <w:top w:val="none" w:sz="0" w:space="0" w:color="auto"/>
        <w:left w:val="none" w:sz="0" w:space="0" w:color="auto"/>
        <w:bottom w:val="none" w:sz="0" w:space="0" w:color="auto"/>
        <w:right w:val="none" w:sz="0" w:space="0" w:color="auto"/>
      </w:divBdr>
    </w:div>
    <w:div w:id="1630742098">
      <w:bodyDiv w:val="1"/>
      <w:marLeft w:val="0"/>
      <w:marRight w:val="0"/>
      <w:marTop w:val="0"/>
      <w:marBottom w:val="0"/>
      <w:divBdr>
        <w:top w:val="none" w:sz="0" w:space="0" w:color="auto"/>
        <w:left w:val="none" w:sz="0" w:space="0" w:color="auto"/>
        <w:bottom w:val="none" w:sz="0" w:space="0" w:color="auto"/>
        <w:right w:val="none" w:sz="0" w:space="0" w:color="auto"/>
      </w:divBdr>
    </w:div>
    <w:div w:id="1635477360">
      <w:bodyDiv w:val="1"/>
      <w:marLeft w:val="0"/>
      <w:marRight w:val="0"/>
      <w:marTop w:val="0"/>
      <w:marBottom w:val="0"/>
      <w:divBdr>
        <w:top w:val="none" w:sz="0" w:space="0" w:color="auto"/>
        <w:left w:val="none" w:sz="0" w:space="0" w:color="auto"/>
        <w:bottom w:val="none" w:sz="0" w:space="0" w:color="auto"/>
        <w:right w:val="none" w:sz="0" w:space="0" w:color="auto"/>
      </w:divBdr>
    </w:div>
    <w:div w:id="1669014754">
      <w:bodyDiv w:val="1"/>
      <w:marLeft w:val="0"/>
      <w:marRight w:val="0"/>
      <w:marTop w:val="0"/>
      <w:marBottom w:val="0"/>
      <w:divBdr>
        <w:top w:val="none" w:sz="0" w:space="0" w:color="auto"/>
        <w:left w:val="none" w:sz="0" w:space="0" w:color="auto"/>
        <w:bottom w:val="none" w:sz="0" w:space="0" w:color="auto"/>
        <w:right w:val="none" w:sz="0" w:space="0" w:color="auto"/>
      </w:divBdr>
    </w:div>
    <w:div w:id="1696154954">
      <w:bodyDiv w:val="1"/>
      <w:marLeft w:val="0"/>
      <w:marRight w:val="0"/>
      <w:marTop w:val="0"/>
      <w:marBottom w:val="0"/>
      <w:divBdr>
        <w:top w:val="none" w:sz="0" w:space="0" w:color="auto"/>
        <w:left w:val="none" w:sz="0" w:space="0" w:color="auto"/>
        <w:bottom w:val="none" w:sz="0" w:space="0" w:color="auto"/>
        <w:right w:val="none" w:sz="0" w:space="0" w:color="auto"/>
      </w:divBdr>
    </w:div>
    <w:div w:id="1703550067">
      <w:bodyDiv w:val="1"/>
      <w:marLeft w:val="0"/>
      <w:marRight w:val="0"/>
      <w:marTop w:val="0"/>
      <w:marBottom w:val="0"/>
      <w:divBdr>
        <w:top w:val="none" w:sz="0" w:space="0" w:color="auto"/>
        <w:left w:val="none" w:sz="0" w:space="0" w:color="auto"/>
        <w:bottom w:val="none" w:sz="0" w:space="0" w:color="auto"/>
        <w:right w:val="none" w:sz="0" w:space="0" w:color="auto"/>
      </w:divBdr>
    </w:div>
    <w:div w:id="1735278713">
      <w:bodyDiv w:val="1"/>
      <w:marLeft w:val="0"/>
      <w:marRight w:val="0"/>
      <w:marTop w:val="0"/>
      <w:marBottom w:val="0"/>
      <w:divBdr>
        <w:top w:val="none" w:sz="0" w:space="0" w:color="auto"/>
        <w:left w:val="none" w:sz="0" w:space="0" w:color="auto"/>
        <w:bottom w:val="none" w:sz="0" w:space="0" w:color="auto"/>
        <w:right w:val="none" w:sz="0" w:space="0" w:color="auto"/>
      </w:divBdr>
    </w:div>
    <w:div w:id="1761828180">
      <w:bodyDiv w:val="1"/>
      <w:marLeft w:val="0"/>
      <w:marRight w:val="0"/>
      <w:marTop w:val="0"/>
      <w:marBottom w:val="0"/>
      <w:divBdr>
        <w:top w:val="none" w:sz="0" w:space="0" w:color="auto"/>
        <w:left w:val="none" w:sz="0" w:space="0" w:color="auto"/>
        <w:bottom w:val="none" w:sz="0" w:space="0" w:color="auto"/>
        <w:right w:val="none" w:sz="0" w:space="0" w:color="auto"/>
      </w:divBdr>
    </w:div>
    <w:div w:id="1772814731">
      <w:bodyDiv w:val="1"/>
      <w:marLeft w:val="0"/>
      <w:marRight w:val="0"/>
      <w:marTop w:val="0"/>
      <w:marBottom w:val="0"/>
      <w:divBdr>
        <w:top w:val="none" w:sz="0" w:space="0" w:color="auto"/>
        <w:left w:val="none" w:sz="0" w:space="0" w:color="auto"/>
        <w:bottom w:val="none" w:sz="0" w:space="0" w:color="auto"/>
        <w:right w:val="none" w:sz="0" w:space="0" w:color="auto"/>
      </w:divBdr>
    </w:div>
    <w:div w:id="1789885710">
      <w:bodyDiv w:val="1"/>
      <w:marLeft w:val="0"/>
      <w:marRight w:val="0"/>
      <w:marTop w:val="0"/>
      <w:marBottom w:val="0"/>
      <w:divBdr>
        <w:top w:val="none" w:sz="0" w:space="0" w:color="auto"/>
        <w:left w:val="none" w:sz="0" w:space="0" w:color="auto"/>
        <w:bottom w:val="none" w:sz="0" w:space="0" w:color="auto"/>
        <w:right w:val="none" w:sz="0" w:space="0" w:color="auto"/>
      </w:divBdr>
    </w:div>
    <w:div w:id="1792170407">
      <w:bodyDiv w:val="1"/>
      <w:marLeft w:val="0"/>
      <w:marRight w:val="0"/>
      <w:marTop w:val="0"/>
      <w:marBottom w:val="0"/>
      <w:divBdr>
        <w:top w:val="none" w:sz="0" w:space="0" w:color="auto"/>
        <w:left w:val="none" w:sz="0" w:space="0" w:color="auto"/>
        <w:bottom w:val="none" w:sz="0" w:space="0" w:color="auto"/>
        <w:right w:val="none" w:sz="0" w:space="0" w:color="auto"/>
      </w:divBdr>
    </w:div>
    <w:div w:id="1802071902">
      <w:bodyDiv w:val="1"/>
      <w:marLeft w:val="0"/>
      <w:marRight w:val="0"/>
      <w:marTop w:val="0"/>
      <w:marBottom w:val="0"/>
      <w:divBdr>
        <w:top w:val="none" w:sz="0" w:space="0" w:color="auto"/>
        <w:left w:val="none" w:sz="0" w:space="0" w:color="auto"/>
        <w:bottom w:val="none" w:sz="0" w:space="0" w:color="auto"/>
        <w:right w:val="none" w:sz="0" w:space="0" w:color="auto"/>
      </w:divBdr>
    </w:div>
    <w:div w:id="1832912439">
      <w:bodyDiv w:val="1"/>
      <w:marLeft w:val="0"/>
      <w:marRight w:val="0"/>
      <w:marTop w:val="0"/>
      <w:marBottom w:val="0"/>
      <w:divBdr>
        <w:top w:val="none" w:sz="0" w:space="0" w:color="auto"/>
        <w:left w:val="none" w:sz="0" w:space="0" w:color="auto"/>
        <w:bottom w:val="none" w:sz="0" w:space="0" w:color="auto"/>
        <w:right w:val="none" w:sz="0" w:space="0" w:color="auto"/>
      </w:divBdr>
    </w:div>
    <w:div w:id="1842042471">
      <w:bodyDiv w:val="1"/>
      <w:marLeft w:val="0"/>
      <w:marRight w:val="0"/>
      <w:marTop w:val="0"/>
      <w:marBottom w:val="0"/>
      <w:divBdr>
        <w:top w:val="none" w:sz="0" w:space="0" w:color="auto"/>
        <w:left w:val="none" w:sz="0" w:space="0" w:color="auto"/>
        <w:bottom w:val="none" w:sz="0" w:space="0" w:color="auto"/>
        <w:right w:val="none" w:sz="0" w:space="0" w:color="auto"/>
      </w:divBdr>
    </w:div>
    <w:div w:id="1854415724">
      <w:bodyDiv w:val="1"/>
      <w:marLeft w:val="0"/>
      <w:marRight w:val="0"/>
      <w:marTop w:val="0"/>
      <w:marBottom w:val="0"/>
      <w:divBdr>
        <w:top w:val="none" w:sz="0" w:space="0" w:color="auto"/>
        <w:left w:val="none" w:sz="0" w:space="0" w:color="auto"/>
        <w:bottom w:val="none" w:sz="0" w:space="0" w:color="auto"/>
        <w:right w:val="none" w:sz="0" w:space="0" w:color="auto"/>
      </w:divBdr>
    </w:div>
    <w:div w:id="1885170085">
      <w:bodyDiv w:val="1"/>
      <w:marLeft w:val="0"/>
      <w:marRight w:val="0"/>
      <w:marTop w:val="0"/>
      <w:marBottom w:val="0"/>
      <w:divBdr>
        <w:top w:val="none" w:sz="0" w:space="0" w:color="auto"/>
        <w:left w:val="none" w:sz="0" w:space="0" w:color="auto"/>
        <w:bottom w:val="none" w:sz="0" w:space="0" w:color="auto"/>
        <w:right w:val="none" w:sz="0" w:space="0" w:color="auto"/>
      </w:divBdr>
    </w:div>
    <w:div w:id="1885942299">
      <w:bodyDiv w:val="1"/>
      <w:marLeft w:val="0"/>
      <w:marRight w:val="0"/>
      <w:marTop w:val="0"/>
      <w:marBottom w:val="0"/>
      <w:divBdr>
        <w:top w:val="none" w:sz="0" w:space="0" w:color="auto"/>
        <w:left w:val="none" w:sz="0" w:space="0" w:color="auto"/>
        <w:bottom w:val="none" w:sz="0" w:space="0" w:color="auto"/>
        <w:right w:val="none" w:sz="0" w:space="0" w:color="auto"/>
      </w:divBdr>
    </w:div>
    <w:div w:id="1907106990">
      <w:bodyDiv w:val="1"/>
      <w:marLeft w:val="0"/>
      <w:marRight w:val="0"/>
      <w:marTop w:val="0"/>
      <w:marBottom w:val="0"/>
      <w:divBdr>
        <w:top w:val="none" w:sz="0" w:space="0" w:color="auto"/>
        <w:left w:val="none" w:sz="0" w:space="0" w:color="auto"/>
        <w:bottom w:val="none" w:sz="0" w:space="0" w:color="auto"/>
        <w:right w:val="none" w:sz="0" w:space="0" w:color="auto"/>
      </w:divBdr>
    </w:div>
    <w:div w:id="1959607087">
      <w:bodyDiv w:val="1"/>
      <w:marLeft w:val="0"/>
      <w:marRight w:val="0"/>
      <w:marTop w:val="0"/>
      <w:marBottom w:val="0"/>
      <w:divBdr>
        <w:top w:val="none" w:sz="0" w:space="0" w:color="auto"/>
        <w:left w:val="none" w:sz="0" w:space="0" w:color="auto"/>
        <w:bottom w:val="none" w:sz="0" w:space="0" w:color="auto"/>
        <w:right w:val="none" w:sz="0" w:space="0" w:color="auto"/>
      </w:divBdr>
    </w:div>
    <w:div w:id="1966349455">
      <w:bodyDiv w:val="1"/>
      <w:marLeft w:val="0"/>
      <w:marRight w:val="0"/>
      <w:marTop w:val="0"/>
      <w:marBottom w:val="0"/>
      <w:divBdr>
        <w:top w:val="none" w:sz="0" w:space="0" w:color="auto"/>
        <w:left w:val="none" w:sz="0" w:space="0" w:color="auto"/>
        <w:bottom w:val="none" w:sz="0" w:space="0" w:color="auto"/>
        <w:right w:val="none" w:sz="0" w:space="0" w:color="auto"/>
      </w:divBdr>
    </w:div>
    <w:div w:id="1984659068">
      <w:bodyDiv w:val="1"/>
      <w:marLeft w:val="0"/>
      <w:marRight w:val="0"/>
      <w:marTop w:val="0"/>
      <w:marBottom w:val="0"/>
      <w:divBdr>
        <w:top w:val="none" w:sz="0" w:space="0" w:color="auto"/>
        <w:left w:val="none" w:sz="0" w:space="0" w:color="auto"/>
        <w:bottom w:val="none" w:sz="0" w:space="0" w:color="auto"/>
        <w:right w:val="none" w:sz="0" w:space="0" w:color="auto"/>
      </w:divBdr>
    </w:div>
    <w:div w:id="1994291822">
      <w:bodyDiv w:val="1"/>
      <w:marLeft w:val="0"/>
      <w:marRight w:val="0"/>
      <w:marTop w:val="0"/>
      <w:marBottom w:val="0"/>
      <w:divBdr>
        <w:top w:val="none" w:sz="0" w:space="0" w:color="auto"/>
        <w:left w:val="none" w:sz="0" w:space="0" w:color="auto"/>
        <w:bottom w:val="none" w:sz="0" w:space="0" w:color="auto"/>
        <w:right w:val="none" w:sz="0" w:space="0" w:color="auto"/>
      </w:divBdr>
    </w:div>
    <w:div w:id="2013027076">
      <w:bodyDiv w:val="1"/>
      <w:marLeft w:val="0"/>
      <w:marRight w:val="0"/>
      <w:marTop w:val="0"/>
      <w:marBottom w:val="0"/>
      <w:divBdr>
        <w:top w:val="none" w:sz="0" w:space="0" w:color="auto"/>
        <w:left w:val="none" w:sz="0" w:space="0" w:color="auto"/>
        <w:bottom w:val="none" w:sz="0" w:space="0" w:color="auto"/>
        <w:right w:val="none" w:sz="0" w:space="0" w:color="auto"/>
      </w:divBdr>
    </w:div>
    <w:div w:id="2042627633">
      <w:bodyDiv w:val="1"/>
      <w:marLeft w:val="0"/>
      <w:marRight w:val="0"/>
      <w:marTop w:val="0"/>
      <w:marBottom w:val="0"/>
      <w:divBdr>
        <w:top w:val="none" w:sz="0" w:space="0" w:color="auto"/>
        <w:left w:val="none" w:sz="0" w:space="0" w:color="auto"/>
        <w:bottom w:val="none" w:sz="0" w:space="0" w:color="auto"/>
        <w:right w:val="none" w:sz="0" w:space="0" w:color="auto"/>
      </w:divBdr>
    </w:div>
    <w:div w:id="2061199759">
      <w:bodyDiv w:val="1"/>
      <w:marLeft w:val="0"/>
      <w:marRight w:val="0"/>
      <w:marTop w:val="0"/>
      <w:marBottom w:val="0"/>
      <w:divBdr>
        <w:top w:val="none" w:sz="0" w:space="0" w:color="auto"/>
        <w:left w:val="none" w:sz="0" w:space="0" w:color="auto"/>
        <w:bottom w:val="none" w:sz="0" w:space="0" w:color="auto"/>
        <w:right w:val="none" w:sz="0" w:space="0" w:color="auto"/>
      </w:divBdr>
    </w:div>
    <w:div w:id="2068412684">
      <w:bodyDiv w:val="1"/>
      <w:marLeft w:val="0"/>
      <w:marRight w:val="0"/>
      <w:marTop w:val="0"/>
      <w:marBottom w:val="0"/>
      <w:divBdr>
        <w:top w:val="none" w:sz="0" w:space="0" w:color="auto"/>
        <w:left w:val="none" w:sz="0" w:space="0" w:color="auto"/>
        <w:bottom w:val="none" w:sz="0" w:space="0" w:color="auto"/>
        <w:right w:val="none" w:sz="0" w:space="0" w:color="auto"/>
      </w:divBdr>
    </w:div>
    <w:div w:id="2074037727">
      <w:bodyDiv w:val="1"/>
      <w:marLeft w:val="0"/>
      <w:marRight w:val="0"/>
      <w:marTop w:val="0"/>
      <w:marBottom w:val="0"/>
      <w:divBdr>
        <w:top w:val="none" w:sz="0" w:space="0" w:color="auto"/>
        <w:left w:val="none" w:sz="0" w:space="0" w:color="auto"/>
        <w:bottom w:val="none" w:sz="0" w:space="0" w:color="auto"/>
        <w:right w:val="none" w:sz="0" w:space="0" w:color="auto"/>
      </w:divBdr>
    </w:div>
    <w:div w:id="2094160908">
      <w:bodyDiv w:val="1"/>
      <w:marLeft w:val="0"/>
      <w:marRight w:val="0"/>
      <w:marTop w:val="0"/>
      <w:marBottom w:val="0"/>
      <w:divBdr>
        <w:top w:val="none" w:sz="0" w:space="0" w:color="auto"/>
        <w:left w:val="none" w:sz="0" w:space="0" w:color="auto"/>
        <w:bottom w:val="none" w:sz="0" w:space="0" w:color="auto"/>
        <w:right w:val="none" w:sz="0" w:space="0" w:color="auto"/>
      </w:divBdr>
    </w:div>
    <w:div w:id="2099670229">
      <w:bodyDiv w:val="1"/>
      <w:marLeft w:val="0"/>
      <w:marRight w:val="0"/>
      <w:marTop w:val="0"/>
      <w:marBottom w:val="0"/>
      <w:divBdr>
        <w:top w:val="none" w:sz="0" w:space="0" w:color="auto"/>
        <w:left w:val="none" w:sz="0" w:space="0" w:color="auto"/>
        <w:bottom w:val="none" w:sz="0" w:space="0" w:color="auto"/>
        <w:right w:val="none" w:sz="0" w:space="0" w:color="auto"/>
      </w:divBdr>
    </w:div>
    <w:div w:id="2107069697">
      <w:bodyDiv w:val="1"/>
      <w:marLeft w:val="0"/>
      <w:marRight w:val="0"/>
      <w:marTop w:val="0"/>
      <w:marBottom w:val="0"/>
      <w:divBdr>
        <w:top w:val="none" w:sz="0" w:space="0" w:color="auto"/>
        <w:left w:val="none" w:sz="0" w:space="0" w:color="auto"/>
        <w:bottom w:val="none" w:sz="0" w:space="0" w:color="auto"/>
        <w:right w:val="none" w:sz="0" w:space="0" w:color="auto"/>
      </w:divBdr>
    </w:div>
    <w:div w:id="2112625891">
      <w:bodyDiv w:val="1"/>
      <w:marLeft w:val="0"/>
      <w:marRight w:val="0"/>
      <w:marTop w:val="0"/>
      <w:marBottom w:val="0"/>
      <w:divBdr>
        <w:top w:val="none" w:sz="0" w:space="0" w:color="auto"/>
        <w:left w:val="none" w:sz="0" w:space="0" w:color="auto"/>
        <w:bottom w:val="none" w:sz="0" w:space="0" w:color="auto"/>
        <w:right w:val="none" w:sz="0" w:space="0" w:color="auto"/>
      </w:divBdr>
    </w:div>
    <w:div w:id="2127507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90.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customXml" Target="ink/ink3.xml"/><Relationship Id="rId68" Type="http://schemas.openxmlformats.org/officeDocument/2006/relationships/customXml" Target="ink/ink5.xml"/><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image" Target="media/image85.png"/><Relationship Id="rId133" Type="http://schemas.openxmlformats.org/officeDocument/2006/relationships/image" Target="media/image106.png"/><Relationship Id="rId138" Type="http://schemas.openxmlformats.org/officeDocument/2006/relationships/image" Target="media/image111.png"/><Relationship Id="rId154" Type="http://schemas.openxmlformats.org/officeDocument/2006/relationships/image" Target="media/image127.png"/><Relationship Id="rId159" Type="http://schemas.openxmlformats.org/officeDocument/2006/relationships/image" Target="media/image131.png"/><Relationship Id="rId170" Type="http://schemas.microsoft.com/office/2011/relationships/people" Target="people.xml"/><Relationship Id="rId16" Type="http://schemas.openxmlformats.org/officeDocument/2006/relationships/image" Target="media/image7.png"/><Relationship Id="rId107" Type="http://schemas.openxmlformats.org/officeDocument/2006/relationships/image" Target="media/image80.png"/><Relationship Id="rId11" Type="http://schemas.openxmlformats.org/officeDocument/2006/relationships/image" Target="media/image4.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oleObject" Target="embeddings/oleObject5.bin"/><Relationship Id="rId74" Type="http://schemas.openxmlformats.org/officeDocument/2006/relationships/customXml" Target="ink/ink8.xml"/><Relationship Id="rId79" Type="http://schemas.openxmlformats.org/officeDocument/2006/relationships/image" Target="media/image54.png"/><Relationship Id="rId102" Type="http://schemas.openxmlformats.org/officeDocument/2006/relationships/image" Target="media/image75.png"/><Relationship Id="rId123" Type="http://schemas.openxmlformats.org/officeDocument/2006/relationships/image" Target="media/image96.png"/><Relationship Id="rId128" Type="http://schemas.openxmlformats.org/officeDocument/2006/relationships/image" Target="media/image101.png"/><Relationship Id="rId144" Type="http://schemas.openxmlformats.org/officeDocument/2006/relationships/image" Target="media/image117.png"/><Relationship Id="rId149" Type="http://schemas.openxmlformats.org/officeDocument/2006/relationships/image" Target="media/image122.png"/><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68.png"/><Relationship Id="rId160" Type="http://schemas.openxmlformats.org/officeDocument/2006/relationships/oleObject" Target="embeddings/oleObject10.bin"/><Relationship Id="rId165" Type="http://schemas.openxmlformats.org/officeDocument/2006/relationships/image" Target="media/image134.png"/><Relationship Id="rId22" Type="http://schemas.openxmlformats.org/officeDocument/2006/relationships/image" Target="media/image13.emf"/><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46.emf"/><Relationship Id="rId69" Type="http://schemas.openxmlformats.org/officeDocument/2006/relationships/image" Target="media/image49.emf"/><Relationship Id="rId113" Type="http://schemas.openxmlformats.org/officeDocument/2006/relationships/image" Target="media/image86.png"/><Relationship Id="rId118" Type="http://schemas.openxmlformats.org/officeDocument/2006/relationships/image" Target="media/image91.png"/><Relationship Id="rId134" Type="http://schemas.openxmlformats.org/officeDocument/2006/relationships/image" Target="media/image107.png"/><Relationship Id="rId139" Type="http://schemas.openxmlformats.org/officeDocument/2006/relationships/image" Target="media/image112.png"/><Relationship Id="rId80" Type="http://schemas.openxmlformats.org/officeDocument/2006/relationships/image" Target="media/image55.png"/><Relationship Id="rId85" Type="http://schemas.openxmlformats.org/officeDocument/2006/relationships/image" Target="media/image60.png"/><Relationship Id="rId150" Type="http://schemas.openxmlformats.org/officeDocument/2006/relationships/image" Target="media/image123.png"/><Relationship Id="rId155" Type="http://schemas.openxmlformats.org/officeDocument/2006/relationships/image" Target="media/image128.png"/><Relationship Id="rId171" Type="http://schemas.openxmlformats.org/officeDocument/2006/relationships/theme" Target="theme/theme1.xml"/><Relationship Id="rId12" Type="http://schemas.openxmlformats.org/officeDocument/2006/relationships/image" Target="media/image5.emf"/><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5.png"/><Relationship Id="rId103" Type="http://schemas.openxmlformats.org/officeDocument/2006/relationships/image" Target="media/image76.png"/><Relationship Id="rId108" Type="http://schemas.openxmlformats.org/officeDocument/2006/relationships/image" Target="media/image81.png"/><Relationship Id="rId124" Type="http://schemas.openxmlformats.org/officeDocument/2006/relationships/image" Target="media/image97.png"/><Relationship Id="rId129" Type="http://schemas.openxmlformats.org/officeDocument/2006/relationships/image" Target="media/image102.png"/><Relationship Id="rId54" Type="http://schemas.openxmlformats.org/officeDocument/2006/relationships/oleObject" Target="embeddings/oleObject2.bin"/><Relationship Id="rId70" Type="http://schemas.openxmlformats.org/officeDocument/2006/relationships/customXml" Target="ink/ink6.xml"/><Relationship Id="rId75" Type="http://schemas.openxmlformats.org/officeDocument/2006/relationships/image" Target="media/image52.emf"/><Relationship Id="rId91" Type="http://schemas.openxmlformats.org/officeDocument/2006/relationships/oleObject" Target="embeddings/oleObject7.bin"/><Relationship Id="rId96" Type="http://schemas.openxmlformats.org/officeDocument/2006/relationships/image" Target="media/image69.png"/><Relationship Id="rId140" Type="http://schemas.openxmlformats.org/officeDocument/2006/relationships/image" Target="media/image113.png"/><Relationship Id="rId145" Type="http://schemas.openxmlformats.org/officeDocument/2006/relationships/image" Target="media/image118.png"/><Relationship Id="rId161" Type="http://schemas.openxmlformats.org/officeDocument/2006/relationships/image" Target="media/image132.png"/><Relationship Id="rId166"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oleObject" Target="embeddings/oleObject4.bin"/><Relationship Id="rId106" Type="http://schemas.openxmlformats.org/officeDocument/2006/relationships/image" Target="media/image79.png"/><Relationship Id="rId114" Type="http://schemas.openxmlformats.org/officeDocument/2006/relationships/image" Target="media/image87.png"/><Relationship Id="rId119" Type="http://schemas.openxmlformats.org/officeDocument/2006/relationships/image" Target="media/image92.png"/><Relationship Id="rId127" Type="http://schemas.openxmlformats.org/officeDocument/2006/relationships/image" Target="media/image100.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oleObject" Target="embeddings/oleObject1.bin"/><Relationship Id="rId60" Type="http://schemas.openxmlformats.org/officeDocument/2006/relationships/oleObject" Target="embeddings/oleObject6.bin"/><Relationship Id="rId65" Type="http://schemas.openxmlformats.org/officeDocument/2006/relationships/customXml" Target="ink/ink4.xml"/><Relationship Id="rId73" Type="http://schemas.openxmlformats.org/officeDocument/2006/relationships/image" Target="media/image51.emf"/><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5.png"/><Relationship Id="rId130" Type="http://schemas.openxmlformats.org/officeDocument/2006/relationships/image" Target="media/image103.png"/><Relationship Id="rId135" Type="http://schemas.openxmlformats.org/officeDocument/2006/relationships/image" Target="media/image108.png"/><Relationship Id="rId143" Type="http://schemas.openxmlformats.org/officeDocument/2006/relationships/image" Target="media/image116.png"/><Relationship Id="rId148" Type="http://schemas.openxmlformats.org/officeDocument/2006/relationships/image" Target="media/image121.png"/><Relationship Id="rId151" Type="http://schemas.openxmlformats.org/officeDocument/2006/relationships/image" Target="media/image124.png"/><Relationship Id="rId156" Type="http://schemas.openxmlformats.org/officeDocument/2006/relationships/image" Target="media/image129.png"/><Relationship Id="rId164" Type="http://schemas.openxmlformats.org/officeDocument/2006/relationships/oleObject" Target="embeddings/oleObject12.bin"/><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82.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oleObject" Target="embeddings/oleObject3.bin"/><Relationship Id="rId76" Type="http://schemas.openxmlformats.org/officeDocument/2006/relationships/customXml" Target="ink/ink9.xml"/><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image" Target="media/image93.png"/><Relationship Id="rId125" Type="http://schemas.openxmlformats.org/officeDocument/2006/relationships/image" Target="media/image98.png"/><Relationship Id="rId141" Type="http://schemas.openxmlformats.org/officeDocument/2006/relationships/image" Target="media/image114.png"/><Relationship Id="rId146" Type="http://schemas.openxmlformats.org/officeDocument/2006/relationships/image" Target="media/image119.png"/><Relationship Id="rId16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0.emf"/><Relationship Id="rId92" Type="http://schemas.openxmlformats.org/officeDocument/2006/relationships/oleObject" Target="embeddings/oleObject8.bin"/><Relationship Id="rId162" Type="http://schemas.openxmlformats.org/officeDocument/2006/relationships/oleObject" Target="embeddings/oleObject11.bin"/><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48.emf"/><Relationship Id="rId87" Type="http://schemas.openxmlformats.org/officeDocument/2006/relationships/image" Target="media/image62.png"/><Relationship Id="rId110" Type="http://schemas.openxmlformats.org/officeDocument/2006/relationships/image" Target="media/image83.png"/><Relationship Id="rId115" Type="http://schemas.openxmlformats.org/officeDocument/2006/relationships/image" Target="media/image88.png"/><Relationship Id="rId131" Type="http://schemas.openxmlformats.org/officeDocument/2006/relationships/image" Target="media/image104.png"/><Relationship Id="rId136" Type="http://schemas.openxmlformats.org/officeDocument/2006/relationships/image" Target="media/image109.png"/><Relationship Id="rId157" Type="http://schemas.openxmlformats.org/officeDocument/2006/relationships/image" Target="media/image130.png"/><Relationship Id="rId61" Type="http://schemas.openxmlformats.org/officeDocument/2006/relationships/customXml" Target="ink/ink2.xml"/><Relationship Id="rId82" Type="http://schemas.openxmlformats.org/officeDocument/2006/relationships/image" Target="media/image57.png"/><Relationship Id="rId152" Type="http://schemas.openxmlformats.org/officeDocument/2006/relationships/image" Target="media/image125.png"/><Relationship Id="rId19" Type="http://schemas.openxmlformats.org/officeDocument/2006/relationships/image" Target="media/image10.png"/><Relationship Id="rId14" Type="http://schemas.openxmlformats.org/officeDocument/2006/relationships/customXml" Target="ink/ink1.xm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image" Target="media/image520.emf"/><Relationship Id="rId100" Type="http://schemas.openxmlformats.org/officeDocument/2006/relationships/image" Target="media/image73.png"/><Relationship Id="rId105" Type="http://schemas.openxmlformats.org/officeDocument/2006/relationships/image" Target="media/image78.png"/><Relationship Id="rId126" Type="http://schemas.openxmlformats.org/officeDocument/2006/relationships/image" Target="media/image99.png"/><Relationship Id="rId147" Type="http://schemas.openxmlformats.org/officeDocument/2006/relationships/image" Target="media/image120.png"/><Relationship Id="rId16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customXml" Target="ink/ink7.xml"/><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image" Target="media/image94.png"/><Relationship Id="rId142" Type="http://schemas.openxmlformats.org/officeDocument/2006/relationships/image" Target="media/image115.png"/><Relationship Id="rId163" Type="http://schemas.openxmlformats.org/officeDocument/2006/relationships/image" Target="media/image133.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47.png"/><Relationship Id="rId116" Type="http://schemas.openxmlformats.org/officeDocument/2006/relationships/image" Target="media/image89.png"/><Relationship Id="rId137" Type="http://schemas.openxmlformats.org/officeDocument/2006/relationships/image" Target="media/image110.png"/><Relationship Id="rId158" Type="http://schemas.openxmlformats.org/officeDocument/2006/relationships/oleObject" Target="embeddings/oleObject9.bin"/><Relationship Id="rId20" Type="http://schemas.openxmlformats.org/officeDocument/2006/relationships/image" Target="media/image11.emf"/><Relationship Id="rId41" Type="http://schemas.openxmlformats.org/officeDocument/2006/relationships/image" Target="media/image32.png"/><Relationship Id="rId62" Type="http://schemas.openxmlformats.org/officeDocument/2006/relationships/image" Target="media/image47.emf"/><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image" Target="media/image84.png"/><Relationship Id="rId132" Type="http://schemas.openxmlformats.org/officeDocument/2006/relationships/image" Target="media/image105.png"/><Relationship Id="rId153" Type="http://schemas.openxmlformats.org/officeDocument/2006/relationships/image" Target="media/image126.gif"/></Relationships>
</file>

<file path=word/ink/ink1.xml><?xml version="1.0" encoding="utf-8"?>
<inkml:ink xmlns:inkml="http://www.w3.org/2003/InkML">
  <inkml:definitions>
    <inkml:context xml:id="ctx0">
      <inkml:inkSource xml:id="inkSrc0">
        <inkml:traceFormat>
          <inkml:channel name="X" type="integer" max="1600" units="cm"/>
          <inkml:channel name="Y" type="integer" max="900" units="cm"/>
          <inkml:channel name="T" type="integer" max="2.14748E9" units="dev"/>
        </inkml:traceFormat>
        <inkml:channelProperties>
          <inkml:channelProperty channel="X" name="resolution" value="41.88482" units="1/cm"/>
          <inkml:channelProperty channel="Y" name="resolution" value="41.86047" units="1/cm"/>
          <inkml:channelProperty channel="T" name="resolution" value="1" units="1/dev"/>
        </inkml:channelProperties>
      </inkml:inkSource>
      <inkml:timestamp xml:id="ts0" timeString="2021-08-26T10:15:38.164"/>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0 0 0</inkml:trace>
</inkml:ink>
</file>

<file path=word/ink/ink2.xml><?xml version="1.0" encoding="utf-8"?>
<inkml:ink xmlns:inkml="http://www.w3.org/2003/InkML">
  <inkml:definitions>
    <inkml:context xml:id="ctx0">
      <inkml:inkSource xml:id="inkSrc0">
        <inkml:traceFormat>
          <inkml:channel name="X" type="integer" max="1600" units="cm"/>
          <inkml:channel name="Y" type="integer" max="900" units="cm"/>
          <inkml:channel name="T" type="integer" max="2.14748E9" units="dev"/>
        </inkml:traceFormat>
        <inkml:channelProperties>
          <inkml:channelProperty channel="X" name="resolution" value="41.88482" units="1/cm"/>
          <inkml:channelProperty channel="Y" name="resolution" value="41.86047" units="1/cm"/>
          <inkml:channelProperty channel="T" name="resolution" value="1" units="1/dev"/>
        </inkml:channelProperties>
      </inkml:inkSource>
      <inkml:timestamp xml:id="ts0" timeString="2021-08-28T11:38:21.845"/>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0 0 0</inkml:trace>
</inkml:ink>
</file>

<file path=word/ink/ink3.xml><?xml version="1.0" encoding="utf-8"?>
<inkml:ink xmlns:inkml="http://www.w3.org/2003/InkML">
  <inkml:definitions>
    <inkml:context xml:id="ctx0">
      <inkml:inkSource xml:id="inkSrc0">
        <inkml:traceFormat>
          <inkml:channel name="X" type="integer" max="1600" units="cm"/>
          <inkml:channel name="Y" type="integer" max="900" units="cm"/>
          <inkml:channel name="T" type="integer" max="2.14748E9" units="dev"/>
        </inkml:traceFormat>
        <inkml:channelProperties>
          <inkml:channelProperty channel="X" name="resolution" value="41.88482" units="1/cm"/>
          <inkml:channelProperty channel="Y" name="resolution" value="41.86047" units="1/cm"/>
          <inkml:channelProperty channel="T" name="resolution" value="1" units="1/dev"/>
        </inkml:channelProperties>
      </inkml:inkSource>
      <inkml:timestamp xml:id="ts0" timeString="2021-08-31T05:55:12.237"/>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1077 212 0,'20'0'94,"1"0"-63,-1 0-15,0 0-1,21-21-15,-21 21 16,1 0-16,-1 0 15,0 0 1,1 0 0,-21-20-16,20 20 15,0 0 17,1 0-1,-42 0 0,1 0 0,0 0-15,-21 20-16,21-20 16,-1 0-16,1 0 15,0 0-15,-1 0 16,1 0-16,0 0 15,-1 0-15,1 0 16,0 0 0,0 0-16,-1 0 15,1 0 1,0 0 0,-1 0-1,1 0 1,0 0-1,-1 0 1,1 0-16,0-20 31,40 20-15,0 0 0,1-20-16,-1 20 0,0 0 15,1 0-15,-1 0 0,0-20 0,1 20 16,-1 0-16,0 0 0,0 0 0,1 0 15,-1 0-15,0 0 16,1 0-16,-1 0 16,0 0-16,1 0 15,-1 20-15,0-20 16,1 0 0,-1 20-1,0-20 1,1 0-1,-21 20 1,20-20 0,0 0-1,1 21 1,-1-21 15,0 0 0,-40 0 1,0 0-17,-1 0 1,1 0-16,0 0 0,-1 0 16,1 0-16,0 0 0,-1 0 15,1 0-15,-21 20 0,21-20 16,0 0-16,-1 0 0,1 0 15,0 0-15,-1 0 0,1 0 0,0 0 16,0 0-16,20 20 16,-21-20-16,1 0 15,0 0 17,40 0-1,-20 20-31,20-20 15,1 0-15,-1 0 0,0 21 0,0-21 16,1 0-16,-1 0 0,0 0 16,1 0-16,-1 0 0,0 0 15,1 0-15,-1 0 0,0 0 16,1 0-16,19-21 0,-19 21 0,-1 0 16,0 0-16,1 0 0,-1-20 15,0 20-15,1 0 16,-1 0-16,0 0 0,1-20 15,-1 20 17,-20-20-1,-20 20-31,20-21 16,-21 21-16,1 0 15,0 0 1,-1-20-16,1 20 0,0 0 15,-1 0-15,1 0 16,0 0-16,-1 0 0,1 0 16,0 0-16,-21 20 15,21-20-15,-1 0 16,1 0-16,0 0 0,-1 21 16,1-21-16,0 0 15,20 20-15,-21-20 0,1 0 16,20 20-1,-20-20 1,40 20 0,0-20-1,1 0-15,-1 0 16,0 0-16,1 0 16,-1 0-16,0 0 15,21-20-15,-21 20 0,1 0 16,-1 0-16,0-20 15,1 20-15,-1 0 16,-20-20 0,20 20-16,1 0 15,-21-21 1,0 1 15,-21 0-15,21 0-1,-20 20-15,0 0 16,-1 0 0,21-21-1,-20 21 1,0 0-16,-1 21 0,1-1 16,0-20-1,20 20-15,20 0 47,0 1-31,1-21-1,-1 0-15,0 0 16,1 0 0,-1 0-1,-20-21-15,20 21 16,-20-20-1,-20 20 1,0 0-16,-1-20 16,1 20-16,0 0 15,-1 0-15,1-20 0,0 20 16,-1 0-16,1 0 0,0 0 16,-1 0-16,1 0 0,0 0 15,-1 0-15,1 0 0,0 0 0,0 0 16,-21 20-1,21-20-15,-1 0 0,1 0 16,0 0-16,20 20 0,-21-20 16,1 0-16,0 20 15,-1-20 1,21 21-16,-20-21 16,0 0-16,20 20 15,-21-20-15,1 0 16,40 0 15,1 0-15,-1 0-1,0-20-15,1 20 0,-1 0 16,0-21-16,1 21 0,-1 0 0,0-20 0,1 20 16,-1 0-16,-20-20 0,20 20 15,1 0-15,-1 0 31,-40 0-15,-1 0 15,1 0-31,0 0 0,-1 0 16,-19 0-16,19 0 16,1 0-16,0 0 0,-1 0 15,1 0-15,0 0 0,-1 0 16,1 0-16,0 0 15,-1 0-15,1 0 0,0 0 0,-1 0 16,1 0-16,0 0 0,-1 0 0,1 0 0,0 0 16,0 0-16,-1 0 0,1 0 15,0 0-15,-1 0 16,1 0-16,0 0 0,-1 0 16,1 0-16,0 20 0,-1-20 15,1 0 16,0 0 1,20 20-1,20-40-15,0 20-1,1 0-15,-1 0 0,0 0 0,1 0 16,-1 0-16,0-20 0,1 20 15,-1 0-15,0 0 0,-20-20 16,21 20-16,-1 0 0,0 0 16,-20-21-1,20 21 1,-40 0 15,0 0-31,0 0 31,-1-20-15,1 20-16,0 0 16,-1 0-16,1 0 0,0 0 15,-1 0 1,1 0-16,-21 20 16,21-20-16,0 0 15,20 21-15,-21-21 0,1 0 16,0 0-16,20 20 0,-21-20 15,1 0-15,0 0 16,-1 0 0,1 0 15,0 20 0,40-20-31,0 0 47,1 0-47,-1 0 16,21-20-16,-21 20 15,0 0-15,1 0 0,-1 0 16,0-20 0,1 20-1,-1 0 1,-40-21 31,-1 21-32,1 0 32,0 21-47,-1-21 16,21 20 15,-20-20-31,20 20 16,-20-20-1,20 20-15,0 1 16,0-1 15,0 0-15,20-20-16,0 0 15,1 20 1,-1-20-16,0 0 0,1 0 0,-1 0 16,0 0-16,1 0 0,19-20 15,-19 20-15,-1 0 0,0 0 0,1 0 16,-1-20-16,0 20 0,0 0 16,1 0-16,-1 0 0,0 0 0,1-20 15,-1 20-15,0 0 16,1 0-16,-1 0 15,0 0-15,1 0 0,-1 0 16,0 0 0,-20-21-16,21 21 0,-1 0 15,0 0 1,1 0 0,-1 21-1,0-21 1,-20 20 15,-20-20 0,0 0-15,-1 0-16,1 0 16,0 0-16,-1 0 0,1 20 15,0-20-15,-1 0 0,1 0 16,-21 0-16,21 0 0,0 0 0,-1 0 15,1 0-15,0 0 16,-1 0-16,1 0 0,0 0 0,0-20 16,-1 20-16,1 0 0,0 0 0,-1 0 15,21-20-15,-20 20 0,0 0 16,-1 0 0,1 0 15,0 0-16,-1 0 1,1 0-16,0 0 16,-1 0-1,21 20 1,-20-20-16,0 0 31,-1 0 16,1 0-31,0 0-1,-1 0 17,1 0-17,0 0 1,-1 0 15,1 0-15,20-20-16,-20 20 31,0 0-15,-1 0 15,42-21 16,-1 21-32,0 0 1,0 0 0,1 0-16,-1 0 0,0 0 15,1-20-15,-1 20 16,0 0-16,1 0 0,-1 0 0,0 0 15,1 0-15,-1 0 0,0 0 16,1 0-16,-1 0 16,0-20-16,1 20 0,-1 0 0,0 0 15,1 0-15,-1 0 16,0 0-16,1 0 0,-1 0 0,0 0 16,0 0-16,1 0 0,-1 0 0,0 0 15,1 0-15,-1 0 16,0 0-16,1 0 0,-1 0 15,0 0-15,1 0 16,-1 0 15,0 0 16,-40 0 0,20-20-16,-20 20-31,-1 0 32,1 0-17,0 0-15,-1 0 16,1-21-16,0 21 0,-1 0 15,1 0-15,0 0 0,-1 0 0,1 0 16,0 0-16,0 0 16,-1 0-1,1 0-15,0 0 16,-1 0-16,1 0 31,0 0-31,-1 0 0,1 0 16,0 0-16,-1 0 15,1 0 1,0 0 15,20 21 1,20-21-17,0 0 1,1 0-16,-1 0 15,0 0-15,1 0 0,-1 0 0,0 0 0,1 0 16,-1 0-16,0 0 0,21-21 0,-21 21 0,21 0 16,-21 0-16,0 0 0,1 0 0,19 0 15,-19 0-15,-1 0 0,0-20 16,21 20-16,-21 0 0,1 0 16,-1 0-16,0 0 0,1 0 15,-1 0 1,0 0-16,1 0 0,-1 0 15,0 0-15,1 0 0,-1 0 16,0 0 0,0 0-1,-40 0 17,0 0-17,0 0-15,-1 0 0,1 0 16,0 0-16,-1 0 0,-19 0 0,19 0 15,1 0-15,0 0 0,-41 0 16,40-20-16,1 20 0,0 0 0,-1 0 16,-19 0-16,19 0 0,1 0 15,0 0-15,-1 0 0,1-20 0,0 20 0,0 0 0,-1 0 16,1 0-16,0 0 16,-1 0-1,1 0-15,20-21 16,-20 21-1,-1 0 1,1 0 0,0 21 15,20-1 0,20-20-31,0 0 16,1 0-16,-1 0 15,0 0-15,1 0 0,19 0 0,1-20 0,-21 20 16,0 0-16,1 0 0,19 0 0,-19 0 16,-1-21-16,0 21 0,1 0 0,19 0 15,-19 0-15,-1 0 0,0 0 16,1 0-16,-1 0 0,0 0 16,1 0-16,-1 0 0,0 0 0,1 0 15,-1 0 1,0 0-1,-20-20-15,21 20 16,-42 0 15,1 20-15,0-20-16,-1 0 16,1 0-16,-21 0 0,21 0 0,0 0 0,-41 0 15,40 0-15,-19 0 0,19 0 16,1 0-16,0 0 0,-1 0 0,-40 21 15,21-21-15,20 0 16,-1 0-16,1 20 0,-21-20 16,21 0-16,0 0 0,-1 0 0,1 0 15,0 0 1,40 0 0,0 0-16,1-20 15,-1 20-15,0 0 0,1 0 16,19 0-16,-19 0 0,-1 0 0,0 0 15,21 0-15,-21 0 0,21-21 0,-21 21 16,0 0 0,21 0-16,-21 0 0,21 0 15,-21 0-15,1 0 0,19 0 0,-19 0 16,-1 0-16,0 0 16,1 0-16,-1 0 0,0 0 0,1 0 15,-1 0-15,0 0 0,0 0 16,1 0-16,-1 0 15,0 0 17,-40 0 15</inkml:trace>
</inkml:ink>
</file>

<file path=word/ink/ink4.xml><?xml version="1.0" encoding="utf-8"?>
<inkml:ink xmlns:inkml="http://www.w3.org/2003/InkML">
  <inkml:definitions>
    <inkml:context xml:id="ctx0">
      <inkml:inkSource xml:id="inkSrc0">
        <inkml:traceFormat>
          <inkml:channel name="X" type="integer" max="1600" units="cm"/>
          <inkml:channel name="Y" type="integer" max="900" units="cm"/>
          <inkml:channel name="T" type="integer" max="2.14748E9" units="dev"/>
        </inkml:traceFormat>
        <inkml:channelProperties>
          <inkml:channelProperty channel="X" name="resolution" value="41.88482" units="1/cm"/>
          <inkml:channelProperty channel="Y" name="resolution" value="41.86047" units="1/cm"/>
          <inkml:channelProperty channel="T" name="resolution" value="1" units="1/dev"/>
        </inkml:channelProperties>
      </inkml:inkSource>
      <inkml:timestamp xml:id="ts0" timeString="2021-08-28T11:37:55.859"/>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1077 212 0,'20'0'94,"1"0"-63,-1 0-15,0 0-1,21-21-15,-21 21 16,1 0-16,-1 0 15,0 0 1,1 0 0,-21-20-16,20 20 15,0 0 17,1 0-1,-42 0 0,1 0 0,0 0-15,-21 20-16,21-20 16,-1 0-16,1 0 15,0 0-15,-1 0 16,1 0-16,0 0 15,-1 0-15,1 0 16,0 0 0,0 0-16,-1 0 15,1 0 1,0 0 0,-1 0-1,1 0 1,0 0-1,-1 0 1,1 0-16,0-20 31,40 20-15,0 0 0,1-20-16,-1 20 0,0 0 15,1 0-15,-1 0 0,0-20 0,1 20 16,-1 0-16,0 0 0,0 0 0,1 0 15,-1 0-15,0 0 16,1 0-16,-1 0 16,0 0-16,1 0 15,-1 20-15,0-20 16,1 0 0,-1 20-1,0-20 1,1 0-1,-21 20 1,20-20 0,0 0-1,1 21 1,-1-21 15,0 0 0,-40 0 1,0 0-17,-1 0 1,1 0-16,0 0 0,-1 0 16,1 0-16,0 0 0,-1 0 15,1 0-15,-21 20 0,21-20 16,0 0-16,-1 0 0,1 0 15,0 0-15,-1 0 0,1 0 0,0 0 16,0 0-16,20 20 16,-21-20-16,1 0 15,0 0 17,40 0-1,-20 20-31,20-20 15,1 0-15,-1 0 0,0 21 0,0-21 16,1 0-16,-1 0 0,0 0 16,1 0-16,-1 0 0,0 0 15,1 0-15,-1 0 0,0 0 16,1 0-16,19-21 0,-19 21 0,-1 0 16,0 0-16,1 0 0,-1-20 15,0 20-15,1 0 16,-1 0-16,0 0 0,1-20 15,-1 20 17,-20-20-1,-20 20-31,20-21 16,-21 21-16,1 0 15,0 0 1,-1-20-16,1 20 0,0 0 15,-1 0-15,1 0 16,0 0-16,-1 0 0,1 0 16,0 0-16,-21 20 15,21-20-15,-1 0 16,1 0-16,0 0 0,-1 21 16,1-21-16,0 0 15,20 20-15,-21-20 0,1 0 16,20 20-1,-20-20 1,40 20 0,0-20-1,1 0-15,-1 0 16,0 0-16,1 0 16,-1 0-16,0 0 15,21-20-15,-21 20 0,1 0 16,-1 0-16,0-20 15,1 20-15,-1 0 16,-20-20 0,20 20-16,1 0 15,-21-21 1,0 1 15,-21 0-15,21 0-1,-20 20-15,0 0 16,-1 0 0,21-21-1,-20 21 1,0 0-16,-1 21 0,1-1 16,0-20-1,20 20-15,20 0 47,0 1-31,1-21-1,-1 0-15,0 0 16,1 0 0,-1 0-1,-20-21-15,20 21 16,-20-20-1,-20 20 1,0 0-16,-1-20 16,1 20-16,0 0 15,-1 0-15,1-20 0,0 20 16,-1 0-16,1 0 0,0 0 16,-1 0-16,1 0 0,0 0 15,-1 0-15,1 0 0,0 0 0,0 0 16,-21 20-1,21-20-15,-1 0 0,1 0 16,0 0-16,20 20 0,-21-20 16,1 0-16,0 20 15,-1-20 1,21 21-16,-20-21 16,0 0-16,20 20 15,-21-20-15,1 0 16,40 0 15,1 0-15,-1 0-1,0-20-15,1 20 0,-1 0 16,0-21-16,1 21 0,-1 0 0,0-20 0,1 20 16,-1 0-16,-20-20 0,20 20 15,1 0-15,-1 0 31,-40 0-15,-1 0 15,1 0-31,0 0 0,-1 0 16,-19 0-16,19 0 16,1 0-16,0 0 0,-1 0 15,1 0-15,0 0 0,-1 0 16,1 0-16,0 0 15,-1 0-15,1 0 0,0 0 0,-1 0 16,1 0-16,0 0 0,-1 0 0,1 0 0,0 0 16,0 0-16,-1 0 0,1 0 15,0 0-15,-1 0 16,1 0-16,0 0 0,-1 0 16,1 0-16,0 20 0,-1-20 15,1 0 16,0 0 1,20 20-1,20-40-15,0 20-1,1 0-15,-1 0 0,0 0 0,1 0 16,-1 0-16,0-20 0,1 20 15,-1 0-15,0 0 0,-20-20 16,21 20-16,-1 0 0,0 0 16,-20-21-1,20 21 1,-40 0 15,0 0-31,0 0 31,-1-20-15,1 20-16,0 0 16,-1 0-16,1 0 0,0 0 15,-1 0 1,1 0-16,-21 20 16,21-20-16,0 0 15,20 21-15,-21-21 0,1 0 16,0 0-16,20 20 0,-21-20 15,1 0-15,0 0 16,-1 0 0,1 0 15,0 20 0,40-20-31,0 0 47,1 0-47,-1 0 16,21-20-16,-21 20 15,0 0-15,1 0 0,-1 0 16,0-20 0,1 20-1,-1 0 1,-40-21 31,-1 21-32,1 0 32,0 21-47,-1-21 16,21 20 15,-20-20-31,20 20 16,-20-20-1,20 20-15,0 1 16,0-1 15,0 0-15,20-20-16,0 0 15,1 20 1,-1-20-16,0 0 0,1 0 0,-1 0 16,0 0-16,1 0 0,19-20 15,-19 20-15,-1 0 0,0 0 0,1 0 16,-1-20-16,0 20 0,0 0 16,1 0-16,-1 0 0,0 0 0,1-20 15,-1 20-15,0 0 16,1 0-16,-1 0 15,0 0-15,1 0 0,-1 0 16,0 0 0,-20-21-16,21 21 0,-1 0 15,0 0 1,1 0 0,-1 21-1,0-21 1,-20 20 15,-20-20 0,0 0-15,-1 0-16,1 0 16,0 0-16,-1 0 0,1 20 15,0-20-15,-1 0 0,1 0 16,-21 0-16,21 0 0,0 0 0,-1 0 15,1 0-15,0 0 16,-1 0-16,1 0 0,0 0 0,0-20 16,-1 20-16,1 0 0,0 0 0,-1 0 15,21-20-15,-20 20 0,0 0 16,-1 0 0,1 0 15,0 0-16,-1 0 1,1 0-16,0 0 16,-1 0-1,21 20 1,-20-20-16,0 0 31,-1 0 16,1 0-31,0 0-1,-1 0 17,1 0-17,0 0 1,-1 0 15,1 0-15,20-20-16,-20 20 31,0 0-15,-1 0 15,42-21 16,-1 21-32,0 0 1,0 0 0,1 0-16,-1 0 0,0 0 15,1-20-15,-1 20 16,0 0-16,1 0 0,-1 0 0,0 0 15,1 0-15,-1 0 0,0 0 16,1 0-16,-1 0 16,0-20-16,1 20 0,-1 0 0,0 0 15,1 0-15,-1 0 16,0 0-16,1 0 0,-1 0 0,0 0 16,0 0-16,1 0 0,-1 0 0,0 0 15,1 0-15,-1 0 16,0 0-16,1 0 0,-1 0 15,0 0-15,1 0 16,-1 0 15,0 0 16,-40 0 0,20-20-16,-20 20-31,-1 0 32,1 0-17,0 0-15,-1 0 16,1-21-16,0 21 0,-1 0 15,1 0-15,0 0 0,-1 0 0,1 0 16,0 0-16,0 0 16,-1 0-1,1 0-15,0 0 16,-1 0-16,1 0 31,0 0-31,-1 0 0,1 0 16,0 0-16,-1 0 15,1 0 1,0 0 15,20 21 1,20-21-17,0 0 1,1 0-16,-1 0 15,0 0-15,1 0 0,-1 0 0,0 0 0,1 0 16,-1 0-16,0 0 0,21-21 0,-21 21 0,21 0 16,-21 0-16,0 0 0,1 0 0,19 0 15,-19 0-15,-1 0 0,0-20 16,21 20-16,-21 0 0,1 0 16,-1 0-16,0 0 0,1 0 15,-1 0 1,0 0-16,1 0 0,-1 0 15,0 0-15,1 0 0,-1 0 16,0 0 0,0 0-1,-40 0 17,0 0-17,0 0-15,-1 0 0,1 0 16,0 0-16,-1 0 0,-19 0 0,19 0 15,1 0-15,0 0 0,-41 0 16,40-20-16,1 20 0,0 0 0,-1 0 16,-19 0-16,19 0 0,1 0 15,0 0-15,-1 0 0,1-20 0,0 20 0,0 0 0,-1 0 16,1 0-16,0 0 16,-1 0-1,1 0-15,20-21 16,-20 21-1,-1 0 1,1 0 0,0 21 15,20-1 0,20-20-31,0 0 16,1 0-16,-1 0 15,0 0-15,1 0 0,19 0 0,1-20 0,-21 20 16,0 0-16,1 0 0,19 0 0,-19 0 16,-1-21-16,0 21 0,1 0 0,19 0 15,-19 0-15,-1 0 0,0 0 16,1 0-16,-1 0 0,0 0 16,1 0-16,-1 0 0,0 0 0,1 0 15,-1 0 1,0 0-1,-20-20-15,21 20 16,-42 0 15,1 20-15,0-20-16,-1 0 16,1 0-16,-21 0 0,21 0 0,0 0 0,-41 0 15,40 0-15,-19 0 0,19 0 16,1 0-16,0 0 0,-1 0 0,-40 21 15,21-21-15,20 0 16,-1 0-16,1 20 0,-21-20 16,21 0-16,0 0 0,-1 0 0,1 0 15,0 0 1,40 0 0,0 0-16,1-20 15,-1 20-15,0 0 0,1 0 16,19 0-16,-19 0 0,-1 0 0,0 0 15,21 0-15,-21 0 0,21-21 0,-21 21 16,0 0 0,21 0-16,-21 0 0,21 0 15,-21 0-15,1 0 0,19 0 0,-19 0 16,-1 0-16,0 0 16,1 0-16,-1 0 0,0 0 0,1 0 15,-1 0-15,0 0 0,0 0 16,1 0-16,-1 0 15,0 0 17,-40 0 15</inkml:trace>
</inkml:ink>
</file>

<file path=word/ink/ink5.xml><?xml version="1.0" encoding="utf-8"?>
<inkml:ink xmlns:inkml="http://www.w3.org/2003/InkML">
  <inkml:definitions>
    <inkml:context xml:id="ctx0">
      <inkml:inkSource xml:id="inkSrc0">
        <inkml:traceFormat>
          <inkml:channel name="X" type="integer" max="1600" units="cm"/>
          <inkml:channel name="Y" type="integer" max="900" units="cm"/>
          <inkml:channel name="T" type="integer" max="2.14748E9" units="dev"/>
        </inkml:traceFormat>
        <inkml:channelProperties>
          <inkml:channelProperty channel="X" name="resolution" value="41.88482" units="1/cm"/>
          <inkml:channelProperty channel="Y" name="resolution" value="41.86047" units="1/cm"/>
          <inkml:channelProperty channel="T" name="resolution" value="1" units="1/dev"/>
        </inkml:channelProperties>
      </inkml:inkSource>
      <inkml:timestamp xml:id="ts0" timeString="2021-08-31T05:55:12.242"/>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1097 325 0,'-40'-20'15,"40"40"-15,-21-20 16,1 0-1,0 0-15,-1 0 0,1 0 0,0 0 16,0 0-16,-1 0 0,1 0 16,0 0-16,-1 0 0,1 0 15,-21-20-15,21 20 0,0 0 0,-1 0 16,1 0-16,0 0 0,-1 0 0,1-21 16,0 21-16,0 0 15,-1 0-15,1 0 16,0-20-1,-1 20 17,42 0 46,-1 0-63,0 0 1,1 0 15,-1 0-31,0 0 0,0 0 16,1 0-16,-1 0 0,0 0 16,1 0-16,-1 0 0,0 0 15,1 0-15,-1 0 16,0 0-16,1 0 0,-1 0 15,21 0-15,-21 0 0,0 0 16,0 0-16,1 20 0,-1-20 16,0 0-16,1 0 15,-1 21 1,0-21-16,1 20 16,-1-20-1,0 0-15,-20 20 0,21-20 16,-1 0-1,-20 21 1,20-21 0,-40 0 15,0 0-15,-1 0-16,1 0 0,0 0 15,-21 0-15,21 0 0,-1-21 16,1 21-16,0 0 0,-1 0 15,1 0-15,0-20 0,0 20 0,-1 0 16,1 0-16,20-20 0,-20 20 0,-1 0 16,1 0-16,0 0 15,-1 0 1,1 0 0,20-21-16,-20 21 15,-1 0 16,21-20 1,21 20 30,-1 0-46,0 20-16,1-20 0,-1 0 15,0 0-15,1 0 0,-1 0 0,0 21 16,1-21-16,-1 0 0,0 0 0,21 0 16,-21 0-16,0 0 0,1 20 15,-1-20-15,21 0 16,-21 0-16,0 0 0,1 20 16,19-20-16,-19 0 0,-1 0 0,20 0 15,-19 0-15,-1 0 0,0 0 16,21 0-16,-21 0 0,1 0 0,-1 21 15,0-21-15,1 0 0,-1 0 0,0 0 16,1 0-16,-1 0 16,0 0-16,0 0 0,1 0 0,-1 0 15,0 0-15,1 0 16,-1 0 0,0 0-1,1 0 1,-1 0 15,0 0-15,1 0-1,-1 20 1,0-20 0,1 0-16,-1 0 15,0 20-15,0-20 16,1 0-1,-1 0 1,0 0 0,-20 20-16,21-20 15,-1 0 17,-20-20-17,-20 20 1,-1-20 15,1 20-31,0-20 16,-1 20-16,1-21 31,0 21-31,0 0 0,20-20 16,-21 20-16,1-20 0,0 20 15,-1 0-15,1-21 0,0 21 16,-1 0-1,1 0-15,0-20 0,-1 20 16,1 0-16,0 0 16,-1 0-16,1 0 0,20-20 0,-20 20 15,0 0-15,-1 0 0,1 0 16,0 0 0,-1 0-1,1 0 1,0 0-16,-1 0 15,1 0 1,0 0 0,-1 0 15,21 20-15,21-20-16,-1 0 15,0 0 1,1 20-16,-1-20 0,0 0 0,1 0 0,-1 0 31,0 0-31,1 0 0,-1 0 0,0 0 16,0 0-16,1 0 0,-1 0 0,0 0 0,1 0 0,-1 0 15,0 0-15,1 0 16,-1 0-16,0 0 0,1 0 16,-1 0-16,0 0 0,1 0 15,-1 0 1,-20 21-16,20-21 15,0 0 1,1 0 0,-1 0 46,-40 0-62,20 20 47,-21-20-47,1 0 16,0 0-16,0 0 0,-1 0 15,1 0-15,0 0 16,-1 20-16,1-20 16,0 0-1,-1 0-15,1 0 47,40 0 0,1 0-31,-1 0-1,0 0 1,1 0-16,-1 0 0,0 0 15,1 0-15,-1 0 16,0 21-16,0-21 16,1 0-1,-1 0 17,-20-21-1,-20 21-16,-1 0 1,1 0-16,20-20 0,-20 20 16,0 0-16,-1 0 0,1-20 0,0 20 15,-1 0-15,1-21 16,0 21-16,-1 0 0,1-20 0,0 20 0,-1 0 0,1 0 16,0-20-16,-1 20 0,1 0 15,0-20-15,0 20 0,-1 0 0,1-21 16,0 21-16,-1 0 0,1 0 15,0 0-15,-1 0 0,1 0 16,0-20-16,-1 20 0,1 0 16,0 0-16,-1 0 0,1 0 15,0 0 1,0 0-16,-1 0 16,1 0-16,0 0 15,-1 0-15,1 0 0,0 20 16,-1-20-16,1 0 0,0 0 15,-1 0-15,1 0 16,0 0-16,-1 0 0,1 0 16,0 0-16,0 0 0,-1 0 15,1 0-15,0 0 0,-1 0 16,1 0-16,0 0 0,-1 0 16,1 0-16,0 0 15,-1 0 1,1 0-16,0 0 15,-1 0 1,21-20 0,-20 20-16,0 0 15,0 0-15,-1 0 16,1 0 0,0 0-1,-1-20-15,1 20 16,0 0-1,-1 0 1,1 0 15,20-21-31,-20 21 16,-1 0 15,21-20-15,-20 20-1,0 0 17,20-20-32,-21 20 15,1 0 17,20-20-32,-20 20 15,20-21 16,-20 21-15,-1-20 15,1 20-15,20-20 15,-20 20-31,-1 0 16,42 0 62,-1 0-47,0 0-31,1 0 16,-1 0-16,0 20 0,0-20 0,1 0 15,-1 0-15,0 0 0,1 0 0,19 0 16,-19 0-16,-1 0 0,0 0 16,1 0-16,19 0 0,-19 0 0,-1 0 15,0 20-15,0-20 0,1 0 0,-1 0 16,0 0-16,1 0 0,-1 0 0,-20 21 0,20-21 16,1 0-16,-1 0 15,-20 20 16,-20-20-15,-1 0 0,1 0-16,0 20 15,-1-20-15,1 0 0,0 0 16,-1 0-16,1 0 0,0 0 0,-21 0 16,21 0-16,0 0 0,-1 0 0,1 0 15,0 0-15,-1 0 0,1 0 0,-21 0 16,21 0-16,0 0 0,-1 0 15,-19 0-15,20 0 0,-1 0 16,1 0-16,-21 0 0,21 0 0,0 0 0,-1 0 0,1 0 16,0 0-16,-1 0 15,1 0-15,0 0 16,-1 0 0,21 20 15,21-20 0,-1 0-15,0 0-1,1 0-15,-1 0 0,0 0 16,1 0-16,-1 0 0,0 21 16,1-21-16,-1 0 0,0 0 15,1 0-15,-1 0 0,20 0 0,-19 0 0,-1 0 16,0 0-16,1 0 0,-1 0 15,0 20-15,1-20 0,-1 0 16,0 0-16,1 0 0,-1 0 16,0 0-16,1 0 15,-1 0 1,0 0 15,-40 0-15,0 0-1,-1 0 1,1 20-16,0-20 0,-1 0 0,1 0 16,0 0-16,-1 0 15,1 0-15,0 0 0,-1 0 16,1 21-16,0-21 0,-1 0 16,1 20-16,0-20 15,0 0-15,-1 20 0,1-20 16,0 20-1,20 1 1,0-1 0,0 0-1,0 1 1,0-1 0,0 0-16,0 0 15,0 1 1,0-1-16,20 0 0,-20 1 15,20-21-15,-20 20 0,21-20 16,-21 20-16,20-20 16,0 0-16,-20 20 15,20-20-15,1 0 0,-1 0 16,0 0-16,1 21 0,-1-21 31,0 0-31,1 0 16,-1 0-16,0 0 0,1 0 15,-1-21-15,0 21 0,1 0 0,-1 0 16,0 0-16,0 0 0,-20-20 16,21 20-16,-1 0 0,0 0 15,1 0 1,-1 0 0,-20-20-16,-20 20 31,-1 0-16,21-20 1,-20 20-16,0 0 0,-1 0 16,1 0-16,0 0 15,0 0-15,-1 0 16,1 0-16,0 0 0,-1 0 16,1 20-16,0-20 0,-1 0 0,1 0 15,0 0 1,-1 0-16,1 0 15,0 0-15,-1 0 0,1 0 16,0 0 0,0 0-1,-1 0 1,1 0 31,40 0-47,-20-20 15,21 20 1,-1 0 0,0 0-16,-20-21 0,20 21 0,1 0 15,-1 0 1,0 0-16,1 0 0,-1 0 16,0 0-1,1 0-15,-1 0 0,0 0 16,1 0-16,-1 0 15,0 0 1,1 0-16,-1 0 31,0 0-15,0 0 0,1 0 15,-1-20-16,0 20 1,1 0 15,-1-20-15,0 20 15,1 0 0,-42-21 1,1 21-17,0 0 17,-1 0-32,1 0 15,0-20-15,-1 20 31,1 0-31,0 0 0,0-20 16,-1 20-16,1 0 16,0 0-16,20-20 15,-21 20 1,1 0 0,20-21-1,0 1 1,0 0 15,20 20-31,-20-21 16,0 1 15,21 20-31,-42 0 31,1 0 0,20 20-31,-20-20 16,-1 0-16,21 21 0,-20-21 16,20 20-16,-20-20 15,-1 20-15,21 1 16,-20-21-16,20 20 16,-20-20-16,20 20 15,-21-20 1,21 20-16,0 1 31,-20-21-31,40 20 31,1-20-15,-1 0 0,0 0-16,1 0 15,-1 0 1,0 0-1,1 0-15,-1 0 0,0 0 0,1 0 16,-21-20-16,20 20 16,0 0-16,21 0 15,-21 0-15,0 0 16,1-21-16,-1 21 16,0 0-16,1 0 15,-1 0-15,-20-20 16,20 20-16,-40 0 62,0 0-46,-1 0-16,-19 20 16,19-20-16,1 0 0,0 0 0,0 0 15,-1 0-15,1 0 0,0 0 16,-1 21-16,1-21 0,0 0 0,-1 0 15,1 0-15,0 0 0,-1 0 16,1 0-16,20 20 0,-20-20 0,-1 0 16,42 0 46,-1 0-62,0 0 16,21-20-16,-21 20 0,1 0 15,-1 0-15,0 0 0,1 0 16,-1 0-16,0 0 0,1 0 0,-1 0 0,0 0 16,0 0-16,1 0 0,-1 0 0,0 0 15,1 0-15,-1 0 0,0 20 16,1-20-16,-1 0 0,0 0 16,1 0-16,-1 0 15,-20 20-15,20-20 0,1 0 16,-1 0-1,0 0-15,0 0 16,1 0-16,-1 0 16,0 0-16,1 0 15,-1 0-15,0 0 0,1 0 16,-1 0 0,0 0-1,1 0-15,-1 0 0,0 0 16,1 0-1,-1 0 17,0-20 15,-20 40-47,-20-20 15,20 21 16,-20-21-15,-1 0 0,21 20-16,-20-20 0,0 0 15,-1 0-15,1 0 0,0 20 16,-1-20-16,1 0 0,0 0 0,-1 0 16,1 0-16,0 0 15,-1 0-15,1 0 0,0 0 16,0 0-16,-1 0 15,1 0-15,0 0 16,-1 0 0,1-20-16,0 20 15,-1 0 1,21-20 15,0-1 16,21 21-47,-1 0 31,-20-20-31,20 20 16,-20-20 15,21 20-31,-1 0 47,0 0-31,1-21-16,-1 21 15,0 0-15,0 0 16,1 0-16,-1-20 16,0 20-16,1 0 15,-1 0-15,0 0 0,1-20 16,-1 20-16,0 0 15,1 0-15,-1 0 32,-40 0 15,-1 0-32,1 0-15,0 0 16,-1 0-16,1 0 0,0 0 15,-1 0-15,1 0 0,0 0 0,-21 0 16,21 0-16,-21-20 16,21 20-16,0 0 0,-1 0 15,1 0-15,-21 0 0,21 0 0,0 0 16,-21 0-16,0 20 0,21-20 16,0 0-16,0 0 0,-1 0 0,1 0 15,0 0-15,-1 0 16,42 0 46,-1 0-62,0 0 16,1 0-16,-1 0 16,0 0-16,0 0 0,21 20 15,-21-20-15,1 0 0,-1 0 0,0 0 16,1 0-16,-1 0 0,0 0 15,1 0-15,-1 0 0,0 0 16,1 0-16,-1 0 0,0 0 16,0 0-16,1 0 0,19 0 0,-19 0 15,-21-20-15,20 20 0,0 0 0,1 0 16,-1 0 0,0 0-16,1 0 15,-1 0-15,0 0 16,1 0-1,-21-20 1,-21 20 31,1-21-47,0 21 0,-1 0 16,1 0-16,0 0 0,-1 0 15,1 0-15,0-20 0,-1 20 0,1 0 16,0 0-16,-1 0 0,1 0 0,0 0 15,0 0-15,-1 0 0,1 0 32,20-20-1,0 40-15,20-40-16,1 20 15,-1 0-15,0 0 0,0 0 16,1 0-16,-1 0 0,21 0 15,-21 0-15,0 0 0,1 0 0,-1 0 16,21 0-16,-21 0 0,0 0 16,1 0-16,19 0 0,-20 0 0,1 0 15,19 0-15,-19 0 0,-1 0 16,0 0-16,1 0 0,-1 0 0,41 0 16,-41 0-16,1 0 0,-1 0 0,0 0 15,0 0-15,1-21 0,-1 21 16,0 0-1,1 0-15,-1 0 32,-20-20-17,20 20-15,-40 0 32,20-20-32,-20 20 15,-1 0-15,1 0 16,0 0-16,-1 0 0,1 0 0,0 0 15,0 0-15,-1 0 16,1 0-16,0 0 0,-1 0 0,1 0 16,-21 0-16,21 0 0,0 0 0,-1 20 15,1-20-15,0 0 0,-1 0 0,1 0 0,0 0 16,20 20-16,-20-20 0,-1 0 31,1 21-15,40-1 31,1-20-47,-1 20 0,0-20 15,0 0-15,1 0 0,-1 21 16,0-21-16,1 0 0,-1 0 0,0 0 16,21 0-16,-21 20 0,1-20 0,19 0 15,-19 0-15,-1 0 0,0 0 0,21 0 16,-21 0-16,0 0 0,1 0 15,-1 0-15,21 0 0,-1-20 0,1 20 0,-21 0 16,21 0-16,-21 0 0,0 0 0,1 0 16,-1 0-16,0 0 0,1 0 0,-1 0 15,0-21-15,1 21 0,-1 0 16,0 0 31,-40 0-32,0 0 1,-1 0 0,1 0-16,0 0 0,-1 0 15,1 0-15,0 0 0,-1 0 0,-19 0 16,20 0-16,-1 0 0,-19 21 16,19-21-16,-19 0 0,19 0 0,1 0 0,0 0 0,-1 0 15,1 0-15,0 0 16,-1 0-16,1 0 0,20 20 0,-20-20 15,0 0 1,-1 0 0,21 20-1,21-20 1,-1 0-16,0 0 0,0 20 16,1-20-16,-1 0 15,0 0-15,1 0 0,-1 0 0,0 21 16,1-21-16,-1 0 0,0 0 0,1 0 15,-1 0-15,0 0 0,1 0 0,-1 0 32,0 0-32,0 0 0,21 0 15,-21-21-15,1 21 0,-1 0 16,0 0 0,-20-20-16,21 0 31,-42 0 0,1 20-31,20-21 0,-20 21 0,-1-20 16,1 20-16,0-20 0,-21 20 0,41-21 0,-20 21 15,-21 0-15,21 0 0,0-20 0,-1 20 16,1 0-16,0 0 0,-1 0 0,-19 0 16,19 0-16,1 0 15,0 0 1,-1 0-16,1 0 0,-41 20 0,41-20 15,0 0-15,-1 0 0,1 0 0,0 0 16,-1 0-16,1 0 0,0 0 0,-1 0 16,21 21-16,-20-21 0,0 0 15,-1 0 1,1 0 0,40 0-1,1 20 1,-1-20-16,0 0 15,1 0-15,-1 0 0,0 0 0,1 0 16,-1 0-16,21-20 0,-21 20 16,0 0-16,1 0 0,-1-21 0,0 21 15,0 0-15,1 0 0,-1 0 0,0-20 0,1 20 16,-1 0 31,-40-20-32,-1 20-15,1 0 0,0 0 0,-1 0 0,1 0 0,0 0 16,-21 0-16,21-20 16,-21 20-16,21 0 0,-21 0 15,1 0-15,-1 0 0,21 0 16,-21 0-16,21 0 0,-21 0 0,1 0 16,-1 0-16,21 0 0,-21 0 0,21 0 15,-21 0-15,-20 0 0,41 0 16,0 0-16,-1 0 0,1 0 0,20-21 15,-20 21-15,40 0 47,-20-20-31,20 20-16,1 0 0,-1 0 16,0 0-16,0 0 0,1-20 0,-1 20 15,0 0 1,1 0-16,-1 0 0,0 0 0,1 0 15,-1 0-15,0 0 16,1-21-16,-1 21 0,0 0 0,1 0 16,-1 0-16,0 0 0,0 0 15,1 0-15,-1 0 0,0 0 16,1 0-16,-1 0 0,0 0 16,1 0-16,-1 0 0,21 21 0,-21-21 15,0 0-15,1 0 0,-1 0 16,0 0-1,0 0-15,1 0 0,-1 0 16,0 0 0,1 0-1,-1 0 17,-40 0-1,-1 0-16,1 0-15,-21-21 0,21 21 16,0 0-16,0 0 0,-1 0 0,1 0 16,0 0-16,-21 0 0,21-20 0,-1 20 0,1 0 15,-21 0-15,21 0 0,0-20 16,-1 20-16,1 0 0,0 0 0,0 0 16,-1 0-1,21-20 16,21 20-31,-1 0 16,0 0-16,0 0 0,1 0 0,-1 0 0,0 0 16,1 0-16,-1 0 0,21 0 15,-21 0-15,21 0 0,20 20 0,-41-20 16,20 0-16,1 0 0,-21 0 0,21 0 16,0 0-16,-21 20 0,21-20 0,-1 0 15,1 0-15,-1 0 0,1 0 16,-21 0-16,21 0 0,-21 0 15,21 0-15,-21 0 0,21 0 0,-21 0 0,21 0 0,-1 0 16,-19 0-16,19 0 0,-19 0 0,40 20 16,-41-20-16,0 0 15,1 0-15,-1 0 16,-20-20 15,-20 20-15,-1 0-1,1 0-15,0 0 0,-1 0 0,1-20 16,-21 20-16,1 0 0,19 0 16,-19 0-16,20 0 0,-21 0 0,0 0 0,21 0 31,0 0-31,-1 0 0,-19 0 0,19 0 16,-19 0-16,19 0 0,-60-20 0,61 20 15,-21 0-15,21 0 0,0 0 16,-21-21-16,21 21 0,-1 0 0,1 0 15,0-20-15,-1 20 0,1 0 16,0-20-16,0 20 0,-1 0 16,21-21-1,-20 21-15,40 0 32,1 0-17,-1 0-15,0 0 16,0 0-16,1 0 0,19 21 15,-19-21-15,19 0 0,-19 0 0,19 0 0,1 0 0,-21 0 16,21 0-16,-21 20 0,21-20 16,-1 0-16,1 0 0,-21 0 0,21 0 15,0 0-15,-21 0 0,21 0 16,-1 0-16,-20 0 0,21 20 0,0-20 16,-21 0-16,21 0 0,-21 0 0,0 0 15,1 21 1,-1-21-16,0 0 0,1 0 0,-1 0 15,0 20-15,0-20 16,1 0 15,-42 20 16,1-20-31,20 20-1</inkml:trace>
</inkml:ink>
</file>

<file path=word/ink/ink6.xml><?xml version="1.0" encoding="utf-8"?>
<inkml:ink xmlns:inkml="http://www.w3.org/2003/InkML">
  <inkml:definitions>
    <inkml:context xml:id="ctx0">
      <inkml:inkSource xml:id="inkSrc0">
        <inkml:traceFormat>
          <inkml:channel name="X" type="integer" max="1600" units="cm"/>
          <inkml:channel name="Y" type="integer" max="900" units="cm"/>
          <inkml:channel name="T" type="integer" max="2.14748E9" units="dev"/>
        </inkml:traceFormat>
        <inkml:channelProperties>
          <inkml:channelProperty channel="X" name="resolution" value="41.88482" units="1/cm"/>
          <inkml:channelProperty channel="Y" name="resolution" value="41.86047" units="1/cm"/>
          <inkml:channelProperty channel="T" name="resolution" value="1" units="1/dev"/>
        </inkml:channelProperties>
      </inkml:inkSource>
      <inkml:timestamp xml:id="ts0" timeString="2021-08-28T11:38:15.256"/>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1097 325 0,'-40'-20'15,"40"40"-15,-21-20 16,1 0-1,0 0-15,-1 0 0,1 0 0,0 0 16,0 0-16,-1 0 0,1 0 16,0 0-16,-1 0 0,1 0 15,-21-20-15,21 20 0,0 0 0,-1 0 16,1 0-16,0 0 0,-1 0 0,1-21 16,0 21-16,0 0 15,-1 0-15,1 0 16,0-20-1,-1 20 17,42 0 46,-1 0-63,0 0 1,1 0 15,-1 0-31,0 0 0,0 0 16,1 0-16,-1 0 0,0 0 16,1 0-16,-1 0 0,0 0 15,1 0-15,-1 0 16,0 0-16,1 0 0,-1 0 15,21 0-15,-21 0 0,0 0 16,0 0-16,1 20 0,-1-20 16,0 0-16,1 0 15,-1 21 1,0-21-16,1 20 16,-1-20-1,0 0-15,-20 20 0,21-20 16,-1 0-1,-20 21 1,20-21 0,-40 0 15,0 0-15,-1 0-16,1 0 0,0 0 15,-21 0-15,21 0 0,-1-21 16,1 21-16,0 0 0,-1 0 15,1 0-15,0-20 0,0 20 0,-1 0 16,1 0-16,20-20 0,-20 20 0,-1 0 16,1 0-16,0 0 15,-1 0 1,1 0 0,20-21-16,-20 21 15,-1 0 16,21-20 1,21 20 30,-1 0-46,0 20-16,1-20 0,-1 0 15,0 0-15,1 0 0,-1 0 0,0 21 16,1-21-16,-1 0 0,0 0 0,21 0 16,-21 0-16,0 0 0,1 20 15,-1-20-15,21 0 16,-21 0-16,0 0 0,1 20 16,19-20-16,-19 0 0,-1 0 0,20 0 15,-19 0-15,-1 0 0,0 0 16,21 0-16,-21 0 0,1 0 0,-1 21 15,0-21-15,1 0 0,-1 0 0,0 0 16,1 0-16,-1 0 16,0 0-16,0 0 0,1 0 0,-1 0 15,0 0-15,1 0 16,-1 0 0,0 0-1,1 0 1,-1 0 15,0 0-15,1 0-1,-1 20 1,0-20 0,1 0-16,-1 0 15,0 20-15,0-20 16,1 0-1,-1 0 1,0 0 0,-20 20-16,21-20 15,-1 0 17,-20-20-17,-20 20 1,-1-20 15,1 20-31,0-20 16,-1 20-16,1-21 31,0 21-31,0 0 0,20-20 16,-21 20-16,1-20 0,0 20 15,-1 0-15,1-21 0,0 21 16,-1 0-1,1 0-15,0-20 0,-1 20 16,1 0-16,0 0 16,-1 0-16,1 0 0,20-20 0,-20 20 15,0 0-15,-1 0 0,1 0 16,0 0 0,-1 0-1,1 0 1,0 0-16,-1 0 15,1 0 1,0 0 0,-1 0 15,21 20-15,21-20-16,-1 0 15,0 0 1,1 20-16,-1-20 0,0 0 0,1 0 0,-1 0 31,0 0-31,1 0 0,-1 0 0,0 0 16,0 0-16,1 0 0,-1 0 0,0 0 0,1 0 0,-1 0 15,0 0-15,1 0 16,-1 0-16,0 0 0,1 0 16,-1 0-16,0 0 0,1 0 15,-1 0 1,-20 21-16,20-21 15,0 0 1,1 0 0,-1 0 46,-40 0-62,20 20 47,-21-20-47,1 0 16,0 0-16,0 0 0,-1 0 15,1 0-15,0 0 16,-1 20-16,1-20 16,0 0-1,-1 0-15,1 0 47,40 0 0,1 0-31,-1 0-1,0 0 1,1 0-16,-1 0 0,0 0 15,1 0-15,-1 0 16,0 21-16,0-21 16,1 0-1,-1 0 17,-20-21-1,-20 21-16,-1 0 1,1 0-16,20-20 0,-20 20 16,0 0-16,-1 0 0,1-20 0,0 20 15,-1 0-15,1-21 16,0 21-16,-1 0 0,1-20 0,0 20 0,-1 0 0,1 0 16,0-20-16,-1 20 0,1 0 15,0-20-15,0 20 0,-1 0 0,1-21 16,0 21-16,-1 0 0,1 0 15,0 0-15,-1 0 0,1 0 16,0-20-16,-1 20 0,1 0 16,0 0-16,-1 0 0,1 0 15,0 0 1,0 0-16,-1 0 16,1 0-16,0 0 15,-1 0-15,1 0 0,0 20 16,-1-20-16,1 0 0,0 0 15,-1 0-15,1 0 16,0 0-16,-1 0 0,1 0 16,0 0-16,0 0 0,-1 0 15,1 0-15,0 0 0,-1 0 16,1 0-16,0 0 0,-1 0 16,1 0-16,0 0 15,-1 0 1,1 0-16,0 0 15,-1 0 1,21-20 0,-20 20-16,0 0 15,0 0-15,-1 0 16,1 0 0,0 0-1,-1-20-15,1 20 16,0 0-1,-1 0 1,1 0 15,20-21-31,-20 21 16,-1 0 15,21-20-15,-20 20-1,0 0 17,20-20-32,-21 20 15,1 0 17,20-20-32,-20 20 15,20-21 16,-20 21-15,-1-20 15,1 20-15,20-20 15,-20 20-31,-1 0 16,42 0 62,-1 0-47,0 0-31,1 0 16,-1 0-16,0 20 0,0-20 0,1 0 15,-1 0-15,0 0 0,1 0 0,19 0 16,-19 0-16,-1 0 0,0 0 16,1 0-16,19 0 0,-19 0 0,-1 0 15,0 20-15,0-20 0,1 0 0,-1 0 16,0 0-16,1 0 0,-1 0 0,-20 21 0,20-21 16,1 0-16,-1 0 15,-20 20 16,-20-20-15,-1 0 0,1 0-16,0 20 15,-1-20-15,1 0 0,0 0 16,-1 0-16,1 0 0,0 0 0,-21 0 16,21 0-16,0 0 0,-1 0 0,1 0 15,0 0-15,-1 0 0,1 0 0,-21 0 16,21 0-16,0 0 0,-1 0 15,-19 0-15,20 0 0,-1 0 16,1 0-16,-21 0 0,21 0 0,0 0 0,-1 0 0,1 0 16,0 0-16,-1 0 15,1 0-15,0 0 16,-1 0 0,21 20 15,21-20 0,-1 0-15,0 0-1,1 0-15,-1 0 0,0 0 16,1 0-16,-1 0 0,0 21 16,1-21-16,-1 0 0,0 0 15,1 0-15,-1 0 0,20 0 0,-19 0 0,-1 0 16,0 0-16,1 0 0,-1 0 15,0 20-15,1-20 0,-1 0 16,0 0-16,1 0 0,-1 0 16,0 0-16,1 0 15,-1 0 1,0 0 15,-40 0-15,0 0-1,-1 0 1,1 20-16,0-20 0,-1 0 0,1 0 16,0 0-16,-1 0 15,1 0-15,0 0 0,-1 0 16,1 21-16,0-21 0,-1 0 16,1 20-16,0-20 15,0 0-15,-1 20 0,1-20 16,0 20-1,20 1 1,0-1 0,0 0-1,0 1 1,0-1 0,0 0-16,0 0 15,0 1 1,0-1-16,20 0 0,-20 1 15,20-21-15,-20 20 0,21-20 16,-21 20-16,20-20 16,0 0-16,-20 20 15,20-20-15,1 0 0,-1 0 16,0 0-16,1 21 0,-1-21 31,0 0-31,1 0 16,-1 0-16,0 0 0,1 0 15,-1-21-15,0 21 0,1 0 0,-1 0 16,0 0-16,0 0 0,-20-20 16,21 20-16,-1 0 0,0 0 15,1 0 1,-1 0 0,-20-20-16,-20 20 31,-1 0-16,21-20 1,-20 20-16,0 0 0,-1 0 16,1 0-16,0 0 15,0 0-15,-1 0 16,1 0-16,0 0 0,-1 0 16,1 20-16,0-20 0,-1 0 0,1 0 15,0 0 1,-1 0-16,1 0 15,0 0-15,-1 0 0,1 0 16,0 0 0,0 0-1,-1 0 1,1 0 31,40 0-47,-20-20 15,21 20 1,-1 0 0,0 0-16,-20-21 0,20 21 0,1 0 15,-1 0 1,0 0-16,1 0 0,-1 0 16,0 0-1,1 0-15,-1 0 0,0 0 16,1 0-16,-1 0 15,0 0 1,1 0-16,-1 0 31,0 0-15,0 0 0,1 0 15,-1-20-16,0 20 1,1 0 15,-1-20-15,0 20 15,1 0 0,-42-21 1,1 21-17,0 0 17,-1 0-32,1 0 15,0-20-15,-1 20 31,1 0-31,0 0 0,0-20 16,-1 20-16,1 0 16,0 0-16,20-20 15,-21 20 1,1 0 0,20-21-1,0 1 1,0 0 15,20 20-31,-20-21 16,0 1 15,21 20-31,-42 0 31,1 0 0,20 20-31,-20-20 16,-1 0-16,21 21 0,-20-21 16,20 20-16,-20-20 15,-1 20-15,21 1 16,-20-21-16,20 20 16,-20-20-16,20 20 15,-21-20 1,21 20-16,0 1 31,-20-21-31,40 20 31,1-20-15,-1 0 0,0 0-16,1 0 15,-1 0 1,0 0-1,1 0-15,-1 0 0,0 0 0,1 0 16,-21-20-16,20 20 16,0 0-16,21 0 15,-21 0-15,0 0 16,1-21-16,-1 21 16,0 0-16,1 0 15,-1 0-15,-20-20 16,20 20-16,-40 0 62,0 0-46,-1 0-16,-19 20 16,19-20-16,1 0 0,0 0 0,0 0 15,-1 0-15,1 0 0,0 0 16,-1 21-16,1-21 0,0 0 0,-1 0 15,1 0-15,0 0 0,-1 0 16,1 0-16,20 20 0,-20-20 0,-1 0 16,42 0 46,-1 0-62,0 0 16,21-20-16,-21 20 0,1 0 15,-1 0-15,0 0 0,1 0 16,-1 0-16,0 0 0,1 0 0,-1 0 0,0 0 16,0 0-16,1 0 0,-1 0 0,0 0 15,1 0-15,-1 0 0,0 20 16,1-20-16,-1 0 0,0 0 16,1 0-16,-1 0 15,-20 20-15,20-20 0,1 0 16,-1 0-1,0 0-15,0 0 16,1 0-16,-1 0 16,0 0-16,1 0 15,-1 0-15,0 0 0,1 0 16,-1 0 0,0 0-1,1 0-15,-1 0 0,0 0 16,1 0-1,-1 0 17,0-20 15,-20 40-47,-20-20 15,20 21 16,-20-21-15,-1 0 0,21 20-16,-20-20 0,0 0 15,-1 0-15,1 0 0,0 20 16,-1-20-16,1 0 0,0 0 0,-1 0 16,1 0-16,0 0 15,-1 0-15,1 0 0,0 0 16,0 0-16,-1 0 15,1 0-15,0 0 16,-1 0 0,1-20-16,0 20 15,-1 0 1,21-20 15,0-1 16,21 21-47,-1 0 31,-20-20-31,20 20 16,-20-20 15,21 20-31,-1 0 47,0 0-31,1-21-16,-1 21 15,0 0-15,0 0 16,1 0-16,-1-20 16,0 20-16,1 0 15,-1 0-15,0 0 0,1-20 16,-1 20-16,0 0 15,1 0-15,-1 0 32,-40 0 15,-1 0-32,1 0-15,0 0 16,-1 0-16,1 0 0,0 0 15,-1 0-15,1 0 0,0 0 0,-21 0 16,21 0-16,-21-20 16,21 20-16,0 0 0,-1 0 15,1 0-15,-21 0 0,21 0 0,0 0 16,-21 0-16,0 20 0,21-20 16,0 0-16,0 0 0,-1 0 0,1 0 15,0 0-15,-1 0 16,42 0 46,-1 0-62,0 0 16,1 0-16,-1 0 16,0 0-16,0 0 0,21 20 15,-21-20-15,1 0 0,-1 0 0,0 0 16,1 0-16,-1 0 0,0 0 15,1 0-15,-1 0 0,0 0 16,1 0-16,-1 0 0,0 0 16,0 0-16,1 0 0,19 0 0,-19 0 15,-21-20-15,20 20 0,0 0 0,1 0 16,-1 0 0,0 0-16,1 0 15,-1 0-15,0 0 16,1 0-1,-21-20 1,-21 20 31,1-21-47,0 21 0,-1 0 16,1 0-16,0 0 0,-1 0 15,1 0-15,0-20 0,-1 20 0,1 0 16,0 0-16,-1 0 0,1 0 0,0 0 15,0 0-15,-1 0 0,1 0 32,20-20-1,0 40-15,20-40-16,1 20 15,-1 0-15,0 0 0,0 0 16,1 0-16,-1 0 0,21 0 15,-21 0-15,0 0 0,1 0 0,-1 0 16,21 0-16,-21 0 0,0 0 16,1 0-16,19 0 0,-20 0 0,1 0 15,19 0-15,-19 0 0,-1 0 16,0 0-16,1 0 0,-1 0 0,41 0 16,-41 0-16,1 0 0,-1 0 0,0 0 15,0 0-15,1-21 0,-1 21 16,0 0-1,1 0-15,-1 0 32,-20-20-17,20 20-15,-40 0 32,20-20-32,-20 20 15,-1 0-15,1 0 16,0 0-16,-1 0 0,1 0 0,0 0 15,0 0-15,-1 0 16,1 0-16,0 0 0,-1 0 0,1 0 16,-21 0-16,21 0 0,0 0 0,-1 20 15,1-20-15,0 0 0,-1 0 0,1 0 0,0 0 16,20 20-16,-20-20 0,-1 0 31,1 21-15,40-1 31,1-20-47,-1 20 0,0-20 15,0 0-15,1 0 0,-1 21 16,0-21-16,1 0 0,-1 0 0,0 0 16,21 0-16,-21 20 0,1-20 0,19 0 15,-19 0-15,-1 0 0,0 0 0,21 0 16,-21 0-16,0 0 0,1 0 15,-1 0-15,21 0 0,-1-20 0,1 20 0,-21 0 16,21 0-16,-21 0 0,0 0 0,1 0 16,-1 0-16,0 0 0,1 0 0,-1 0 15,0-21-15,1 21 0,-1 0 16,0 0 31,-40 0-32,0 0 1,-1 0 0,1 0-16,0 0 0,-1 0 15,1 0-15,0 0 0,-1 0 0,-19 0 16,20 0-16,-1 0 0,-19 21 16,19-21-16,-19 0 0,19 0 0,1 0 0,0 0 0,-1 0 15,1 0-15,0 0 16,-1 0-16,1 0 0,20 20 0,-20-20 15,0 0 1,-1 0 0,21 20-1,21-20 1,-1 0-16,0 0 0,0 20 16,1-20-16,-1 0 15,0 0-15,1 0 0,-1 0 0,0 21 16,1-21-16,-1 0 0,0 0 0,1 0 15,-1 0-15,0 0 0,1 0 0,-1 0 32,0 0-32,0 0 0,21 0 15,-21-21-15,1 21 0,-1 0 16,0 0 0,-20-20-16,21 0 31,-42 0 0,1 20-31,20-21 0,-20 21 0,-1-20 16,1 20-16,0-20 0,-21 20 0,41-21 0,-20 21 15,-21 0-15,21 0 0,0-20 0,-1 20 16,1 0-16,0 0 0,-1 0 0,-19 0 16,19 0-16,1 0 15,0 0 1,-1 0-16,1 0 0,-41 20 0,41-20 15,0 0-15,-1 0 0,1 0 0,0 0 16,-1 0-16,1 0 0,0 0 0,-1 0 16,21 21-16,-20-21 0,0 0 15,-1 0 1,1 0 0,40 0-1,1 20 1,-1-20-16,0 0 15,1 0-15,-1 0 0,0 0 0,1 0 16,-1 0-16,21-20 0,-21 20 16,0 0-16,1 0 0,-1-21 0,0 21 15,0 0-15,1 0 0,-1 0 0,0-20 0,1 20 16,-1 0 31,-40-20-32,-1 20-15,1 0 0,0 0 0,-1 0 0,1 0 0,0 0 16,-21 0-16,21-20 16,-21 20-16,21 0 0,-21 0 15,1 0-15,-1 0 0,21 0 16,-21 0-16,21 0 0,-21 0 0,1 0 16,-1 0-16,21 0 0,-21 0 0,21 0 15,-21 0-15,-20 0 0,41 0 16,0 0-16,-1 0 0,1 0 0,20-21 15,-20 21-15,40 0 47,-20-20-31,20 20-16,1 0 0,-1 0 16,0 0-16,0 0 0,1-20 0,-1 20 15,0 0 1,1 0-16,-1 0 0,0 0 0,1 0 15,-1 0-15,0 0 16,1-21-16,-1 21 0,0 0 0,1 0 16,-1 0-16,0 0 0,0 0 15,1 0-15,-1 0 0,0 0 16,1 0-16,-1 0 0,0 0 16,1 0-16,-1 0 0,21 21 0,-21-21 15,0 0-15,1 0 0,-1 0 16,0 0-1,0 0-15,1 0 0,-1 0 16,0 0 0,1 0-1,-1 0 17,-40 0-1,-1 0-16,1 0-15,-21-21 0,21 21 16,0 0-16,0 0 0,-1 0 0,1 0 16,0 0-16,-21 0 0,21-20 0,-1 20 0,1 0 15,-21 0-15,21 0 0,0-20 16,-1 20-16,1 0 0,0 0 0,0 0 16,-1 0-1,21-20 16,21 20-31,-1 0 16,0 0-16,0 0 0,1 0 0,-1 0 0,0 0 16,1 0-16,-1 0 0,21 0 15,-21 0-15,21 0 0,20 20 0,-41-20 16,20 0-16,1 0 0,-21 0 0,21 0 16,0 0-16,-21 20 0,21-20 0,-1 0 15,1 0-15,-1 0 0,1 0 16,-21 0-16,21 0 0,-21 0 15,21 0-15,-21 0 0,21 0 0,-21 0 0,21 0 0,-1 0 16,-19 0-16,19 0 0,-19 0 0,40 20 16,-41-20-16,0 0 15,1 0-15,-1 0 16,-20-20 15,-20 20-15,-1 0-1,1 0-15,0 0 0,-1 0 0,1-20 16,-21 20-16,1 0 0,19 0 16,-19 0-16,20 0 0,-21 0 0,0 0 0,21 0 31,0 0-31,-1 0 0,-19 0 0,19 0 16,-19 0-16,19 0 0,-60-20 0,61 20 15,-21 0-15,21 0 0,0 0 16,-21-21-16,21 21 0,-1 0 0,1 0 15,0-20-15,-1 20 0,1 0 16,0-20-16,0 20 0,-1 0 16,21-21-1,-20 21-15,40 0 32,1 0-17,-1 0-15,0 0 16,0 0-16,1 0 0,19 21 15,-19-21-15,19 0 0,-19 0 0,19 0 0,1 0 0,-21 0 16,21 0-16,-21 20 0,21-20 16,-1 0-16,1 0 0,-21 0 0,21 0 15,0 0-15,-21 0 0,21 0 16,-1 0-16,-20 0 0,21 20 0,0-20 16,-21 0-16,21 0 0,-21 0 0,0 0 15,1 21 1,-1-21-16,0 0 0,1 0 0,-1 0 15,0 20-15,0-20 16,1 0 15,-42 20 16,1-20-31,20 20-1</inkml:trace>
</inkml:ink>
</file>

<file path=word/ink/ink7.xml><?xml version="1.0" encoding="utf-8"?>
<inkml:ink xmlns:inkml="http://www.w3.org/2003/InkML">
  <inkml:definitions>
    <inkml:context xml:id="ctx0">
      <inkml:inkSource xml:id="inkSrc0">
        <inkml:traceFormat>
          <inkml:channel name="X" type="integer" max="1600" units="cm"/>
          <inkml:channel name="Y" type="integer" max="900" units="cm"/>
          <inkml:channel name="T" type="integer" max="2.14748E9" units="dev"/>
        </inkml:traceFormat>
        <inkml:channelProperties>
          <inkml:channelProperty channel="X" name="resolution" value="41.88482" units="1/cm"/>
          <inkml:channelProperty channel="Y" name="resolution" value="41.86047" units="1/cm"/>
          <inkml:channelProperty channel="T" name="resolution" value="1" units="1/dev"/>
        </inkml:channelProperties>
      </inkml:inkSource>
      <inkml:timestamp xml:id="ts0" timeString="2021-08-28T11:38:01.689"/>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0 0 0,'20'0'32</inkml:trace>
</inkml:ink>
</file>

<file path=word/ink/ink8.xml><?xml version="1.0" encoding="utf-8"?>
<inkml:ink xmlns:inkml="http://www.w3.org/2003/InkML">
  <inkml:definitions>
    <inkml:context xml:id="ctx0">
      <inkml:inkSource xml:id="inkSrc0">
        <inkml:traceFormat>
          <inkml:channel name="X" type="integer" max="1600" units="cm"/>
          <inkml:channel name="Y" type="integer" max="900" units="cm"/>
          <inkml:channel name="T" type="integer" max="2.14748E9" units="dev"/>
        </inkml:traceFormat>
        <inkml:channelProperties>
          <inkml:channelProperty channel="X" name="resolution" value="41.88482" units="1/cm"/>
          <inkml:channelProperty channel="Y" name="resolution" value="41.86047" units="1/cm"/>
          <inkml:channelProperty channel="T" name="resolution" value="1" units="1/dev"/>
        </inkml:channelProperties>
      </inkml:inkSource>
      <inkml:timestamp xml:id="ts0" timeString="2021-08-31T05:55:12.246"/>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0 123 0,'0'-20'219,"20"-1"-204,21 1-15,-1 20 16,1 0-16,20 0 0,-21-20 16,1 20-16,-21 0 31,1 0-16,-21-21 1,20 21 47,0 0-48,21 0 1,0 0-16,-21 0 15,21 0-15,-1 0 0,1 0 16,20 0-16,-41 0 16,21 0-16,-21 0 15,21 0-15,-21 0 16,0 0-16,1 0 16,19 0-16,-19 0 15,-1 0-15,0 0 31,21 41 376,0 0-407,20 19 15,0-39-15,-1 40 16,1-21 0,-20-40-16,20 21 15,0-1-15,-41 0 0,1-20 16,19 0-16,-19 0 15,-1 0 1,0 0 0,1 0-1,-1 0-15,0 0 0,21 0 16,-1 0 0,1 21-16,0-21 15,-1 0-15,1 0 0,0 0 16,-1 0-16,21 20 15,0-20-15,-20 0 16,0 0-16,-1 0 16,21 0-16,-20 0 15,20 0-15,-21 0 16,21-20 0,-40 20-16,-1-21 15,0 21-15,-20-20 16,21 20-16,-1 0 15,0-20 17,1 20-17,-1-21-15,0 21 16,21-20-16,-21 20 16,21-20-16,-1-1 15,-19 21-15,-1-20 16,21 0-16,-1-1 15,1 1 1,0 20 0,-1-20-1,1 0-15,-21 20 0,1-21 16,-1 21-16,0 0 16,1-20-16,-1 20 15,-20-20 157</inkml:trace>
</inkml:ink>
</file>

<file path=word/ink/ink9.xml><?xml version="1.0" encoding="utf-8"?>
<inkml:ink xmlns:inkml="http://www.w3.org/2003/InkML">
  <inkml:definitions>
    <inkml:context xml:id="ctx0">
      <inkml:inkSource xml:id="inkSrc0">
        <inkml:traceFormat>
          <inkml:channel name="X" type="integer" max="1600" units="cm"/>
          <inkml:channel name="Y" type="integer" max="900" units="cm"/>
          <inkml:channel name="T" type="integer" max="2.14748E9" units="dev"/>
        </inkml:traceFormat>
        <inkml:channelProperties>
          <inkml:channelProperty channel="X" name="resolution" value="41.88482" units="1/cm"/>
          <inkml:channelProperty channel="Y" name="resolution" value="41.86047" units="1/cm"/>
          <inkml:channelProperty channel="T" name="resolution" value="1" units="1/dev"/>
        </inkml:channelProperties>
      </inkml:inkSource>
      <inkml:timestamp xml:id="ts0" timeString="2021-08-28T11:39:07.929"/>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0 124 0,'0'-20'219,"20"-1"-204,21 1-15,-1 20 16,1 0-16,20 0 0,-21-20 16,1 20-16,-21 0 31,1 0-16,-21-21 1,20 21 47,0 0-48,21 0 1,0 0-16,-21 0 15,21 0-15,-1 0 0,1 0 16,20 0-16,-41 0 16,21 0-16,-21 0 15,21 0-15,-21 0 16,0 0-16,1 0 16,19 0-16,-19 0 15,-1 0-15,0 0 31,21 41 376,0 0-407,20 19 15,0-39-15,-1 40 16,1-21 0,-20-40-16,20 21 15,0-1-15,-41 0 0,1-20 16,19 0-16,-19 0 15,-1 0 1,0 0 0,1 0-1,-1 0-15,0 0 0,21 0 16,-1 0 0,1 21-16,0-21 15,-1 0-15,1 0 0,0 0 16,-1 0-16,21 20 15,0-20-15,-20 0 16,0 0-16,-1 0 16,21 0-16,-20 0 15,20 0-15,-21 0 16,21-20 0,-40 20-16,-1-21 15,0 21-15,-20-20 16,21 20-16,-1 0 15,0-20 17,1 20-17,-1-21-15,0 21 16,21-20-16,-21 20 16,21-20-16,-1-1 15,-19 21-15,-1-20 16,21 0-16,-1-1 15,1 1 1,0 20 0,-1-20-1,1 0-15,-21 20 0,1-21 16,-1 21-16,0 0 16,1-20-16,-1 20 15,-20-20 157</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CBD60-F492-4F58-86F2-287D53D7F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16641</Words>
  <Characters>94857</Characters>
  <Application>Microsoft Office Word</Application>
  <DocSecurity>0</DocSecurity>
  <Lines>790</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Галина</dc:creator>
  <cp:keywords/>
  <dc:description/>
  <cp:lastModifiedBy>2</cp:lastModifiedBy>
  <cp:revision>2</cp:revision>
  <cp:lastPrinted>2021-01-12T06:56:00Z</cp:lastPrinted>
  <dcterms:created xsi:type="dcterms:W3CDTF">2021-08-31T06:04:00Z</dcterms:created>
  <dcterms:modified xsi:type="dcterms:W3CDTF">2021-08-31T06:04:00Z</dcterms:modified>
</cp:coreProperties>
</file>